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5A5F4C" w14:textId="754CF40F" w:rsidR="00F76627" w:rsidRDefault="00F76627" w:rsidP="003A2D1B">
      <w:pPr>
        <w:pStyle w:val="ChapterNumber"/>
      </w:pPr>
      <w:bookmarkStart w:id="0" w:name="Xe14e8c224735544441b50aee4b1ae1f95691480"/>
    </w:p>
    <w:p w14:paraId="4EA2A8EC" w14:textId="77777777" w:rsidR="00074466" w:rsidRPr="006C5D88" w:rsidRDefault="00000000">
      <w:pPr>
        <w:pStyle w:val="ChapterTitle"/>
      </w:pPr>
      <w:r w:rsidRPr="006C5D88">
        <w:t>Slideshow Presentations</w:t>
      </w:r>
    </w:p>
    <w:p w14:paraId="504993AB" w14:textId="7A06731D" w:rsidR="00074466" w:rsidRPr="006C5D88" w:rsidRDefault="00F012FF">
      <w:pPr>
        <w:pStyle w:val="ChapterIntro"/>
      </w:pPr>
      <w:r w:rsidRPr="006C5D88">
        <w:t xml:space="preserve">If you need to </w:t>
      </w:r>
      <w:del w:id="1" w:author="Rachel Monaghan" w:date="2023-11-28T17:37:00Z">
        <w:r w:rsidRPr="006C5D88" w:rsidDel="00CA181C">
          <w:delText xml:space="preserve">make </w:delText>
        </w:r>
      </w:del>
      <w:ins w:id="2" w:author="Rachel Monaghan" w:date="2023-11-28T17:37:00Z">
        <w:r w:rsidR="00CA181C">
          <w:t>c</w:t>
        </w:r>
      </w:ins>
      <w:ins w:id="3" w:author="Rachel Monaghan" w:date="2023-11-28T17:38:00Z">
        <w:r w:rsidR="00CA181C">
          <w:t>reate</w:t>
        </w:r>
      </w:ins>
      <w:ins w:id="4" w:author="Rachel Monaghan" w:date="2023-11-28T17:37:00Z">
        <w:r w:rsidR="00CA181C" w:rsidRPr="006C5D88">
          <w:t xml:space="preserve"> </w:t>
        </w:r>
      </w:ins>
      <w:r w:rsidRPr="006C5D88">
        <w:t xml:space="preserve">a slideshow presentation, like </w:t>
      </w:r>
      <w:del w:id="5" w:author="Rachel Monaghan" w:date="2023-11-28T17:38:00Z">
        <w:r w:rsidRPr="006C5D88" w:rsidDel="00CA181C">
          <w:delText xml:space="preserve">those </w:delText>
        </w:r>
      </w:del>
      <w:ins w:id="6" w:author="Rachel Monaghan" w:date="2023-11-28T17:38:00Z">
        <w:r w:rsidR="00CA181C">
          <w:t>one</w:t>
        </w:r>
        <w:r w:rsidR="00CA181C" w:rsidRPr="006C5D88">
          <w:t xml:space="preserve"> </w:t>
        </w:r>
      </w:ins>
      <w:r w:rsidRPr="006C5D88">
        <w:t xml:space="preserve">you might create in PowerPoint, R has </w:t>
      </w:r>
      <w:ins w:id="7" w:author="Rachel Monaghan" w:date="2023-11-28T17:37:00Z">
        <w:r w:rsidR="00CA181C">
          <w:t>you covered</w:t>
        </w:r>
      </w:ins>
      <w:del w:id="8" w:author="Rachel Monaghan" w:date="2023-11-28T17:39:00Z">
        <w:r w:rsidRPr="006C5D88" w:rsidDel="00CA181C">
          <w:delText>robust presentation-making capabilities</w:delText>
        </w:r>
      </w:del>
      <w:r w:rsidRPr="006C5D88">
        <w:t xml:space="preserve">. In this chapter, you’ll learn how to </w:t>
      </w:r>
      <w:r w:rsidR="001C4C27" w:rsidRPr="006C5D88">
        <w:t>produce</w:t>
      </w:r>
      <w:r w:rsidRPr="006C5D88">
        <w:t xml:space="preserve"> presentations using </w:t>
      </w:r>
      <w:proofErr w:type="spellStart"/>
      <w:r w:rsidRPr="006C5D88">
        <w:rPr>
          <w:rStyle w:val="Literal"/>
        </w:rPr>
        <w:t>xaringan</w:t>
      </w:r>
      <w:proofErr w:type="spellEnd"/>
      <w:r w:rsidRPr="006C5D88">
        <w:t>. This package, which uses R Markdown, is the most widely used tool for creating slideshows in R.</w:t>
      </w:r>
    </w:p>
    <w:p w14:paraId="7E15D369" w14:textId="60C65BC2" w:rsidR="003E6F35" w:rsidRPr="006C5D88" w:rsidRDefault="00000000" w:rsidP="00436483">
      <w:pPr>
        <w:pStyle w:val="Body"/>
      </w:pPr>
      <w:del w:id="9" w:author="Rachel Monaghan" w:date="2023-11-28T17:40:00Z">
        <w:r w:rsidRPr="006C5D88" w:rsidDel="003B08F5">
          <w:delText xml:space="preserve">We’ll </w:delText>
        </w:r>
      </w:del>
      <w:ins w:id="10" w:author="Rachel Monaghan" w:date="2023-11-28T17:40:00Z">
        <w:r w:rsidR="003B08F5">
          <w:t>You</w:t>
        </w:r>
        <w:r w:rsidR="003B08F5" w:rsidRPr="006C5D88">
          <w:t xml:space="preserve">’ll </w:t>
        </w:r>
      </w:ins>
      <w:r w:rsidRPr="006C5D88">
        <w:t xml:space="preserve">use </w:t>
      </w:r>
      <w:proofErr w:type="spellStart"/>
      <w:r w:rsidRPr="006C5D88">
        <w:rPr>
          <w:rStyle w:val="Literal"/>
        </w:rPr>
        <w:t>xari</w:t>
      </w:r>
      <w:r w:rsidR="008428B7" w:rsidRPr="006C5D88">
        <w:rPr>
          <w:rStyle w:val="Literal"/>
        </w:rPr>
        <w:t>n</w:t>
      </w:r>
      <w:r w:rsidRPr="006C5D88">
        <w:rPr>
          <w:rStyle w:val="Literal"/>
        </w:rPr>
        <w:t>gan</w:t>
      </w:r>
      <w:proofErr w:type="spellEnd"/>
      <w:r w:rsidRPr="006C5D88">
        <w:t xml:space="preserve"> to turn the penguin report from </w:t>
      </w:r>
      <w:proofErr w:type="spellStart"/>
      <w:r w:rsidRPr="006C5D88">
        <w:rPr>
          <w:rStyle w:val="Xref"/>
        </w:rPr>
        <w:t>Chapter</w:t>
      </w:r>
      <w:proofErr w:type="spellEnd"/>
      <w:r w:rsidRPr="006C5D88">
        <w:rPr>
          <w:rStyle w:val="Xref"/>
        </w:rPr>
        <w:t xml:space="preserve"> 6</w:t>
      </w:r>
      <w:r w:rsidRPr="006C5D88">
        <w:t xml:space="preserve"> into a slideshow. You’ll learn how to create new slides, selectively reveal content, adjust </w:t>
      </w:r>
      <w:del w:id="11" w:author="Rachel Monaghan" w:date="2023-11-28T17:40:00Z">
        <w:r w:rsidRPr="006C5D88" w:rsidDel="003B08F5">
          <w:delText xml:space="preserve">the </w:delText>
        </w:r>
      </w:del>
      <w:ins w:id="12" w:author="Rachel Monaghan" w:date="2023-11-28T17:40:00Z">
        <w:r w:rsidR="003B08F5" w:rsidRPr="006C5D88">
          <w:t>t</w:t>
        </w:r>
        <w:r w:rsidR="003B08F5">
          <w:t>ext and image</w:t>
        </w:r>
        <w:r w:rsidR="003B08F5" w:rsidRPr="006C5D88">
          <w:t xml:space="preserve"> </w:t>
        </w:r>
      </w:ins>
      <w:r w:rsidRPr="006C5D88">
        <w:t>alignment</w:t>
      </w:r>
      <w:del w:id="13" w:author="Rachel Monaghan" w:date="2023-11-28T17:40:00Z">
        <w:r w:rsidRPr="006C5D88" w:rsidDel="003B08F5">
          <w:delText xml:space="preserve"> of text and images</w:delText>
        </w:r>
      </w:del>
      <w:r w:rsidRPr="006C5D88">
        <w:t>, and style your presentation with CSS.</w:t>
      </w:r>
    </w:p>
    <w:p w14:paraId="265C696B" w14:textId="77777777" w:rsidR="003E6F35" w:rsidRPr="006C5D88" w:rsidRDefault="00000000">
      <w:pPr>
        <w:pStyle w:val="HeadA"/>
      </w:pPr>
      <w:bookmarkStart w:id="14" w:name="_Toc"/>
      <w:bookmarkStart w:id="15" w:name="_Toc152085399"/>
      <w:r w:rsidRPr="006C5D88">
        <w:t xml:space="preserve">Why Use </w:t>
      </w:r>
      <w:proofErr w:type="spellStart"/>
      <w:r w:rsidRPr="006C5D88">
        <w:t>xaringan</w:t>
      </w:r>
      <w:proofErr w:type="spellEnd"/>
      <w:r w:rsidRPr="006C5D88">
        <w:t>?</w:t>
      </w:r>
      <w:bookmarkEnd w:id="14"/>
      <w:bookmarkEnd w:id="15"/>
    </w:p>
    <w:p w14:paraId="3675AEA7" w14:textId="34751A3F" w:rsidR="00074466" w:rsidRPr="006C5D88" w:rsidRDefault="00000000" w:rsidP="00436483">
      <w:pPr>
        <w:pStyle w:val="Body"/>
      </w:pPr>
      <w:del w:id="16" w:author="Rachel Monaghan" w:date="2023-11-28T17:40:00Z">
        <w:r w:rsidRPr="006C5D88" w:rsidDel="003B08F5">
          <w:delText>In RStudio, y</w:delText>
        </w:r>
      </w:del>
      <w:ins w:id="17" w:author="Rachel Monaghan" w:date="2023-11-28T17:40:00Z">
        <w:r w:rsidR="003B08F5">
          <w:t>Y</w:t>
        </w:r>
      </w:ins>
      <w:r w:rsidRPr="006C5D88">
        <w:t xml:space="preserve">ou might have noticed the Presentation option </w:t>
      </w:r>
      <w:r w:rsidR="004B453D" w:rsidRPr="006C5D88">
        <w:t>while</w:t>
      </w:r>
      <w:r w:rsidRPr="006C5D88">
        <w:t xml:space="preserve"> creating a new R Markdown document</w:t>
      </w:r>
      <w:ins w:id="18" w:author="Rachel Monaghan" w:date="2023-11-28T17:40:00Z">
        <w:r w:rsidR="003B08F5">
          <w:t xml:space="preserve"> in</w:t>
        </w:r>
        <w:r w:rsidR="003B08F5" w:rsidRPr="003B08F5">
          <w:t xml:space="preserve"> </w:t>
        </w:r>
        <w:r w:rsidR="003B08F5" w:rsidRPr="006C5D88">
          <w:t>RStudio</w:t>
        </w:r>
      </w:ins>
      <w:r w:rsidR="004B453D" w:rsidRPr="006C5D88">
        <w:t>. This option</w:t>
      </w:r>
      <w:r w:rsidRPr="006C5D88">
        <w:t xml:space="preserve"> </w:t>
      </w:r>
      <w:r w:rsidR="004B453D" w:rsidRPr="006C5D88">
        <w:t xml:space="preserve">offers </w:t>
      </w:r>
      <w:r w:rsidRPr="006C5D88">
        <w:t xml:space="preserve">several </w:t>
      </w:r>
      <w:r w:rsidR="00366EFF" w:rsidRPr="006C5D88">
        <w:t>ways to</w:t>
      </w:r>
      <w:r w:rsidRPr="006C5D88">
        <w:t xml:space="preserve"> mak</w:t>
      </w:r>
      <w:r w:rsidR="00366EFF" w:rsidRPr="006C5D88">
        <w:t>e</w:t>
      </w:r>
      <w:r w:rsidRPr="006C5D88">
        <w:t xml:space="preserve"> slides, such as knitting an R Markdown document to PowerPoint. However, using the </w:t>
      </w:r>
      <w:proofErr w:type="spellStart"/>
      <w:r w:rsidRPr="006C5D88">
        <w:rPr>
          <w:rStyle w:val="Literal"/>
        </w:rPr>
        <w:t>xari</w:t>
      </w:r>
      <w:r w:rsidR="006155A1" w:rsidRPr="006C5D88">
        <w:rPr>
          <w:rStyle w:val="Literal"/>
        </w:rPr>
        <w:t>n</w:t>
      </w:r>
      <w:r w:rsidRPr="006C5D88">
        <w:rPr>
          <w:rStyle w:val="Literal"/>
        </w:rPr>
        <w:t>gan</w:t>
      </w:r>
      <w:proofErr w:type="spellEnd"/>
      <w:r w:rsidRPr="006C5D88">
        <w:t xml:space="preserve"> package provides advantages over these options.</w:t>
      </w:r>
    </w:p>
    <w:p w14:paraId="511DB784" w14:textId="77777777" w:rsidR="003B08F5" w:rsidRDefault="004B453D" w:rsidP="004B453D">
      <w:pPr>
        <w:pStyle w:val="Body"/>
        <w:rPr>
          <w:ins w:id="19" w:author="Rachel Monaghan" w:date="2023-11-28T17:42:00Z"/>
        </w:rPr>
      </w:pPr>
      <w:r w:rsidRPr="006C5D88">
        <w:t xml:space="preserve">For example, because </w:t>
      </w:r>
      <w:proofErr w:type="spellStart"/>
      <w:r w:rsidRPr="006C5D88">
        <w:rPr>
          <w:rStyle w:val="Literal"/>
        </w:rPr>
        <w:t>xaringan</w:t>
      </w:r>
      <w:proofErr w:type="spellEnd"/>
      <w:r w:rsidRPr="006C5D88">
        <w:t xml:space="preserve"> creates slides as HTML documents, you can post them online </w:t>
      </w:r>
      <w:del w:id="20" w:author="Rachel Monaghan" w:date="2023-11-28T17:41:00Z">
        <w:r w:rsidRPr="006C5D88" w:rsidDel="003B08F5">
          <w:delText xml:space="preserve">without </w:delText>
        </w:r>
      </w:del>
      <w:ins w:id="21" w:author="Rachel Monaghan" w:date="2023-11-28T17:41:00Z">
        <w:r w:rsidR="003B08F5">
          <w:t>versus</w:t>
        </w:r>
        <w:r w:rsidR="003B08F5" w:rsidRPr="006C5D88">
          <w:t xml:space="preserve"> </w:t>
        </w:r>
      </w:ins>
      <w:del w:id="22" w:author="Rachel Monaghan" w:date="2023-11-28T17:41:00Z">
        <w:r w:rsidRPr="006C5D88" w:rsidDel="003B08F5">
          <w:delText xml:space="preserve">needing </w:delText>
        </w:r>
      </w:del>
      <w:ins w:id="23" w:author="Rachel Monaghan" w:date="2023-11-28T17:41:00Z">
        <w:r w:rsidR="003B08F5">
          <w:t>having</w:t>
        </w:r>
        <w:r w:rsidR="003B08F5" w:rsidRPr="006C5D88">
          <w:t xml:space="preserve"> </w:t>
        </w:r>
      </w:ins>
      <w:r w:rsidRPr="006C5D88">
        <w:t xml:space="preserve">to email them or print them out for viewers. </w:t>
      </w:r>
      <w:del w:id="24" w:author="Rachel Monaghan" w:date="2023-11-28T17:41:00Z">
        <w:r w:rsidRPr="006C5D88" w:rsidDel="003B08F5">
          <w:delText>Instead, y</w:delText>
        </w:r>
      </w:del>
      <w:ins w:id="25" w:author="Rachel Monaghan" w:date="2023-11-28T17:41:00Z">
        <w:r w:rsidR="003B08F5">
          <w:t>Y</w:t>
        </w:r>
      </w:ins>
      <w:r w:rsidRPr="006C5D88">
        <w:t>ou can</w:t>
      </w:r>
      <w:ins w:id="26" w:author="Rachel Monaghan" w:date="2023-11-28T17:41:00Z">
        <w:r w:rsidR="003B08F5">
          <w:t xml:space="preserve"> </w:t>
        </w:r>
      </w:ins>
      <w:del w:id="27" w:author="Rachel Monaghan" w:date="2023-11-28T17:41:00Z">
        <w:r w:rsidRPr="006C5D88" w:rsidDel="003B08F5">
          <w:delText xml:space="preserve"> </w:delText>
        </w:r>
      </w:del>
      <w:r w:rsidRPr="006C5D88">
        <w:t xml:space="preserve">send someone the presentation </w:t>
      </w:r>
      <w:ins w:id="28" w:author="Rachel Monaghan" w:date="2023-11-28T17:41:00Z">
        <w:r w:rsidR="003B08F5">
          <w:t xml:space="preserve">simply </w:t>
        </w:r>
      </w:ins>
      <w:r w:rsidRPr="006C5D88">
        <w:t xml:space="preserve">by </w:t>
      </w:r>
      <w:del w:id="29" w:author="Rachel Monaghan" w:date="2023-11-28T17:41:00Z">
        <w:r w:rsidRPr="006C5D88" w:rsidDel="003B08F5">
          <w:delText xml:space="preserve">just </w:delText>
        </w:r>
      </w:del>
      <w:r w:rsidRPr="006C5D88">
        <w:t xml:space="preserve">sharing a link. </w:t>
      </w:r>
    </w:p>
    <w:p w14:paraId="6A65C3E5" w14:textId="17E9DE13" w:rsidR="003E6F35" w:rsidRPr="006C5D88" w:rsidRDefault="003B08F5" w:rsidP="003B08F5">
      <w:pPr>
        <w:pStyle w:val="Note"/>
        <w:pPrChange w:id="30" w:author="Rachel Monaghan" w:date="2023-11-28T17:42:00Z">
          <w:pPr>
            <w:pStyle w:val="Body"/>
          </w:pPr>
        </w:pPrChange>
      </w:pPr>
      <w:ins w:id="31" w:author="Rachel Monaghan" w:date="2023-11-28T17:42:00Z">
        <w:r w:rsidRPr="003B08F5">
          <w:rPr>
            <w:rStyle w:val="NoteHead"/>
            <w:rPrChange w:id="32" w:author="Rachel Monaghan" w:date="2023-11-28T17:42:00Z">
              <w:rPr/>
            </w:rPrChange>
          </w:rPr>
          <w:lastRenderedPageBreak/>
          <w:t>Note</w:t>
        </w:r>
        <w:r>
          <w:tab/>
        </w:r>
      </w:ins>
      <w:del w:id="33" w:author="Rachel Monaghan" w:date="2023-11-28T17:41:00Z">
        <w:r w:rsidR="004B453D" w:rsidRPr="003B08F5" w:rsidDel="003B08F5">
          <w:rPr>
            <w:rStyle w:val="Xref"/>
            <w:rPrChange w:id="34" w:author="Rachel Monaghan" w:date="2023-11-28T17:42:00Z">
              <w:rPr/>
            </w:rPrChange>
          </w:rPr>
          <w:delText xml:space="preserve">We’ll </w:delText>
        </w:r>
      </w:del>
      <w:proofErr w:type="spellStart"/>
      <w:ins w:id="35" w:author="Rachel Monaghan" w:date="2023-11-28T17:41:00Z">
        <w:r w:rsidRPr="003B08F5">
          <w:rPr>
            <w:rStyle w:val="Xref"/>
            <w:rPrChange w:id="36" w:author="Rachel Monaghan" w:date="2023-11-28T17:42:00Z">
              <w:rPr/>
            </w:rPrChange>
          </w:rPr>
          <w:t>Chapter</w:t>
        </w:r>
        <w:proofErr w:type="spellEnd"/>
        <w:r w:rsidRPr="003B08F5">
          <w:rPr>
            <w:rStyle w:val="Xref"/>
            <w:rPrChange w:id="37" w:author="Rachel Monaghan" w:date="2023-11-28T17:42:00Z">
              <w:rPr/>
            </w:rPrChange>
          </w:rPr>
          <w:t xml:space="preserve"> 9</w:t>
        </w:r>
        <w:r>
          <w:t xml:space="preserve"> will</w:t>
        </w:r>
        <w:r w:rsidRPr="006C5D88">
          <w:t xml:space="preserve"> </w:t>
        </w:r>
      </w:ins>
      <w:r w:rsidR="004B453D" w:rsidRPr="006C5D88">
        <w:t>discuss ways to publish your presentations online</w:t>
      </w:r>
      <w:del w:id="38" w:author="Rachel Monaghan" w:date="2023-11-28T17:42:00Z">
        <w:r w:rsidR="004B453D" w:rsidRPr="006C5D88" w:rsidDel="003B08F5">
          <w:delText xml:space="preserve"> in </w:delText>
        </w:r>
        <w:r w:rsidR="004B453D" w:rsidRPr="006C5D88" w:rsidDel="003B08F5">
          <w:rPr>
            <w:rStyle w:val="Xref"/>
          </w:rPr>
          <w:delText>Chapter 9</w:delText>
        </w:r>
      </w:del>
      <w:r w:rsidR="004B453D" w:rsidRPr="006C5D88">
        <w:t>.</w:t>
      </w:r>
    </w:p>
    <w:p w14:paraId="5D1914C3" w14:textId="6BF001D9" w:rsidR="003E6F35" w:rsidRPr="006C5D88" w:rsidRDefault="00000000" w:rsidP="00436483">
      <w:pPr>
        <w:pStyle w:val="Body"/>
      </w:pPr>
      <w:r w:rsidRPr="006C5D88">
        <w:t xml:space="preserve">A second benefit of using </w:t>
      </w:r>
      <w:proofErr w:type="spellStart"/>
      <w:r w:rsidRPr="006C5D88">
        <w:rPr>
          <w:rStyle w:val="Literal"/>
        </w:rPr>
        <w:t>xaringan</w:t>
      </w:r>
      <w:proofErr w:type="spellEnd"/>
      <w:r w:rsidRPr="006C5D88">
        <w:t xml:space="preserve"> is accessibility. HTML documents are easy to manipulate, giving viewers control over their appearance. </w:t>
      </w:r>
      <w:del w:id="39" w:author="Rachel Monaghan" w:date="2023-11-28T17:43:00Z">
        <w:r w:rsidR="004207F1" w:rsidRPr="006C5D88" w:rsidDel="003B08F5">
          <w:delText>P</w:delText>
        </w:r>
        <w:r w:rsidRPr="006C5D88" w:rsidDel="003B08F5">
          <w:delText xml:space="preserve">eople </w:delText>
        </w:r>
      </w:del>
      <w:ins w:id="40" w:author="Rachel Monaghan" w:date="2023-11-28T17:43:00Z">
        <w:r w:rsidR="003B08F5">
          <w:t>For example, p</w:t>
        </w:r>
        <w:r w:rsidR="003B08F5" w:rsidRPr="006C5D88">
          <w:t xml:space="preserve">eople </w:t>
        </w:r>
      </w:ins>
      <w:r w:rsidRPr="006C5D88">
        <w:t xml:space="preserve">with limited vision can access HTML documents in ways that allow them to view the content, such as by increasing the text size or using screen readers. Making presentations with </w:t>
      </w:r>
      <w:proofErr w:type="spellStart"/>
      <w:r w:rsidRPr="006C5D88">
        <w:rPr>
          <w:rStyle w:val="Literal"/>
        </w:rPr>
        <w:t>xaringan</w:t>
      </w:r>
      <w:proofErr w:type="spellEnd"/>
      <w:r w:rsidRPr="006C5D88">
        <w:t xml:space="preserve"> lets more people engage with your slides.</w:t>
      </w:r>
      <w:bookmarkEnd w:id="0"/>
    </w:p>
    <w:p w14:paraId="263E5E40" w14:textId="77777777" w:rsidR="003E6F35" w:rsidRPr="006C5D88" w:rsidRDefault="00000000">
      <w:pPr>
        <w:pStyle w:val="HeadA"/>
      </w:pPr>
      <w:bookmarkStart w:id="41" w:name="_Toc1"/>
      <w:bookmarkStart w:id="42" w:name="howxaringanworks"/>
      <w:bookmarkStart w:id="43" w:name="_Toc152085400"/>
      <w:r w:rsidRPr="006C5D88">
        <w:t xml:space="preserve">How </w:t>
      </w:r>
      <w:proofErr w:type="spellStart"/>
      <w:r w:rsidRPr="006C5D88">
        <w:t>xaringan</w:t>
      </w:r>
      <w:proofErr w:type="spellEnd"/>
      <w:r w:rsidRPr="006C5D88">
        <w:t xml:space="preserve"> Works</w:t>
      </w:r>
      <w:bookmarkEnd w:id="41"/>
      <w:bookmarkEnd w:id="43"/>
    </w:p>
    <w:p w14:paraId="0B12C104" w14:textId="77777777" w:rsidR="00074466" w:rsidRPr="006C5D88" w:rsidRDefault="00000000" w:rsidP="00436483">
      <w:pPr>
        <w:pStyle w:val="Body"/>
      </w:pPr>
      <w:r w:rsidRPr="006C5D88">
        <w:t xml:space="preserve">To get started with </w:t>
      </w:r>
      <w:proofErr w:type="spellStart"/>
      <w:r w:rsidRPr="006C5D88">
        <w:rPr>
          <w:rStyle w:val="Literal"/>
        </w:rPr>
        <w:t>xaringan</w:t>
      </w:r>
      <w:proofErr w:type="spellEnd"/>
      <w:r w:rsidRPr="006C5D88">
        <w:t xml:space="preserve">, install the package by running </w:t>
      </w:r>
      <w:proofErr w:type="spellStart"/>
      <w:r w:rsidRPr="006C5D88">
        <w:rPr>
          <w:rStyle w:val="LiteralBold"/>
        </w:rPr>
        <w:t>install.packages</w:t>
      </w:r>
      <w:proofErr w:type="spellEnd"/>
      <w:r w:rsidRPr="006C5D88">
        <w:rPr>
          <w:rStyle w:val="LiteralBold"/>
        </w:rPr>
        <w:t>("</w:t>
      </w:r>
      <w:proofErr w:type="spellStart"/>
      <w:r w:rsidRPr="006C5D88">
        <w:rPr>
          <w:rStyle w:val="LiteralBold"/>
        </w:rPr>
        <w:t>xaringan</w:t>
      </w:r>
      <w:proofErr w:type="spellEnd"/>
      <w:r w:rsidRPr="006C5D88">
        <w:rPr>
          <w:rStyle w:val="LiteralBold"/>
        </w:rPr>
        <w:t>")</w:t>
      </w:r>
      <w:r w:rsidRPr="006C5D88">
        <w:t xml:space="preserve"> in RStudio. Next, navigate to </w:t>
      </w:r>
      <w:r w:rsidRPr="006C5D88">
        <w:rPr>
          <w:rStyle w:val="Bold"/>
        </w:rPr>
        <w:t>File</w:t>
      </w:r>
      <w:r w:rsidR="001C3209" w:rsidRPr="006C5D88">
        <w:rPr>
          <w:rStyle w:val="MenuArrow"/>
        </w:rPr>
        <w:t>4</w:t>
      </w:r>
      <w:r w:rsidRPr="006C5D88">
        <w:rPr>
          <w:rStyle w:val="Bold"/>
        </w:rPr>
        <w:t>New File</w:t>
      </w:r>
      <w:r w:rsidR="001C3209" w:rsidRPr="006C5D88">
        <w:rPr>
          <w:rStyle w:val="MenuArrow"/>
        </w:rPr>
        <w:t>4</w:t>
      </w:r>
      <w:r w:rsidRPr="006C5D88">
        <w:rPr>
          <w:rStyle w:val="Bold"/>
        </w:rPr>
        <w:t>R</w:t>
      </w:r>
      <w:r w:rsidRPr="006C5D88">
        <w:t xml:space="preserve"> </w:t>
      </w:r>
      <w:r w:rsidRPr="006C5D88">
        <w:rPr>
          <w:rStyle w:val="Bold"/>
        </w:rPr>
        <w:t>Markdown</w:t>
      </w:r>
      <w:r w:rsidRPr="006C5D88">
        <w:t xml:space="preserve"> to create a new project. Choose the </w:t>
      </w:r>
      <w:r w:rsidRPr="006C5D88">
        <w:rPr>
          <w:rStyle w:val="Bold"/>
        </w:rPr>
        <w:t>From Template</w:t>
      </w:r>
      <w:r w:rsidRPr="006C5D88">
        <w:t xml:space="preserve"> tab and select the template called </w:t>
      </w:r>
      <w:r w:rsidRPr="006C5D88">
        <w:rPr>
          <w:rStyle w:val="Bold"/>
        </w:rPr>
        <w:t>Ninja Presentation</w:t>
      </w:r>
      <w:r w:rsidRPr="006C5D88">
        <w:t xml:space="preserve">, then </w:t>
      </w:r>
      <w:r w:rsidR="00F76627" w:rsidRPr="006C5D88">
        <w:t>click</w:t>
      </w:r>
      <w:r w:rsidRPr="006C5D88">
        <w:t xml:space="preserve"> </w:t>
      </w:r>
      <w:r w:rsidRPr="006C5D88">
        <w:rPr>
          <w:rStyle w:val="Bold"/>
        </w:rPr>
        <w:t>OK</w:t>
      </w:r>
      <w:r w:rsidRPr="006C5D88">
        <w:t>.</w:t>
      </w:r>
    </w:p>
    <w:p w14:paraId="765ED872" w14:textId="0BCC9442" w:rsidR="003E6F35" w:rsidRPr="006C5D88" w:rsidRDefault="00000000" w:rsidP="00436483">
      <w:pPr>
        <w:pStyle w:val="Body"/>
      </w:pPr>
      <w:r w:rsidRPr="006C5D88">
        <w:t xml:space="preserve">You should get an R Markdown document containing some default content. Delete this and add the penguin R report </w:t>
      </w:r>
      <w:del w:id="44" w:author="Rachel Monaghan" w:date="2023-11-28T17:45:00Z">
        <w:r w:rsidRPr="006C5D88" w:rsidDel="00F24F72">
          <w:delText xml:space="preserve">we </w:delText>
        </w:r>
      </w:del>
      <w:ins w:id="45" w:author="Rachel Monaghan" w:date="2023-11-28T17:45:00Z">
        <w:r w:rsidR="00F24F72">
          <w:t>you</w:t>
        </w:r>
        <w:r w:rsidR="00F24F72" w:rsidRPr="006C5D88">
          <w:t xml:space="preserve"> </w:t>
        </w:r>
      </w:ins>
      <w:r w:rsidRPr="006C5D88">
        <w:t xml:space="preserve">created in </w:t>
      </w:r>
      <w:proofErr w:type="spellStart"/>
      <w:r w:rsidRPr="006C5D88">
        <w:rPr>
          <w:rStyle w:val="Xref"/>
        </w:rPr>
        <w:t>Chapter</w:t>
      </w:r>
      <w:proofErr w:type="spellEnd"/>
      <w:r w:rsidRPr="006C5D88">
        <w:rPr>
          <w:rStyle w:val="Xref"/>
        </w:rPr>
        <w:t xml:space="preserve"> 6</w:t>
      </w:r>
      <w:r w:rsidR="000259CA" w:rsidRPr="006C5D88">
        <w:t>.</w:t>
      </w:r>
      <w:r w:rsidRPr="006C5D88">
        <w:t xml:space="preserve"> </w:t>
      </w:r>
      <w:r w:rsidR="000259CA" w:rsidRPr="006C5D88">
        <w:t xml:space="preserve">Then, </w:t>
      </w:r>
      <w:r w:rsidRPr="006C5D88">
        <w:t xml:space="preserve">change the output format in the YAML to </w:t>
      </w:r>
      <w:proofErr w:type="spellStart"/>
      <w:r w:rsidRPr="006C5D88">
        <w:rPr>
          <w:rStyle w:val="Literal"/>
        </w:rPr>
        <w:t>xaringan</w:t>
      </w:r>
      <w:proofErr w:type="spellEnd"/>
      <w:r w:rsidRPr="006C5D88">
        <w:rPr>
          <w:rStyle w:val="Literal"/>
        </w:rPr>
        <w:t>::</w:t>
      </w:r>
      <w:proofErr w:type="spellStart"/>
      <w:r w:rsidRPr="006C5D88">
        <w:rPr>
          <w:rStyle w:val="Literal"/>
        </w:rPr>
        <w:t>moon_reader</w:t>
      </w:r>
      <w:proofErr w:type="spellEnd"/>
      <w:ins w:id="46" w:author="Rachel Monaghan" w:date="2023-11-28T17:45:00Z">
        <w:r w:rsidR="00F24F72" w:rsidRPr="00F24F72">
          <w:rPr>
            <w:rPrChange w:id="47" w:author="Rachel Monaghan" w:date="2023-11-28T17:45:00Z">
              <w:rPr>
                <w:rStyle w:val="Literal"/>
              </w:rPr>
            </w:rPrChange>
          </w:rPr>
          <w:t xml:space="preserve"> like so</w:t>
        </w:r>
      </w:ins>
      <w:r w:rsidRPr="006C5D88">
        <w:t>:</w:t>
      </w:r>
    </w:p>
    <w:p w14:paraId="084E0D1A" w14:textId="77777777" w:rsidR="003E6F35" w:rsidRPr="006C5D88" w:rsidRDefault="00000000" w:rsidP="006C5D88">
      <w:pPr>
        <w:pStyle w:val="Code"/>
      </w:pPr>
      <w:r w:rsidRPr="006C5D88">
        <w:t>title: "Penguins Report"</w:t>
      </w:r>
    </w:p>
    <w:p w14:paraId="35594183" w14:textId="77777777" w:rsidR="003E6F35" w:rsidRPr="006C5D88" w:rsidRDefault="00000000" w:rsidP="006C5D88">
      <w:pPr>
        <w:pStyle w:val="Code"/>
      </w:pPr>
      <w:r w:rsidRPr="006C5D88">
        <w:t>author: "David Keyes"</w:t>
      </w:r>
    </w:p>
    <w:p w14:paraId="3C3318BB" w14:textId="77777777" w:rsidR="003E6F35" w:rsidRPr="006C5D88" w:rsidRDefault="00000000" w:rsidP="006C5D88">
      <w:pPr>
        <w:pStyle w:val="Code"/>
      </w:pPr>
      <w:r w:rsidRPr="006C5D88">
        <w:t>date: "2024-01-12"</w:t>
      </w:r>
    </w:p>
    <w:p w14:paraId="0F48851E" w14:textId="77777777" w:rsidR="003E6F35" w:rsidRPr="006C5D88" w:rsidRDefault="00000000">
      <w:pPr>
        <w:pStyle w:val="Code"/>
        <w:rPr>
          <w:rStyle w:val="LiteralBold"/>
        </w:rPr>
      </w:pPr>
      <w:r w:rsidRPr="006C5D88">
        <w:rPr>
          <w:rStyle w:val="LiteralBold"/>
        </w:rPr>
        <w:t xml:space="preserve">output: </w:t>
      </w:r>
      <w:proofErr w:type="spellStart"/>
      <w:r w:rsidRPr="006C5D88">
        <w:rPr>
          <w:rStyle w:val="LiteralBold"/>
        </w:rPr>
        <w:t>xaringan</w:t>
      </w:r>
      <w:proofErr w:type="spellEnd"/>
      <w:r w:rsidRPr="006C5D88">
        <w:rPr>
          <w:rStyle w:val="LiteralBold"/>
        </w:rPr>
        <w:t>::</w:t>
      </w:r>
      <w:proofErr w:type="spellStart"/>
      <w:r w:rsidRPr="006C5D88">
        <w:rPr>
          <w:rStyle w:val="LiteralBold"/>
        </w:rPr>
        <w:t>moon_reader</w:t>
      </w:r>
      <w:proofErr w:type="spellEnd"/>
    </w:p>
    <w:p w14:paraId="3D4BB327" w14:textId="1052D3D4" w:rsidR="003E6F35" w:rsidRPr="006C5D88" w:rsidRDefault="00000000" w:rsidP="00436483">
      <w:pPr>
        <w:pStyle w:val="Body"/>
      </w:pPr>
      <w:r w:rsidRPr="006C5D88">
        <w:t xml:space="preserve">The </w:t>
      </w:r>
      <w:proofErr w:type="spellStart"/>
      <w:r w:rsidRPr="006C5D88">
        <w:rPr>
          <w:rStyle w:val="Literal"/>
        </w:rPr>
        <w:t>moon_reader</w:t>
      </w:r>
      <w:proofErr w:type="spellEnd"/>
      <w:r w:rsidRPr="006C5D88">
        <w:t xml:space="preserve"> output format takes R Markdown documents and knits them as slides</w:t>
      </w:r>
      <w:r w:rsidR="00BE02EF" w:rsidRPr="006C5D88">
        <w:t>.</w:t>
      </w:r>
      <w:r w:rsidRPr="006C5D88">
        <w:t xml:space="preserve"> Try </w:t>
      </w:r>
      <w:r w:rsidR="00BE02EF" w:rsidRPr="006C5D88">
        <w:t>clic</w:t>
      </w:r>
      <w:r w:rsidR="001C4C27" w:rsidRPr="006C5D88">
        <w:t>k</w:t>
      </w:r>
      <w:r w:rsidR="00BE02EF" w:rsidRPr="006C5D88">
        <w:t>ing</w:t>
      </w:r>
      <w:r w:rsidRPr="006C5D88">
        <w:t xml:space="preserve"> </w:t>
      </w:r>
      <w:del w:id="48" w:author="Sydney Cromwell" w:date="2023-10-25T22:37:00Z">
        <w:r w:rsidRPr="006C5D88" w:rsidDel="00BE2244">
          <w:delText xml:space="preserve">the </w:delText>
        </w:r>
      </w:del>
      <w:r w:rsidRPr="006C5D88">
        <w:rPr>
          <w:rStyle w:val="Bold"/>
        </w:rPr>
        <w:t>Knit</w:t>
      </w:r>
      <w:r w:rsidRPr="006C5D88">
        <w:t xml:space="preserve"> </w:t>
      </w:r>
      <w:del w:id="49" w:author="Sydney Cromwell" w:date="2023-10-25T22:37:00Z">
        <w:r w:rsidRPr="006C5D88" w:rsidDel="00BE2244">
          <w:delText xml:space="preserve">button </w:delText>
        </w:r>
      </w:del>
      <w:r w:rsidRPr="006C5D88">
        <w:t xml:space="preserve">to see what </w:t>
      </w:r>
      <w:r w:rsidR="00BE02EF" w:rsidRPr="006C5D88">
        <w:t>this</w:t>
      </w:r>
      <w:r w:rsidRPr="006C5D88">
        <w:t xml:space="preserve"> looks like. You should </w:t>
      </w:r>
      <w:del w:id="50" w:author="Rachel Monaghan" w:date="2023-11-28T17:45:00Z">
        <w:r w:rsidRPr="006C5D88" w:rsidDel="00F24F72">
          <w:delText xml:space="preserve">receive </w:delText>
        </w:r>
      </w:del>
      <w:ins w:id="51" w:author="Rachel Monaghan" w:date="2023-11-28T17:45:00Z">
        <w:r w:rsidR="00F24F72">
          <w:t>get</w:t>
        </w:r>
        <w:r w:rsidR="00F24F72" w:rsidRPr="006C5D88">
          <w:t xml:space="preserve"> </w:t>
        </w:r>
      </w:ins>
      <w:r w:rsidRPr="006C5D88">
        <w:t xml:space="preserve">an HTML file with the same name as </w:t>
      </w:r>
      <w:ins w:id="52" w:author="Sydney Cromwell" w:date="2023-10-25T22:00:00Z">
        <w:r w:rsidR="00223272" w:rsidRPr="006C5D88">
          <w:t xml:space="preserve">the </w:t>
        </w:r>
      </w:ins>
      <w:r w:rsidRPr="006C5D88">
        <w:t>R Markdown document (</w:t>
      </w:r>
      <w:r w:rsidR="001C4C27" w:rsidRPr="006C5D88">
        <w:t>such as</w:t>
      </w:r>
      <w:r w:rsidRPr="006C5D88">
        <w:t xml:space="preserve"> </w:t>
      </w:r>
      <w:r w:rsidRPr="006C5D88">
        <w:rPr>
          <w:rStyle w:val="Italic"/>
        </w:rPr>
        <w:t>xaringan-example.html</w:t>
      </w:r>
      <w:r w:rsidRPr="006C5D88">
        <w:t xml:space="preserve">), </w:t>
      </w:r>
      <w:r w:rsidR="001C4C27" w:rsidRPr="006C5D88">
        <w:t xml:space="preserve">as </w:t>
      </w:r>
      <w:r w:rsidRPr="006C5D88">
        <w:t>shown in Figure 8-1.</w:t>
      </w:r>
    </w:p>
    <w:p w14:paraId="1C24ABBF" w14:textId="77777777" w:rsidR="003E6F35" w:rsidRPr="006C5D88" w:rsidRDefault="00000000">
      <w:pPr>
        <w:pStyle w:val="GraphicSlug"/>
      </w:pPr>
      <w:r w:rsidRPr="006C5D88">
        <w:t>[F08001.png]</w:t>
      </w:r>
    </w:p>
    <w:p w14:paraId="45DD8A4A" w14:textId="77777777" w:rsidR="003E6F35" w:rsidRPr="006C5D88" w:rsidRDefault="00000000">
      <w:pPr>
        <w:pStyle w:val="CaptionedFigure"/>
      </w:pPr>
      <w:r w:rsidRPr="006C5D88">
        <w:rPr>
          <w:noProof/>
        </w:rPr>
        <w:lastRenderedPageBreak/>
        <w:drawing>
          <wp:inline distT="0" distB="0" distL="0" distR="0" wp14:anchorId="55DEF23D" wp14:editId="65000046">
            <wp:extent cx="5334000" cy="3977898"/>
            <wp:effectExtent l="0" t="0" r="0" b="0"/>
            <wp:docPr id="1073741825" name="officeArt object" descr="Figure 8.2: The first slide of my presentation"/>
            <wp:cNvGraphicFramePr/>
            <a:graphic xmlns:a="http://schemas.openxmlformats.org/drawingml/2006/main">
              <a:graphicData uri="http://schemas.openxmlformats.org/drawingml/2006/picture">
                <pic:pic xmlns:pic="http://schemas.openxmlformats.org/drawingml/2006/picture">
                  <pic:nvPicPr>
                    <pic:cNvPr id="1073741825" name="Figure 8.2: The first slide of my presentation" descr="Figure 8.2: The first slide of my presentation"/>
                    <pic:cNvPicPr>
                      <a:picLocks noChangeAspect="1"/>
                    </pic:cNvPicPr>
                  </pic:nvPicPr>
                  <pic:blipFill>
                    <a:blip r:embed="rId8"/>
                    <a:stretch>
                      <a:fillRect/>
                    </a:stretch>
                  </pic:blipFill>
                  <pic:spPr>
                    <a:xfrm>
                      <a:off x="0" y="0"/>
                      <a:ext cx="5334000" cy="3977898"/>
                    </a:xfrm>
                    <a:prstGeom prst="rect">
                      <a:avLst/>
                    </a:prstGeom>
                    <a:ln w="12700" cap="flat">
                      <a:noFill/>
                      <a:miter lim="400000"/>
                    </a:ln>
                    <a:effectLst/>
                  </pic:spPr>
                </pic:pic>
              </a:graphicData>
            </a:graphic>
          </wp:inline>
        </w:drawing>
      </w:r>
    </w:p>
    <w:p w14:paraId="5F0F12CC" w14:textId="7CB396A3" w:rsidR="003E6F35" w:rsidRPr="006C5D88" w:rsidRDefault="00000000" w:rsidP="001C3209">
      <w:pPr>
        <w:pStyle w:val="CaptionLine"/>
      </w:pPr>
      <w:r w:rsidRPr="006C5D88">
        <w:t xml:space="preserve">The </w:t>
      </w:r>
      <w:proofErr w:type="spellStart"/>
      <w:r w:rsidR="002A59AD" w:rsidRPr="006C5D88">
        <w:rPr>
          <w:rStyle w:val="Literal"/>
        </w:rPr>
        <w:t>xari</w:t>
      </w:r>
      <w:ins w:id="53" w:author="Sydney Cromwell" w:date="2023-10-25T22:00:00Z">
        <w:r w:rsidR="00223272" w:rsidRPr="006C5D88">
          <w:rPr>
            <w:rStyle w:val="Literal"/>
          </w:rPr>
          <w:t>n</w:t>
        </w:r>
      </w:ins>
      <w:r w:rsidR="002A59AD" w:rsidRPr="006C5D88">
        <w:rPr>
          <w:rStyle w:val="Literal"/>
        </w:rPr>
        <w:t>gan</w:t>
      </w:r>
      <w:proofErr w:type="spellEnd"/>
      <w:r w:rsidR="002A59AD" w:rsidRPr="006C5D88">
        <w:t xml:space="preserve"> package automatically generates a title slide.</w:t>
      </w:r>
    </w:p>
    <w:p w14:paraId="6050F4BF" w14:textId="5FB0092E" w:rsidR="003E6F35" w:rsidRPr="006C5D88" w:rsidRDefault="00000000" w:rsidP="00436483">
      <w:pPr>
        <w:pStyle w:val="Body"/>
      </w:pPr>
      <w:r w:rsidRPr="006C5D88">
        <w:t>If you scroll to the next slide with the right arrow key, you should see familiar content. Figure 8-2 shows th</w:t>
      </w:r>
      <w:r w:rsidR="001C4C27" w:rsidRPr="006C5D88">
        <w:t>e second</w:t>
      </w:r>
      <w:r w:rsidRPr="006C5D88">
        <w:t xml:space="preserve"> slide, which has the same text as the report from </w:t>
      </w:r>
      <w:proofErr w:type="spellStart"/>
      <w:r w:rsidRPr="006C5D88">
        <w:rPr>
          <w:rStyle w:val="Xref"/>
        </w:rPr>
        <w:t>Chapter</w:t>
      </w:r>
      <w:proofErr w:type="spellEnd"/>
      <w:r w:rsidRPr="006C5D88">
        <w:rPr>
          <w:rStyle w:val="Xref"/>
        </w:rPr>
        <w:t xml:space="preserve"> 6</w:t>
      </w:r>
      <w:r w:rsidRPr="006C5D88">
        <w:t xml:space="preserve"> and a cut-off version of its histogram.</w:t>
      </w:r>
    </w:p>
    <w:p w14:paraId="1CCA3F05" w14:textId="77777777" w:rsidR="003E6F35" w:rsidRPr="006C5D88" w:rsidRDefault="00000000">
      <w:pPr>
        <w:pStyle w:val="GraphicSlug"/>
      </w:pPr>
      <w:r w:rsidRPr="006C5D88">
        <w:t>[F08002.png]</w:t>
      </w:r>
    </w:p>
    <w:p w14:paraId="15E0716B" w14:textId="77777777" w:rsidR="003E6F35" w:rsidRPr="006C5D88" w:rsidRDefault="00000000">
      <w:pPr>
        <w:pStyle w:val="CaptionedFigure"/>
      </w:pPr>
      <w:r w:rsidRPr="006C5D88">
        <w:rPr>
          <w:noProof/>
        </w:rPr>
        <w:lastRenderedPageBreak/>
        <w:drawing>
          <wp:inline distT="0" distB="0" distL="0" distR="0" wp14:anchorId="4C176FC5" wp14:editId="3A27B973">
            <wp:extent cx="5334000" cy="3998603"/>
            <wp:effectExtent l="0" t="0" r="0" b="0"/>
            <wp:docPr id="1073741826" name="officeArt object" descr="Figure 8.3: The second slide of my presentation"/>
            <wp:cNvGraphicFramePr/>
            <a:graphic xmlns:a="http://schemas.openxmlformats.org/drawingml/2006/main">
              <a:graphicData uri="http://schemas.openxmlformats.org/drawingml/2006/picture">
                <pic:pic xmlns:pic="http://schemas.openxmlformats.org/drawingml/2006/picture">
                  <pic:nvPicPr>
                    <pic:cNvPr id="1073741826" name="Figure 8.3: The second slide of my presentation" descr="Figure 8.3: The second slide of my presentation"/>
                    <pic:cNvPicPr>
                      <a:picLocks noChangeAspect="1"/>
                    </pic:cNvPicPr>
                  </pic:nvPicPr>
                  <pic:blipFill>
                    <a:blip r:embed="rId9"/>
                    <a:stretch>
                      <a:fillRect/>
                    </a:stretch>
                  </pic:blipFill>
                  <pic:spPr>
                    <a:xfrm>
                      <a:off x="0" y="0"/>
                      <a:ext cx="5334000" cy="3998603"/>
                    </a:xfrm>
                    <a:prstGeom prst="rect">
                      <a:avLst/>
                    </a:prstGeom>
                    <a:ln w="12700" cap="flat">
                      <a:noFill/>
                      <a:miter lim="400000"/>
                    </a:ln>
                    <a:effectLst/>
                  </pic:spPr>
                </pic:pic>
              </a:graphicData>
            </a:graphic>
          </wp:inline>
        </w:drawing>
      </w:r>
    </w:p>
    <w:p w14:paraId="5E6BDE1A" w14:textId="44AD37C6" w:rsidR="003E6F35" w:rsidRPr="006C5D88" w:rsidRDefault="00000000" w:rsidP="001C3209">
      <w:pPr>
        <w:pStyle w:val="CaptionLine"/>
      </w:pPr>
      <w:r w:rsidRPr="006C5D88">
        <w:t xml:space="preserve">The second slide </w:t>
      </w:r>
      <w:r w:rsidR="002A59AD" w:rsidRPr="006C5D88">
        <w:t>needs adjustment, as the histogram is cut off.</w:t>
      </w:r>
    </w:p>
    <w:p w14:paraId="6B34692E" w14:textId="3F21B915" w:rsidR="003E6F35" w:rsidRPr="006C5D88" w:rsidRDefault="00000000" w:rsidP="00436483">
      <w:pPr>
        <w:pStyle w:val="Body"/>
      </w:pPr>
      <w:r w:rsidRPr="006C5D88">
        <w:t xml:space="preserve">Although the syntax for making slides with </w:t>
      </w:r>
      <w:proofErr w:type="spellStart"/>
      <w:r w:rsidRPr="006C5D88">
        <w:rPr>
          <w:rStyle w:val="Literal"/>
        </w:rPr>
        <w:t>xaringan</w:t>
      </w:r>
      <w:proofErr w:type="spellEnd"/>
      <w:r w:rsidRPr="006C5D88">
        <w:t xml:space="preserve"> is nearly identical to that used to make reports with R Markdown, </w:t>
      </w:r>
      <w:del w:id="54" w:author="Rachel Monaghan" w:date="2023-11-28T17:46:00Z">
        <w:r w:rsidRPr="006C5D88" w:rsidDel="00F24F72">
          <w:delText xml:space="preserve">we </w:delText>
        </w:r>
      </w:del>
      <w:ins w:id="55" w:author="Rachel Monaghan" w:date="2023-11-28T17:46:00Z">
        <w:r w:rsidR="00F24F72">
          <w:t>you</w:t>
        </w:r>
        <w:r w:rsidR="00F24F72" w:rsidRPr="006C5D88">
          <w:t xml:space="preserve"> </w:t>
        </w:r>
      </w:ins>
      <w:r w:rsidRPr="006C5D88">
        <w:t xml:space="preserve">need to make a few tweaks so that </w:t>
      </w:r>
      <w:r w:rsidR="001C4C27" w:rsidRPr="006C5D88">
        <w:t>the</w:t>
      </w:r>
      <w:r w:rsidRPr="006C5D88">
        <w:t xml:space="preserve"> content can fit on the slides. When </w:t>
      </w:r>
      <w:del w:id="56" w:author="Rachel Monaghan" w:date="2023-11-28T17:46:00Z">
        <w:r w:rsidRPr="006C5D88" w:rsidDel="00F24F72">
          <w:delText xml:space="preserve">we’re </w:delText>
        </w:r>
      </w:del>
      <w:ins w:id="57" w:author="Rachel Monaghan" w:date="2023-11-28T17:46:00Z">
        <w:r w:rsidR="00F24F72">
          <w:t>you’re</w:t>
        </w:r>
        <w:r w:rsidR="00F24F72" w:rsidRPr="006C5D88">
          <w:t xml:space="preserve"> </w:t>
        </w:r>
      </w:ins>
      <w:r w:rsidRPr="006C5D88">
        <w:t xml:space="preserve">working in a document that will be knitted to Word, its length doesn’t matter, because reports can </w:t>
      </w:r>
      <w:r w:rsidR="001C4C27" w:rsidRPr="006C5D88">
        <w:t>have</w:t>
      </w:r>
      <w:r w:rsidRPr="006C5D88">
        <w:t xml:space="preserve"> </w:t>
      </w:r>
      <w:del w:id="58" w:author="Sydney Cromwell" w:date="2023-10-25T22:17:00Z">
        <w:r w:rsidRPr="006C5D88" w:rsidDel="004E57CB">
          <w:delText xml:space="preserve">one </w:delText>
        </w:r>
      </w:del>
      <w:ins w:id="59" w:author="Sydney Cromwell" w:date="2023-10-25T22:17:00Z">
        <w:r w:rsidR="004E57CB" w:rsidRPr="006C5D88">
          <w:t xml:space="preserve">1 </w:t>
        </w:r>
      </w:ins>
      <w:r w:rsidRPr="006C5D88">
        <w:t xml:space="preserve">page or 100 pages. Working with </w:t>
      </w:r>
      <w:proofErr w:type="spellStart"/>
      <w:r w:rsidRPr="006C5D88">
        <w:rPr>
          <w:rStyle w:val="Literal"/>
        </w:rPr>
        <w:t>xaringan</w:t>
      </w:r>
      <w:proofErr w:type="spellEnd"/>
      <w:r w:rsidRPr="006C5D88">
        <w:t>, however, requires</w:t>
      </w:r>
      <w:ins w:id="60" w:author="Rachel Monaghan" w:date="2023-11-28T17:46:00Z">
        <w:r w:rsidR="00F24F72">
          <w:t xml:space="preserve"> you to</w:t>
        </w:r>
      </w:ins>
      <w:r w:rsidRPr="006C5D88">
        <w:t xml:space="preserve"> consider</w:t>
      </w:r>
      <w:del w:id="61" w:author="Rachel Monaghan" w:date="2023-11-28T17:46:00Z">
        <w:r w:rsidRPr="006C5D88" w:rsidDel="00F24F72">
          <w:delText>ing</w:delText>
        </w:r>
      </w:del>
      <w:r w:rsidRPr="006C5D88">
        <w:t xml:space="preserve"> how much content can fit on a single slide. </w:t>
      </w:r>
      <w:del w:id="62" w:author="Rachel Monaghan" w:date="2023-11-28T17:46:00Z">
        <w:r w:rsidRPr="006C5D88" w:rsidDel="00F24F72">
          <w:delText xml:space="preserve">Our </w:delText>
        </w:r>
      </w:del>
      <w:ins w:id="63" w:author="Rachel Monaghan" w:date="2023-11-28T17:46:00Z">
        <w:r w:rsidR="00F24F72">
          <w:t>The</w:t>
        </w:r>
        <w:r w:rsidR="00F24F72" w:rsidRPr="006C5D88">
          <w:t xml:space="preserve"> </w:t>
        </w:r>
      </w:ins>
      <w:r w:rsidRPr="006C5D88">
        <w:t xml:space="preserve">cut-off histogram </w:t>
      </w:r>
      <w:del w:id="64" w:author="Rachel Monaghan" w:date="2023-11-28T17:46:00Z">
        <w:r w:rsidRPr="006C5D88" w:rsidDel="00F24F72">
          <w:delText xml:space="preserve">shows </w:delText>
        </w:r>
      </w:del>
      <w:ins w:id="65" w:author="Rachel Monaghan" w:date="2023-11-28T17:46:00Z">
        <w:r w:rsidR="00F24F72">
          <w:t>demonstrates</w:t>
        </w:r>
        <w:r w:rsidR="00F24F72" w:rsidRPr="006C5D88">
          <w:t xml:space="preserve"> </w:t>
        </w:r>
      </w:ins>
      <w:del w:id="66" w:author="Rachel Monaghan" w:date="2023-11-28T17:46:00Z">
        <w:r w:rsidRPr="006C5D88" w:rsidDel="00F24F72">
          <w:delText xml:space="preserve">us </w:delText>
        </w:r>
      </w:del>
      <w:r w:rsidRPr="006C5D88">
        <w:t xml:space="preserve">what happens if </w:t>
      </w:r>
      <w:del w:id="67" w:author="Rachel Monaghan" w:date="2023-11-28T17:47:00Z">
        <w:r w:rsidRPr="006C5D88" w:rsidDel="00F24F72">
          <w:delText xml:space="preserve">we </w:delText>
        </w:r>
      </w:del>
      <w:ins w:id="68" w:author="Rachel Monaghan" w:date="2023-11-28T17:47:00Z">
        <w:r w:rsidR="00F24F72">
          <w:t>you</w:t>
        </w:r>
        <w:r w:rsidR="00F24F72" w:rsidRPr="006C5D88">
          <w:t xml:space="preserve"> </w:t>
        </w:r>
      </w:ins>
      <w:r w:rsidRPr="006C5D88">
        <w:t>don’t</w:t>
      </w:r>
      <w:del w:id="69" w:author="Rachel Monaghan" w:date="2023-11-28T17:47:00Z">
        <w:r w:rsidRPr="006C5D88" w:rsidDel="00F24F72">
          <w:delText xml:space="preserve"> do this</w:delText>
        </w:r>
      </w:del>
      <w:r w:rsidRPr="006C5D88">
        <w:t xml:space="preserve">. </w:t>
      </w:r>
      <w:ins w:id="70" w:author="Rachel Monaghan" w:date="2023-11-28T17:47:00Z">
        <w:r w:rsidR="00F24F72">
          <w:t>You’ll</w:t>
        </w:r>
      </w:ins>
      <w:del w:id="71" w:author="Rachel Monaghan" w:date="2023-11-28T17:47:00Z">
        <w:r w:rsidRPr="006C5D88" w:rsidDel="00F24F72">
          <w:delText xml:space="preserve">Let’s </w:delText>
        </w:r>
      </w:del>
      <w:ins w:id="72" w:author="Rachel Monaghan" w:date="2023-11-28T17:47:00Z">
        <w:r w:rsidR="00F24F72" w:rsidRPr="006C5D88">
          <w:t xml:space="preserve"> </w:t>
        </w:r>
      </w:ins>
      <w:r w:rsidRPr="006C5D88">
        <w:t>fix it</w:t>
      </w:r>
      <w:ins w:id="73" w:author="Rachel Monaghan" w:date="2023-11-28T17:47:00Z">
        <w:r w:rsidR="00F24F72">
          <w:t xml:space="preserve"> next</w:t>
        </w:r>
      </w:ins>
      <w:r w:rsidRPr="006C5D88">
        <w:t>.</w:t>
      </w:r>
      <w:bookmarkEnd w:id="42"/>
    </w:p>
    <w:p w14:paraId="54B3EC77" w14:textId="77777777" w:rsidR="003E6F35" w:rsidRPr="006C5D88" w:rsidRDefault="00000000">
      <w:pPr>
        <w:pStyle w:val="HeadB"/>
      </w:pPr>
      <w:bookmarkStart w:id="74" w:name="_Toc2"/>
      <w:bookmarkStart w:id="75" w:name="breakingcontentacrossslides"/>
      <w:bookmarkStart w:id="76" w:name="_Toc152085401"/>
      <w:r w:rsidRPr="006C5D88">
        <w:t>Creating a New Slide</w:t>
      </w:r>
      <w:bookmarkEnd w:id="74"/>
      <w:bookmarkEnd w:id="76"/>
    </w:p>
    <w:p w14:paraId="15837AA8" w14:textId="78099BDD" w:rsidR="003E6F35" w:rsidRPr="006C5D88" w:rsidRDefault="00000000" w:rsidP="00436483">
      <w:pPr>
        <w:pStyle w:val="Body"/>
      </w:pPr>
      <w:del w:id="77" w:author="Rachel Monaghan" w:date="2023-11-28T17:47:00Z">
        <w:r w:rsidRPr="006C5D88" w:rsidDel="00F24F72">
          <w:delText xml:space="preserve">Let’s </w:delText>
        </w:r>
      </w:del>
      <w:ins w:id="78" w:author="Rachel Monaghan" w:date="2023-11-28T17:47:00Z">
        <w:r w:rsidR="00F24F72">
          <w:t>You’ll</w:t>
        </w:r>
        <w:r w:rsidR="00F24F72" w:rsidRPr="006C5D88">
          <w:t xml:space="preserve"> </w:t>
        </w:r>
      </w:ins>
      <w:r w:rsidRPr="006C5D88">
        <w:t xml:space="preserve">make </w:t>
      </w:r>
      <w:del w:id="79" w:author="Rachel Monaghan" w:date="2023-11-28T17:47:00Z">
        <w:r w:rsidRPr="006C5D88" w:rsidDel="00F24F72">
          <w:delText xml:space="preserve">our </w:delText>
        </w:r>
      </w:del>
      <w:ins w:id="80" w:author="Rachel Monaghan" w:date="2023-11-28T17:47:00Z">
        <w:r w:rsidR="00F24F72">
          <w:t>this</w:t>
        </w:r>
        <w:r w:rsidR="00F24F72" w:rsidRPr="006C5D88">
          <w:t xml:space="preserve"> </w:t>
        </w:r>
      </w:ins>
      <w:r w:rsidRPr="006C5D88">
        <w:t>histogram fully visible by putting it in its own slide. To make a new slide, add three dashes (</w:t>
      </w:r>
      <w:r w:rsidRPr="006C5D88">
        <w:rPr>
          <w:rStyle w:val="Literal"/>
        </w:rPr>
        <w:t>---</w:t>
      </w:r>
      <w:r w:rsidRPr="006C5D88">
        <w:t xml:space="preserve">) where you’d like </w:t>
      </w:r>
      <w:del w:id="81" w:author="Rachel Monaghan" w:date="2023-11-28T17:48:00Z">
        <w:r w:rsidRPr="006C5D88" w:rsidDel="00F24F72">
          <w:delText>the slide</w:delText>
        </w:r>
      </w:del>
      <w:ins w:id="82" w:author="Rachel Monaghan" w:date="2023-11-28T17:48:00Z">
        <w:r w:rsidR="00F24F72">
          <w:t>it</w:t>
        </w:r>
      </w:ins>
      <w:r w:rsidRPr="006C5D88">
        <w:t xml:space="preserve"> to begin. I’ve added </w:t>
      </w:r>
      <w:del w:id="83" w:author="Rachel Monaghan" w:date="2023-11-28T17:48:00Z">
        <w:r w:rsidRPr="006C5D88" w:rsidDel="00F24F72">
          <w:delText>these dashes</w:delText>
        </w:r>
      </w:del>
      <w:ins w:id="84" w:author="Rachel Monaghan" w:date="2023-11-28T17:48:00Z">
        <w:r w:rsidR="00F24F72">
          <w:t>them</w:t>
        </w:r>
      </w:ins>
      <w:r w:rsidRPr="006C5D88">
        <w:t xml:space="preserve"> before the histogram code:</w:t>
      </w:r>
    </w:p>
    <w:p w14:paraId="7005484F" w14:textId="77777777" w:rsidR="003E6F35" w:rsidRPr="006C5D88" w:rsidRDefault="00000000">
      <w:pPr>
        <w:pStyle w:val="Code"/>
      </w:pPr>
      <w:r w:rsidRPr="006C5D88">
        <w:t>---</w:t>
      </w:r>
    </w:p>
    <w:p w14:paraId="15B3F144" w14:textId="77777777" w:rsidR="003E6F35" w:rsidRPr="006C5D88" w:rsidRDefault="003E6F35">
      <w:pPr>
        <w:pStyle w:val="Code"/>
      </w:pPr>
    </w:p>
    <w:p w14:paraId="333B8D34" w14:textId="77777777" w:rsidR="003E6F35" w:rsidRPr="006C5D88" w:rsidRDefault="00000000">
      <w:pPr>
        <w:pStyle w:val="Code"/>
      </w:pPr>
      <w:r w:rsidRPr="006C5D88">
        <w:t>## Bill Length</w:t>
      </w:r>
    </w:p>
    <w:p w14:paraId="0EA4D305" w14:textId="77777777" w:rsidR="003E6F35" w:rsidRPr="006C5D88" w:rsidRDefault="003E6F35">
      <w:pPr>
        <w:pStyle w:val="Code"/>
      </w:pPr>
    </w:p>
    <w:p w14:paraId="64401319" w14:textId="77777777" w:rsidR="003E6F35" w:rsidRPr="006C5D88" w:rsidRDefault="00000000">
      <w:pPr>
        <w:pStyle w:val="Code"/>
      </w:pPr>
      <w:r w:rsidRPr="006C5D88">
        <w:t>We can make a histogram to see the distribution of bill lengths.</w:t>
      </w:r>
    </w:p>
    <w:p w14:paraId="09298D56" w14:textId="77777777" w:rsidR="003E6F35" w:rsidRPr="006C5D88" w:rsidRDefault="003E6F35">
      <w:pPr>
        <w:pStyle w:val="Code"/>
      </w:pPr>
    </w:p>
    <w:p w14:paraId="1A1FDB42" w14:textId="77777777" w:rsidR="003E6F35" w:rsidRPr="006C5D88" w:rsidRDefault="00000000">
      <w:pPr>
        <w:pStyle w:val="Code"/>
      </w:pPr>
      <w:r w:rsidRPr="006C5D88">
        <w:t>```{r}</w:t>
      </w:r>
    </w:p>
    <w:p w14:paraId="7391A977" w14:textId="77777777" w:rsidR="00074466" w:rsidRPr="006C5D88" w:rsidRDefault="00000000">
      <w:pPr>
        <w:pStyle w:val="Code"/>
      </w:pPr>
      <w:r w:rsidRPr="006C5D88">
        <w:t>penguins %&gt;%</w:t>
      </w:r>
    </w:p>
    <w:p w14:paraId="3DCD2F81" w14:textId="698377A3" w:rsidR="003E6F35" w:rsidRPr="006C5D88" w:rsidRDefault="00000000">
      <w:pPr>
        <w:pStyle w:val="Code"/>
      </w:pPr>
      <w:r w:rsidRPr="006C5D88">
        <w:t xml:space="preserve">  </w:t>
      </w:r>
      <w:proofErr w:type="spellStart"/>
      <w:r w:rsidRPr="006C5D88">
        <w:t>ggplot</w:t>
      </w:r>
      <w:proofErr w:type="spellEnd"/>
      <w:r w:rsidRPr="006C5D88">
        <w:t>(</w:t>
      </w:r>
      <w:proofErr w:type="spellStart"/>
      <w:r w:rsidRPr="006C5D88">
        <w:t>aes</w:t>
      </w:r>
      <w:proofErr w:type="spellEnd"/>
      <w:r w:rsidRPr="006C5D88">
        <w:t xml:space="preserve">(x = </w:t>
      </w:r>
      <w:proofErr w:type="spellStart"/>
      <w:r w:rsidRPr="006C5D88">
        <w:t>bill_length_mm</w:t>
      </w:r>
      <w:proofErr w:type="spellEnd"/>
      <w:r w:rsidRPr="006C5D88">
        <w:t>)) +</w:t>
      </w:r>
    </w:p>
    <w:p w14:paraId="03A4496D" w14:textId="77777777" w:rsidR="003E6F35" w:rsidRPr="006C5D88" w:rsidRDefault="00000000">
      <w:pPr>
        <w:pStyle w:val="Code"/>
      </w:pPr>
      <w:r w:rsidRPr="006C5D88">
        <w:t xml:space="preserve">  </w:t>
      </w:r>
      <w:proofErr w:type="spellStart"/>
      <w:r w:rsidRPr="006C5D88">
        <w:t>geom_histogram</w:t>
      </w:r>
      <w:proofErr w:type="spellEnd"/>
      <w:r w:rsidRPr="006C5D88">
        <w:t>() +</w:t>
      </w:r>
    </w:p>
    <w:p w14:paraId="50A17ABE" w14:textId="77777777" w:rsidR="003E6F35" w:rsidRPr="006C5D88" w:rsidRDefault="00000000">
      <w:pPr>
        <w:pStyle w:val="Code"/>
      </w:pPr>
      <w:r w:rsidRPr="006C5D88">
        <w:t xml:space="preserve">  </w:t>
      </w:r>
      <w:proofErr w:type="spellStart"/>
      <w:r w:rsidRPr="006C5D88">
        <w:t>theme_minimal</w:t>
      </w:r>
      <w:proofErr w:type="spellEnd"/>
      <w:r w:rsidRPr="006C5D88">
        <w:t>()</w:t>
      </w:r>
    </w:p>
    <w:p w14:paraId="5DEEA1F0" w14:textId="77777777" w:rsidR="003E6F35" w:rsidRPr="006C5D88" w:rsidRDefault="00000000">
      <w:pPr>
        <w:pStyle w:val="Code"/>
      </w:pPr>
      <w:r w:rsidRPr="006C5D88">
        <w:lastRenderedPageBreak/>
        <w:t>```</w:t>
      </w:r>
    </w:p>
    <w:p w14:paraId="37FEB040" w14:textId="12D6F891" w:rsidR="003E6F35" w:rsidRPr="006C5D88" w:rsidRDefault="00000000" w:rsidP="00436483">
      <w:pPr>
        <w:pStyle w:val="Body"/>
      </w:pPr>
      <w:del w:id="85" w:author="Rachel Monaghan" w:date="2023-11-28T17:48:00Z">
        <w:r w:rsidRPr="006C5D88" w:rsidDel="00D25882">
          <w:delText xml:space="preserve">If </w:delText>
        </w:r>
      </w:del>
      <w:ins w:id="86" w:author="Rachel Monaghan" w:date="2023-11-28T17:48:00Z">
        <w:r w:rsidR="00D25882">
          <w:t>When</w:t>
        </w:r>
        <w:r w:rsidR="00D25882" w:rsidRPr="006C5D88">
          <w:t xml:space="preserve"> </w:t>
        </w:r>
      </w:ins>
      <w:r w:rsidRPr="006C5D88">
        <w:t xml:space="preserve">you knit the document again, what was one slide should now be broken into two: an Introduction slide and a Bill Length slide. </w:t>
      </w:r>
      <w:r w:rsidR="00942A53" w:rsidRPr="006C5D88">
        <w:t xml:space="preserve">However, if you look closely, you’ll notice that the bottom of </w:t>
      </w:r>
      <w:ins w:id="87" w:author="Sydney Cromwell" w:date="2023-10-25T22:39:00Z">
        <w:r w:rsidR="006C5D88" w:rsidRPr="006C5D88">
          <w:t xml:space="preserve">the </w:t>
        </w:r>
      </w:ins>
      <w:r w:rsidR="00942A53" w:rsidRPr="006C5D88">
        <w:t xml:space="preserve">histogram is still slightly cut off. To correct this, </w:t>
      </w:r>
      <w:del w:id="88" w:author="Rachel Monaghan" w:date="2023-11-28T17:48:00Z">
        <w:r w:rsidR="00942A53" w:rsidRPr="006C5D88" w:rsidDel="00D25882">
          <w:delText xml:space="preserve">we’ll </w:delText>
        </w:r>
      </w:del>
      <w:ins w:id="89" w:author="Rachel Monaghan" w:date="2023-11-28T17:48:00Z">
        <w:r w:rsidR="00D25882">
          <w:t>you’ll</w:t>
        </w:r>
        <w:r w:rsidR="00D25882" w:rsidRPr="006C5D88">
          <w:t xml:space="preserve"> </w:t>
        </w:r>
      </w:ins>
      <w:r w:rsidR="00942A53" w:rsidRPr="006C5D88">
        <w:t>change its size.</w:t>
      </w:r>
    </w:p>
    <w:p w14:paraId="40BC6BCE" w14:textId="77777777" w:rsidR="003E6F35" w:rsidRPr="006C5D88" w:rsidRDefault="00000000">
      <w:pPr>
        <w:pStyle w:val="HeadB"/>
      </w:pPr>
      <w:bookmarkStart w:id="90" w:name="_Toc3"/>
      <w:bookmarkStart w:id="91" w:name="_Toc152085402"/>
      <w:r w:rsidRPr="006C5D88">
        <w:t>Adjusting the Size of Figures</w:t>
      </w:r>
      <w:bookmarkEnd w:id="90"/>
      <w:bookmarkEnd w:id="91"/>
    </w:p>
    <w:p w14:paraId="17808E89" w14:textId="77777777" w:rsidR="003E6F35" w:rsidRPr="006C5D88" w:rsidRDefault="00000000" w:rsidP="00436483">
      <w:pPr>
        <w:pStyle w:val="Body"/>
      </w:pPr>
      <w:r w:rsidRPr="006C5D88">
        <w:t xml:space="preserve">Adjust the size of the histogram using the code chunk option </w:t>
      </w:r>
      <w:proofErr w:type="spellStart"/>
      <w:r w:rsidRPr="006C5D88">
        <w:rPr>
          <w:rStyle w:val="Literal"/>
        </w:rPr>
        <w:t>fig.height</w:t>
      </w:r>
      <w:proofErr w:type="spellEnd"/>
      <w:r w:rsidRPr="006C5D88">
        <w:t>:</w:t>
      </w:r>
    </w:p>
    <w:p w14:paraId="39E8E94C" w14:textId="77777777" w:rsidR="003E6F35" w:rsidRPr="006C5D88" w:rsidRDefault="00000000">
      <w:pPr>
        <w:pStyle w:val="Code"/>
      </w:pPr>
      <w:r w:rsidRPr="006C5D88">
        <w:t>---</w:t>
      </w:r>
    </w:p>
    <w:p w14:paraId="374AE60C" w14:textId="77777777" w:rsidR="003E6F35" w:rsidRPr="006C5D88" w:rsidRDefault="003E6F35">
      <w:pPr>
        <w:pStyle w:val="Code"/>
      </w:pPr>
    </w:p>
    <w:p w14:paraId="4F68213E" w14:textId="77777777" w:rsidR="003E6F35" w:rsidRPr="006C5D88" w:rsidRDefault="00000000">
      <w:pPr>
        <w:pStyle w:val="Code"/>
      </w:pPr>
      <w:r w:rsidRPr="006C5D88">
        <w:t>## Bill Length</w:t>
      </w:r>
    </w:p>
    <w:p w14:paraId="68D01AEB" w14:textId="77777777" w:rsidR="003E6F35" w:rsidRPr="006C5D88" w:rsidRDefault="003E6F35">
      <w:pPr>
        <w:pStyle w:val="Code"/>
      </w:pPr>
    </w:p>
    <w:p w14:paraId="12A58995" w14:textId="77777777" w:rsidR="003E6F35" w:rsidRPr="006C5D88" w:rsidRDefault="00000000">
      <w:pPr>
        <w:pStyle w:val="Code"/>
      </w:pPr>
      <w:r w:rsidRPr="006C5D88">
        <w:t>We can make a histogram to see the distribution of bill lengths.</w:t>
      </w:r>
    </w:p>
    <w:p w14:paraId="739BD54B" w14:textId="77777777" w:rsidR="003E6F35" w:rsidRPr="006C5D88" w:rsidRDefault="003E6F35">
      <w:pPr>
        <w:pStyle w:val="Code"/>
      </w:pPr>
    </w:p>
    <w:p w14:paraId="3C5298FB" w14:textId="77777777" w:rsidR="003E6F35" w:rsidRPr="006C5D88" w:rsidRDefault="00000000">
      <w:pPr>
        <w:pStyle w:val="Code"/>
      </w:pPr>
      <w:r w:rsidRPr="006C5D88">
        <w:t xml:space="preserve">```{r </w:t>
      </w:r>
      <w:proofErr w:type="spellStart"/>
      <w:r w:rsidRPr="006C5D88">
        <w:t>fig.height</w:t>
      </w:r>
      <w:proofErr w:type="spellEnd"/>
      <w:r w:rsidRPr="006C5D88">
        <w:t xml:space="preserve"> = 4}</w:t>
      </w:r>
    </w:p>
    <w:p w14:paraId="6337925A" w14:textId="77777777" w:rsidR="00074466" w:rsidRPr="006C5D88" w:rsidRDefault="00000000">
      <w:pPr>
        <w:pStyle w:val="Code"/>
      </w:pPr>
      <w:r w:rsidRPr="006C5D88">
        <w:t>penguins %&gt;%</w:t>
      </w:r>
    </w:p>
    <w:p w14:paraId="366C69E4" w14:textId="361F20BC" w:rsidR="003E6F35" w:rsidRPr="006C5D88" w:rsidRDefault="00000000">
      <w:pPr>
        <w:pStyle w:val="Code"/>
      </w:pPr>
      <w:r w:rsidRPr="006C5D88">
        <w:t xml:space="preserve">  </w:t>
      </w:r>
      <w:proofErr w:type="spellStart"/>
      <w:r w:rsidRPr="006C5D88">
        <w:t>ggplot</w:t>
      </w:r>
      <w:proofErr w:type="spellEnd"/>
      <w:r w:rsidRPr="006C5D88">
        <w:t>(</w:t>
      </w:r>
      <w:proofErr w:type="spellStart"/>
      <w:r w:rsidRPr="006C5D88">
        <w:t>aes</w:t>
      </w:r>
      <w:proofErr w:type="spellEnd"/>
      <w:r w:rsidRPr="006C5D88">
        <w:t xml:space="preserve">(x = </w:t>
      </w:r>
      <w:proofErr w:type="spellStart"/>
      <w:r w:rsidRPr="006C5D88">
        <w:t>bill_length_mm</w:t>
      </w:r>
      <w:proofErr w:type="spellEnd"/>
      <w:r w:rsidRPr="006C5D88">
        <w:t>)) +</w:t>
      </w:r>
    </w:p>
    <w:p w14:paraId="782720D3" w14:textId="77777777" w:rsidR="003E6F35" w:rsidRPr="006C5D88" w:rsidRDefault="00000000">
      <w:pPr>
        <w:pStyle w:val="Code"/>
      </w:pPr>
      <w:r w:rsidRPr="006C5D88">
        <w:t xml:space="preserve">  </w:t>
      </w:r>
      <w:proofErr w:type="spellStart"/>
      <w:r w:rsidRPr="006C5D88">
        <w:t>geom_histogram</w:t>
      </w:r>
      <w:proofErr w:type="spellEnd"/>
      <w:r w:rsidRPr="006C5D88">
        <w:t>() +</w:t>
      </w:r>
    </w:p>
    <w:p w14:paraId="1023260E" w14:textId="77777777" w:rsidR="003E6F35" w:rsidRPr="006C5D88" w:rsidRDefault="00000000">
      <w:pPr>
        <w:pStyle w:val="Code"/>
      </w:pPr>
      <w:r w:rsidRPr="006C5D88">
        <w:t xml:space="preserve">  </w:t>
      </w:r>
      <w:proofErr w:type="spellStart"/>
      <w:r w:rsidRPr="006C5D88">
        <w:t>theme_minimal</w:t>
      </w:r>
      <w:proofErr w:type="spellEnd"/>
      <w:r w:rsidRPr="006C5D88">
        <w:t>()</w:t>
      </w:r>
    </w:p>
    <w:p w14:paraId="2F77B40A" w14:textId="77777777" w:rsidR="003E6F35" w:rsidRPr="006C5D88" w:rsidRDefault="00000000">
      <w:pPr>
        <w:pStyle w:val="Code"/>
      </w:pPr>
      <w:r w:rsidRPr="006C5D88">
        <w:t>```</w:t>
      </w:r>
    </w:p>
    <w:p w14:paraId="1E42AC04" w14:textId="7DFDC729" w:rsidR="003E6F35" w:rsidRPr="006C5D88" w:rsidRDefault="00000000" w:rsidP="00436483">
      <w:pPr>
        <w:pStyle w:val="Body"/>
      </w:pPr>
      <w:r w:rsidRPr="006C5D88">
        <w:t xml:space="preserve">Doing this </w:t>
      </w:r>
      <w:del w:id="92" w:author="Rachel Monaghan" w:date="2023-11-28T17:50:00Z">
        <w:r w:rsidRPr="006C5D88" w:rsidDel="00D25882">
          <w:delText xml:space="preserve">makes </w:delText>
        </w:r>
      </w:del>
      <w:ins w:id="93" w:author="Rachel Monaghan" w:date="2023-11-28T17:50:00Z">
        <w:r w:rsidR="00D25882">
          <w:t>fits</w:t>
        </w:r>
        <w:r w:rsidR="00D25882" w:rsidRPr="006C5D88">
          <w:t xml:space="preserve"> </w:t>
        </w:r>
      </w:ins>
      <w:r w:rsidRPr="006C5D88">
        <w:t xml:space="preserve">the histogram </w:t>
      </w:r>
      <w:del w:id="94" w:author="Rachel Monaghan" w:date="2023-11-28T17:50:00Z">
        <w:r w:rsidRPr="006C5D88" w:rsidDel="00D25882">
          <w:delText xml:space="preserve">fit </w:delText>
        </w:r>
      </w:del>
      <w:ins w:id="95" w:author="Rachel Monaghan" w:date="2023-11-28T17:50:00Z">
        <w:r w:rsidR="00D25882">
          <w:t>fully</w:t>
        </w:r>
        <w:r w:rsidR="00D25882" w:rsidRPr="006C5D88">
          <w:t xml:space="preserve"> </w:t>
        </w:r>
      </w:ins>
      <w:r w:rsidRPr="006C5D88">
        <w:t>on the slide and also reveals the text that was hidden below</w:t>
      </w:r>
      <w:ins w:id="96" w:author="Rachel Monaghan" w:date="2023-11-28T17:50:00Z">
        <w:r w:rsidR="00D25882">
          <w:t xml:space="preserve"> it</w:t>
        </w:r>
      </w:ins>
      <w:r w:rsidRPr="006C5D88">
        <w:t xml:space="preserve">. </w:t>
      </w:r>
      <w:del w:id="97" w:author="Rachel Monaghan" w:date="2023-11-28T17:51:00Z">
        <w:r w:rsidR="006600A3" w:rsidRPr="006C5D88" w:rsidDel="00D25882">
          <w:delText xml:space="preserve">While </w:delText>
        </w:r>
      </w:del>
      <w:ins w:id="98" w:author="Rachel Monaghan" w:date="2023-11-28T17:51:00Z">
        <w:r w:rsidR="00D25882">
          <w:t>Keep in mind that</w:t>
        </w:r>
        <w:r w:rsidR="00D25882" w:rsidRPr="006C5D88">
          <w:t xml:space="preserve"> </w:t>
        </w:r>
      </w:ins>
      <w:proofErr w:type="spellStart"/>
      <w:r w:rsidR="006600A3" w:rsidRPr="006C5D88">
        <w:rPr>
          <w:rStyle w:val="Literal"/>
        </w:rPr>
        <w:t>fig.height</w:t>
      </w:r>
      <w:proofErr w:type="spellEnd"/>
      <w:r w:rsidR="006600A3" w:rsidRPr="006C5D88">
        <w:t xml:space="preserve"> adjusts</w:t>
      </w:r>
      <w:ins w:id="99" w:author="Rachel Monaghan" w:date="2023-11-28T17:51:00Z">
        <w:r w:rsidR="00D25882">
          <w:t xml:space="preserve"> only</w:t>
        </w:r>
      </w:ins>
      <w:r w:rsidR="006600A3" w:rsidRPr="006C5D88">
        <w:t xml:space="preserve"> the figure’s output height</w:t>
      </w:r>
      <w:del w:id="100" w:author="Rachel Monaghan" w:date="2023-11-28T17:52:00Z">
        <w:r w:rsidR="006600A3" w:rsidRPr="006C5D88" w:rsidDel="00D25882">
          <w:delText>,</w:delText>
        </w:r>
      </w:del>
      <w:ins w:id="101" w:author="Rachel Monaghan" w:date="2023-11-28T17:52:00Z">
        <w:r w:rsidR="00D25882">
          <w:t>;</w:t>
        </w:r>
      </w:ins>
      <w:r w:rsidR="006600A3" w:rsidRPr="006C5D88">
        <w:t xml:space="preserve"> </w:t>
      </w:r>
      <w:ins w:id="102" w:author="Rachel Monaghan" w:date="2023-11-28T17:51:00Z">
        <w:r w:rsidR="00D25882" w:rsidRPr="006C5D88">
          <w:t xml:space="preserve">sometimes </w:t>
        </w:r>
      </w:ins>
      <w:r w:rsidR="006600A3" w:rsidRPr="006C5D88">
        <w:t>y</w:t>
      </w:r>
      <w:r w:rsidRPr="006C5D88">
        <w:t>ou</w:t>
      </w:r>
      <w:r w:rsidR="006600A3" w:rsidRPr="006C5D88">
        <w:t xml:space="preserve"> may </w:t>
      </w:r>
      <w:del w:id="103" w:author="Rachel Monaghan" w:date="2023-11-28T17:51:00Z">
        <w:r w:rsidR="006600A3" w:rsidRPr="006C5D88" w:rsidDel="00D25882">
          <w:delText>sometimes want</w:delText>
        </w:r>
      </w:del>
      <w:ins w:id="104" w:author="Rachel Monaghan" w:date="2023-11-28T17:51:00Z">
        <w:r w:rsidR="00D25882">
          <w:t>need</w:t>
        </w:r>
      </w:ins>
      <w:r w:rsidR="006600A3" w:rsidRPr="006C5D88">
        <w:t xml:space="preserve"> to </w:t>
      </w:r>
      <w:r w:rsidRPr="006C5D88">
        <w:t xml:space="preserve">adjust the output </w:t>
      </w:r>
      <w:r w:rsidR="006600A3" w:rsidRPr="006C5D88">
        <w:t>width</w:t>
      </w:r>
      <w:r w:rsidRPr="006C5D88">
        <w:t xml:space="preserve"> </w:t>
      </w:r>
      <w:r w:rsidR="00BF366F" w:rsidRPr="006C5D88">
        <w:t>using</w:t>
      </w:r>
      <w:r w:rsidRPr="006C5D88">
        <w:t xml:space="preserve"> </w:t>
      </w:r>
      <w:proofErr w:type="spellStart"/>
      <w:r w:rsidRPr="006C5D88">
        <w:rPr>
          <w:rStyle w:val="Literal"/>
        </w:rPr>
        <w:t>fig.width</w:t>
      </w:r>
      <w:proofErr w:type="spellEnd"/>
      <w:del w:id="105" w:author="Rachel Monaghan" w:date="2023-11-28T17:52:00Z">
        <w:r w:rsidRPr="006C5D88" w:rsidDel="00D25882">
          <w:delText>.</w:delText>
        </w:r>
      </w:del>
      <w:ins w:id="106" w:author="Rachel Monaghan" w:date="2023-11-28T17:52:00Z">
        <w:r w:rsidR="00D25882">
          <w:t xml:space="preserve"> </w:t>
        </w:r>
        <w:r w:rsidR="002C1D10">
          <w:t>in addition or</w:t>
        </w:r>
        <w:r w:rsidR="00D25882">
          <w:t xml:space="preserve"> instead.</w:t>
        </w:r>
      </w:ins>
    </w:p>
    <w:p w14:paraId="7ECDDAC2" w14:textId="3E1511C3" w:rsidR="003E6F35" w:rsidRPr="006C5D88" w:rsidRDefault="00000000">
      <w:pPr>
        <w:pStyle w:val="HeadB"/>
      </w:pPr>
      <w:bookmarkStart w:id="107" w:name="_Toc4"/>
      <w:bookmarkStart w:id="108" w:name="incrementallyrevealingcontent"/>
      <w:bookmarkStart w:id="109" w:name="_Toc152085403"/>
      <w:del w:id="110" w:author="Rachel Monaghan" w:date="2023-11-28T17:36:00Z">
        <w:r w:rsidRPr="006C5D88" w:rsidDel="00540637">
          <w:delText xml:space="preserve">Incrementally </w:delText>
        </w:r>
      </w:del>
      <w:r w:rsidRPr="006C5D88">
        <w:t>Revealing Content</w:t>
      </w:r>
      <w:bookmarkEnd w:id="107"/>
      <w:bookmarkEnd w:id="109"/>
      <w:ins w:id="111" w:author="Rachel Monaghan" w:date="2023-11-28T17:36:00Z">
        <w:r w:rsidR="00540637" w:rsidRPr="00540637">
          <w:t xml:space="preserve"> </w:t>
        </w:r>
        <w:r w:rsidR="00540637" w:rsidRPr="006C5D88">
          <w:t>Incrementally</w:t>
        </w:r>
      </w:ins>
    </w:p>
    <w:p w14:paraId="3CADA238" w14:textId="06E1FE89" w:rsidR="00074466" w:rsidRPr="006C5D88" w:rsidRDefault="00000000" w:rsidP="00436483">
      <w:pPr>
        <w:pStyle w:val="Body"/>
      </w:pPr>
      <w:r w:rsidRPr="006C5D88">
        <w:t>When</w:t>
      </w:r>
      <w:ins w:id="112" w:author="Rachel Monaghan" w:date="2023-11-28T17:53:00Z">
        <w:r w:rsidR="002C1D10">
          <w:t xml:space="preserve"> </w:t>
        </w:r>
      </w:ins>
      <w:del w:id="113" w:author="Rachel Monaghan" w:date="2023-11-28T17:53:00Z">
        <w:r w:rsidRPr="006C5D88" w:rsidDel="002C1D10">
          <w:delText xml:space="preserve"> </w:delText>
        </w:r>
      </w:del>
      <w:r w:rsidRPr="006C5D88">
        <w:t>presenting</w:t>
      </w:r>
      <w:ins w:id="114" w:author="Rachel Monaghan" w:date="2023-11-28T17:53:00Z">
        <w:r w:rsidR="002C1D10">
          <w:t xml:space="preserve"> a slideshow</w:t>
        </w:r>
      </w:ins>
      <w:r w:rsidRPr="006C5D88">
        <w:t xml:space="preserve">, </w:t>
      </w:r>
      <w:del w:id="115" w:author="Rachel Monaghan" w:date="2023-11-28T17:53:00Z">
        <w:r w:rsidRPr="006C5D88" w:rsidDel="002C1D10">
          <w:delText>it’s often useful</w:delText>
        </w:r>
      </w:del>
      <w:ins w:id="116" w:author="Rachel Monaghan" w:date="2023-11-28T17:53:00Z">
        <w:r w:rsidR="002C1D10">
          <w:t>you might want</w:t>
        </w:r>
      </w:ins>
      <w:r w:rsidRPr="006C5D88">
        <w:t xml:space="preserve"> to show only a portion of the content on each slide at a time. </w:t>
      </w:r>
      <w:del w:id="117" w:author="Rachel Monaghan" w:date="2023-11-28T17:53:00Z">
        <w:r w:rsidRPr="006C5D88" w:rsidDel="002C1D10">
          <w:delText>Let’s s</w:delText>
        </w:r>
      </w:del>
      <w:ins w:id="118" w:author="Rachel Monaghan" w:date="2023-11-28T17:53:00Z">
        <w:r w:rsidR="002C1D10">
          <w:t>S</w:t>
        </w:r>
      </w:ins>
      <w:r w:rsidRPr="006C5D88">
        <w:t xml:space="preserve">ay, for example, that when </w:t>
      </w:r>
      <w:del w:id="119" w:author="Rachel Monaghan" w:date="2023-11-28T17:53:00Z">
        <w:r w:rsidRPr="006C5D88" w:rsidDel="002C1D10">
          <w:delText xml:space="preserve">we’re </w:delText>
        </w:r>
      </w:del>
      <w:ins w:id="120" w:author="Rachel Monaghan" w:date="2023-11-28T17:53:00Z">
        <w:r w:rsidR="002C1D10">
          <w:t>you’re</w:t>
        </w:r>
        <w:r w:rsidR="002C1D10" w:rsidRPr="006C5D88">
          <w:t xml:space="preserve"> </w:t>
        </w:r>
      </w:ins>
      <w:r w:rsidRPr="006C5D88">
        <w:t xml:space="preserve">presenting the first slide, </w:t>
      </w:r>
      <w:del w:id="121" w:author="Rachel Monaghan" w:date="2023-11-28T17:53:00Z">
        <w:r w:rsidRPr="006C5D88" w:rsidDel="002C1D10">
          <w:delText xml:space="preserve">we </w:delText>
        </w:r>
      </w:del>
      <w:ins w:id="122" w:author="Rachel Monaghan" w:date="2023-11-28T17:53:00Z">
        <w:r w:rsidR="002C1D10">
          <w:t>you</w:t>
        </w:r>
        <w:r w:rsidR="002C1D10" w:rsidRPr="006C5D88">
          <w:t xml:space="preserve"> </w:t>
        </w:r>
      </w:ins>
      <w:r w:rsidRPr="006C5D88">
        <w:t xml:space="preserve">want to talk a bit about each penguin species. Rather than show all three species when </w:t>
      </w:r>
      <w:del w:id="123" w:author="Rachel Monaghan" w:date="2023-11-28T17:54:00Z">
        <w:r w:rsidRPr="006C5D88" w:rsidDel="002C1D10">
          <w:delText xml:space="preserve">we </w:delText>
        </w:r>
      </w:del>
      <w:ins w:id="124" w:author="Rachel Monaghan" w:date="2023-11-28T17:54:00Z">
        <w:r w:rsidR="002C1D10">
          <w:t>you</w:t>
        </w:r>
        <w:r w:rsidR="002C1D10" w:rsidRPr="006C5D88">
          <w:t xml:space="preserve"> </w:t>
        </w:r>
      </w:ins>
      <w:r w:rsidRPr="006C5D88">
        <w:t xml:space="preserve">open this slide, </w:t>
      </w:r>
      <w:del w:id="125" w:author="Rachel Monaghan" w:date="2023-11-28T17:54:00Z">
        <w:r w:rsidRPr="006C5D88" w:rsidDel="002C1D10">
          <w:delText>it would be nice</w:delText>
        </w:r>
      </w:del>
      <w:ins w:id="126" w:author="Rachel Monaghan" w:date="2023-11-28T17:54:00Z">
        <w:r w:rsidR="002C1D10">
          <w:t>you might prefer</w:t>
        </w:r>
      </w:ins>
      <w:r w:rsidRPr="006C5D88">
        <w:t xml:space="preserve"> to have the names come up one at a time.</w:t>
      </w:r>
    </w:p>
    <w:p w14:paraId="67C777B7" w14:textId="25DEDAA6" w:rsidR="003E6F35" w:rsidRPr="006C5D88" w:rsidRDefault="00000000" w:rsidP="00436483">
      <w:pPr>
        <w:pStyle w:val="Body"/>
      </w:pPr>
      <w:del w:id="127" w:author="Rachel Monaghan" w:date="2023-11-28T17:54:00Z">
        <w:r w:rsidRPr="006C5D88" w:rsidDel="002C1D10">
          <w:delText xml:space="preserve">We </w:delText>
        </w:r>
      </w:del>
      <w:ins w:id="128" w:author="Rachel Monaghan" w:date="2023-11-28T17:54:00Z">
        <w:r w:rsidR="002C1D10">
          <w:t>You</w:t>
        </w:r>
        <w:r w:rsidR="002C1D10" w:rsidRPr="006C5D88">
          <w:t xml:space="preserve"> </w:t>
        </w:r>
      </w:ins>
      <w:r w:rsidRPr="006C5D88">
        <w:t xml:space="preserve">can do this using </w:t>
      </w:r>
      <w:del w:id="129" w:author="Rachel Monaghan" w:date="2023-11-28T17:54:00Z">
        <w:r w:rsidRPr="006C5D88" w:rsidDel="002C1D10">
          <w:delText xml:space="preserve">what </w:delText>
        </w:r>
      </w:del>
      <w:ins w:id="130" w:author="Rachel Monaghan" w:date="2023-11-28T17:54:00Z">
        <w:r w:rsidR="002C1D10">
          <w:t xml:space="preserve">a </w:t>
        </w:r>
      </w:ins>
      <w:ins w:id="131" w:author="Rachel Monaghan" w:date="2023-11-28T17:55:00Z">
        <w:r w:rsidR="002C1D10">
          <w:t>feature</w:t>
        </w:r>
      </w:ins>
      <w:ins w:id="132" w:author="Rachel Monaghan" w:date="2023-11-28T17:54:00Z">
        <w:r w:rsidR="002C1D10" w:rsidRPr="006C5D88">
          <w:t xml:space="preserve"> </w:t>
        </w:r>
      </w:ins>
      <w:proofErr w:type="spellStart"/>
      <w:r w:rsidRPr="006C5D88">
        <w:rPr>
          <w:rStyle w:val="Literal"/>
        </w:rPr>
        <w:t>xaringan</w:t>
      </w:r>
      <w:proofErr w:type="spellEnd"/>
      <w:r w:rsidRPr="006C5D88">
        <w:t xml:space="preserve"> calls </w:t>
      </w:r>
      <w:r w:rsidRPr="006C5D88">
        <w:rPr>
          <w:rStyle w:val="Italic"/>
        </w:rPr>
        <w:t>incremental reveal</w:t>
      </w:r>
      <w:r w:rsidRPr="006C5D88">
        <w:t xml:space="preserve">. </w:t>
      </w:r>
      <w:del w:id="133" w:author="Rachel Monaghan" w:date="2023-11-28T17:55:00Z">
        <w:r w:rsidRPr="006C5D88" w:rsidDel="002C1D10">
          <w:delText>To use this feature, p</w:delText>
        </w:r>
      </w:del>
      <w:ins w:id="134" w:author="Rachel Monaghan" w:date="2023-11-28T17:55:00Z">
        <w:r w:rsidR="002C1D10">
          <w:t>P</w:t>
        </w:r>
      </w:ins>
      <w:r w:rsidRPr="006C5D88">
        <w:t>lace two dashes (</w:t>
      </w:r>
      <w:r w:rsidRPr="006C5D88">
        <w:rPr>
          <w:rStyle w:val="Literal"/>
        </w:rPr>
        <w:t>--</w:t>
      </w:r>
      <w:r w:rsidRPr="006C5D88">
        <w:t>) between any content you want to display incrementally</w:t>
      </w:r>
      <w:del w:id="135" w:author="Rachel Monaghan" w:date="2023-11-28T17:56:00Z">
        <w:r w:rsidRPr="006C5D88" w:rsidDel="002C1D10">
          <w:delText xml:space="preserve">. </w:delText>
        </w:r>
      </w:del>
      <w:ins w:id="136" w:author="Rachel Monaghan" w:date="2023-11-28T17:56:00Z">
        <w:r w:rsidR="002C1D10">
          <w:t>, like so:</w:t>
        </w:r>
        <w:r w:rsidR="002C1D10" w:rsidRPr="006C5D88">
          <w:t xml:space="preserve"> </w:t>
        </w:r>
      </w:ins>
      <w:del w:id="137" w:author="Rachel Monaghan" w:date="2023-11-28T17:56:00Z">
        <w:r w:rsidRPr="006C5D88" w:rsidDel="002C1D10">
          <w:delText>This code, for example, will let us show Adelie on the screen, then Adelie and Gentoo, then Adelie, Gentoo, and Chinstrap:</w:delText>
        </w:r>
      </w:del>
    </w:p>
    <w:p w14:paraId="6A48A881" w14:textId="77777777" w:rsidR="003E6F35" w:rsidRPr="006C5D88" w:rsidRDefault="00000000">
      <w:pPr>
        <w:pStyle w:val="Code"/>
      </w:pPr>
      <w:r w:rsidRPr="006C5D88">
        <w:t># Introduction</w:t>
      </w:r>
    </w:p>
    <w:p w14:paraId="007554D4" w14:textId="77777777" w:rsidR="003E6F35" w:rsidRPr="006C5D88" w:rsidRDefault="003E6F35">
      <w:pPr>
        <w:pStyle w:val="Code"/>
      </w:pPr>
    </w:p>
    <w:p w14:paraId="4C9CECDB" w14:textId="77777777" w:rsidR="00074466" w:rsidRPr="006C5D88" w:rsidRDefault="00000000">
      <w:pPr>
        <w:pStyle w:val="Code"/>
      </w:pPr>
      <w:r w:rsidRPr="006C5D88">
        <w:t>We are writing a report about the **Palmer Penguins**. These penguins are</w:t>
      </w:r>
    </w:p>
    <w:p w14:paraId="3043F513" w14:textId="6C351CC0" w:rsidR="003E6F35" w:rsidRPr="006C5D88" w:rsidRDefault="00000000">
      <w:pPr>
        <w:pStyle w:val="Code"/>
      </w:pPr>
      <w:r w:rsidRPr="006C5D88">
        <w:t>*really* amazing. There are three species:</w:t>
      </w:r>
    </w:p>
    <w:p w14:paraId="3A1DAC40" w14:textId="77777777" w:rsidR="003E6F35" w:rsidRPr="006C5D88" w:rsidRDefault="003E6F35">
      <w:pPr>
        <w:pStyle w:val="Code"/>
      </w:pPr>
    </w:p>
    <w:p w14:paraId="1F65EA22" w14:textId="77777777" w:rsidR="003E6F35" w:rsidRPr="006C5D88" w:rsidRDefault="00000000">
      <w:pPr>
        <w:pStyle w:val="Code"/>
      </w:pPr>
      <w:r w:rsidRPr="006C5D88">
        <w:t>- Adelie</w:t>
      </w:r>
    </w:p>
    <w:p w14:paraId="23D3D21A" w14:textId="77777777" w:rsidR="003E6F35" w:rsidRPr="006C5D88" w:rsidRDefault="003E6F35">
      <w:pPr>
        <w:pStyle w:val="Code"/>
      </w:pPr>
    </w:p>
    <w:p w14:paraId="102FE852" w14:textId="77777777" w:rsidR="003E6F35" w:rsidRPr="006C5D88" w:rsidRDefault="00000000">
      <w:pPr>
        <w:pStyle w:val="Code"/>
      </w:pPr>
      <w:r w:rsidRPr="006C5D88">
        <w:t>--</w:t>
      </w:r>
    </w:p>
    <w:p w14:paraId="18F04019" w14:textId="77777777" w:rsidR="003E6F35" w:rsidRPr="006C5D88" w:rsidRDefault="003E6F35">
      <w:pPr>
        <w:pStyle w:val="Code"/>
      </w:pPr>
    </w:p>
    <w:p w14:paraId="53D7BC4C" w14:textId="77777777" w:rsidR="003E6F35" w:rsidRPr="006C5D88" w:rsidRDefault="00000000">
      <w:pPr>
        <w:pStyle w:val="Code"/>
      </w:pPr>
      <w:r w:rsidRPr="006C5D88">
        <w:t>- Gentoo</w:t>
      </w:r>
    </w:p>
    <w:p w14:paraId="165F98D0" w14:textId="77777777" w:rsidR="003E6F35" w:rsidRPr="006C5D88" w:rsidRDefault="003E6F35">
      <w:pPr>
        <w:pStyle w:val="Code"/>
      </w:pPr>
    </w:p>
    <w:p w14:paraId="6C7617EF" w14:textId="77777777" w:rsidR="003E6F35" w:rsidRPr="006C5D88" w:rsidRDefault="00000000">
      <w:pPr>
        <w:pStyle w:val="Code"/>
      </w:pPr>
      <w:r w:rsidRPr="006C5D88">
        <w:t>--</w:t>
      </w:r>
    </w:p>
    <w:p w14:paraId="09812AC2" w14:textId="77777777" w:rsidR="003E6F35" w:rsidRPr="006C5D88" w:rsidRDefault="003E6F35">
      <w:pPr>
        <w:pStyle w:val="Code"/>
      </w:pPr>
    </w:p>
    <w:p w14:paraId="3B51FC90" w14:textId="77777777" w:rsidR="003E6F35" w:rsidRPr="006C5D88" w:rsidRDefault="00000000">
      <w:pPr>
        <w:pStyle w:val="Code"/>
      </w:pPr>
      <w:r w:rsidRPr="006C5D88">
        <w:t>- Chinstrap</w:t>
      </w:r>
    </w:p>
    <w:p w14:paraId="1ABF6D1B" w14:textId="52A514BC" w:rsidR="002C1D10" w:rsidRPr="006C5D88" w:rsidRDefault="002C1D10" w:rsidP="002C1D10">
      <w:pPr>
        <w:pStyle w:val="Body"/>
        <w:rPr>
          <w:ins w:id="138" w:author="Rachel Monaghan" w:date="2023-11-28T17:56:00Z"/>
        </w:rPr>
      </w:pPr>
      <w:ins w:id="139" w:author="Rachel Monaghan" w:date="2023-11-28T17:56:00Z">
        <w:r w:rsidRPr="006C5D88">
          <w:t>This code let</w:t>
        </w:r>
        <w:r>
          <w:t>s</w:t>
        </w:r>
        <w:r w:rsidRPr="006C5D88">
          <w:t xml:space="preserve"> </w:t>
        </w:r>
        <w:r>
          <w:t>you</w:t>
        </w:r>
        <w:r w:rsidRPr="006C5D88">
          <w:t xml:space="preserve"> </w:t>
        </w:r>
        <w:r w:rsidRPr="006C5D88">
          <w:t>show Adelie</w:t>
        </w:r>
        <w:r>
          <w:t xml:space="preserve"> onscreen</w:t>
        </w:r>
        <w:r w:rsidRPr="006C5D88">
          <w:t xml:space="preserve"> </w:t>
        </w:r>
        <w:r>
          <w:t>first;</w:t>
        </w:r>
        <w:r w:rsidRPr="006C5D88">
          <w:t xml:space="preserve"> then Adelie and Gentoo</w:t>
        </w:r>
        <w:r>
          <w:t>; and</w:t>
        </w:r>
        <w:r w:rsidRPr="006C5D88">
          <w:t xml:space="preserve"> then Adelie, Gentoo, and Chinstrap</w:t>
        </w:r>
        <w:r>
          <w:t>.</w:t>
        </w:r>
      </w:ins>
    </w:p>
    <w:p w14:paraId="23584E7A" w14:textId="77777777" w:rsidR="002C1D10" w:rsidRDefault="002C1D10" w:rsidP="00436483">
      <w:pPr>
        <w:pStyle w:val="Body"/>
        <w:rPr>
          <w:ins w:id="140" w:author="Rachel Monaghan" w:date="2023-11-28T17:56:00Z"/>
        </w:rPr>
      </w:pPr>
    </w:p>
    <w:p w14:paraId="5A0A68C2" w14:textId="2A0AE0C0" w:rsidR="00074466" w:rsidRPr="006C5D88" w:rsidRDefault="00000000" w:rsidP="00436483">
      <w:pPr>
        <w:pStyle w:val="Body"/>
      </w:pPr>
      <w:r w:rsidRPr="006C5D88">
        <w:t xml:space="preserve">When presenting your slides, </w:t>
      </w:r>
      <w:del w:id="141" w:author="Rachel Monaghan" w:date="2023-11-28T17:57:00Z">
        <w:r w:rsidRPr="006C5D88" w:rsidDel="00615F24">
          <w:delText xml:space="preserve">you’ll </w:delText>
        </w:r>
      </w:del>
      <w:r w:rsidRPr="006C5D88">
        <w:t>use the right arrow to incrementally reveal the species.</w:t>
      </w:r>
    </w:p>
    <w:p w14:paraId="32591013" w14:textId="3B37782F" w:rsidR="003E6F35" w:rsidRPr="006C5D88" w:rsidRDefault="00000000">
      <w:pPr>
        <w:pStyle w:val="HeadB"/>
      </w:pPr>
      <w:bookmarkStart w:id="142" w:name="_Toc5"/>
      <w:bookmarkStart w:id="143" w:name="aligningcontent"/>
      <w:bookmarkStart w:id="144" w:name="_Toc152085404"/>
      <w:r w:rsidRPr="006C5D88">
        <w:t>Aligning Content with Content Classes</w:t>
      </w:r>
      <w:bookmarkEnd w:id="142"/>
      <w:bookmarkEnd w:id="144"/>
    </w:p>
    <w:p w14:paraId="1DCA648C" w14:textId="56CB6AD8" w:rsidR="003E6F35" w:rsidRPr="006C5D88" w:rsidRDefault="0077618E" w:rsidP="00436483">
      <w:pPr>
        <w:pStyle w:val="Body"/>
      </w:pPr>
      <w:r w:rsidRPr="006C5D88">
        <w:t xml:space="preserve">You’ll also likely want to control </w:t>
      </w:r>
      <w:del w:id="145" w:author="Rachel Monaghan" w:date="2023-11-28T17:58:00Z">
        <w:r w:rsidRPr="006C5D88" w:rsidDel="00615F24">
          <w:delText xml:space="preserve">the </w:delText>
        </w:r>
      </w:del>
      <w:ins w:id="146" w:author="Rachel Monaghan" w:date="2023-11-28T17:58:00Z">
        <w:r w:rsidR="00615F24">
          <w:t>how your content is</w:t>
        </w:r>
        <w:r w:rsidR="00615F24" w:rsidRPr="006C5D88">
          <w:t xml:space="preserve"> </w:t>
        </w:r>
      </w:ins>
      <w:r w:rsidRPr="006C5D88">
        <w:t>align</w:t>
      </w:r>
      <w:del w:id="147" w:author="Rachel Monaghan" w:date="2023-11-28T17:58:00Z">
        <w:r w:rsidRPr="006C5D88" w:rsidDel="00615F24">
          <w:delText>ment of content</w:delText>
        </w:r>
      </w:del>
      <w:ins w:id="148" w:author="Rachel Monaghan" w:date="2023-11-28T17:58:00Z">
        <w:r w:rsidR="00615F24">
          <w:t>ed</w:t>
        </w:r>
      </w:ins>
      <w:r w:rsidRPr="006C5D88">
        <w:t xml:space="preserve">. </w:t>
      </w:r>
      <w:del w:id="149" w:author="Rachel Monaghan" w:date="2023-11-28T17:58:00Z">
        <w:r w:rsidRPr="006C5D88" w:rsidDel="00615F24">
          <w:delText>We can</w:delText>
        </w:r>
      </w:del>
      <w:ins w:id="150" w:author="Rachel Monaghan" w:date="2023-11-28T17:58:00Z">
        <w:r w:rsidR="00615F24">
          <w:t>To</w:t>
        </w:r>
      </w:ins>
      <w:r w:rsidRPr="006C5D88">
        <w:t xml:space="preserve"> do </w:t>
      </w:r>
      <w:del w:id="151" w:author="Rachel Monaghan" w:date="2023-11-28T17:58:00Z">
        <w:r w:rsidRPr="006C5D88" w:rsidDel="00615F24">
          <w:delText>this by adding what are known as</w:delText>
        </w:r>
      </w:del>
      <w:ins w:id="152" w:author="Rachel Monaghan" w:date="2023-11-28T17:58:00Z">
        <w:r w:rsidR="00615F24">
          <w:t>so, you add the</w:t>
        </w:r>
      </w:ins>
      <w:r w:rsidRPr="006C5D88">
        <w:t xml:space="preserve"> </w:t>
      </w:r>
      <w:r w:rsidRPr="006C5D88">
        <w:rPr>
          <w:rStyle w:val="Italic"/>
        </w:rPr>
        <w:t xml:space="preserve">content </w:t>
      </w:r>
      <w:proofErr w:type="spellStart"/>
      <w:r w:rsidRPr="006C5D88">
        <w:rPr>
          <w:rStyle w:val="Italic"/>
        </w:rPr>
        <w:t>classes</w:t>
      </w:r>
      <w:del w:id="153" w:author="Rachel Monaghan" w:date="2023-11-28T17:58:00Z">
        <w:r w:rsidRPr="006C5D88" w:rsidDel="00615F24">
          <w:delText xml:space="preserve">. Surround any content with the classes </w:delText>
        </w:r>
      </w:del>
      <w:r w:rsidRPr="006C5D88">
        <w:rPr>
          <w:rStyle w:val="Literal"/>
        </w:rPr>
        <w:t>.left</w:t>
      </w:r>
      <w:proofErr w:type="spellEnd"/>
      <w:r w:rsidRPr="006C5D88">
        <w:rPr>
          <w:rStyle w:val="Literal"/>
        </w:rPr>
        <w:t>[]</w:t>
      </w:r>
      <w:r w:rsidRPr="006C5D88">
        <w:t xml:space="preserve">, </w:t>
      </w:r>
      <w:ins w:id="154" w:author="Sydney Cromwell" w:date="2023-10-25T22:05:00Z">
        <w:r w:rsidR="00223272" w:rsidRPr="006C5D88">
          <w:rPr>
            <w:rStyle w:val="Literal"/>
          </w:rPr>
          <w:t>.</w:t>
        </w:r>
      </w:ins>
      <w:r w:rsidRPr="006C5D88">
        <w:rPr>
          <w:rStyle w:val="Literal"/>
        </w:rPr>
        <w:t>right[]</w:t>
      </w:r>
      <w:r w:rsidRPr="006C5D88">
        <w:t xml:space="preserve">, and </w:t>
      </w:r>
      <w:ins w:id="155" w:author="Sydney Cromwell" w:date="2023-10-25T22:05:00Z">
        <w:r w:rsidR="00223272" w:rsidRPr="006C5D88">
          <w:rPr>
            <w:rStyle w:val="Literal"/>
          </w:rPr>
          <w:t>.</w:t>
        </w:r>
      </w:ins>
      <w:r w:rsidRPr="006C5D88">
        <w:rPr>
          <w:rStyle w:val="Literal"/>
        </w:rPr>
        <w:t>center[]</w:t>
      </w:r>
      <w:ins w:id="156" w:author="Rachel Monaghan" w:date="2023-11-28T17:59:00Z">
        <w:r w:rsidR="00615F24" w:rsidRPr="00615F24">
          <w:rPr>
            <w:rPrChange w:id="157" w:author="Rachel Monaghan" w:date="2023-11-28T17:59:00Z">
              <w:rPr>
                <w:rStyle w:val="Literal"/>
              </w:rPr>
            </w:rPrChange>
          </w:rPr>
          <w:t xml:space="preserve"> </w:t>
        </w:r>
        <w:r w:rsidR="00615F24">
          <w:t>to specify the desired alignment</w:t>
        </w:r>
      </w:ins>
      <w:ins w:id="158" w:author="Rachel Monaghan" w:date="2023-11-28T18:03:00Z">
        <w:r w:rsidR="00FC3692">
          <w:t xml:space="preserve"> for a piece of content</w:t>
        </w:r>
      </w:ins>
      <w:del w:id="159" w:author="Rachel Monaghan" w:date="2023-11-28T17:59:00Z">
        <w:r w:rsidRPr="00615F24" w:rsidDel="00615F24">
          <w:delText xml:space="preserve"> </w:delText>
        </w:r>
        <w:r w:rsidRPr="006C5D88" w:rsidDel="00615F24">
          <w:delText>to align them</w:delText>
        </w:r>
      </w:del>
      <w:r w:rsidRPr="006C5D88">
        <w:t xml:space="preserve">. For example, </w:t>
      </w:r>
      <w:del w:id="160" w:author="Rachel Monaghan" w:date="2023-11-28T17:59:00Z">
        <w:r w:rsidRPr="006C5D88" w:rsidDel="00615F24">
          <w:delText xml:space="preserve">let’s </w:delText>
        </w:r>
      </w:del>
      <w:ins w:id="161" w:author="Rachel Monaghan" w:date="2023-11-28T18:00:00Z">
        <w:r w:rsidR="00FC3692">
          <w:t>to</w:t>
        </w:r>
      </w:ins>
      <w:ins w:id="162" w:author="Rachel Monaghan" w:date="2023-11-28T17:59:00Z">
        <w:r w:rsidR="00615F24">
          <w:t xml:space="preserve"> center-align</w:t>
        </w:r>
        <w:r w:rsidR="00615F24" w:rsidRPr="00615F24">
          <w:t xml:space="preserve"> </w:t>
        </w:r>
        <w:r w:rsidR="00615F24" w:rsidRPr="006C5D88">
          <w:t>the histogram</w:t>
        </w:r>
      </w:ins>
      <w:ins w:id="163" w:author="Rachel Monaghan" w:date="2023-11-28T18:01:00Z">
        <w:r w:rsidR="00FC3692">
          <w:t>, use</w:t>
        </w:r>
      </w:ins>
      <w:del w:id="164" w:author="Rachel Monaghan" w:date="2023-11-28T18:00:00Z">
        <w:r w:rsidRPr="006C5D88" w:rsidDel="00615F24">
          <w:delText xml:space="preserve">use </w:delText>
        </w:r>
      </w:del>
      <w:ins w:id="165" w:author="Rachel Monaghan" w:date="2023-11-28T18:00:00Z">
        <w:r w:rsidR="00615F24" w:rsidRPr="006C5D88">
          <w:t xml:space="preserve"> </w:t>
        </w:r>
      </w:ins>
      <w:r w:rsidRPr="006C5D88">
        <w:rPr>
          <w:rStyle w:val="Literal"/>
        </w:rPr>
        <w:t>.center[]</w:t>
      </w:r>
      <w:r w:rsidRPr="006C5D88">
        <w:t xml:space="preserve"> </w:t>
      </w:r>
      <w:del w:id="166" w:author="Rachel Monaghan" w:date="2023-11-28T18:00:00Z">
        <w:r w:rsidRPr="006C5D88" w:rsidDel="00615F24">
          <w:delText>to align the code chunk that makes the histogram</w:delText>
        </w:r>
      </w:del>
      <w:ins w:id="167" w:author="Rachel Monaghan" w:date="2023-11-28T18:00:00Z">
        <w:r w:rsidR="00615F24">
          <w:t>as follows</w:t>
        </w:r>
      </w:ins>
      <w:r w:rsidRPr="006C5D88">
        <w:t>:</w:t>
      </w:r>
    </w:p>
    <w:p w14:paraId="788018CF" w14:textId="77777777" w:rsidR="003E6F35" w:rsidRPr="006C5D88" w:rsidRDefault="00000000">
      <w:pPr>
        <w:pStyle w:val="Code"/>
        <w:rPr>
          <w:rStyle w:val="LiteralBold"/>
        </w:rPr>
      </w:pPr>
      <w:r w:rsidRPr="006C5D88">
        <w:rPr>
          <w:rStyle w:val="LiteralBold"/>
        </w:rPr>
        <w:t>.center[</w:t>
      </w:r>
    </w:p>
    <w:p w14:paraId="6544C81D" w14:textId="77777777" w:rsidR="003E6F35" w:rsidRPr="006C5D88" w:rsidRDefault="00000000" w:rsidP="006C5D88">
      <w:pPr>
        <w:pStyle w:val="Code"/>
      </w:pPr>
      <w:r w:rsidRPr="006C5D88">
        <w:t xml:space="preserve">```{r </w:t>
      </w:r>
      <w:proofErr w:type="spellStart"/>
      <w:r w:rsidRPr="006C5D88">
        <w:t>fig.height</w:t>
      </w:r>
      <w:proofErr w:type="spellEnd"/>
      <w:r w:rsidRPr="006C5D88">
        <w:t xml:space="preserve"> = 4}</w:t>
      </w:r>
    </w:p>
    <w:p w14:paraId="2AE21E03" w14:textId="77777777" w:rsidR="00074466" w:rsidRPr="006C5D88" w:rsidRDefault="00000000" w:rsidP="006C5D88">
      <w:pPr>
        <w:pStyle w:val="Code"/>
      </w:pPr>
      <w:r w:rsidRPr="006C5D88">
        <w:t>penguins %&gt;%</w:t>
      </w:r>
    </w:p>
    <w:p w14:paraId="04D633DB" w14:textId="5C61B178" w:rsidR="003E6F35" w:rsidRPr="006C5D88" w:rsidRDefault="00000000" w:rsidP="006C5D88">
      <w:pPr>
        <w:pStyle w:val="Code"/>
      </w:pPr>
      <w:r w:rsidRPr="006C5D88">
        <w:t xml:space="preserve">  </w:t>
      </w:r>
      <w:proofErr w:type="spellStart"/>
      <w:r w:rsidRPr="006C5D88">
        <w:t>ggplot</w:t>
      </w:r>
      <w:proofErr w:type="spellEnd"/>
      <w:r w:rsidRPr="006C5D88">
        <w:t>(</w:t>
      </w:r>
      <w:proofErr w:type="spellStart"/>
      <w:r w:rsidRPr="006C5D88">
        <w:t>aes</w:t>
      </w:r>
      <w:proofErr w:type="spellEnd"/>
      <w:r w:rsidRPr="006C5D88">
        <w:t xml:space="preserve">(x = </w:t>
      </w:r>
      <w:proofErr w:type="spellStart"/>
      <w:r w:rsidRPr="006C5D88">
        <w:t>bill_length_mm</w:t>
      </w:r>
      <w:proofErr w:type="spellEnd"/>
      <w:r w:rsidRPr="006C5D88">
        <w:t>)) +</w:t>
      </w:r>
    </w:p>
    <w:p w14:paraId="28900764" w14:textId="77777777" w:rsidR="003E6F35" w:rsidRPr="006C5D88" w:rsidRDefault="00000000" w:rsidP="006C5D88">
      <w:pPr>
        <w:pStyle w:val="Code"/>
      </w:pPr>
      <w:r w:rsidRPr="006C5D88">
        <w:t xml:space="preserve">  </w:t>
      </w:r>
      <w:proofErr w:type="spellStart"/>
      <w:r w:rsidRPr="006C5D88">
        <w:t>geom_histogram</w:t>
      </w:r>
      <w:proofErr w:type="spellEnd"/>
      <w:r w:rsidRPr="006C5D88">
        <w:t>() +</w:t>
      </w:r>
    </w:p>
    <w:p w14:paraId="38784EF6" w14:textId="77777777" w:rsidR="003E6F35" w:rsidRPr="006C5D88" w:rsidRDefault="00000000" w:rsidP="006C5D88">
      <w:pPr>
        <w:pStyle w:val="Code"/>
      </w:pPr>
      <w:r w:rsidRPr="006C5D88">
        <w:t xml:space="preserve">  </w:t>
      </w:r>
      <w:proofErr w:type="spellStart"/>
      <w:r w:rsidRPr="006C5D88">
        <w:t>theme_minimal</w:t>
      </w:r>
      <w:proofErr w:type="spellEnd"/>
      <w:r w:rsidRPr="006C5D88">
        <w:t>()</w:t>
      </w:r>
    </w:p>
    <w:p w14:paraId="7A79FFB7" w14:textId="77777777" w:rsidR="003E6F35" w:rsidRPr="006C5D88" w:rsidRDefault="00000000" w:rsidP="006C5D88">
      <w:pPr>
        <w:pStyle w:val="Code"/>
      </w:pPr>
      <w:r w:rsidRPr="006C5D88">
        <w:t>```</w:t>
      </w:r>
    </w:p>
    <w:p w14:paraId="35541335" w14:textId="77777777" w:rsidR="003E6F35" w:rsidRPr="006C5D88" w:rsidRDefault="00000000">
      <w:pPr>
        <w:pStyle w:val="Code"/>
        <w:rPr>
          <w:rStyle w:val="LiteralBold"/>
        </w:rPr>
      </w:pPr>
      <w:r w:rsidRPr="006C5D88">
        <w:rPr>
          <w:rStyle w:val="LiteralBold"/>
        </w:rPr>
        <w:t>]</w:t>
      </w:r>
    </w:p>
    <w:p w14:paraId="75719851" w14:textId="277950A0" w:rsidR="003E6F35" w:rsidRPr="006C5D88" w:rsidRDefault="00000000" w:rsidP="00436483">
      <w:pPr>
        <w:pStyle w:val="Body"/>
      </w:pPr>
      <w:del w:id="168" w:author="Rachel Monaghan" w:date="2023-11-28T18:01:00Z">
        <w:r w:rsidRPr="006C5D88" w:rsidDel="00FC3692">
          <w:delText>Doing t</w:delText>
        </w:r>
      </w:del>
      <w:ins w:id="169" w:author="Rachel Monaghan" w:date="2023-11-28T18:01:00Z">
        <w:r w:rsidR="00FC3692">
          <w:t>T</w:t>
        </w:r>
      </w:ins>
      <w:r w:rsidRPr="006C5D88">
        <w:t xml:space="preserve">his </w:t>
      </w:r>
      <w:del w:id="170" w:author="Rachel Monaghan" w:date="2023-11-28T18:01:00Z">
        <w:r w:rsidRPr="006C5D88" w:rsidDel="00FC3692">
          <w:delText xml:space="preserve">would </w:delText>
        </w:r>
      </w:del>
      <w:ins w:id="171" w:author="Rachel Monaghan" w:date="2023-11-28T18:01:00Z">
        <w:r w:rsidR="00FC3692">
          <w:t>code</w:t>
        </w:r>
        <w:r w:rsidR="00FC3692" w:rsidRPr="006C5D88">
          <w:t xml:space="preserve"> </w:t>
        </w:r>
      </w:ins>
      <w:r w:rsidRPr="006C5D88">
        <w:t>center</w:t>
      </w:r>
      <w:ins w:id="172" w:author="Rachel Monaghan" w:date="2023-11-28T18:01:00Z">
        <w:r w:rsidR="00FC3692">
          <w:t>s</w:t>
        </w:r>
      </w:ins>
      <w:r w:rsidRPr="006C5D88">
        <w:t xml:space="preserve"> the chart on the slide.</w:t>
      </w:r>
    </w:p>
    <w:p w14:paraId="21ED40E2" w14:textId="62BDDA3B" w:rsidR="003E6F35" w:rsidRPr="006C5D88" w:rsidRDefault="00000000" w:rsidP="00436483">
      <w:pPr>
        <w:pStyle w:val="Body"/>
      </w:pPr>
      <w:r w:rsidRPr="006C5D88">
        <w:t xml:space="preserve">Other built-in options can make two-column layouts. Adding </w:t>
      </w:r>
      <w:ins w:id="173" w:author="Sydney Cromwell" w:date="2023-10-25T22:05:00Z">
        <w:r w:rsidR="00223272" w:rsidRPr="006C5D88">
          <w:rPr>
            <w:rStyle w:val="Literal"/>
          </w:rPr>
          <w:t>.</w:t>
        </w:r>
      </w:ins>
      <w:r w:rsidRPr="006C5D88">
        <w:rPr>
          <w:rStyle w:val="Literal"/>
        </w:rPr>
        <w:t>pull-left[]</w:t>
      </w:r>
      <w:r w:rsidRPr="006C5D88">
        <w:t xml:space="preserve"> and </w:t>
      </w:r>
      <w:ins w:id="174" w:author="Sydney Cromwell" w:date="2023-10-25T22:05:00Z">
        <w:r w:rsidR="00223272" w:rsidRPr="006C5D88">
          <w:rPr>
            <w:rStyle w:val="Literal"/>
          </w:rPr>
          <w:t>.</w:t>
        </w:r>
      </w:ins>
      <w:r w:rsidRPr="006C5D88">
        <w:rPr>
          <w:rStyle w:val="Literal"/>
        </w:rPr>
        <w:t>pull-right[]</w:t>
      </w:r>
      <w:r w:rsidRPr="006C5D88">
        <w:t xml:space="preserve"> will make two equally spaced columns. </w:t>
      </w:r>
      <w:del w:id="175" w:author="Rachel Monaghan" w:date="2023-11-28T18:02:00Z">
        <w:r w:rsidRPr="006C5D88" w:rsidDel="00FC3692">
          <w:delText>Let’s use these t</w:delText>
        </w:r>
      </w:del>
      <w:ins w:id="176" w:author="Rachel Monaghan" w:date="2023-11-28T18:02:00Z">
        <w:r w:rsidR="00FC3692">
          <w:t>Use the following code t</w:t>
        </w:r>
      </w:ins>
      <w:r w:rsidRPr="006C5D88">
        <w:t>o display the histogram on the left side of the slide and the accompanying text on the right:</w:t>
      </w:r>
    </w:p>
    <w:p w14:paraId="25DECF7B" w14:textId="77777777" w:rsidR="003E6F35" w:rsidRPr="006C5D88" w:rsidRDefault="00000000" w:rsidP="001C3209">
      <w:pPr>
        <w:pStyle w:val="Code"/>
        <w:rPr>
          <w:rStyle w:val="LiteralBold"/>
        </w:rPr>
      </w:pPr>
      <w:r w:rsidRPr="006C5D88">
        <w:rPr>
          <w:rStyle w:val="LiteralBold"/>
        </w:rPr>
        <w:t>.pull-left[</w:t>
      </w:r>
    </w:p>
    <w:p w14:paraId="6FCA700E" w14:textId="77777777" w:rsidR="003E6F35" w:rsidRPr="006C5D88" w:rsidRDefault="00000000" w:rsidP="001C3209">
      <w:pPr>
        <w:pStyle w:val="Code"/>
      </w:pPr>
      <w:r w:rsidRPr="006C5D88">
        <w:t xml:space="preserve">```{r </w:t>
      </w:r>
      <w:proofErr w:type="spellStart"/>
      <w:r w:rsidRPr="006C5D88">
        <w:t>fig.height</w:t>
      </w:r>
      <w:proofErr w:type="spellEnd"/>
      <w:r w:rsidRPr="006C5D88">
        <w:t xml:space="preserve"> = 4}</w:t>
      </w:r>
    </w:p>
    <w:p w14:paraId="6664217A" w14:textId="77777777" w:rsidR="00074466" w:rsidRPr="006C5D88" w:rsidRDefault="00000000" w:rsidP="001C3209">
      <w:pPr>
        <w:pStyle w:val="Code"/>
      </w:pPr>
      <w:r w:rsidRPr="006C5D88">
        <w:t>penguins %&gt;%</w:t>
      </w:r>
    </w:p>
    <w:p w14:paraId="77E62DE3" w14:textId="3FA635A0" w:rsidR="003E6F35" w:rsidRPr="006C5D88" w:rsidRDefault="00000000" w:rsidP="001C3209">
      <w:pPr>
        <w:pStyle w:val="Code"/>
      </w:pPr>
      <w:r w:rsidRPr="006C5D88">
        <w:t xml:space="preserve">  </w:t>
      </w:r>
      <w:proofErr w:type="spellStart"/>
      <w:r w:rsidRPr="006C5D88">
        <w:t>ggplot</w:t>
      </w:r>
      <w:proofErr w:type="spellEnd"/>
      <w:r w:rsidRPr="006C5D88">
        <w:t>(</w:t>
      </w:r>
      <w:proofErr w:type="spellStart"/>
      <w:r w:rsidRPr="006C5D88">
        <w:t>aes</w:t>
      </w:r>
      <w:proofErr w:type="spellEnd"/>
      <w:r w:rsidRPr="006C5D88">
        <w:t xml:space="preserve">(x = </w:t>
      </w:r>
      <w:proofErr w:type="spellStart"/>
      <w:r w:rsidRPr="006C5D88">
        <w:t>bill_length_mm</w:t>
      </w:r>
      <w:proofErr w:type="spellEnd"/>
      <w:r w:rsidRPr="006C5D88">
        <w:t>)) +</w:t>
      </w:r>
    </w:p>
    <w:p w14:paraId="547B4610" w14:textId="77777777" w:rsidR="003E6F35" w:rsidRPr="006C5D88" w:rsidRDefault="00000000" w:rsidP="001C3209">
      <w:pPr>
        <w:pStyle w:val="Code"/>
      </w:pPr>
      <w:r w:rsidRPr="006C5D88">
        <w:t xml:space="preserve">  </w:t>
      </w:r>
      <w:proofErr w:type="spellStart"/>
      <w:r w:rsidRPr="006C5D88">
        <w:t>geom_histogram</w:t>
      </w:r>
      <w:proofErr w:type="spellEnd"/>
      <w:r w:rsidRPr="006C5D88">
        <w:t>() +</w:t>
      </w:r>
    </w:p>
    <w:p w14:paraId="183BC389" w14:textId="77777777" w:rsidR="003E6F35" w:rsidRPr="006C5D88" w:rsidRDefault="00000000" w:rsidP="001C3209">
      <w:pPr>
        <w:pStyle w:val="Code"/>
      </w:pPr>
      <w:r w:rsidRPr="006C5D88">
        <w:t xml:space="preserve">  </w:t>
      </w:r>
      <w:proofErr w:type="spellStart"/>
      <w:r w:rsidRPr="006C5D88">
        <w:t>theme_minimal</w:t>
      </w:r>
      <w:proofErr w:type="spellEnd"/>
      <w:r w:rsidRPr="006C5D88">
        <w:t>()</w:t>
      </w:r>
    </w:p>
    <w:p w14:paraId="47C90B94" w14:textId="77777777" w:rsidR="003E6F35" w:rsidRPr="006C5D88" w:rsidRDefault="00000000" w:rsidP="001C3209">
      <w:pPr>
        <w:pStyle w:val="Code"/>
      </w:pPr>
      <w:r w:rsidRPr="006C5D88">
        <w:t>```</w:t>
      </w:r>
    </w:p>
    <w:p w14:paraId="06CDF813" w14:textId="77777777" w:rsidR="003E6F35" w:rsidRPr="006C5D88" w:rsidRDefault="00000000" w:rsidP="001C3209">
      <w:pPr>
        <w:pStyle w:val="Code"/>
        <w:rPr>
          <w:rStyle w:val="LiteralBold"/>
        </w:rPr>
      </w:pPr>
      <w:r w:rsidRPr="006C5D88">
        <w:rPr>
          <w:rStyle w:val="LiteralBold"/>
        </w:rPr>
        <w:t>]</w:t>
      </w:r>
    </w:p>
    <w:p w14:paraId="26B29312" w14:textId="77777777" w:rsidR="003E6F35" w:rsidRPr="006C5D88" w:rsidRDefault="003E6F35" w:rsidP="001C3209">
      <w:pPr>
        <w:pStyle w:val="Code"/>
      </w:pPr>
    </w:p>
    <w:p w14:paraId="2BC0ECC9" w14:textId="77777777" w:rsidR="003E6F35" w:rsidRPr="006C5D88" w:rsidRDefault="00000000" w:rsidP="001C3209">
      <w:pPr>
        <w:pStyle w:val="Code"/>
        <w:rPr>
          <w:rStyle w:val="LiteralBold"/>
        </w:rPr>
      </w:pPr>
      <w:r w:rsidRPr="006C5D88">
        <w:rPr>
          <w:rStyle w:val="LiteralBold"/>
        </w:rPr>
        <w:t>.pull-right[</w:t>
      </w:r>
    </w:p>
    <w:p w14:paraId="2348AD4B" w14:textId="77777777" w:rsidR="003E6F35" w:rsidRPr="006C5D88" w:rsidRDefault="00000000" w:rsidP="001C3209">
      <w:pPr>
        <w:pStyle w:val="Code"/>
      </w:pPr>
      <w:r w:rsidRPr="006C5D88">
        <w:t>```{r}</w:t>
      </w:r>
    </w:p>
    <w:p w14:paraId="051B718D" w14:textId="77777777" w:rsidR="00074466" w:rsidRPr="006C5D88" w:rsidRDefault="00000000" w:rsidP="001C3209">
      <w:pPr>
        <w:pStyle w:val="Code"/>
      </w:pPr>
      <w:proofErr w:type="spellStart"/>
      <w:r w:rsidRPr="006C5D88">
        <w:t>average_bill_length</w:t>
      </w:r>
      <w:proofErr w:type="spellEnd"/>
      <w:r w:rsidRPr="006C5D88">
        <w:t xml:space="preserve"> &lt;- penguins %&gt;%</w:t>
      </w:r>
    </w:p>
    <w:p w14:paraId="71CD32A6" w14:textId="2A6523CE" w:rsidR="003E6F35" w:rsidRPr="006C5D88" w:rsidRDefault="00000000" w:rsidP="001C3209">
      <w:pPr>
        <w:pStyle w:val="Code"/>
      </w:pPr>
      <w:r w:rsidRPr="006C5D88">
        <w:t xml:space="preserve">  summarize(</w:t>
      </w:r>
      <w:proofErr w:type="spellStart"/>
      <w:r w:rsidRPr="006C5D88">
        <w:t>avg_bill_length</w:t>
      </w:r>
      <w:proofErr w:type="spellEnd"/>
      <w:r w:rsidRPr="006C5D88">
        <w:t xml:space="preserve"> = mean(</w:t>
      </w:r>
      <w:proofErr w:type="spellStart"/>
      <w:r w:rsidRPr="006C5D88">
        <w:t>bill_length_mm</w:t>
      </w:r>
      <w:proofErr w:type="spellEnd"/>
      <w:r w:rsidRPr="006C5D88">
        <w:t>,</w:t>
      </w:r>
    </w:p>
    <w:p w14:paraId="11C54BFA" w14:textId="77777777" w:rsidR="00074466" w:rsidRPr="006C5D88" w:rsidRDefault="00000000" w:rsidP="001C3209">
      <w:pPr>
        <w:pStyle w:val="Code"/>
      </w:pPr>
      <w:r w:rsidRPr="006C5D88">
        <w:t xml:space="preserve">                                   na.rm = TRUE)) %&gt;%</w:t>
      </w:r>
    </w:p>
    <w:p w14:paraId="3B7F821D" w14:textId="08DFEE4A" w:rsidR="003E6F35" w:rsidRPr="006C5D88" w:rsidRDefault="00000000" w:rsidP="001C3209">
      <w:pPr>
        <w:pStyle w:val="Code"/>
      </w:pPr>
      <w:r w:rsidRPr="006C5D88">
        <w:t xml:space="preserve">  pull(</w:t>
      </w:r>
      <w:proofErr w:type="spellStart"/>
      <w:r w:rsidRPr="006C5D88">
        <w:t>avg_bill_length</w:t>
      </w:r>
      <w:proofErr w:type="spellEnd"/>
      <w:r w:rsidRPr="006C5D88">
        <w:t>)</w:t>
      </w:r>
    </w:p>
    <w:p w14:paraId="25AF6F00" w14:textId="77777777" w:rsidR="003E6F35" w:rsidRPr="006C5D88" w:rsidRDefault="00000000" w:rsidP="001C3209">
      <w:pPr>
        <w:pStyle w:val="Code"/>
      </w:pPr>
      <w:r w:rsidRPr="006C5D88">
        <w:t>```</w:t>
      </w:r>
    </w:p>
    <w:p w14:paraId="56420C05" w14:textId="77777777" w:rsidR="003E6F35" w:rsidRPr="006C5D88" w:rsidRDefault="003E6F35" w:rsidP="001C3209">
      <w:pPr>
        <w:pStyle w:val="Code"/>
      </w:pPr>
    </w:p>
    <w:p w14:paraId="7F7E1E28" w14:textId="77777777" w:rsidR="00074466" w:rsidRPr="006C5D88" w:rsidRDefault="00000000" w:rsidP="001C3209">
      <w:pPr>
        <w:pStyle w:val="Code"/>
      </w:pPr>
      <w:r w:rsidRPr="006C5D88">
        <w:t>The chart shows the distribution of bill lengths. The average bill length is</w:t>
      </w:r>
    </w:p>
    <w:p w14:paraId="3ED3FE6C" w14:textId="5900670C" w:rsidR="003E6F35" w:rsidRPr="006C5D88" w:rsidRDefault="00000000" w:rsidP="001C3209">
      <w:pPr>
        <w:pStyle w:val="Code"/>
      </w:pPr>
      <w:r w:rsidRPr="006C5D88">
        <w:t xml:space="preserve">`r </w:t>
      </w:r>
      <w:proofErr w:type="spellStart"/>
      <w:r w:rsidRPr="006C5D88">
        <w:t>average_bill_length</w:t>
      </w:r>
      <w:proofErr w:type="spellEnd"/>
      <w:r w:rsidRPr="006C5D88">
        <w:t>` millimeters.</w:t>
      </w:r>
    </w:p>
    <w:p w14:paraId="65D45092" w14:textId="77777777" w:rsidR="003E6F35" w:rsidRPr="006C5D88" w:rsidRDefault="00000000" w:rsidP="001C3209">
      <w:pPr>
        <w:pStyle w:val="Code"/>
        <w:rPr>
          <w:rStyle w:val="LiteralBold"/>
        </w:rPr>
      </w:pPr>
      <w:r w:rsidRPr="006C5D88">
        <w:rPr>
          <w:rStyle w:val="LiteralBold"/>
        </w:rPr>
        <w:t>]</w:t>
      </w:r>
    </w:p>
    <w:p w14:paraId="1D23DAFD" w14:textId="2FE707A6" w:rsidR="003E6F35" w:rsidRPr="006C5D88" w:rsidRDefault="00000000" w:rsidP="00436483">
      <w:pPr>
        <w:pStyle w:val="Body"/>
      </w:pPr>
      <w:del w:id="177" w:author="Rachel Monaghan" w:date="2023-11-28T18:02:00Z">
        <w:r w:rsidRPr="006C5D88" w:rsidDel="00FC3692">
          <w:delText xml:space="preserve">You can see what this looks like in </w:delText>
        </w:r>
      </w:del>
      <w:r w:rsidRPr="006C5D88">
        <w:t>Figure 8-</w:t>
      </w:r>
      <w:r w:rsidR="00915F88" w:rsidRPr="006C5D88">
        <w:t>3</w:t>
      </w:r>
      <w:ins w:id="178" w:author="Rachel Monaghan" w:date="2023-11-28T18:02:00Z">
        <w:r w:rsidR="00FC3692">
          <w:t xml:space="preserve"> shows the result</w:t>
        </w:r>
      </w:ins>
      <w:r w:rsidRPr="006C5D88">
        <w:t>.</w:t>
      </w:r>
    </w:p>
    <w:p w14:paraId="0394EF9C" w14:textId="44F811EA" w:rsidR="003E6F35" w:rsidRPr="006C5D88" w:rsidRDefault="00000000">
      <w:pPr>
        <w:pStyle w:val="GraphicSlug"/>
      </w:pPr>
      <w:r w:rsidRPr="006C5D88">
        <w:t>[F0800</w:t>
      </w:r>
      <w:r w:rsidR="00DD630C" w:rsidRPr="006C5D88">
        <w:t>3</w:t>
      </w:r>
      <w:r w:rsidRPr="006C5D88">
        <w:t>.png]</w:t>
      </w:r>
    </w:p>
    <w:p w14:paraId="03B8E308" w14:textId="77777777" w:rsidR="003E6F35" w:rsidRPr="006C5D88" w:rsidRDefault="00000000">
      <w:pPr>
        <w:pStyle w:val="CaptionedFigure"/>
      </w:pPr>
      <w:r w:rsidRPr="006C5D88">
        <w:rPr>
          <w:noProof/>
        </w:rPr>
        <w:lastRenderedPageBreak/>
        <w:drawing>
          <wp:inline distT="0" distB="0" distL="0" distR="0" wp14:anchorId="1E126AB2" wp14:editId="4393E271">
            <wp:extent cx="5334000" cy="3996293"/>
            <wp:effectExtent l="0" t="0" r="0" b="0"/>
            <wp:docPr id="1073741828" name="officeArt object" descr="Figure 8.7: A slide with two columns"/>
            <wp:cNvGraphicFramePr/>
            <a:graphic xmlns:a="http://schemas.openxmlformats.org/drawingml/2006/main">
              <a:graphicData uri="http://schemas.openxmlformats.org/drawingml/2006/picture">
                <pic:pic xmlns:pic="http://schemas.openxmlformats.org/drawingml/2006/picture">
                  <pic:nvPicPr>
                    <pic:cNvPr id="1073741828" name="Figure 8.7: A slide with two columns" descr="Figure 8.7: A slide with two columns"/>
                    <pic:cNvPicPr>
                      <a:picLocks noChangeAspect="1"/>
                    </pic:cNvPicPr>
                  </pic:nvPicPr>
                  <pic:blipFill>
                    <a:blip r:embed="rId10"/>
                    <a:stretch>
                      <a:fillRect/>
                    </a:stretch>
                  </pic:blipFill>
                  <pic:spPr>
                    <a:xfrm>
                      <a:off x="0" y="0"/>
                      <a:ext cx="5334000" cy="3996293"/>
                    </a:xfrm>
                    <a:prstGeom prst="rect">
                      <a:avLst/>
                    </a:prstGeom>
                    <a:ln w="12700" cap="flat">
                      <a:noFill/>
                      <a:miter lim="400000"/>
                    </a:ln>
                    <a:effectLst/>
                  </pic:spPr>
                </pic:pic>
              </a:graphicData>
            </a:graphic>
          </wp:inline>
        </w:drawing>
      </w:r>
    </w:p>
    <w:p w14:paraId="66EA5596" w14:textId="59C4B92E" w:rsidR="003E6F35" w:rsidRPr="006C5D88" w:rsidRDefault="00000000" w:rsidP="001C3209">
      <w:pPr>
        <w:pStyle w:val="CaptionLine"/>
      </w:pPr>
      <w:r w:rsidRPr="006C5D88">
        <w:t>A slide with two columns</w:t>
      </w:r>
      <w:r w:rsidR="00147B81" w:rsidRPr="006C5D88">
        <w:t xml:space="preserve"> of equal size</w:t>
      </w:r>
    </w:p>
    <w:p w14:paraId="46E257B9" w14:textId="4474D14A" w:rsidR="003E6F35" w:rsidRPr="006C5D88" w:rsidRDefault="00000000" w:rsidP="00436483">
      <w:pPr>
        <w:pStyle w:val="Body"/>
      </w:pPr>
      <w:r w:rsidRPr="006C5D88">
        <w:t xml:space="preserve">To make a narrow left column and wide right column, use the content classes </w:t>
      </w:r>
      <w:r w:rsidRPr="006C5D88">
        <w:rPr>
          <w:rStyle w:val="Literal"/>
        </w:rPr>
        <w:t>.left-column[]</w:t>
      </w:r>
      <w:r w:rsidRPr="006C5D88">
        <w:t xml:space="preserve"> and </w:t>
      </w:r>
      <w:r w:rsidRPr="006C5D88">
        <w:rPr>
          <w:rStyle w:val="Literal"/>
        </w:rPr>
        <w:t>.right-column[]</w:t>
      </w:r>
      <w:r w:rsidRPr="006C5D88">
        <w:t>. Figure 8-</w:t>
      </w:r>
      <w:r w:rsidR="0015484C" w:rsidRPr="006C5D88">
        <w:t>4</w:t>
      </w:r>
      <w:r w:rsidRPr="006C5D88">
        <w:t xml:space="preserve"> shows what the slide </w:t>
      </w:r>
      <w:del w:id="179" w:author="Rachel Monaghan" w:date="2023-11-28T18:02:00Z">
        <w:r w:rsidRPr="006C5D88" w:rsidDel="00FC3692">
          <w:delText xml:space="preserve">would </w:delText>
        </w:r>
      </w:del>
      <w:r w:rsidRPr="006C5D88">
        <w:t>look</w:t>
      </w:r>
      <w:ins w:id="180" w:author="Rachel Monaghan" w:date="2023-11-28T18:02:00Z">
        <w:r w:rsidR="00FC3692">
          <w:t>s</w:t>
        </w:r>
      </w:ins>
      <w:r w:rsidRPr="006C5D88">
        <w:t xml:space="preserve"> like with the text on the left and the histogram on the right.</w:t>
      </w:r>
    </w:p>
    <w:p w14:paraId="744C3430" w14:textId="7BD428C7" w:rsidR="003E6F35" w:rsidRPr="006C5D88" w:rsidRDefault="00000000">
      <w:pPr>
        <w:pStyle w:val="GraphicSlug"/>
      </w:pPr>
      <w:r w:rsidRPr="006C5D88">
        <w:t>[F0800</w:t>
      </w:r>
      <w:r w:rsidR="00DD630C" w:rsidRPr="006C5D88">
        <w:t>4</w:t>
      </w:r>
      <w:r w:rsidRPr="006C5D88">
        <w:t>.png]</w:t>
      </w:r>
    </w:p>
    <w:p w14:paraId="2A7B096E" w14:textId="77777777" w:rsidR="003E6F35" w:rsidRPr="006C5D88" w:rsidRDefault="00000000">
      <w:pPr>
        <w:pStyle w:val="CaptionedFigure"/>
      </w:pPr>
      <w:r w:rsidRPr="006C5D88">
        <w:rPr>
          <w:noProof/>
        </w:rPr>
        <w:lastRenderedPageBreak/>
        <w:drawing>
          <wp:inline distT="0" distB="0" distL="0" distR="0" wp14:anchorId="1B62D03C" wp14:editId="38DB56B4">
            <wp:extent cx="5334000" cy="3998386"/>
            <wp:effectExtent l="0" t="0" r="0" b="0"/>
            <wp:docPr id="1073741829" name="officeArt object" descr="Figure 8.8: A slide with a smaller left column and a larger right column"/>
            <wp:cNvGraphicFramePr/>
            <a:graphic xmlns:a="http://schemas.openxmlformats.org/drawingml/2006/main">
              <a:graphicData uri="http://schemas.openxmlformats.org/drawingml/2006/picture">
                <pic:pic xmlns:pic="http://schemas.openxmlformats.org/drawingml/2006/picture">
                  <pic:nvPicPr>
                    <pic:cNvPr id="1073741829" name="Figure 8.8: A slide with a smaller left column and a larger right column" descr="Figure 8.8: A slide with a smaller left column and a larger right column"/>
                    <pic:cNvPicPr>
                      <a:picLocks noChangeAspect="1"/>
                    </pic:cNvPicPr>
                  </pic:nvPicPr>
                  <pic:blipFill>
                    <a:blip r:embed="rId11"/>
                    <a:stretch>
                      <a:fillRect/>
                    </a:stretch>
                  </pic:blipFill>
                  <pic:spPr>
                    <a:xfrm>
                      <a:off x="0" y="0"/>
                      <a:ext cx="5334000" cy="3998386"/>
                    </a:xfrm>
                    <a:prstGeom prst="rect">
                      <a:avLst/>
                    </a:prstGeom>
                    <a:ln w="12700" cap="flat">
                      <a:noFill/>
                      <a:miter lim="400000"/>
                    </a:ln>
                    <a:effectLst/>
                  </pic:spPr>
                </pic:pic>
              </a:graphicData>
            </a:graphic>
          </wp:inline>
        </w:drawing>
      </w:r>
    </w:p>
    <w:p w14:paraId="4D257B54" w14:textId="0E77603B" w:rsidR="003E6F35" w:rsidRPr="006C5D88" w:rsidRDefault="00000000" w:rsidP="001C3209">
      <w:pPr>
        <w:pStyle w:val="CaptionLine"/>
      </w:pPr>
      <w:r w:rsidRPr="006C5D88">
        <w:t>A slide with a smaller left column and a larger right column</w:t>
      </w:r>
    </w:p>
    <w:p w14:paraId="31F93276" w14:textId="4B5604A0" w:rsidR="003E6F35" w:rsidRPr="006C5D88" w:rsidRDefault="00000000" w:rsidP="00436483">
      <w:pPr>
        <w:pStyle w:val="Body"/>
      </w:pPr>
      <w:r w:rsidRPr="006C5D88">
        <w:t xml:space="preserve">In addition to aligning particular pieces of content on slides, </w:t>
      </w:r>
      <w:del w:id="181" w:author="Rachel Monaghan" w:date="2023-11-28T18:03:00Z">
        <w:r w:rsidRPr="006C5D88" w:rsidDel="00FC3692">
          <w:delText xml:space="preserve">we </w:delText>
        </w:r>
      </w:del>
      <w:ins w:id="182" w:author="Rachel Monaghan" w:date="2023-11-28T18:03:00Z">
        <w:r w:rsidR="00FC3692">
          <w:t>you</w:t>
        </w:r>
        <w:r w:rsidR="00FC3692" w:rsidRPr="006C5D88">
          <w:t xml:space="preserve"> </w:t>
        </w:r>
      </w:ins>
      <w:r w:rsidRPr="006C5D88">
        <w:t xml:space="preserve">can also horizontally align the entire content using the </w:t>
      </w:r>
      <w:r w:rsidRPr="006C5D88">
        <w:rPr>
          <w:rStyle w:val="Literal"/>
        </w:rPr>
        <w:t>left</w:t>
      </w:r>
      <w:r w:rsidRPr="006C5D88">
        <w:t xml:space="preserve">, </w:t>
      </w:r>
      <w:r w:rsidRPr="006C5D88">
        <w:rPr>
          <w:rStyle w:val="Literal"/>
        </w:rPr>
        <w:t>right</w:t>
      </w:r>
      <w:r w:rsidRPr="006C5D88">
        <w:t xml:space="preserve">, and </w:t>
      </w:r>
      <w:r w:rsidRPr="006C5D88">
        <w:rPr>
          <w:rStyle w:val="Literal"/>
        </w:rPr>
        <w:t>center</w:t>
      </w:r>
      <w:r w:rsidRPr="006C5D88">
        <w:t xml:space="preserve"> classes. To do </w:t>
      </w:r>
      <w:del w:id="183" w:author="Rachel Monaghan" w:date="2023-11-28T18:03:00Z">
        <w:r w:rsidRPr="006C5D88" w:rsidDel="00FC3692">
          <w:delText>this</w:delText>
        </w:r>
      </w:del>
      <w:ins w:id="184" w:author="Rachel Monaghan" w:date="2023-11-28T18:03:00Z">
        <w:r w:rsidR="00FC3692">
          <w:t>so</w:t>
        </w:r>
      </w:ins>
      <w:r w:rsidRPr="006C5D88">
        <w:t>, specify the class right after the three dashes that indicate a new slide, but before any content:</w:t>
      </w:r>
    </w:p>
    <w:p w14:paraId="4011B6C1" w14:textId="77777777" w:rsidR="003E6F35" w:rsidRPr="006C5D88" w:rsidRDefault="00000000" w:rsidP="006C5D88">
      <w:pPr>
        <w:pStyle w:val="Code"/>
      </w:pPr>
      <w:r w:rsidRPr="006C5D88">
        <w:t>---</w:t>
      </w:r>
    </w:p>
    <w:p w14:paraId="029CD472" w14:textId="77777777" w:rsidR="003E6F35" w:rsidRPr="00804005" w:rsidRDefault="003E6F35" w:rsidP="00804005">
      <w:pPr>
        <w:pStyle w:val="Code"/>
        <w:rPr>
          <w:rStyle w:val="LiteralBold"/>
          <w:rFonts w:cs="TheSansMonoCondensed-Plain"/>
          <w:b w:val="0"/>
          <w:bCs w:val="0"/>
          <w:color w:val="000000"/>
        </w:rPr>
      </w:pPr>
    </w:p>
    <w:p w14:paraId="558ED415" w14:textId="77777777" w:rsidR="003E6F35" w:rsidRPr="006C5D88" w:rsidRDefault="00000000">
      <w:pPr>
        <w:pStyle w:val="Code"/>
        <w:rPr>
          <w:rStyle w:val="LiteralBold"/>
        </w:rPr>
      </w:pPr>
      <w:r w:rsidRPr="006C5D88">
        <w:rPr>
          <w:rStyle w:val="LiteralBold"/>
        </w:rPr>
        <w:t>class: center</w:t>
      </w:r>
    </w:p>
    <w:p w14:paraId="636B0C16" w14:textId="77777777" w:rsidR="003E6F35" w:rsidRPr="006C5D88" w:rsidRDefault="003E6F35">
      <w:pPr>
        <w:pStyle w:val="Code"/>
      </w:pPr>
    </w:p>
    <w:p w14:paraId="1CBB8C66" w14:textId="77777777" w:rsidR="003E6F35" w:rsidRPr="006C5D88" w:rsidRDefault="00000000">
      <w:pPr>
        <w:pStyle w:val="Code"/>
      </w:pPr>
      <w:r w:rsidRPr="006C5D88">
        <w:t>## Bill Length</w:t>
      </w:r>
    </w:p>
    <w:p w14:paraId="6205E7D0" w14:textId="77777777" w:rsidR="003E6F35" w:rsidRPr="006C5D88" w:rsidRDefault="003E6F35">
      <w:pPr>
        <w:pStyle w:val="Code"/>
      </w:pPr>
    </w:p>
    <w:p w14:paraId="179B10B3" w14:textId="77777777" w:rsidR="003E6F35" w:rsidRPr="006C5D88" w:rsidRDefault="00000000">
      <w:pPr>
        <w:pStyle w:val="Code"/>
      </w:pPr>
      <w:r w:rsidRPr="006C5D88">
        <w:t>We can make a histogram to see the distribution of bill lengths.</w:t>
      </w:r>
    </w:p>
    <w:p w14:paraId="32DC595A" w14:textId="77777777" w:rsidR="003E6F35" w:rsidRPr="006C5D88" w:rsidRDefault="003E6F35">
      <w:pPr>
        <w:pStyle w:val="Code"/>
      </w:pPr>
    </w:p>
    <w:p w14:paraId="4A5C9F9F" w14:textId="77777777" w:rsidR="003E6F35" w:rsidRPr="006C5D88" w:rsidRDefault="00000000">
      <w:pPr>
        <w:pStyle w:val="Code"/>
      </w:pPr>
      <w:r w:rsidRPr="006C5D88">
        <w:t xml:space="preserve">```{r </w:t>
      </w:r>
      <w:proofErr w:type="spellStart"/>
      <w:r w:rsidRPr="006C5D88">
        <w:t>fig.height</w:t>
      </w:r>
      <w:proofErr w:type="spellEnd"/>
      <w:r w:rsidRPr="006C5D88">
        <w:t xml:space="preserve"> = 4}</w:t>
      </w:r>
    </w:p>
    <w:p w14:paraId="5C254413" w14:textId="77777777" w:rsidR="00074466" w:rsidRPr="006C5D88" w:rsidRDefault="00000000">
      <w:pPr>
        <w:pStyle w:val="Code"/>
      </w:pPr>
      <w:r w:rsidRPr="006C5D88">
        <w:t>penguins %&gt;%</w:t>
      </w:r>
    </w:p>
    <w:p w14:paraId="4DB69BD3" w14:textId="2457ECD4" w:rsidR="003E6F35" w:rsidRPr="006C5D88" w:rsidRDefault="00000000">
      <w:pPr>
        <w:pStyle w:val="Code"/>
      </w:pPr>
      <w:r w:rsidRPr="006C5D88">
        <w:t xml:space="preserve">  </w:t>
      </w:r>
      <w:proofErr w:type="spellStart"/>
      <w:r w:rsidRPr="006C5D88">
        <w:t>ggplot</w:t>
      </w:r>
      <w:proofErr w:type="spellEnd"/>
      <w:r w:rsidRPr="006C5D88">
        <w:t>(</w:t>
      </w:r>
      <w:proofErr w:type="spellStart"/>
      <w:r w:rsidRPr="006C5D88">
        <w:t>aes</w:t>
      </w:r>
      <w:proofErr w:type="spellEnd"/>
      <w:r w:rsidRPr="006C5D88">
        <w:t xml:space="preserve">(x = </w:t>
      </w:r>
      <w:proofErr w:type="spellStart"/>
      <w:r w:rsidRPr="006C5D88">
        <w:t>bill_length_mm</w:t>
      </w:r>
      <w:proofErr w:type="spellEnd"/>
      <w:r w:rsidRPr="006C5D88">
        <w:t>)) +</w:t>
      </w:r>
    </w:p>
    <w:p w14:paraId="7184CD09" w14:textId="77777777" w:rsidR="003E6F35" w:rsidRPr="006C5D88" w:rsidRDefault="00000000">
      <w:pPr>
        <w:pStyle w:val="Code"/>
      </w:pPr>
      <w:r w:rsidRPr="006C5D88">
        <w:t xml:space="preserve">  </w:t>
      </w:r>
      <w:proofErr w:type="spellStart"/>
      <w:r w:rsidRPr="006C5D88">
        <w:t>geom_histogram</w:t>
      </w:r>
      <w:proofErr w:type="spellEnd"/>
      <w:r w:rsidRPr="006C5D88">
        <w:t>() +</w:t>
      </w:r>
    </w:p>
    <w:p w14:paraId="0EBAB4E1" w14:textId="77777777" w:rsidR="003E6F35" w:rsidRPr="006C5D88" w:rsidRDefault="00000000">
      <w:pPr>
        <w:pStyle w:val="Code"/>
      </w:pPr>
      <w:r w:rsidRPr="006C5D88">
        <w:t xml:space="preserve">  </w:t>
      </w:r>
      <w:proofErr w:type="spellStart"/>
      <w:r w:rsidRPr="006C5D88">
        <w:t>theme_minimal</w:t>
      </w:r>
      <w:proofErr w:type="spellEnd"/>
      <w:r w:rsidRPr="006C5D88">
        <w:t>()</w:t>
      </w:r>
    </w:p>
    <w:p w14:paraId="2BB9D0B7" w14:textId="77777777" w:rsidR="003E6F35" w:rsidRPr="006C5D88" w:rsidRDefault="00000000">
      <w:pPr>
        <w:pStyle w:val="Code"/>
      </w:pPr>
      <w:r w:rsidRPr="006C5D88">
        <w:t>```</w:t>
      </w:r>
    </w:p>
    <w:p w14:paraId="6003D30F" w14:textId="41A5E36A" w:rsidR="00074466" w:rsidRPr="006C5D88" w:rsidRDefault="00000000" w:rsidP="00436483">
      <w:pPr>
        <w:pStyle w:val="Body"/>
      </w:pPr>
      <w:del w:id="185" w:author="Rachel Monaghan" w:date="2023-11-28T18:04:00Z">
        <w:r w:rsidRPr="006C5D88" w:rsidDel="00FC3692">
          <w:delText>Doing this would give us</w:delText>
        </w:r>
      </w:del>
      <w:ins w:id="186" w:author="Rachel Monaghan" w:date="2023-11-28T18:04:00Z">
        <w:r w:rsidR="00FC3692">
          <w:t>This code produces</w:t>
        </w:r>
      </w:ins>
      <w:r w:rsidRPr="006C5D88">
        <w:t xml:space="preserve"> a horizontally centered slide. To adjust </w:t>
      </w:r>
      <w:ins w:id="187" w:author="Rachel Monaghan" w:date="2023-11-28T18:04:00Z">
        <w:r w:rsidR="00FC3692">
          <w:t xml:space="preserve">the </w:t>
        </w:r>
      </w:ins>
      <w:r w:rsidRPr="006C5D88">
        <w:t xml:space="preserve">vertical position, you can use the classes </w:t>
      </w:r>
      <w:r w:rsidRPr="006C5D88">
        <w:rPr>
          <w:rStyle w:val="Literal"/>
        </w:rPr>
        <w:t>top</w:t>
      </w:r>
      <w:r w:rsidRPr="006C5D88">
        <w:t xml:space="preserve">, </w:t>
      </w:r>
      <w:r w:rsidRPr="006C5D88">
        <w:rPr>
          <w:rStyle w:val="Literal"/>
        </w:rPr>
        <w:t>middle</w:t>
      </w:r>
      <w:r w:rsidRPr="006C5D88">
        <w:t xml:space="preserve">, and </w:t>
      </w:r>
      <w:r w:rsidRPr="006C5D88">
        <w:rPr>
          <w:rStyle w:val="Literal"/>
        </w:rPr>
        <w:t>bottom</w:t>
      </w:r>
      <w:r w:rsidRPr="006C5D88">
        <w:t>.</w:t>
      </w:r>
    </w:p>
    <w:p w14:paraId="233D1FDF" w14:textId="1CB17C8C" w:rsidR="003E6F35" w:rsidRPr="006C5D88" w:rsidRDefault="00000000">
      <w:pPr>
        <w:pStyle w:val="HeadB"/>
      </w:pPr>
      <w:bookmarkStart w:id="188" w:name="_Toc6"/>
      <w:bookmarkStart w:id="189" w:name="addingbackgroundimagestoslides"/>
      <w:bookmarkStart w:id="190" w:name="_Toc152085405"/>
      <w:r w:rsidRPr="006C5D88">
        <w:lastRenderedPageBreak/>
        <w:t>Adding Background Images to Slides</w:t>
      </w:r>
      <w:bookmarkEnd w:id="188"/>
      <w:bookmarkEnd w:id="190"/>
    </w:p>
    <w:p w14:paraId="5441D851" w14:textId="2CA41D11" w:rsidR="00074466" w:rsidRPr="006C5D88" w:rsidRDefault="00000000" w:rsidP="00436483">
      <w:pPr>
        <w:pStyle w:val="Body"/>
      </w:pPr>
      <w:del w:id="191" w:author="Rachel Monaghan" w:date="2023-11-28T18:04:00Z">
        <w:r w:rsidRPr="006C5D88" w:rsidDel="00FC3692">
          <w:delText xml:space="preserve">The </w:delText>
        </w:r>
      </w:del>
      <w:ins w:id="192" w:author="Rachel Monaghan" w:date="2023-11-28T18:04:00Z">
        <w:r w:rsidR="00FC3692">
          <w:t>Using t</w:t>
        </w:r>
        <w:r w:rsidR="00FC3692" w:rsidRPr="006C5D88">
          <w:t xml:space="preserve">he </w:t>
        </w:r>
        <w:r w:rsidR="00FC3692">
          <w:t xml:space="preserve">same </w:t>
        </w:r>
      </w:ins>
      <w:r w:rsidRPr="006C5D88">
        <w:t xml:space="preserve">syntax </w:t>
      </w:r>
      <w:del w:id="193" w:author="Rachel Monaghan" w:date="2023-11-28T18:04:00Z">
        <w:r w:rsidRPr="006C5D88" w:rsidDel="00FC3692">
          <w:delText xml:space="preserve">we </w:delText>
        </w:r>
      </w:del>
      <w:ins w:id="194" w:author="Rachel Monaghan" w:date="2023-11-28T18:04:00Z">
        <w:r w:rsidR="00FC3692">
          <w:t>you</w:t>
        </w:r>
        <w:r w:rsidR="00FC3692" w:rsidRPr="006C5D88">
          <w:t xml:space="preserve"> </w:t>
        </w:r>
      </w:ins>
      <w:r w:rsidRPr="006C5D88">
        <w:t>just used to center the entire slide</w:t>
      </w:r>
      <w:del w:id="195" w:author="Rachel Monaghan" w:date="2023-11-28T18:04:00Z">
        <w:r w:rsidRPr="006C5D88" w:rsidDel="00FC3692">
          <w:delText xml:space="preserve"> can also enable us to </w:delText>
        </w:r>
      </w:del>
      <w:ins w:id="196" w:author="Rachel Monaghan" w:date="2023-11-28T18:04:00Z">
        <w:r w:rsidR="00FC3692">
          <w:t xml:space="preserve">, you can also </w:t>
        </w:r>
      </w:ins>
      <w:r w:rsidRPr="006C5D88">
        <w:t xml:space="preserve">add a background image. </w:t>
      </w:r>
      <w:del w:id="197" w:author="Rachel Monaghan" w:date="2023-11-28T18:04:00Z">
        <w:r w:rsidRPr="006C5D88" w:rsidDel="00FC3692">
          <w:delText>Let</w:delText>
        </w:r>
        <w:r w:rsidR="008465EA" w:rsidRPr="006C5D88" w:rsidDel="00FC3692">
          <w:delText>’</w:delText>
        </w:r>
        <w:r w:rsidRPr="006C5D88" w:rsidDel="00FC3692">
          <w:delText>s c</w:delText>
        </w:r>
      </w:del>
      <w:ins w:id="198" w:author="Rachel Monaghan" w:date="2023-11-28T18:04:00Z">
        <w:r w:rsidR="00FC3692">
          <w:t>C</w:t>
        </w:r>
      </w:ins>
      <w:r w:rsidRPr="006C5D88">
        <w:t xml:space="preserve">reate a new slide, use the classes </w:t>
      </w:r>
      <w:r w:rsidRPr="006C5D88">
        <w:rPr>
          <w:rStyle w:val="Literal"/>
        </w:rPr>
        <w:t>center</w:t>
      </w:r>
      <w:r w:rsidRPr="006C5D88">
        <w:t xml:space="preserve"> and </w:t>
      </w:r>
      <w:r w:rsidRPr="006C5D88">
        <w:rPr>
          <w:rStyle w:val="Literal"/>
        </w:rPr>
        <w:t>middle</w:t>
      </w:r>
      <w:r w:rsidRPr="006C5D88">
        <w:t xml:space="preserve"> to horizontally and vertically align the content, and add a background image by </w:t>
      </w:r>
      <w:del w:id="199" w:author="Rachel Monaghan" w:date="2023-11-28T18:05:00Z">
        <w:r w:rsidRPr="006C5D88" w:rsidDel="00D85614">
          <w:delText xml:space="preserve">surrounding </w:delText>
        </w:r>
      </w:del>
      <w:ins w:id="200" w:author="Rachel Monaghan" w:date="2023-11-28T18:05:00Z">
        <w:r w:rsidR="00D85614">
          <w:t>specifying</w:t>
        </w:r>
        <w:r w:rsidR="00D85614" w:rsidRPr="006C5D88">
          <w:t xml:space="preserve"> </w:t>
        </w:r>
      </w:ins>
      <w:r w:rsidRPr="006C5D88">
        <w:t>the path to the image with</w:t>
      </w:r>
      <w:ins w:id="201" w:author="Rachel Monaghan" w:date="2023-11-28T18:05:00Z">
        <w:r w:rsidR="00D85614">
          <w:t>in the parentheses of</w:t>
        </w:r>
      </w:ins>
      <w:r w:rsidRPr="006C5D88">
        <w:t xml:space="preserve"> </w:t>
      </w:r>
      <w:proofErr w:type="spellStart"/>
      <w:r w:rsidRPr="006C5D88">
        <w:rPr>
          <w:rStyle w:val="Literal"/>
        </w:rPr>
        <w:t>url</w:t>
      </w:r>
      <w:proofErr w:type="spellEnd"/>
      <w:r w:rsidRPr="006C5D88">
        <w:rPr>
          <w:rStyle w:val="Literal"/>
        </w:rPr>
        <w:t>()</w:t>
      </w:r>
      <w:r w:rsidR="00147B81" w:rsidRPr="006C5D88">
        <w:t>:</w:t>
      </w:r>
    </w:p>
    <w:p w14:paraId="44566EFB" w14:textId="0DC4DC3D" w:rsidR="003E6F35" w:rsidRPr="006C5D88" w:rsidRDefault="00000000">
      <w:pPr>
        <w:pStyle w:val="Code"/>
        <w:rPr>
          <w:rStyle w:val="LiteralBold"/>
        </w:rPr>
      </w:pPr>
      <w:r w:rsidRPr="006C5D88">
        <w:rPr>
          <w:rStyle w:val="LiteralBold"/>
        </w:rPr>
        <w:t>class: center, middle</w:t>
      </w:r>
    </w:p>
    <w:p w14:paraId="42EC6920" w14:textId="6AA6928F" w:rsidR="003E6F35" w:rsidRPr="006C5D88" w:rsidRDefault="00000000">
      <w:pPr>
        <w:pStyle w:val="Code"/>
        <w:rPr>
          <w:rStyle w:val="LiteralBold"/>
        </w:rPr>
      </w:pPr>
      <w:r w:rsidRPr="006C5D88">
        <w:rPr>
          <w:rStyle w:val="LiteralBold"/>
        </w:rPr>
        <w:t xml:space="preserve">background-image: </w:t>
      </w:r>
      <w:proofErr w:type="spellStart"/>
      <w:r w:rsidRPr="006C5D88">
        <w:rPr>
          <w:rStyle w:val="LiteralBold"/>
        </w:rPr>
        <w:t>url</w:t>
      </w:r>
      <w:proofErr w:type="spellEnd"/>
      <w:r w:rsidRPr="006C5D88">
        <w:rPr>
          <w:rStyle w:val="LiteralBold"/>
        </w:rPr>
        <w:t>("penguins.jpg")</w:t>
      </w:r>
    </w:p>
    <w:p w14:paraId="0289D795" w14:textId="77777777" w:rsidR="003E6F35" w:rsidRPr="006C5D88" w:rsidRDefault="003E6F35">
      <w:pPr>
        <w:pStyle w:val="Code"/>
      </w:pPr>
    </w:p>
    <w:p w14:paraId="7D201244" w14:textId="77777777" w:rsidR="003E6F35" w:rsidRPr="006C5D88" w:rsidRDefault="00000000" w:rsidP="006C5D88">
      <w:pPr>
        <w:pStyle w:val="Code"/>
      </w:pPr>
      <w:r w:rsidRPr="006C5D88">
        <w:t>## Penguins</w:t>
      </w:r>
    </w:p>
    <w:p w14:paraId="5269C22D" w14:textId="60BBFC4A" w:rsidR="003E6F35" w:rsidRPr="006C5D88" w:rsidRDefault="00147B81" w:rsidP="00147B81">
      <w:pPr>
        <w:pStyle w:val="Body"/>
      </w:pPr>
      <w:r w:rsidRPr="006C5D88">
        <w:t xml:space="preserve">To run this code, you’ll need a file called </w:t>
      </w:r>
      <w:commentRangeStart w:id="202"/>
      <w:r w:rsidRPr="006C5D88">
        <w:rPr>
          <w:rStyle w:val="Italic"/>
        </w:rPr>
        <w:t>penguins.jpg</w:t>
      </w:r>
      <w:r w:rsidRPr="006C5D88">
        <w:t xml:space="preserve"> </w:t>
      </w:r>
      <w:commentRangeEnd w:id="202"/>
      <w:r w:rsidR="00D85614">
        <w:rPr>
          <w:rStyle w:val="CommentReference"/>
          <w:rFonts w:asciiTheme="minorHAnsi" w:hAnsiTheme="minorHAnsi" w:cstheme="minorBidi"/>
          <w:color w:val="auto"/>
          <w:lang w:eastAsia="en-US"/>
        </w:rPr>
        <w:commentReference w:id="202"/>
      </w:r>
      <w:r w:rsidRPr="006C5D88">
        <w:t>in your project. Knitting the document</w:t>
      </w:r>
      <w:r w:rsidR="00267DA5" w:rsidRPr="006C5D88">
        <w:t xml:space="preserve"> should </w:t>
      </w:r>
      <w:del w:id="203" w:author="Rachel Monaghan" w:date="2023-11-28T18:06:00Z">
        <w:r w:rsidR="00267DA5" w:rsidRPr="006C5D88" w:rsidDel="00D85614">
          <w:delText>then</w:delText>
        </w:r>
        <w:r w:rsidRPr="006C5D88" w:rsidDel="00D85614">
          <w:delText xml:space="preserve"> </w:delText>
        </w:r>
      </w:del>
      <w:r w:rsidRPr="006C5D88">
        <w:t xml:space="preserve">produce a slide </w:t>
      </w:r>
      <w:r w:rsidR="00267DA5" w:rsidRPr="006C5D88">
        <w:t>that uses</w:t>
      </w:r>
      <w:r w:rsidRPr="006C5D88">
        <w:t xml:space="preserve"> th</w:t>
      </w:r>
      <w:r w:rsidR="00267DA5" w:rsidRPr="006C5D88">
        <w:t>is</w:t>
      </w:r>
      <w:r w:rsidRPr="006C5D88">
        <w:t xml:space="preserve"> </w:t>
      </w:r>
      <w:r w:rsidR="00267DA5" w:rsidRPr="006C5D88">
        <w:t xml:space="preserve">image as a </w:t>
      </w:r>
      <w:r w:rsidRPr="006C5D88">
        <w:t xml:space="preserve">background </w:t>
      </w:r>
      <w:del w:id="204" w:author="Rachel Monaghan" w:date="2023-11-28T18:06:00Z">
        <w:r w:rsidRPr="006C5D88" w:rsidDel="00D85614">
          <w:delText xml:space="preserve">and </w:delText>
        </w:r>
        <w:r w:rsidR="00267DA5" w:rsidRPr="006C5D88" w:rsidDel="00D85614">
          <w:delText>includes</w:delText>
        </w:r>
      </w:del>
      <w:ins w:id="205" w:author="Rachel Monaghan" w:date="2023-11-28T18:06:00Z">
        <w:r w:rsidR="00D85614">
          <w:t>with</w:t>
        </w:r>
      </w:ins>
      <w:r w:rsidR="00267DA5" w:rsidRPr="006C5D88">
        <w:t xml:space="preserve"> </w:t>
      </w:r>
      <w:r w:rsidRPr="006C5D88">
        <w:t xml:space="preserve">the text </w:t>
      </w:r>
      <w:r w:rsidRPr="006C5D88">
        <w:rPr>
          <w:rStyle w:val="Italic"/>
        </w:rPr>
        <w:t>Penguins</w:t>
      </w:r>
      <w:r w:rsidRPr="006C5D88">
        <w:t xml:space="preserve"> in front of it, as shown in Figure 8-</w:t>
      </w:r>
      <w:r w:rsidR="0015484C" w:rsidRPr="006C5D88">
        <w:t>5</w:t>
      </w:r>
      <w:r w:rsidRPr="006C5D88">
        <w:t>.</w:t>
      </w:r>
    </w:p>
    <w:p w14:paraId="3E4B127D" w14:textId="152D5447" w:rsidR="003E6F35" w:rsidRPr="006C5D88" w:rsidRDefault="00000000">
      <w:pPr>
        <w:pStyle w:val="GraphicSlug"/>
      </w:pPr>
      <w:r w:rsidRPr="006C5D88">
        <w:t>[F080</w:t>
      </w:r>
      <w:r w:rsidR="00DD630C" w:rsidRPr="006C5D88">
        <w:t>05</w:t>
      </w:r>
      <w:r w:rsidRPr="006C5D88">
        <w:t>.png]</w:t>
      </w:r>
    </w:p>
    <w:p w14:paraId="61110C97" w14:textId="77777777" w:rsidR="003E6F35" w:rsidRPr="006C5D88" w:rsidRDefault="00000000">
      <w:pPr>
        <w:pStyle w:val="CaptionedFigure"/>
      </w:pPr>
      <w:r w:rsidRPr="006C5D88">
        <w:rPr>
          <w:noProof/>
        </w:rPr>
        <w:drawing>
          <wp:inline distT="0" distB="0" distL="0" distR="0" wp14:anchorId="519A071D" wp14:editId="1D0FC791">
            <wp:extent cx="5334000" cy="4002621"/>
            <wp:effectExtent l="0" t="0" r="0" b="0"/>
            <wp:docPr id="1073741830" name="officeArt object" descr="Figure 8.10: A slide that uses a background image"/>
            <wp:cNvGraphicFramePr/>
            <a:graphic xmlns:a="http://schemas.openxmlformats.org/drawingml/2006/main">
              <a:graphicData uri="http://schemas.openxmlformats.org/drawingml/2006/picture">
                <pic:pic xmlns:pic="http://schemas.openxmlformats.org/drawingml/2006/picture">
                  <pic:nvPicPr>
                    <pic:cNvPr id="1073741830" name="Figure 8.10: A slide that uses a background image" descr="Figure 8.10: A slide that uses a background image"/>
                    <pic:cNvPicPr>
                      <a:picLocks noChangeAspect="1"/>
                    </pic:cNvPicPr>
                  </pic:nvPicPr>
                  <pic:blipFill>
                    <a:blip r:embed="rId16"/>
                    <a:stretch>
                      <a:fillRect/>
                    </a:stretch>
                  </pic:blipFill>
                  <pic:spPr>
                    <a:xfrm>
                      <a:off x="0" y="0"/>
                      <a:ext cx="5334000" cy="4002621"/>
                    </a:xfrm>
                    <a:prstGeom prst="rect">
                      <a:avLst/>
                    </a:prstGeom>
                    <a:ln w="12700" cap="flat">
                      <a:noFill/>
                      <a:miter lim="400000"/>
                    </a:ln>
                    <a:effectLst/>
                  </pic:spPr>
                </pic:pic>
              </a:graphicData>
            </a:graphic>
          </wp:inline>
        </w:drawing>
      </w:r>
    </w:p>
    <w:p w14:paraId="661CEC1F" w14:textId="2DE88766" w:rsidR="003E6F35" w:rsidRPr="006C5D88" w:rsidRDefault="00000000" w:rsidP="001C3209">
      <w:pPr>
        <w:pStyle w:val="CaptionLine"/>
      </w:pPr>
      <w:r w:rsidRPr="006C5D88">
        <w:t>A slide that uses a background image</w:t>
      </w:r>
    </w:p>
    <w:p w14:paraId="7E9B5758" w14:textId="43853C1A" w:rsidR="003E6F35" w:rsidRPr="006C5D88" w:rsidRDefault="00000000" w:rsidP="00436483">
      <w:pPr>
        <w:pStyle w:val="Body"/>
      </w:pPr>
      <w:r w:rsidRPr="006C5D88">
        <w:t xml:space="preserve">Now </w:t>
      </w:r>
      <w:del w:id="206" w:author="Rachel Monaghan" w:date="2023-11-28T18:06:00Z">
        <w:r w:rsidRPr="006C5D88" w:rsidDel="00D85614">
          <w:delText xml:space="preserve">let’s </w:delText>
        </w:r>
      </w:del>
      <w:ins w:id="207" w:author="Rachel Monaghan" w:date="2023-11-28T18:06:00Z">
        <w:r w:rsidR="00D85614">
          <w:t>you’ll</w:t>
        </w:r>
        <w:r w:rsidR="00D85614" w:rsidRPr="006C5D88">
          <w:t xml:space="preserve"> </w:t>
        </w:r>
      </w:ins>
      <w:r w:rsidRPr="006C5D88">
        <w:t xml:space="preserve">add custom CSS to </w:t>
      </w:r>
      <w:r w:rsidR="00837570" w:rsidRPr="006C5D88">
        <w:t xml:space="preserve">further </w:t>
      </w:r>
      <w:r w:rsidRPr="006C5D88">
        <w:t xml:space="preserve">improve this </w:t>
      </w:r>
      <w:del w:id="208" w:author="Rachel Monaghan" w:date="2023-11-28T18:07:00Z">
        <w:r w:rsidRPr="006C5D88" w:rsidDel="00D85614">
          <w:delText xml:space="preserve">new </w:delText>
        </w:r>
      </w:del>
      <w:r w:rsidRPr="006C5D88">
        <w:t>slide.</w:t>
      </w:r>
    </w:p>
    <w:p w14:paraId="2872D55D" w14:textId="77777777" w:rsidR="003E6F35" w:rsidRPr="006C5D88" w:rsidRDefault="00000000">
      <w:pPr>
        <w:pStyle w:val="HeadA"/>
      </w:pPr>
      <w:bookmarkStart w:id="209" w:name="_Toc7"/>
      <w:bookmarkStart w:id="210" w:name="customizingourslidesfurther"/>
      <w:bookmarkStart w:id="211" w:name="_Toc152085406"/>
      <w:r w:rsidRPr="006C5D88">
        <w:t>Applying CSS to Slides</w:t>
      </w:r>
      <w:bookmarkEnd w:id="209"/>
      <w:bookmarkEnd w:id="211"/>
    </w:p>
    <w:p w14:paraId="5F34AF6C" w14:textId="34CBB542" w:rsidR="003E6F35" w:rsidRPr="006C5D88" w:rsidRDefault="00000000" w:rsidP="00641EA5">
      <w:pPr>
        <w:pStyle w:val="Body"/>
      </w:pPr>
      <w:r w:rsidRPr="006C5D88">
        <w:t xml:space="preserve">One issue with the slide </w:t>
      </w:r>
      <w:del w:id="212" w:author="Rachel Monaghan" w:date="2023-11-28T18:07:00Z">
        <w:r w:rsidRPr="006C5D88" w:rsidDel="00D85614">
          <w:delText xml:space="preserve">we </w:delText>
        </w:r>
      </w:del>
      <w:ins w:id="213" w:author="Rachel Monaghan" w:date="2023-11-28T18:07:00Z">
        <w:r w:rsidR="00D85614">
          <w:t>you</w:t>
        </w:r>
        <w:r w:rsidR="00D85614" w:rsidRPr="006C5D88">
          <w:t xml:space="preserve"> </w:t>
        </w:r>
      </w:ins>
      <w:r w:rsidRPr="006C5D88">
        <w:t xml:space="preserve">just made is that the word </w:t>
      </w:r>
      <w:r w:rsidRPr="006C5D88">
        <w:rPr>
          <w:rStyle w:val="Italic"/>
        </w:rPr>
        <w:t>Penguins</w:t>
      </w:r>
      <w:r w:rsidRPr="006C5D88">
        <w:t xml:space="preserve"> is hard to read. It would </w:t>
      </w:r>
      <w:del w:id="214" w:author="Rachel Monaghan" w:date="2023-11-28T18:07:00Z">
        <w:r w:rsidRPr="006C5D88" w:rsidDel="00D85614">
          <w:delText xml:space="preserve">probably </w:delText>
        </w:r>
      </w:del>
      <w:r w:rsidRPr="006C5D88">
        <w:t xml:space="preserve">be </w:t>
      </w:r>
      <w:del w:id="215" w:author="Rachel Monaghan" w:date="2023-11-28T18:07:00Z">
        <w:r w:rsidRPr="006C5D88" w:rsidDel="00D85614">
          <w:delText xml:space="preserve">best </w:delText>
        </w:r>
      </w:del>
      <w:ins w:id="216" w:author="Rachel Monaghan" w:date="2023-11-28T18:07:00Z">
        <w:r w:rsidR="00D85614">
          <w:t>better</w:t>
        </w:r>
        <w:r w:rsidR="00D85614" w:rsidRPr="006C5D88">
          <w:t xml:space="preserve"> </w:t>
        </w:r>
      </w:ins>
      <w:r w:rsidRPr="006C5D88">
        <w:t xml:space="preserve">if </w:t>
      </w:r>
      <w:del w:id="217" w:author="Rachel Monaghan" w:date="2023-11-28T18:07:00Z">
        <w:r w:rsidRPr="006C5D88" w:rsidDel="00D85614">
          <w:delText xml:space="preserve">we </w:delText>
        </w:r>
      </w:del>
      <w:ins w:id="218" w:author="Rachel Monaghan" w:date="2023-11-28T18:07:00Z">
        <w:r w:rsidR="00D85614">
          <w:t>you</w:t>
        </w:r>
        <w:r w:rsidR="00D85614" w:rsidRPr="006C5D88">
          <w:t xml:space="preserve"> </w:t>
        </w:r>
      </w:ins>
      <w:r w:rsidRPr="006C5D88">
        <w:t xml:space="preserve">could make the text bigger and a different color. To do this, </w:t>
      </w:r>
      <w:del w:id="219" w:author="Rachel Monaghan" w:date="2023-11-28T18:07:00Z">
        <w:r w:rsidRPr="006C5D88" w:rsidDel="00D85614">
          <w:delText xml:space="preserve">we </w:delText>
        </w:r>
      </w:del>
      <w:ins w:id="220" w:author="Rachel Monaghan" w:date="2023-11-28T18:07:00Z">
        <w:r w:rsidR="00D85614">
          <w:t xml:space="preserve">you’ll </w:t>
        </w:r>
      </w:ins>
      <w:r w:rsidRPr="006C5D88">
        <w:t xml:space="preserve">need to use </w:t>
      </w:r>
      <w:ins w:id="221" w:author="Rachel Monaghan" w:date="2023-11-28T18:08:00Z">
        <w:r w:rsidR="00D85614" w:rsidRPr="00D85614">
          <w:rPr>
            <w:rStyle w:val="Italic"/>
            <w:rPrChange w:id="222" w:author="Rachel Monaghan" w:date="2023-11-28T18:08:00Z">
              <w:rPr/>
            </w:rPrChange>
          </w:rPr>
          <w:t>Cascading Style Sheets (</w:t>
        </w:r>
      </w:ins>
      <w:r w:rsidRPr="00D85614">
        <w:rPr>
          <w:rStyle w:val="Italic"/>
        </w:rPr>
        <w:t>CSS</w:t>
      </w:r>
      <w:ins w:id="223" w:author="Rachel Monaghan" w:date="2023-11-28T18:08:00Z">
        <w:r w:rsidR="00D85614" w:rsidRPr="00D85614">
          <w:rPr>
            <w:rStyle w:val="Italic"/>
          </w:rPr>
          <w:t>)</w:t>
        </w:r>
      </w:ins>
      <w:r w:rsidRPr="006C5D88">
        <w:t xml:space="preserve">, the language used to </w:t>
      </w:r>
      <w:r w:rsidRPr="006C5D88">
        <w:lastRenderedPageBreak/>
        <w:t xml:space="preserve">style HTML documents. If you’re thinking, </w:t>
      </w:r>
      <w:del w:id="224" w:author="Rachel Monaghan" w:date="2023-11-28T18:08:00Z">
        <w:r w:rsidRPr="006C5D88" w:rsidDel="00D85614">
          <w:delText>“</w:delText>
        </w:r>
      </w:del>
      <w:r w:rsidRPr="00D85614">
        <w:rPr>
          <w:rStyle w:val="Italic"/>
          <w:rPrChange w:id="225" w:author="Rachel Monaghan" w:date="2023-11-28T18:08:00Z">
            <w:rPr/>
          </w:rPrChange>
        </w:rPr>
        <w:t>I’m reading this book to learn R, not CSS</w:t>
      </w:r>
      <w:r w:rsidRPr="006C5D88">
        <w:t>,</w:t>
      </w:r>
      <w:del w:id="226" w:author="Rachel Monaghan" w:date="2023-11-28T18:08:00Z">
        <w:r w:rsidRPr="006C5D88" w:rsidDel="00D85614">
          <w:delText>”</w:delText>
        </w:r>
      </w:del>
      <w:r w:rsidRPr="006C5D88">
        <w:t xml:space="preserve"> don’t worry</w:t>
      </w:r>
      <w:del w:id="227" w:author="Rachel Monaghan" w:date="2023-11-28T18:08:00Z">
        <w:r w:rsidRPr="006C5D88" w:rsidDel="00D85614">
          <w:delText xml:space="preserve">. </w:delText>
        </w:r>
      </w:del>
      <w:ins w:id="228" w:author="Rachel Monaghan" w:date="2023-11-28T18:08:00Z">
        <w:r w:rsidR="00D85614">
          <w:t>:</w:t>
        </w:r>
        <w:r w:rsidR="00D85614" w:rsidRPr="006C5D88">
          <w:t xml:space="preserve"> </w:t>
        </w:r>
        <w:r w:rsidR="00D85614">
          <w:t>y</w:t>
        </w:r>
      </w:ins>
      <w:del w:id="229" w:author="Rachel Monaghan" w:date="2023-11-28T18:08:00Z">
        <w:r w:rsidRPr="006C5D88" w:rsidDel="00D85614">
          <w:delText>Y</w:delText>
        </w:r>
      </w:del>
      <w:r w:rsidRPr="006C5D88">
        <w:t>ou’ll need only a bit of CSS to make tweaks to your slides.</w:t>
      </w:r>
      <w:r w:rsidR="00641EA5" w:rsidRPr="006C5D88">
        <w:t xml:space="preserve"> </w:t>
      </w:r>
      <w:r w:rsidRPr="006C5D88">
        <w:t xml:space="preserve">To apply </w:t>
      </w:r>
      <w:del w:id="230" w:author="Rachel Monaghan" w:date="2023-11-28T18:08:00Z">
        <w:r w:rsidR="00641EA5" w:rsidRPr="006C5D88" w:rsidDel="00D85614">
          <w:delText xml:space="preserve">these tweaks </w:delText>
        </w:r>
        <w:r w:rsidRPr="006C5D88" w:rsidDel="00D85614">
          <w:delText>to your slides</w:delText>
        </w:r>
      </w:del>
      <w:ins w:id="231" w:author="Rachel Monaghan" w:date="2023-11-28T18:08:00Z">
        <w:r w:rsidR="00D85614">
          <w:t>them</w:t>
        </w:r>
      </w:ins>
      <w:r w:rsidRPr="006C5D88">
        <w:t xml:space="preserve">, you can write your own custom code, use a CSS theme, or combine the two approaches using the </w:t>
      </w:r>
      <w:proofErr w:type="spellStart"/>
      <w:r w:rsidRPr="006C5D88">
        <w:rPr>
          <w:rStyle w:val="Literal"/>
        </w:rPr>
        <w:t>xaringanthemer</w:t>
      </w:r>
      <w:proofErr w:type="spellEnd"/>
      <w:r w:rsidRPr="006C5D88">
        <w:t xml:space="preserve"> package.</w:t>
      </w:r>
    </w:p>
    <w:p w14:paraId="033A98EE" w14:textId="1A03758E" w:rsidR="003E6F35" w:rsidRPr="006C5D88" w:rsidRDefault="00000000">
      <w:pPr>
        <w:pStyle w:val="HeadB"/>
      </w:pPr>
      <w:bookmarkStart w:id="232" w:name="_Toc8"/>
      <w:bookmarkStart w:id="233" w:name="_Toc152085407"/>
      <w:r w:rsidRPr="006C5D88">
        <w:t>Custom CSS</w:t>
      </w:r>
      <w:bookmarkEnd w:id="232"/>
      <w:bookmarkEnd w:id="233"/>
    </w:p>
    <w:p w14:paraId="146DA8AE" w14:textId="77777777" w:rsidR="00074466" w:rsidRPr="006C5D88" w:rsidRDefault="00000000" w:rsidP="00436483">
      <w:pPr>
        <w:pStyle w:val="Body"/>
      </w:pPr>
      <w:r w:rsidRPr="006C5D88">
        <w:t>To add custom CSS, create a new code chunk</w:t>
      </w:r>
      <w:ins w:id="234" w:author="Sydney Cromwell" w:date="2023-10-25T22:08:00Z">
        <w:r w:rsidR="00223272" w:rsidRPr="006C5D88">
          <w:t xml:space="preserve"> and</w:t>
        </w:r>
      </w:ins>
      <w:del w:id="235" w:author="Sydney Cromwell" w:date="2023-10-25T22:08:00Z">
        <w:r w:rsidRPr="006C5D88" w:rsidDel="00223272">
          <w:delText>,</w:delText>
        </w:r>
      </w:del>
      <w:r w:rsidRPr="006C5D88">
        <w:t xml:space="preserve"> </w:t>
      </w:r>
      <w:r w:rsidR="002C4087" w:rsidRPr="006C5D88">
        <w:t>place</w:t>
      </w:r>
      <w:r w:rsidRPr="006C5D88">
        <w:t xml:space="preserve"> </w:t>
      </w:r>
      <w:proofErr w:type="spellStart"/>
      <w:r w:rsidRPr="006C5D88">
        <w:rPr>
          <w:rStyle w:val="Literal"/>
        </w:rPr>
        <w:t>css</w:t>
      </w:r>
      <w:proofErr w:type="spellEnd"/>
      <w:r w:rsidRPr="006C5D88">
        <w:t xml:space="preserve"> between the curly brackets:</w:t>
      </w:r>
    </w:p>
    <w:p w14:paraId="5DB2BF63" w14:textId="7D147230" w:rsidR="003E6F35" w:rsidRPr="006C5D88" w:rsidRDefault="00000000">
      <w:pPr>
        <w:pStyle w:val="Code"/>
      </w:pPr>
      <w:r w:rsidRPr="006C5D88">
        <w:t>```{</w:t>
      </w:r>
      <w:proofErr w:type="spellStart"/>
      <w:r w:rsidRPr="006C5D88">
        <w:t>css</w:t>
      </w:r>
      <w:proofErr w:type="spellEnd"/>
      <w:r w:rsidRPr="006C5D88">
        <w:t>}</w:t>
      </w:r>
    </w:p>
    <w:p w14:paraId="2D650E76" w14:textId="77777777" w:rsidR="003E6F35" w:rsidRPr="006C5D88" w:rsidRDefault="00000000">
      <w:pPr>
        <w:pStyle w:val="Code"/>
      </w:pPr>
      <w:r w:rsidRPr="006C5D88">
        <w:t>.remark-slide-content h2 {</w:t>
      </w:r>
    </w:p>
    <w:p w14:paraId="18E88203" w14:textId="77777777" w:rsidR="003E6F35" w:rsidRPr="006C5D88" w:rsidRDefault="00000000">
      <w:pPr>
        <w:pStyle w:val="Code"/>
      </w:pPr>
      <w:r w:rsidRPr="006C5D88">
        <w:t xml:space="preserve">  font-size: 150px;</w:t>
      </w:r>
    </w:p>
    <w:p w14:paraId="2AD068F6" w14:textId="77777777" w:rsidR="003E6F35" w:rsidRPr="006C5D88" w:rsidRDefault="00000000">
      <w:pPr>
        <w:pStyle w:val="Code"/>
      </w:pPr>
      <w:r w:rsidRPr="006C5D88">
        <w:t xml:space="preserve">  color: white;</w:t>
      </w:r>
    </w:p>
    <w:p w14:paraId="18575DDE" w14:textId="77777777" w:rsidR="003E6F35" w:rsidRPr="006C5D88" w:rsidRDefault="00000000">
      <w:pPr>
        <w:pStyle w:val="Code"/>
      </w:pPr>
      <w:r w:rsidRPr="006C5D88">
        <w:t>}</w:t>
      </w:r>
    </w:p>
    <w:p w14:paraId="6AB8BF79" w14:textId="212D105B" w:rsidR="003E6F35" w:rsidRPr="006C5D88" w:rsidRDefault="00000000">
      <w:pPr>
        <w:pStyle w:val="Code"/>
      </w:pPr>
      <w:r w:rsidRPr="006C5D88">
        <w:t>```</w:t>
      </w:r>
    </w:p>
    <w:p w14:paraId="1306AD7D" w14:textId="795337CB" w:rsidR="00074466" w:rsidRPr="006C5D88" w:rsidRDefault="00000000" w:rsidP="00436483">
      <w:pPr>
        <w:pStyle w:val="Body"/>
      </w:pPr>
      <w:del w:id="236" w:author="Rachel Monaghan" w:date="2023-11-28T18:08:00Z">
        <w:r w:rsidRPr="006C5D88" w:rsidDel="00D85614">
          <w:delText>In t</w:delText>
        </w:r>
      </w:del>
      <w:ins w:id="237" w:author="Rachel Monaghan" w:date="2023-11-28T18:08:00Z">
        <w:r w:rsidR="00D85614">
          <w:t>T</w:t>
        </w:r>
      </w:ins>
      <w:r w:rsidRPr="006C5D88">
        <w:t>his code chunk</w:t>
      </w:r>
      <w:del w:id="238" w:author="Rachel Monaghan" w:date="2023-11-28T18:08:00Z">
        <w:r w:rsidRPr="006C5D88" w:rsidDel="00D85614">
          <w:delText>, we</w:delText>
        </w:r>
      </w:del>
      <w:r w:rsidRPr="006C5D88">
        <w:t xml:space="preserve"> tell</w:t>
      </w:r>
      <w:ins w:id="239" w:author="Rachel Monaghan" w:date="2023-11-28T18:08:00Z">
        <w:r w:rsidR="00D85614">
          <w:t>s</w:t>
        </w:r>
      </w:ins>
      <w:r w:rsidRPr="006C5D88">
        <w:t xml:space="preserve"> R Markdown to make the second-level header</w:t>
      </w:r>
      <w:r w:rsidR="00641EA5" w:rsidRPr="00D85614">
        <w:rPr>
          <w:rPrChange w:id="240" w:author="Rachel Monaghan" w:date="2023-11-28T18:08:00Z">
            <w:rPr>
              <w:rFonts w:ascii="Courier New" w:hAnsi="Courier New"/>
              <w:color w:val="3366FF"/>
              <w:u w:color="3366FF"/>
            </w:rPr>
          </w:rPrChange>
        </w:rPr>
        <w:t xml:space="preserve"> </w:t>
      </w:r>
      <w:r w:rsidR="00641EA5" w:rsidRPr="006C5D88">
        <w:t>(</w:t>
      </w:r>
      <w:r w:rsidR="00641EA5" w:rsidRPr="006C5D88">
        <w:rPr>
          <w:rStyle w:val="Literal"/>
        </w:rPr>
        <w:t>h2</w:t>
      </w:r>
      <w:r w:rsidRPr="006C5D88">
        <w:t>) 150</w:t>
      </w:r>
      <w:r w:rsidR="00641EA5" w:rsidRPr="006C5D88">
        <w:t xml:space="preserve"> pixels large</w:t>
      </w:r>
      <w:r w:rsidRPr="006C5D88">
        <w:t xml:space="preserve"> and white. </w:t>
      </w:r>
      <w:del w:id="241" w:author="Rachel Monaghan" w:date="2023-11-28T18:09:00Z">
        <w:r w:rsidRPr="006C5D88" w:rsidDel="00D85614">
          <w:delText>We must also a</w:delText>
        </w:r>
      </w:del>
      <w:ins w:id="242" w:author="Rachel Monaghan" w:date="2023-11-28T18:09:00Z">
        <w:r w:rsidR="00D85614">
          <w:t>A</w:t>
        </w:r>
      </w:ins>
      <w:r w:rsidRPr="006C5D88">
        <w:t>dd</w:t>
      </w:r>
      <w:ins w:id="243" w:author="Rachel Monaghan" w:date="2023-11-28T18:09:00Z">
        <w:r w:rsidR="00D85614">
          <w:t>ing</w:t>
        </w:r>
      </w:ins>
      <w:ins w:id="244" w:author="Sydney Cromwell" w:date="2023-10-25T22:08:00Z">
        <w:r w:rsidR="00223272" w:rsidRPr="006C5D88">
          <w:t xml:space="preserve"> </w:t>
        </w:r>
      </w:ins>
      <w:del w:id="245" w:author="Sydney Cromwell" w:date="2023-10-25T22:08:00Z">
        <w:r w:rsidRPr="006C5D88" w:rsidDel="00223272">
          <w:delText xml:space="preserve"> the </w:delText>
        </w:r>
      </w:del>
      <w:r w:rsidRPr="006C5D88">
        <w:rPr>
          <w:rStyle w:val="Literal"/>
        </w:rPr>
        <w:t>.remark-slide-content</w:t>
      </w:r>
      <w:r w:rsidRPr="006C5D88">
        <w:t xml:space="preserve"> before the</w:t>
      </w:r>
      <w:r w:rsidR="00641EA5" w:rsidRPr="006C5D88">
        <w:t xml:space="preserve"> header </w:t>
      </w:r>
      <w:ins w:id="246" w:author="Rachel Monaghan" w:date="2023-11-28T18:09:00Z">
        <w:r w:rsidR="002D53D2">
          <w:t>targets</w:t>
        </w:r>
      </w:ins>
      <w:del w:id="247" w:author="Rachel Monaghan" w:date="2023-11-28T18:09:00Z">
        <w:r w:rsidRPr="006C5D88" w:rsidDel="00D85614">
          <w:delText xml:space="preserve">to make </w:delText>
        </w:r>
        <w:r w:rsidRPr="006C5D88" w:rsidDel="002D53D2">
          <w:delText>sure we target</w:delText>
        </w:r>
      </w:del>
      <w:r w:rsidRPr="006C5D88">
        <w:t xml:space="preserve"> specific elements in the presentation. The term </w:t>
      </w:r>
      <w:r w:rsidRPr="006C5D88">
        <w:rPr>
          <w:rStyle w:val="Italic"/>
        </w:rPr>
        <w:t>remark</w:t>
      </w:r>
      <w:r w:rsidRPr="006C5D88">
        <w:t xml:space="preserve"> comes from </w:t>
      </w:r>
      <w:r w:rsidRPr="006C5D88">
        <w:rPr>
          <w:rStyle w:val="Italic"/>
        </w:rPr>
        <w:t>remark.js</w:t>
      </w:r>
      <w:r w:rsidRPr="006C5D88">
        <w:t xml:space="preserve">, a JavaScript library for making presentations that </w:t>
      </w:r>
      <w:proofErr w:type="spellStart"/>
      <w:r w:rsidRPr="006C5D88">
        <w:rPr>
          <w:rStyle w:val="Literal"/>
        </w:rPr>
        <w:t>xaringan</w:t>
      </w:r>
      <w:proofErr w:type="spellEnd"/>
      <w:r w:rsidRPr="006C5D88">
        <w:t xml:space="preserve"> uses under the hood.</w:t>
      </w:r>
    </w:p>
    <w:p w14:paraId="128E0E00" w14:textId="11BEDC39" w:rsidR="00074466" w:rsidRPr="006C5D88" w:rsidRDefault="00000000" w:rsidP="00436483">
      <w:pPr>
        <w:pStyle w:val="Body"/>
      </w:pPr>
      <w:del w:id="248" w:author="Rachel Monaghan" w:date="2023-11-28T18:10:00Z">
        <w:r w:rsidRPr="006C5D88" w:rsidDel="002D53D2">
          <w:delText>If you wanted t</w:delText>
        </w:r>
      </w:del>
      <w:ins w:id="249" w:author="Rachel Monaghan" w:date="2023-11-28T18:10:00Z">
        <w:r w:rsidR="002D53D2">
          <w:t>T</w:t>
        </w:r>
      </w:ins>
      <w:r w:rsidRPr="006C5D88">
        <w:t xml:space="preserve">o change the font in addition to the text’s size and color, </w:t>
      </w:r>
      <w:del w:id="250" w:author="Rachel Monaghan" w:date="2023-11-28T18:10:00Z">
        <w:r w:rsidRPr="006C5D88" w:rsidDel="002D53D2">
          <w:delText>you could do so with additional</w:delText>
        </w:r>
      </w:del>
      <w:ins w:id="251" w:author="Rachel Monaghan" w:date="2023-11-28T18:10:00Z">
        <w:r w:rsidR="002D53D2">
          <w:t>add this</w:t>
        </w:r>
      </w:ins>
      <w:r w:rsidRPr="006C5D88">
        <w:t xml:space="preserve"> CSS:</w:t>
      </w:r>
    </w:p>
    <w:p w14:paraId="769F60F8" w14:textId="023A52FB" w:rsidR="003E6F35" w:rsidRPr="006C5D88" w:rsidRDefault="00000000" w:rsidP="001C3209">
      <w:pPr>
        <w:pStyle w:val="CodeWide"/>
      </w:pPr>
      <w:r w:rsidRPr="006C5D88">
        <w:t>```{</w:t>
      </w:r>
      <w:proofErr w:type="spellStart"/>
      <w:r w:rsidRPr="006C5D88">
        <w:t>css</w:t>
      </w:r>
      <w:proofErr w:type="spellEnd"/>
      <w:r w:rsidRPr="006C5D88">
        <w:t>}</w:t>
      </w:r>
    </w:p>
    <w:p w14:paraId="5B5808B9" w14:textId="77777777" w:rsidR="003E6F35" w:rsidRPr="006C5D88" w:rsidRDefault="00000000" w:rsidP="001C3209">
      <w:pPr>
        <w:pStyle w:val="CodeWide"/>
        <w:rPr>
          <w:rStyle w:val="LiteralBold"/>
        </w:rPr>
      </w:pPr>
      <w:r w:rsidRPr="006C5D88">
        <w:rPr>
          <w:rStyle w:val="LiteralBold"/>
        </w:rPr>
        <w:t>@import url('https://fonts.googleapis.com/css2?family=Inter:wght@400;700&amp;display=swap');</w:t>
      </w:r>
    </w:p>
    <w:p w14:paraId="5B539113" w14:textId="77777777" w:rsidR="003E6F35" w:rsidRPr="006C5D88" w:rsidRDefault="003E6F35" w:rsidP="001C3209">
      <w:pPr>
        <w:pStyle w:val="CodeWide"/>
      </w:pPr>
    </w:p>
    <w:p w14:paraId="2FF16703" w14:textId="77777777" w:rsidR="003E6F35" w:rsidRPr="006C5D88" w:rsidRDefault="00000000" w:rsidP="001C3209">
      <w:pPr>
        <w:pStyle w:val="CodeWide"/>
      </w:pPr>
      <w:r w:rsidRPr="006C5D88">
        <w:t>.remark-slide-content h2 {</w:t>
      </w:r>
    </w:p>
    <w:p w14:paraId="5B09A126" w14:textId="77777777" w:rsidR="003E6F35" w:rsidRPr="006C5D88" w:rsidRDefault="00000000" w:rsidP="001C3209">
      <w:pPr>
        <w:pStyle w:val="CodeWide"/>
      </w:pPr>
      <w:r w:rsidRPr="006C5D88">
        <w:t xml:space="preserve">  font-size: 150px;</w:t>
      </w:r>
    </w:p>
    <w:p w14:paraId="1B781E73" w14:textId="77777777" w:rsidR="003E6F35" w:rsidRPr="006C5D88" w:rsidRDefault="00000000" w:rsidP="001C3209">
      <w:pPr>
        <w:pStyle w:val="CodeWide"/>
      </w:pPr>
      <w:r w:rsidRPr="006C5D88">
        <w:t xml:space="preserve">  color: white;</w:t>
      </w:r>
    </w:p>
    <w:p w14:paraId="6A34EDFA" w14:textId="7EE0DFC4" w:rsidR="003E6F35" w:rsidRPr="006C5D88" w:rsidRDefault="005820B3" w:rsidP="001C3209">
      <w:pPr>
        <w:pStyle w:val="CodeWide"/>
        <w:rPr>
          <w:rStyle w:val="LiteralBold"/>
        </w:rPr>
      </w:pPr>
      <w:r w:rsidRPr="006C5D88">
        <w:rPr>
          <w:rStyle w:val="LiteralBold"/>
        </w:rPr>
        <w:t xml:space="preserve">  font-family: Inter;</w:t>
      </w:r>
    </w:p>
    <w:p w14:paraId="0B9A859C" w14:textId="77777777" w:rsidR="003E6F35" w:rsidRPr="006C5D88" w:rsidRDefault="00000000" w:rsidP="001C3209">
      <w:pPr>
        <w:pStyle w:val="CodeWide"/>
        <w:rPr>
          <w:rStyle w:val="LiteralBold"/>
        </w:rPr>
      </w:pPr>
      <w:r w:rsidRPr="006C5D88">
        <w:rPr>
          <w:rStyle w:val="LiteralBold"/>
        </w:rPr>
        <w:t xml:space="preserve">  font-weight: bold;</w:t>
      </w:r>
    </w:p>
    <w:p w14:paraId="420479D4" w14:textId="77777777" w:rsidR="003E6F35" w:rsidRPr="006C5D88" w:rsidRDefault="00000000" w:rsidP="001C3209">
      <w:pPr>
        <w:pStyle w:val="CodeWide"/>
      </w:pPr>
      <w:r w:rsidRPr="006C5D88">
        <w:t>}</w:t>
      </w:r>
    </w:p>
    <w:p w14:paraId="40C290C8" w14:textId="77777777" w:rsidR="003E6F35" w:rsidRPr="006C5D88" w:rsidRDefault="00000000" w:rsidP="001C3209">
      <w:pPr>
        <w:pStyle w:val="CodeWide"/>
      </w:pPr>
      <w:r w:rsidRPr="006C5D88">
        <w:t>```</w:t>
      </w:r>
    </w:p>
    <w:p w14:paraId="35B1700C" w14:textId="4A69F498" w:rsidR="00074466" w:rsidRPr="006C5D88" w:rsidRDefault="009E09DF" w:rsidP="00436483">
      <w:pPr>
        <w:pStyle w:val="Body"/>
      </w:pPr>
      <w:r w:rsidRPr="006C5D88">
        <w:t>The first new line</w:t>
      </w:r>
      <w:r w:rsidR="00641EA5" w:rsidRPr="006C5D88">
        <w:t xml:space="preserve"> </w:t>
      </w:r>
      <w:r w:rsidRPr="006C5D88">
        <w:t xml:space="preserve">makes a font called Inter available to </w:t>
      </w:r>
      <w:r w:rsidR="00641EA5" w:rsidRPr="006C5D88">
        <w:t>the</w:t>
      </w:r>
      <w:r w:rsidRPr="006C5D88">
        <w:t xml:space="preserve"> slides</w:t>
      </w:r>
      <w:del w:id="252" w:author="Rachel Monaghan" w:date="2023-11-28T18:10:00Z">
        <w:r w:rsidRPr="006C5D88" w:rsidDel="002D53D2">
          <w:delText>. We do this</w:delText>
        </w:r>
      </w:del>
      <w:ins w:id="253" w:author="Rachel Monaghan" w:date="2023-11-28T18:10:00Z">
        <w:r w:rsidR="002D53D2">
          <w:t>,</w:t>
        </w:r>
      </w:ins>
      <w:r w:rsidRPr="006C5D88">
        <w:t xml:space="preserve"> because some people might not have th</w:t>
      </w:r>
      <w:r w:rsidR="00B265B9" w:rsidRPr="006C5D88">
        <w:t>e</w:t>
      </w:r>
      <w:r w:rsidRPr="006C5D88">
        <w:t xml:space="preserve"> font </w:t>
      </w:r>
      <w:r w:rsidR="00641EA5" w:rsidRPr="006C5D88">
        <w:t xml:space="preserve">installed </w:t>
      </w:r>
      <w:r w:rsidRPr="006C5D88">
        <w:t xml:space="preserve">on their computers. Next, </w:t>
      </w:r>
      <w:del w:id="254" w:author="Rachel Monaghan" w:date="2023-11-28T18:10:00Z">
        <w:r w:rsidRPr="006C5D88" w:rsidDel="002D53D2">
          <w:delText xml:space="preserve">we </w:delText>
        </w:r>
      </w:del>
      <w:ins w:id="255" w:author="Rachel Monaghan" w:date="2023-11-28T18:10:00Z">
        <w:r w:rsidR="002D53D2">
          <w:t>this code</w:t>
        </w:r>
        <w:r w:rsidR="002D53D2" w:rsidRPr="006C5D88">
          <w:t xml:space="preserve"> </w:t>
        </w:r>
      </w:ins>
      <w:r w:rsidRPr="006C5D88">
        <w:t>appl</w:t>
      </w:r>
      <w:ins w:id="256" w:author="Rachel Monaghan" w:date="2023-11-28T18:10:00Z">
        <w:r w:rsidR="002D53D2">
          <w:t>ies</w:t>
        </w:r>
      </w:ins>
      <w:del w:id="257" w:author="Rachel Monaghan" w:date="2023-11-28T18:10:00Z">
        <w:r w:rsidRPr="006C5D88" w:rsidDel="002D53D2">
          <w:delText>y</w:delText>
        </w:r>
      </w:del>
      <w:r w:rsidRPr="006C5D88">
        <w:t xml:space="preserve"> Inter to the </w:t>
      </w:r>
      <w:r w:rsidR="00641EA5" w:rsidRPr="006C5D88">
        <w:t>header</w:t>
      </w:r>
      <w:r w:rsidRPr="006C5D88">
        <w:t xml:space="preserve"> and make</w:t>
      </w:r>
      <w:ins w:id="258" w:author="Rachel Monaghan" w:date="2023-11-28T18:10:00Z">
        <w:r w:rsidR="002D53D2">
          <w:t>s</w:t>
        </w:r>
      </w:ins>
      <w:r w:rsidRPr="006C5D88">
        <w:t xml:space="preserve"> it bold. You can see the slide with bold Inter font in Figure 8-</w:t>
      </w:r>
      <w:r w:rsidR="00194749" w:rsidRPr="006C5D88">
        <w:t>6</w:t>
      </w:r>
      <w:r w:rsidRPr="006C5D88">
        <w:t>.</w:t>
      </w:r>
    </w:p>
    <w:p w14:paraId="43E15D4E" w14:textId="6EBBCCEC" w:rsidR="003E6F35" w:rsidRPr="006C5D88" w:rsidRDefault="00000000">
      <w:pPr>
        <w:pStyle w:val="GraphicSlug"/>
      </w:pPr>
      <w:r w:rsidRPr="006C5D88">
        <w:t>[F080</w:t>
      </w:r>
      <w:r w:rsidR="001C3209" w:rsidRPr="006C5D88">
        <w:t>0</w:t>
      </w:r>
      <w:r w:rsidR="00194749" w:rsidRPr="006C5D88">
        <w:t>6</w:t>
      </w:r>
      <w:r w:rsidRPr="006C5D88">
        <w:t>.png]</w:t>
      </w:r>
    </w:p>
    <w:p w14:paraId="37C55E91" w14:textId="77777777" w:rsidR="003E6F35" w:rsidRPr="006C5D88" w:rsidRDefault="00000000">
      <w:pPr>
        <w:pStyle w:val="CaptionedFigure"/>
      </w:pPr>
      <w:r w:rsidRPr="006C5D88">
        <w:rPr>
          <w:noProof/>
        </w:rPr>
        <w:lastRenderedPageBreak/>
        <w:drawing>
          <wp:inline distT="0" distB="0" distL="0" distR="0" wp14:anchorId="0A198A0E" wp14:editId="10D1FFC2">
            <wp:extent cx="5334000" cy="4015653"/>
            <wp:effectExtent l="0" t="0" r="0" b="0"/>
            <wp:docPr id="1073741832" name="officeArt object" descr="Figure 8.12: The title slide with changes to the font to make the text more visible"/>
            <wp:cNvGraphicFramePr/>
            <a:graphic xmlns:a="http://schemas.openxmlformats.org/drawingml/2006/main">
              <a:graphicData uri="http://schemas.openxmlformats.org/drawingml/2006/picture">
                <pic:pic xmlns:pic="http://schemas.openxmlformats.org/drawingml/2006/picture">
                  <pic:nvPicPr>
                    <pic:cNvPr id="1073741832" name="Figure 8.12: The title slide with changes to the font to make the text more visible" descr="Figure 8.12: The title slide with changes to the font to make the text more visible"/>
                    <pic:cNvPicPr>
                      <a:picLocks noChangeAspect="1"/>
                    </pic:cNvPicPr>
                  </pic:nvPicPr>
                  <pic:blipFill>
                    <a:blip r:embed="rId17"/>
                    <a:stretch>
                      <a:fillRect/>
                    </a:stretch>
                  </pic:blipFill>
                  <pic:spPr>
                    <a:xfrm>
                      <a:off x="0" y="0"/>
                      <a:ext cx="5334000" cy="4015653"/>
                    </a:xfrm>
                    <a:prstGeom prst="rect">
                      <a:avLst/>
                    </a:prstGeom>
                    <a:ln w="12700" cap="flat">
                      <a:noFill/>
                      <a:miter lim="400000"/>
                    </a:ln>
                    <a:effectLst/>
                  </pic:spPr>
                </pic:pic>
              </a:graphicData>
            </a:graphic>
          </wp:inline>
        </w:drawing>
      </w:r>
    </w:p>
    <w:p w14:paraId="29C9BA5E" w14:textId="6659A472" w:rsidR="003E6F35" w:rsidRPr="006C5D88" w:rsidRDefault="00000000" w:rsidP="001C3209">
      <w:pPr>
        <w:pStyle w:val="CaptionLine"/>
      </w:pPr>
      <w:r w:rsidRPr="006C5D88">
        <w:t xml:space="preserve">The title slide with </w:t>
      </w:r>
      <w:r w:rsidR="00B265B9" w:rsidRPr="006C5D88">
        <w:t xml:space="preserve">CSS </w:t>
      </w:r>
      <w:r w:rsidRPr="006C5D88">
        <w:t xml:space="preserve">changes to the </w:t>
      </w:r>
      <w:r w:rsidR="00B265B9" w:rsidRPr="006C5D88">
        <w:t>font</w:t>
      </w:r>
    </w:p>
    <w:p w14:paraId="52F7C09D" w14:textId="2ECE8589" w:rsidR="00074466" w:rsidRPr="006C5D88" w:rsidRDefault="00000000" w:rsidP="001C3209">
      <w:pPr>
        <w:pStyle w:val="Body"/>
      </w:pPr>
      <w:r w:rsidRPr="006C5D88">
        <w:t xml:space="preserve">Because </w:t>
      </w:r>
      <w:proofErr w:type="spellStart"/>
      <w:r w:rsidRPr="006C5D88">
        <w:rPr>
          <w:rStyle w:val="Literal"/>
        </w:rPr>
        <w:t>xaringan</w:t>
      </w:r>
      <w:proofErr w:type="spellEnd"/>
      <w:r w:rsidRPr="006C5D88">
        <w:t xml:space="preserve"> slides are built as HTML documents, </w:t>
      </w:r>
      <w:r w:rsidR="00641EA5" w:rsidRPr="006C5D88">
        <w:t xml:space="preserve">you can </w:t>
      </w:r>
      <w:r w:rsidRPr="006C5D88">
        <w:t>customiz</w:t>
      </w:r>
      <w:r w:rsidR="00641EA5" w:rsidRPr="006C5D88">
        <w:t>e</w:t>
      </w:r>
      <w:r w:rsidRPr="006C5D88">
        <w:t xml:space="preserve"> them with CSS</w:t>
      </w:r>
      <w:r w:rsidR="00641EA5" w:rsidRPr="006C5D88">
        <w:t xml:space="preserve"> however you’d like</w:t>
      </w:r>
      <w:r w:rsidRPr="006C5D88">
        <w:t>.</w:t>
      </w:r>
      <w:r w:rsidR="00641EA5" w:rsidRPr="006C5D88">
        <w:t xml:space="preserve"> The sky</w:t>
      </w:r>
      <w:del w:id="259" w:author="Rachel Monaghan" w:date="2023-11-28T18:11:00Z">
        <w:r w:rsidR="00641EA5" w:rsidRPr="006C5D88" w:rsidDel="002D53D2">
          <w:delText xml:space="preserve"> i</w:delText>
        </w:r>
      </w:del>
      <w:ins w:id="260" w:author="Rachel Monaghan" w:date="2023-11-28T18:11:00Z">
        <w:r w:rsidR="002D53D2">
          <w:t>’</w:t>
        </w:r>
      </w:ins>
      <w:r w:rsidR="00641EA5" w:rsidRPr="006C5D88">
        <w:t>s the limit</w:t>
      </w:r>
      <w:ins w:id="261" w:author="Rachel Monaghan" w:date="2023-11-28T18:11:00Z">
        <w:r w:rsidR="002D53D2">
          <w:t>!</w:t>
        </w:r>
      </w:ins>
      <w:del w:id="262" w:author="Rachel Monaghan" w:date="2023-11-28T18:11:00Z">
        <w:r w:rsidR="00641EA5" w:rsidRPr="006C5D88" w:rsidDel="002D53D2">
          <w:delText>.</w:delText>
        </w:r>
      </w:del>
    </w:p>
    <w:p w14:paraId="68B8136E" w14:textId="73244F01" w:rsidR="003E6F35" w:rsidRPr="006C5D88" w:rsidRDefault="00000000">
      <w:pPr>
        <w:pStyle w:val="HeadB"/>
      </w:pPr>
      <w:bookmarkStart w:id="263" w:name="_Toc9"/>
      <w:bookmarkStart w:id="264" w:name="_Toc152085408"/>
      <w:r w:rsidRPr="006C5D88">
        <w:t>Themes</w:t>
      </w:r>
      <w:bookmarkEnd w:id="263"/>
      <w:bookmarkEnd w:id="264"/>
    </w:p>
    <w:p w14:paraId="78CE5825" w14:textId="77777777" w:rsidR="003E6F35" w:rsidRPr="006C5D88" w:rsidRDefault="00000000" w:rsidP="00436483">
      <w:pPr>
        <w:pStyle w:val="Body"/>
      </w:pPr>
      <w:r w:rsidRPr="006C5D88">
        <w:t xml:space="preserve">You may not care to know the ins and outs of CSS. Fortunately, you can customize your slides in two ways without writing any CSS yourself. The first way is to apply </w:t>
      </w:r>
      <w:proofErr w:type="spellStart"/>
      <w:r w:rsidRPr="006C5D88">
        <w:rPr>
          <w:rStyle w:val="Literal"/>
        </w:rPr>
        <w:t>xaringan</w:t>
      </w:r>
      <w:proofErr w:type="spellEnd"/>
      <w:r w:rsidRPr="006C5D88">
        <w:t xml:space="preserve"> themes created by other R users. Run this code to get a list of all available themes:</w:t>
      </w:r>
    </w:p>
    <w:p w14:paraId="1F1886F1" w14:textId="77777777" w:rsidR="003E6F35" w:rsidRPr="006C5D88" w:rsidRDefault="00000000" w:rsidP="006C5D88">
      <w:pPr>
        <w:pStyle w:val="Code"/>
      </w:pPr>
      <w:r w:rsidRPr="006C5D88">
        <w:t>names(</w:t>
      </w:r>
      <w:proofErr w:type="spellStart"/>
      <w:r w:rsidRPr="006C5D88">
        <w:t>xaringan</w:t>
      </w:r>
      <w:proofErr w:type="spellEnd"/>
      <w:r w:rsidRPr="006C5D88">
        <w:t>:::</w:t>
      </w:r>
      <w:proofErr w:type="spellStart"/>
      <w:r w:rsidRPr="006C5D88">
        <w:t>list_css</w:t>
      </w:r>
      <w:proofErr w:type="spellEnd"/>
      <w:r w:rsidRPr="006C5D88">
        <w:t>())</w:t>
      </w:r>
    </w:p>
    <w:p w14:paraId="0AFD9D00" w14:textId="77777777" w:rsidR="003E6F35" w:rsidRPr="006C5D88" w:rsidRDefault="00000000" w:rsidP="00436483">
      <w:pPr>
        <w:pStyle w:val="Body"/>
      </w:pPr>
      <w:r w:rsidRPr="006C5D88">
        <w:t>The output should look something like this:</w:t>
      </w:r>
    </w:p>
    <w:p w14:paraId="3E7CCD7C" w14:textId="7A2D0CB5" w:rsidR="003E6F35" w:rsidRPr="006C5D88" w:rsidRDefault="00000000">
      <w:pPr>
        <w:pStyle w:val="Code"/>
      </w:pPr>
      <w:r w:rsidRPr="006C5D88">
        <w:t>#&gt;  [1] "chocolate-fonts"  "chocolate"</w:t>
      </w:r>
    </w:p>
    <w:p w14:paraId="2CA5AF22" w14:textId="77777777" w:rsidR="00074466" w:rsidRPr="006C5D88" w:rsidRDefault="00000000">
      <w:pPr>
        <w:pStyle w:val="Code"/>
      </w:pPr>
      <w:r w:rsidRPr="006C5D88">
        <w:t>#&gt;  [3] "default-fonts"    "default"</w:t>
      </w:r>
    </w:p>
    <w:p w14:paraId="089E1F34" w14:textId="77777777" w:rsidR="00074466" w:rsidRPr="006C5D88" w:rsidRDefault="00000000">
      <w:pPr>
        <w:pStyle w:val="Code"/>
      </w:pPr>
      <w:r w:rsidRPr="006C5D88">
        <w:t>#&gt;  [5] "duke-blue"        "fc-fonts"</w:t>
      </w:r>
    </w:p>
    <w:p w14:paraId="7F155802" w14:textId="6B3C6FE9" w:rsidR="003E6F35" w:rsidRPr="006C5D88" w:rsidRDefault="00000000">
      <w:pPr>
        <w:pStyle w:val="Code"/>
      </w:pPr>
      <w:r w:rsidRPr="006C5D88">
        <w:t>#&gt;  [7] "fc"               "</w:t>
      </w:r>
      <w:proofErr w:type="spellStart"/>
      <w:r w:rsidRPr="006C5D88">
        <w:t>glasgow_template</w:t>
      </w:r>
      <w:proofErr w:type="spellEnd"/>
      <w:r w:rsidRPr="006C5D88">
        <w:t>"</w:t>
      </w:r>
    </w:p>
    <w:p w14:paraId="212423F9" w14:textId="77777777" w:rsidR="00074466" w:rsidRPr="006C5D88" w:rsidRDefault="00000000">
      <w:pPr>
        <w:pStyle w:val="Code"/>
      </w:pPr>
      <w:r w:rsidRPr="006C5D88">
        <w:t>#&gt;  [9] "hygge-duke"       "hygge"</w:t>
      </w:r>
    </w:p>
    <w:p w14:paraId="3D0F05F0" w14:textId="77777777" w:rsidR="00074466" w:rsidRPr="006C5D88" w:rsidRDefault="00000000">
      <w:pPr>
        <w:pStyle w:val="Code"/>
      </w:pPr>
      <w:r w:rsidRPr="006C5D88">
        <w:t>#&gt; [11] "ki-fonts"         "ki"</w:t>
      </w:r>
    </w:p>
    <w:p w14:paraId="7F1D7A43" w14:textId="77777777" w:rsidR="00074466" w:rsidRPr="006C5D88" w:rsidRDefault="00000000">
      <w:pPr>
        <w:pStyle w:val="Code"/>
      </w:pPr>
      <w:r w:rsidRPr="006C5D88">
        <w:t>#&gt; [13] "kunoichi"         "lucy-fonts"</w:t>
      </w:r>
    </w:p>
    <w:p w14:paraId="2ACB529D" w14:textId="0463AE2C" w:rsidR="003E6F35" w:rsidRPr="006C5D88" w:rsidRDefault="00000000">
      <w:pPr>
        <w:pStyle w:val="Code"/>
      </w:pPr>
      <w:r w:rsidRPr="006C5D88">
        <w:t>#&gt; [15] "lucy"             "metropolis-fonts"</w:t>
      </w:r>
    </w:p>
    <w:p w14:paraId="552D0B8E" w14:textId="77777777" w:rsidR="003E6F35" w:rsidRPr="006C5D88" w:rsidRDefault="00000000">
      <w:pPr>
        <w:pStyle w:val="Code"/>
      </w:pPr>
      <w:r w:rsidRPr="006C5D88">
        <w:t>#&gt; [17] "metropolis"       "</w:t>
      </w:r>
      <w:proofErr w:type="spellStart"/>
      <w:r w:rsidRPr="006C5D88">
        <w:t>middlebury</w:t>
      </w:r>
      <w:proofErr w:type="spellEnd"/>
      <w:r w:rsidRPr="006C5D88">
        <w:t>-fonts"</w:t>
      </w:r>
    </w:p>
    <w:p w14:paraId="77359B04" w14:textId="77777777" w:rsidR="00074466" w:rsidRPr="006C5D88" w:rsidRDefault="00000000">
      <w:pPr>
        <w:pStyle w:val="Code"/>
      </w:pPr>
      <w:r w:rsidRPr="006C5D88">
        <w:t>#&gt; [19] "</w:t>
      </w:r>
      <w:proofErr w:type="spellStart"/>
      <w:r w:rsidRPr="006C5D88">
        <w:t>middlebury</w:t>
      </w:r>
      <w:proofErr w:type="spellEnd"/>
      <w:r w:rsidRPr="006C5D88">
        <w:t>"       "</w:t>
      </w:r>
      <w:proofErr w:type="spellStart"/>
      <w:r w:rsidRPr="006C5D88">
        <w:t>nhsr</w:t>
      </w:r>
      <w:proofErr w:type="spellEnd"/>
      <w:r w:rsidRPr="006C5D88">
        <w:t>-fonts"</w:t>
      </w:r>
    </w:p>
    <w:p w14:paraId="43F0B69C" w14:textId="77777777" w:rsidR="00074466" w:rsidRPr="006C5D88" w:rsidRDefault="00000000">
      <w:pPr>
        <w:pStyle w:val="Code"/>
      </w:pPr>
      <w:r w:rsidRPr="006C5D88">
        <w:t>#&gt; [21] "</w:t>
      </w:r>
      <w:proofErr w:type="spellStart"/>
      <w:r w:rsidRPr="006C5D88">
        <w:t>nhsr</w:t>
      </w:r>
      <w:proofErr w:type="spellEnd"/>
      <w:r w:rsidRPr="006C5D88">
        <w:t>"             "ninjutsu"</w:t>
      </w:r>
    </w:p>
    <w:p w14:paraId="316A7DF1" w14:textId="77777777" w:rsidR="00074466" w:rsidRPr="006C5D88" w:rsidRDefault="00000000">
      <w:pPr>
        <w:pStyle w:val="Code"/>
      </w:pPr>
      <w:r w:rsidRPr="006C5D88">
        <w:t>#&gt; [23] "</w:t>
      </w:r>
      <w:proofErr w:type="spellStart"/>
      <w:r w:rsidRPr="006C5D88">
        <w:t>rladies</w:t>
      </w:r>
      <w:proofErr w:type="spellEnd"/>
      <w:r w:rsidRPr="006C5D88">
        <w:t>-fonts"    "</w:t>
      </w:r>
      <w:proofErr w:type="spellStart"/>
      <w:r w:rsidRPr="006C5D88">
        <w:t>rladies</w:t>
      </w:r>
      <w:proofErr w:type="spellEnd"/>
      <w:r w:rsidRPr="006C5D88">
        <w:t>"</w:t>
      </w:r>
    </w:p>
    <w:p w14:paraId="6E04930B" w14:textId="77777777" w:rsidR="00074466" w:rsidRPr="006C5D88" w:rsidRDefault="00000000">
      <w:pPr>
        <w:pStyle w:val="Code"/>
      </w:pPr>
      <w:r w:rsidRPr="006C5D88">
        <w:t>#&gt; [25] "robot-fonts"      "robot"</w:t>
      </w:r>
    </w:p>
    <w:p w14:paraId="066F05A6" w14:textId="77777777" w:rsidR="00074466" w:rsidRPr="006C5D88" w:rsidRDefault="00000000">
      <w:pPr>
        <w:pStyle w:val="Code"/>
      </w:pPr>
      <w:r w:rsidRPr="006C5D88">
        <w:lastRenderedPageBreak/>
        <w:t>#&gt; [27] "</w:t>
      </w:r>
      <w:proofErr w:type="spellStart"/>
      <w:r w:rsidRPr="006C5D88">
        <w:t>rutgers</w:t>
      </w:r>
      <w:proofErr w:type="spellEnd"/>
      <w:r w:rsidRPr="006C5D88">
        <w:t>-fonts"    "</w:t>
      </w:r>
      <w:proofErr w:type="spellStart"/>
      <w:r w:rsidRPr="006C5D88">
        <w:t>rutgers</w:t>
      </w:r>
      <w:proofErr w:type="spellEnd"/>
      <w:r w:rsidRPr="006C5D88">
        <w:t>"</w:t>
      </w:r>
    </w:p>
    <w:p w14:paraId="4BB8703B" w14:textId="77777777" w:rsidR="00074466" w:rsidRPr="006C5D88" w:rsidRDefault="00000000">
      <w:pPr>
        <w:pStyle w:val="Code"/>
      </w:pPr>
      <w:r w:rsidRPr="006C5D88">
        <w:t>#&gt; [29] "shinobi"          "</w:t>
      </w:r>
      <w:proofErr w:type="spellStart"/>
      <w:r w:rsidRPr="006C5D88">
        <w:t>tamu</w:t>
      </w:r>
      <w:proofErr w:type="spellEnd"/>
      <w:r w:rsidRPr="006C5D88">
        <w:t>-fonts"</w:t>
      </w:r>
    </w:p>
    <w:p w14:paraId="5A5C797A" w14:textId="77777777" w:rsidR="00074466" w:rsidRPr="006C5D88" w:rsidRDefault="00000000">
      <w:pPr>
        <w:pStyle w:val="Code"/>
      </w:pPr>
      <w:r w:rsidRPr="006C5D88">
        <w:t>#&gt; [31] "</w:t>
      </w:r>
      <w:proofErr w:type="spellStart"/>
      <w:r w:rsidRPr="006C5D88">
        <w:t>tamu</w:t>
      </w:r>
      <w:proofErr w:type="spellEnd"/>
      <w:r w:rsidRPr="006C5D88">
        <w:t>"             "</w:t>
      </w:r>
      <w:proofErr w:type="spellStart"/>
      <w:r w:rsidRPr="006C5D88">
        <w:t>uio</w:t>
      </w:r>
      <w:proofErr w:type="spellEnd"/>
      <w:r w:rsidRPr="006C5D88">
        <w:t>-fonts"</w:t>
      </w:r>
    </w:p>
    <w:p w14:paraId="165AEF2B" w14:textId="77777777" w:rsidR="00074466" w:rsidRPr="006C5D88" w:rsidRDefault="00000000">
      <w:pPr>
        <w:pStyle w:val="Code"/>
      </w:pPr>
      <w:r w:rsidRPr="006C5D88">
        <w:t>#&gt; [33] "</w:t>
      </w:r>
      <w:proofErr w:type="spellStart"/>
      <w:r w:rsidRPr="006C5D88">
        <w:t>uio</w:t>
      </w:r>
      <w:proofErr w:type="spellEnd"/>
      <w:r w:rsidRPr="006C5D88">
        <w:t>"              "</w:t>
      </w:r>
      <w:proofErr w:type="spellStart"/>
      <w:r w:rsidRPr="006C5D88">
        <w:t>uo</w:t>
      </w:r>
      <w:proofErr w:type="spellEnd"/>
      <w:r w:rsidRPr="006C5D88">
        <w:t>-fonts"</w:t>
      </w:r>
    </w:p>
    <w:p w14:paraId="4BBD0D56" w14:textId="77777777" w:rsidR="00074466" w:rsidRPr="006C5D88" w:rsidRDefault="00000000">
      <w:pPr>
        <w:pStyle w:val="Code"/>
      </w:pPr>
      <w:r w:rsidRPr="006C5D88">
        <w:t>#&gt; [35] "</w:t>
      </w:r>
      <w:proofErr w:type="spellStart"/>
      <w:r w:rsidRPr="006C5D88">
        <w:t>uo</w:t>
      </w:r>
      <w:proofErr w:type="spellEnd"/>
      <w:r w:rsidRPr="006C5D88">
        <w:t>"               "</w:t>
      </w:r>
      <w:proofErr w:type="spellStart"/>
      <w:r w:rsidRPr="006C5D88">
        <w:t>uol</w:t>
      </w:r>
      <w:proofErr w:type="spellEnd"/>
      <w:r w:rsidRPr="006C5D88">
        <w:t>-fonts"</w:t>
      </w:r>
    </w:p>
    <w:p w14:paraId="03BC0714" w14:textId="77777777" w:rsidR="00074466" w:rsidRPr="006C5D88" w:rsidRDefault="00000000">
      <w:pPr>
        <w:pStyle w:val="Code"/>
      </w:pPr>
      <w:r w:rsidRPr="006C5D88">
        <w:t>#&gt; [37] "</w:t>
      </w:r>
      <w:proofErr w:type="spellStart"/>
      <w:r w:rsidRPr="006C5D88">
        <w:t>uol</w:t>
      </w:r>
      <w:proofErr w:type="spellEnd"/>
      <w:r w:rsidRPr="006C5D88">
        <w:t>"              "</w:t>
      </w:r>
      <w:proofErr w:type="spellStart"/>
      <w:r w:rsidRPr="006C5D88">
        <w:t>useR</w:t>
      </w:r>
      <w:proofErr w:type="spellEnd"/>
      <w:r w:rsidRPr="006C5D88">
        <w:t>-fonts"</w:t>
      </w:r>
    </w:p>
    <w:p w14:paraId="3E126851" w14:textId="77777777" w:rsidR="00074466" w:rsidRPr="006C5D88" w:rsidRDefault="00000000">
      <w:pPr>
        <w:pStyle w:val="Code"/>
      </w:pPr>
      <w:r w:rsidRPr="006C5D88">
        <w:t>#&gt; [39] "</w:t>
      </w:r>
      <w:proofErr w:type="spellStart"/>
      <w:r w:rsidRPr="006C5D88">
        <w:t>useR</w:t>
      </w:r>
      <w:proofErr w:type="spellEnd"/>
      <w:r w:rsidRPr="006C5D88">
        <w:t>"             "</w:t>
      </w:r>
      <w:proofErr w:type="spellStart"/>
      <w:r w:rsidRPr="006C5D88">
        <w:t>uwm</w:t>
      </w:r>
      <w:proofErr w:type="spellEnd"/>
      <w:r w:rsidRPr="006C5D88">
        <w:t>-fonts"</w:t>
      </w:r>
    </w:p>
    <w:p w14:paraId="11487228" w14:textId="77777777" w:rsidR="00074466" w:rsidRPr="006C5D88" w:rsidRDefault="00000000">
      <w:pPr>
        <w:pStyle w:val="Code"/>
      </w:pPr>
      <w:r w:rsidRPr="006C5D88">
        <w:t>#&gt; [41] "</w:t>
      </w:r>
      <w:proofErr w:type="spellStart"/>
      <w:r w:rsidRPr="006C5D88">
        <w:t>uwm</w:t>
      </w:r>
      <w:proofErr w:type="spellEnd"/>
      <w:r w:rsidRPr="006C5D88">
        <w:t>"              "</w:t>
      </w:r>
      <w:proofErr w:type="spellStart"/>
      <w:r w:rsidRPr="006C5D88">
        <w:t>wic</w:t>
      </w:r>
      <w:proofErr w:type="spellEnd"/>
      <w:r w:rsidRPr="006C5D88">
        <w:t>-fonts"</w:t>
      </w:r>
    </w:p>
    <w:p w14:paraId="41109D64" w14:textId="6338B36E" w:rsidR="003E6F35" w:rsidRPr="006C5D88" w:rsidRDefault="00000000">
      <w:pPr>
        <w:pStyle w:val="Code"/>
      </w:pPr>
      <w:r w:rsidRPr="006C5D88">
        <w:t>#&gt; [43] "</w:t>
      </w:r>
      <w:proofErr w:type="spellStart"/>
      <w:r w:rsidRPr="006C5D88">
        <w:t>wic</w:t>
      </w:r>
      <w:proofErr w:type="spellEnd"/>
      <w:r w:rsidRPr="006C5D88">
        <w:t>"</w:t>
      </w:r>
    </w:p>
    <w:p w14:paraId="567FA5AB" w14:textId="70288EF7" w:rsidR="00074466" w:rsidRPr="006C5D88" w:rsidRDefault="00000000" w:rsidP="00436483">
      <w:pPr>
        <w:pStyle w:val="Body"/>
      </w:pPr>
      <w:r w:rsidRPr="006C5D88">
        <w:t xml:space="preserve">Some CSS files change fonts only, while others change general elements, such as text size, colors, </w:t>
      </w:r>
      <w:ins w:id="265" w:author="Rachel Monaghan" w:date="2023-11-28T18:11:00Z">
        <w:r w:rsidR="002D53D2">
          <w:t xml:space="preserve">and </w:t>
        </w:r>
      </w:ins>
      <w:r w:rsidRPr="006C5D88">
        <w:t>whether slide numbers are displayed</w:t>
      </w:r>
      <w:del w:id="266" w:author="Rachel Monaghan" w:date="2023-11-28T18:11:00Z">
        <w:r w:rsidRPr="006C5D88" w:rsidDel="002D53D2">
          <w:delText>, and so on</w:delText>
        </w:r>
      </w:del>
      <w:r w:rsidRPr="006C5D88">
        <w:t>. Using pre</w:t>
      </w:r>
      <w:del w:id="267" w:author="Rachel Monaghan" w:date="2023-11-28T18:11:00Z">
        <w:r w:rsidRPr="006C5D88" w:rsidDel="002D53D2">
          <w:delText>-</w:delText>
        </w:r>
      </w:del>
      <w:r w:rsidRPr="006C5D88">
        <w:t xml:space="preserve">built themes </w:t>
      </w:r>
      <w:del w:id="268" w:author="Rachel Monaghan" w:date="2023-11-28T18:11:00Z">
        <w:r w:rsidRPr="006C5D88" w:rsidDel="002D53D2">
          <w:delText xml:space="preserve">will </w:delText>
        </w:r>
      </w:del>
      <w:r w:rsidRPr="006C5D88">
        <w:t>usually require</w:t>
      </w:r>
      <w:ins w:id="269" w:author="Rachel Monaghan" w:date="2023-11-28T18:11:00Z">
        <w:r w:rsidR="002D53D2">
          <w:t>s</w:t>
        </w:r>
      </w:ins>
      <w:r w:rsidRPr="006C5D88">
        <w:t xml:space="preserve"> you to use both a general theme and a fonts theme, as follows:</w:t>
      </w:r>
    </w:p>
    <w:p w14:paraId="1019A6A1" w14:textId="2350314A" w:rsidR="003E6F35" w:rsidRPr="006C5D88" w:rsidRDefault="00000000">
      <w:pPr>
        <w:pStyle w:val="Code"/>
      </w:pPr>
      <w:r w:rsidRPr="006C5D88">
        <w:t>---</w:t>
      </w:r>
    </w:p>
    <w:p w14:paraId="431A1BF8" w14:textId="77777777" w:rsidR="003E6F35" w:rsidRPr="006C5D88" w:rsidRDefault="00000000">
      <w:pPr>
        <w:pStyle w:val="Code"/>
      </w:pPr>
      <w:r w:rsidRPr="006C5D88">
        <w:t>title: "Penguins Report"</w:t>
      </w:r>
    </w:p>
    <w:p w14:paraId="5BAFDCBF" w14:textId="77777777" w:rsidR="003E6F35" w:rsidRPr="006C5D88" w:rsidRDefault="00000000">
      <w:pPr>
        <w:pStyle w:val="Code"/>
      </w:pPr>
      <w:r w:rsidRPr="006C5D88">
        <w:t>author: "David Keyes"</w:t>
      </w:r>
    </w:p>
    <w:p w14:paraId="04B47B8F" w14:textId="77777777" w:rsidR="003E6F35" w:rsidRPr="006C5D88" w:rsidRDefault="00000000">
      <w:pPr>
        <w:pStyle w:val="Code"/>
      </w:pPr>
      <w:r w:rsidRPr="006C5D88">
        <w:t>date: "2024-01-12"</w:t>
      </w:r>
    </w:p>
    <w:p w14:paraId="1AF4CD35" w14:textId="77777777" w:rsidR="003E6F35" w:rsidRPr="006C5D88" w:rsidRDefault="00000000">
      <w:pPr>
        <w:pStyle w:val="Code"/>
      </w:pPr>
      <w:r w:rsidRPr="006C5D88">
        <w:t>output:</w:t>
      </w:r>
    </w:p>
    <w:p w14:paraId="3C711CD5" w14:textId="77777777" w:rsidR="003E6F35" w:rsidRPr="006C5D88" w:rsidRDefault="00000000">
      <w:pPr>
        <w:pStyle w:val="Code"/>
      </w:pPr>
      <w:r w:rsidRPr="006C5D88">
        <w:t xml:space="preserve">  </w:t>
      </w:r>
      <w:proofErr w:type="spellStart"/>
      <w:r w:rsidRPr="006C5D88">
        <w:t>xaringan</w:t>
      </w:r>
      <w:proofErr w:type="spellEnd"/>
      <w:r w:rsidRPr="006C5D88">
        <w:t>::</w:t>
      </w:r>
      <w:proofErr w:type="spellStart"/>
      <w:r w:rsidRPr="006C5D88">
        <w:t>moon_reader</w:t>
      </w:r>
      <w:proofErr w:type="spellEnd"/>
      <w:r w:rsidRPr="006C5D88">
        <w:t>:</w:t>
      </w:r>
    </w:p>
    <w:p w14:paraId="5A6BE228" w14:textId="77777777" w:rsidR="003E6F35" w:rsidRPr="006C5D88" w:rsidRDefault="00000000">
      <w:pPr>
        <w:pStyle w:val="Code"/>
      </w:pPr>
      <w:r w:rsidRPr="006C5D88">
        <w:t xml:space="preserve">    </w:t>
      </w:r>
      <w:proofErr w:type="spellStart"/>
      <w:r w:rsidRPr="006C5D88">
        <w:t>css</w:t>
      </w:r>
      <w:proofErr w:type="spellEnd"/>
      <w:r w:rsidRPr="006C5D88">
        <w:t>: [default, metropolis, metropolis-fonts]</w:t>
      </w:r>
    </w:p>
    <w:p w14:paraId="74968316" w14:textId="77777777" w:rsidR="00074466" w:rsidRPr="006C5D88" w:rsidRDefault="00000000">
      <w:pPr>
        <w:pStyle w:val="Code"/>
      </w:pPr>
      <w:r w:rsidRPr="006C5D88">
        <w:t>---</w:t>
      </w:r>
    </w:p>
    <w:p w14:paraId="012A25D3" w14:textId="54DB1A8D" w:rsidR="003E6F35" w:rsidRPr="006C5D88" w:rsidRDefault="00000000" w:rsidP="00436483">
      <w:pPr>
        <w:pStyle w:val="Body"/>
      </w:pPr>
      <w:r w:rsidRPr="006C5D88">
        <w:t xml:space="preserve">This code tells </w:t>
      </w:r>
      <w:proofErr w:type="spellStart"/>
      <w:r w:rsidRPr="006C5D88">
        <w:rPr>
          <w:rStyle w:val="Literal"/>
        </w:rPr>
        <w:t>xaringan</w:t>
      </w:r>
      <w:proofErr w:type="spellEnd"/>
      <w:r w:rsidRPr="006C5D88">
        <w:t xml:space="preserve"> to use the default CSS, as well as customizations made in the </w:t>
      </w:r>
      <w:r w:rsidRPr="006C5D88">
        <w:rPr>
          <w:rStyle w:val="Literal"/>
        </w:rPr>
        <w:t>metropolis</w:t>
      </w:r>
      <w:r w:rsidRPr="006C5D88">
        <w:t xml:space="preserve"> and </w:t>
      </w:r>
      <w:r w:rsidRPr="006C5D88">
        <w:rPr>
          <w:rStyle w:val="Literal"/>
        </w:rPr>
        <w:t>metropolis-fonts</w:t>
      </w:r>
      <w:r w:rsidRPr="006C5D88">
        <w:t xml:space="preserve"> CSS themes. These come bundled with </w:t>
      </w:r>
      <w:proofErr w:type="spellStart"/>
      <w:r w:rsidRPr="006C5D88">
        <w:rPr>
          <w:rStyle w:val="Literal"/>
        </w:rPr>
        <w:t>xaringan</w:t>
      </w:r>
      <w:proofErr w:type="spellEnd"/>
      <w:r w:rsidRPr="006C5D88">
        <w:t xml:space="preserve">, so you don’t need to </w:t>
      </w:r>
      <w:r w:rsidR="00DB656E" w:rsidRPr="006C5D88">
        <w:t>install any additional</w:t>
      </w:r>
      <w:r w:rsidRPr="006C5D88">
        <w:t xml:space="preserve"> package</w:t>
      </w:r>
      <w:r w:rsidR="00DB656E" w:rsidRPr="006C5D88">
        <w:t>s</w:t>
      </w:r>
      <w:r w:rsidRPr="006C5D88">
        <w:t xml:space="preserve"> to access them. </w:t>
      </w:r>
      <w:r w:rsidR="00DB656E" w:rsidRPr="006C5D88">
        <w:t>Figure 8-</w:t>
      </w:r>
      <w:r w:rsidR="00194749" w:rsidRPr="006C5D88">
        <w:t>7</w:t>
      </w:r>
      <w:r w:rsidR="00DB656E" w:rsidRPr="006C5D88">
        <w:t xml:space="preserve"> shows</w:t>
      </w:r>
      <w:r w:rsidRPr="006C5D88">
        <w:t xml:space="preserve"> how the theme changes the look</w:t>
      </w:r>
      <w:r w:rsidR="00DD630C" w:rsidRPr="006C5D88">
        <w:t xml:space="preserve"> </w:t>
      </w:r>
      <w:r w:rsidRPr="006C5D88">
        <w:t>and</w:t>
      </w:r>
      <w:r w:rsidR="00DD630C" w:rsidRPr="006C5D88">
        <w:t xml:space="preserve"> </w:t>
      </w:r>
      <w:r w:rsidRPr="006C5D88">
        <w:t xml:space="preserve">feel of </w:t>
      </w:r>
      <w:r w:rsidR="00DB656E" w:rsidRPr="006C5D88">
        <w:t>the</w:t>
      </w:r>
      <w:r w:rsidRPr="006C5D88">
        <w:t xml:space="preserve"> slides.</w:t>
      </w:r>
    </w:p>
    <w:p w14:paraId="48F9B8F0" w14:textId="4F250C6B" w:rsidR="003E6F35" w:rsidRPr="006C5D88" w:rsidRDefault="00000000">
      <w:pPr>
        <w:pStyle w:val="GraphicSlug"/>
      </w:pPr>
      <w:r w:rsidRPr="006C5D88">
        <w:t>[F080</w:t>
      </w:r>
      <w:r w:rsidR="001C3209" w:rsidRPr="006C5D88">
        <w:t>0</w:t>
      </w:r>
      <w:r w:rsidR="00194749" w:rsidRPr="006C5D88">
        <w:t>7</w:t>
      </w:r>
      <w:r w:rsidRPr="006C5D88">
        <w:t>.png]</w:t>
      </w:r>
    </w:p>
    <w:p w14:paraId="2F38AC40" w14:textId="77777777" w:rsidR="003E6F35" w:rsidRPr="006C5D88" w:rsidRDefault="00000000">
      <w:pPr>
        <w:pStyle w:val="CaptionedFigure"/>
      </w:pPr>
      <w:r w:rsidRPr="006C5D88">
        <w:rPr>
          <w:noProof/>
        </w:rPr>
        <w:lastRenderedPageBreak/>
        <w:drawing>
          <wp:inline distT="0" distB="0" distL="0" distR="0" wp14:anchorId="634D6051" wp14:editId="2A74E138">
            <wp:extent cx="5334000" cy="4035717"/>
            <wp:effectExtent l="0" t="0" r="0" b="0"/>
            <wp:docPr id="1073741833" name="officeArt object" descr="Figure 8.13: A slide using the metropolis theme"/>
            <wp:cNvGraphicFramePr/>
            <a:graphic xmlns:a="http://schemas.openxmlformats.org/drawingml/2006/main">
              <a:graphicData uri="http://schemas.openxmlformats.org/drawingml/2006/picture">
                <pic:pic xmlns:pic="http://schemas.openxmlformats.org/drawingml/2006/picture">
                  <pic:nvPicPr>
                    <pic:cNvPr id="1073741833" name="Figure 8.13: A slide using the metropolis theme" descr="Figure 8.13: A slide using the metropolis theme"/>
                    <pic:cNvPicPr>
                      <a:picLocks noChangeAspect="1"/>
                    </pic:cNvPicPr>
                  </pic:nvPicPr>
                  <pic:blipFill>
                    <a:blip r:embed="rId18"/>
                    <a:stretch>
                      <a:fillRect/>
                    </a:stretch>
                  </pic:blipFill>
                  <pic:spPr>
                    <a:xfrm>
                      <a:off x="0" y="0"/>
                      <a:ext cx="5334000" cy="4035717"/>
                    </a:xfrm>
                    <a:prstGeom prst="rect">
                      <a:avLst/>
                    </a:prstGeom>
                    <a:ln w="12700" cap="flat">
                      <a:noFill/>
                      <a:miter lim="400000"/>
                    </a:ln>
                    <a:effectLst/>
                  </pic:spPr>
                </pic:pic>
              </a:graphicData>
            </a:graphic>
          </wp:inline>
        </w:drawing>
      </w:r>
    </w:p>
    <w:p w14:paraId="2C34E91F" w14:textId="77777777" w:rsidR="003E6F35" w:rsidRPr="006C5D88" w:rsidRDefault="00000000" w:rsidP="001C3209">
      <w:pPr>
        <w:pStyle w:val="CaptionLine"/>
      </w:pPr>
      <w:r w:rsidRPr="006C5D88">
        <w:t xml:space="preserve">A slide using the </w:t>
      </w:r>
      <w:r w:rsidRPr="00D25882">
        <w:rPr>
          <w:rStyle w:val="Literal"/>
          <w:rPrChange w:id="270" w:author="Rachel Monaghan" w:date="2023-11-28T17:50:00Z">
            <w:rPr/>
          </w:rPrChange>
        </w:rPr>
        <w:t>metropolis</w:t>
      </w:r>
      <w:r w:rsidRPr="006C5D88">
        <w:t xml:space="preserve"> theme</w:t>
      </w:r>
    </w:p>
    <w:p w14:paraId="42429A4B" w14:textId="3640B9AD" w:rsidR="00074466" w:rsidRPr="006C5D88" w:rsidRDefault="00000000" w:rsidP="00436483">
      <w:pPr>
        <w:pStyle w:val="Body"/>
      </w:pPr>
      <w:r w:rsidRPr="006C5D88">
        <w:t xml:space="preserve">If writing custom CSS is the totally flexible but more challenging option </w:t>
      </w:r>
      <w:del w:id="271" w:author="Rachel Monaghan" w:date="2023-11-28T18:11:00Z">
        <w:r w:rsidRPr="006C5D88" w:rsidDel="002D53D2">
          <w:delText xml:space="preserve">to </w:delText>
        </w:r>
      </w:del>
      <w:ins w:id="272" w:author="Rachel Monaghan" w:date="2023-11-28T18:11:00Z">
        <w:r w:rsidR="002D53D2">
          <w:t>for</w:t>
        </w:r>
        <w:r w:rsidR="002D53D2" w:rsidRPr="006C5D88">
          <w:t xml:space="preserve"> </w:t>
        </w:r>
      </w:ins>
      <w:r w:rsidRPr="006C5D88">
        <w:t xml:space="preserve">tweaking your </w:t>
      </w:r>
      <w:proofErr w:type="spellStart"/>
      <w:r w:rsidRPr="006C5D88">
        <w:rPr>
          <w:rStyle w:val="Literal"/>
        </w:rPr>
        <w:t>xaringan</w:t>
      </w:r>
      <w:proofErr w:type="spellEnd"/>
      <w:r w:rsidRPr="006C5D88">
        <w:t xml:space="preserve"> slides, then using a custom theme is simpler but a lot less flexible. Custom themes allow you to easily use others’ pre</w:t>
      </w:r>
      <w:del w:id="273" w:author="Rachel Monaghan" w:date="2023-11-28T18:12:00Z">
        <w:r w:rsidRPr="006C5D88" w:rsidDel="002D53D2">
          <w:delText>-</w:delText>
        </w:r>
      </w:del>
      <w:r w:rsidRPr="006C5D88">
        <w:t>built CSS</w:t>
      </w:r>
      <w:del w:id="274" w:author="Sydney Cromwell" w:date="2023-10-25T22:11:00Z">
        <w:r w:rsidRPr="006C5D88" w:rsidDel="009E240F">
          <w:delText>,</w:delText>
        </w:r>
      </w:del>
      <w:r w:rsidRPr="006C5D88">
        <w:t xml:space="preserve"> but </w:t>
      </w:r>
      <w:del w:id="275" w:author="Rachel Monaghan" w:date="2023-11-28T18:12:00Z">
        <w:r w:rsidRPr="006C5D88" w:rsidDel="002D53D2">
          <w:delText>don’t give you the ability</w:delText>
        </w:r>
      </w:del>
      <w:ins w:id="276" w:author="Rachel Monaghan" w:date="2023-11-28T18:12:00Z">
        <w:r w:rsidR="002D53D2">
          <w:t>not</w:t>
        </w:r>
      </w:ins>
      <w:r w:rsidRPr="006C5D88">
        <w:t xml:space="preserve"> to tweak it further.</w:t>
      </w:r>
    </w:p>
    <w:p w14:paraId="2101C2BB" w14:textId="4D2FEA76" w:rsidR="003E6F35" w:rsidRPr="006C5D88" w:rsidRDefault="00000000">
      <w:pPr>
        <w:pStyle w:val="HeadB"/>
      </w:pPr>
      <w:bookmarkStart w:id="277" w:name="_Toc10"/>
      <w:bookmarkStart w:id="278" w:name="_Toc152085409"/>
      <w:r w:rsidRPr="006C5D88">
        <w:t xml:space="preserve">The </w:t>
      </w:r>
      <w:proofErr w:type="spellStart"/>
      <w:r w:rsidRPr="006C5D88">
        <w:t>xaringanthemer</w:t>
      </w:r>
      <w:proofErr w:type="spellEnd"/>
      <w:r w:rsidRPr="006C5D88">
        <w:t xml:space="preserve"> Package</w:t>
      </w:r>
      <w:bookmarkEnd w:id="277"/>
      <w:bookmarkEnd w:id="278"/>
    </w:p>
    <w:p w14:paraId="5B983A4D" w14:textId="2D5AC569" w:rsidR="003E6F35" w:rsidRPr="006C5D88" w:rsidRDefault="00000000" w:rsidP="00436483">
      <w:pPr>
        <w:pStyle w:val="Body"/>
      </w:pPr>
      <w:r w:rsidRPr="006C5D88">
        <w:t xml:space="preserve">A nice middle ground between writing custom CSS and applying someone else’s theme is to use the </w:t>
      </w:r>
      <w:proofErr w:type="spellStart"/>
      <w:r w:rsidRPr="006C5D88">
        <w:rPr>
          <w:rStyle w:val="Literal"/>
        </w:rPr>
        <w:t>xaringanthemer</w:t>
      </w:r>
      <w:proofErr w:type="spellEnd"/>
      <w:r w:rsidRPr="006C5D88">
        <w:t xml:space="preserve"> package by Garrick Aden-Buie. This package includes several built-in themes but also allows you to easily create your own custom theme. After installing the package, adjust the </w:t>
      </w:r>
      <w:proofErr w:type="spellStart"/>
      <w:r w:rsidRPr="006C5D88">
        <w:rPr>
          <w:rStyle w:val="Literal"/>
        </w:rPr>
        <w:t>css</w:t>
      </w:r>
      <w:proofErr w:type="spellEnd"/>
      <w:r w:rsidRPr="006C5D88">
        <w:t xml:space="preserve"> line in your YAML to use the </w:t>
      </w:r>
      <w:r w:rsidRPr="006C5D88">
        <w:rPr>
          <w:rStyle w:val="Italic"/>
        </w:rPr>
        <w:t>xaringan-themer.css</w:t>
      </w:r>
      <w:r w:rsidRPr="006C5D88">
        <w:t xml:space="preserve"> file</w:t>
      </w:r>
      <w:ins w:id="279" w:author="Rachel Monaghan" w:date="2023-11-28T18:12:00Z">
        <w:r w:rsidR="002D53D2">
          <w:t xml:space="preserve"> like so</w:t>
        </w:r>
      </w:ins>
      <w:r w:rsidRPr="006C5D88">
        <w:t>:</w:t>
      </w:r>
    </w:p>
    <w:p w14:paraId="7A0188EA" w14:textId="77777777" w:rsidR="003E6F35" w:rsidRPr="006C5D88" w:rsidRDefault="00000000">
      <w:pPr>
        <w:pStyle w:val="Code"/>
      </w:pPr>
      <w:r w:rsidRPr="006C5D88">
        <w:t>---</w:t>
      </w:r>
    </w:p>
    <w:p w14:paraId="27EE7D42" w14:textId="77777777" w:rsidR="003E6F35" w:rsidRPr="006C5D88" w:rsidRDefault="00000000">
      <w:pPr>
        <w:pStyle w:val="Code"/>
      </w:pPr>
      <w:r w:rsidRPr="006C5D88">
        <w:t>title: "Penguins Report"</w:t>
      </w:r>
    </w:p>
    <w:p w14:paraId="03481762" w14:textId="77777777" w:rsidR="003E6F35" w:rsidRPr="006C5D88" w:rsidRDefault="00000000">
      <w:pPr>
        <w:pStyle w:val="Code"/>
      </w:pPr>
      <w:r w:rsidRPr="006C5D88">
        <w:t>author: "David Keyes"</w:t>
      </w:r>
    </w:p>
    <w:p w14:paraId="7FB5CC3C" w14:textId="77777777" w:rsidR="003E6F35" w:rsidRPr="006C5D88" w:rsidRDefault="00000000">
      <w:pPr>
        <w:pStyle w:val="Code"/>
      </w:pPr>
      <w:r w:rsidRPr="006C5D88">
        <w:t>date: "2024-01-12"</w:t>
      </w:r>
    </w:p>
    <w:p w14:paraId="7C691E7E" w14:textId="77777777" w:rsidR="003E6F35" w:rsidRPr="006C5D88" w:rsidRDefault="00000000">
      <w:pPr>
        <w:pStyle w:val="Code"/>
      </w:pPr>
      <w:r w:rsidRPr="006C5D88">
        <w:t>output:</w:t>
      </w:r>
    </w:p>
    <w:p w14:paraId="67C3D2EA" w14:textId="77777777" w:rsidR="003E6F35" w:rsidRPr="006C5D88" w:rsidRDefault="00000000">
      <w:pPr>
        <w:pStyle w:val="Code"/>
      </w:pPr>
      <w:r w:rsidRPr="006C5D88">
        <w:t xml:space="preserve">  </w:t>
      </w:r>
      <w:proofErr w:type="spellStart"/>
      <w:r w:rsidRPr="006C5D88">
        <w:t>xaringan</w:t>
      </w:r>
      <w:proofErr w:type="spellEnd"/>
      <w:r w:rsidRPr="006C5D88">
        <w:t>::</w:t>
      </w:r>
      <w:proofErr w:type="spellStart"/>
      <w:r w:rsidRPr="006C5D88">
        <w:t>moon_reader</w:t>
      </w:r>
      <w:proofErr w:type="spellEnd"/>
      <w:r w:rsidRPr="006C5D88">
        <w:t>:</w:t>
      </w:r>
    </w:p>
    <w:p w14:paraId="5E7F40AF" w14:textId="77777777" w:rsidR="003E6F35" w:rsidRPr="006C5D88" w:rsidRDefault="00000000">
      <w:pPr>
        <w:pStyle w:val="Code"/>
      </w:pPr>
      <w:r w:rsidRPr="006C5D88">
        <w:t xml:space="preserve">    </w:t>
      </w:r>
      <w:proofErr w:type="spellStart"/>
      <w:r w:rsidRPr="006C5D88">
        <w:t>css</w:t>
      </w:r>
      <w:proofErr w:type="spellEnd"/>
      <w:r w:rsidRPr="006C5D88">
        <w:t>: xaringan-themer.css</w:t>
      </w:r>
    </w:p>
    <w:p w14:paraId="01EAC40D" w14:textId="77777777" w:rsidR="00074466" w:rsidRPr="006C5D88" w:rsidRDefault="00000000">
      <w:pPr>
        <w:pStyle w:val="Code"/>
      </w:pPr>
      <w:r w:rsidRPr="006C5D88">
        <w:t>---</w:t>
      </w:r>
    </w:p>
    <w:p w14:paraId="2E546E35" w14:textId="0BA7B1BE" w:rsidR="00074466" w:rsidRPr="006C5D88" w:rsidRDefault="00000000" w:rsidP="00436483">
      <w:pPr>
        <w:pStyle w:val="Body"/>
      </w:pPr>
      <w:r w:rsidRPr="006C5D88">
        <w:t xml:space="preserve">Now you can customize your slides by using the </w:t>
      </w:r>
      <w:proofErr w:type="spellStart"/>
      <w:r w:rsidRPr="006C5D88">
        <w:rPr>
          <w:rStyle w:val="Literal"/>
        </w:rPr>
        <w:t>style_xaringan</w:t>
      </w:r>
      <w:proofErr w:type="spellEnd"/>
      <w:r w:rsidRPr="006C5D88">
        <w:rPr>
          <w:rStyle w:val="Literal"/>
        </w:rPr>
        <w:t>()</w:t>
      </w:r>
      <w:r w:rsidRPr="006C5D88">
        <w:t xml:space="preserve"> function. This function has over 60 arguments, </w:t>
      </w:r>
      <w:del w:id="280" w:author="Rachel Monaghan" w:date="2023-11-28T18:12:00Z">
        <w:r w:rsidRPr="006C5D88" w:rsidDel="002D53D2">
          <w:delText xml:space="preserve">allowing </w:delText>
        </w:r>
      </w:del>
      <w:ins w:id="281" w:author="Rachel Monaghan" w:date="2023-11-28T18:12:00Z">
        <w:r w:rsidR="002D53D2">
          <w:t>enabling</w:t>
        </w:r>
        <w:r w:rsidR="002D53D2" w:rsidRPr="006C5D88">
          <w:t xml:space="preserve"> </w:t>
        </w:r>
      </w:ins>
      <w:r w:rsidRPr="006C5D88">
        <w:t xml:space="preserve">you to tweak nearly any </w:t>
      </w:r>
      <w:r w:rsidRPr="006C5D88">
        <w:lastRenderedPageBreak/>
        <w:t xml:space="preserve">part of your </w:t>
      </w:r>
      <w:proofErr w:type="spellStart"/>
      <w:r w:rsidRPr="006C5D88">
        <w:rPr>
          <w:rStyle w:val="Literal"/>
        </w:rPr>
        <w:t>xaringan</w:t>
      </w:r>
      <w:proofErr w:type="spellEnd"/>
      <w:r w:rsidRPr="006C5D88">
        <w:t xml:space="preserve"> slides. To replicate the custom CSS </w:t>
      </w:r>
      <w:del w:id="282" w:author="Rachel Monaghan" w:date="2023-11-28T18:12:00Z">
        <w:r w:rsidRPr="006C5D88" w:rsidDel="002D53D2">
          <w:delText xml:space="preserve">we </w:delText>
        </w:r>
      </w:del>
      <w:ins w:id="283" w:author="Rachel Monaghan" w:date="2023-11-28T18:12:00Z">
        <w:r w:rsidR="002D53D2">
          <w:t>you</w:t>
        </w:r>
        <w:r w:rsidR="002D53D2" w:rsidRPr="006C5D88">
          <w:t xml:space="preserve"> </w:t>
        </w:r>
      </w:ins>
      <w:r w:rsidRPr="006C5D88">
        <w:t xml:space="preserve">wrote earlier in this chapter using </w:t>
      </w:r>
      <w:proofErr w:type="spellStart"/>
      <w:r w:rsidRPr="006C5D88">
        <w:rPr>
          <w:rStyle w:val="Literal"/>
        </w:rPr>
        <w:t>xaringanthemer</w:t>
      </w:r>
      <w:proofErr w:type="spellEnd"/>
      <w:r w:rsidRPr="006C5D88">
        <w:t xml:space="preserve">, </w:t>
      </w:r>
      <w:ins w:id="284" w:author="Rachel Monaghan" w:date="2023-11-28T18:13:00Z">
        <w:r w:rsidR="002D53D2">
          <w:t xml:space="preserve">you’ll </w:t>
        </w:r>
      </w:ins>
      <w:del w:id="285" w:author="Rachel Monaghan" w:date="2023-11-28T18:12:00Z">
        <w:r w:rsidRPr="006C5D88" w:rsidDel="002D53D2">
          <w:delText xml:space="preserve">let’s </w:delText>
        </w:r>
      </w:del>
      <w:r w:rsidRPr="006C5D88">
        <w:t>use just a few of the arguments:</w:t>
      </w:r>
    </w:p>
    <w:p w14:paraId="02797775" w14:textId="266FE943" w:rsidR="007E291C" w:rsidRPr="006C5D88" w:rsidRDefault="00000000">
      <w:pPr>
        <w:pStyle w:val="Code"/>
      </w:pPr>
      <w:r w:rsidRPr="006C5D88">
        <w:t>```{r}</w:t>
      </w:r>
    </w:p>
    <w:p w14:paraId="53E74BE0" w14:textId="40867D15" w:rsidR="003E6F35" w:rsidRPr="006C5D88" w:rsidRDefault="003E6F35">
      <w:pPr>
        <w:pStyle w:val="Code"/>
      </w:pPr>
    </w:p>
    <w:p w14:paraId="6B56AF28" w14:textId="77777777" w:rsidR="003E6F35" w:rsidRPr="006C5D88" w:rsidRDefault="00000000">
      <w:pPr>
        <w:pStyle w:val="Code"/>
      </w:pPr>
      <w:r w:rsidRPr="006C5D88">
        <w:t>library(</w:t>
      </w:r>
      <w:proofErr w:type="spellStart"/>
      <w:r w:rsidRPr="006C5D88">
        <w:t>xaringanthemer</w:t>
      </w:r>
      <w:proofErr w:type="spellEnd"/>
      <w:r w:rsidRPr="006C5D88">
        <w:t>)</w:t>
      </w:r>
    </w:p>
    <w:p w14:paraId="7D067B51" w14:textId="77777777" w:rsidR="007E291C" w:rsidRPr="006C5D88" w:rsidRDefault="007E291C">
      <w:pPr>
        <w:pStyle w:val="Code"/>
      </w:pPr>
    </w:p>
    <w:p w14:paraId="18BB19D8" w14:textId="77777777" w:rsidR="003E6F35" w:rsidRPr="006C5D88" w:rsidRDefault="00000000">
      <w:pPr>
        <w:pStyle w:val="Code"/>
      </w:pPr>
      <w:proofErr w:type="spellStart"/>
      <w:r w:rsidRPr="006C5D88">
        <w:t>style_xaringan</w:t>
      </w:r>
      <w:proofErr w:type="spellEnd"/>
      <w:r w:rsidRPr="006C5D88">
        <w:t>(</w:t>
      </w:r>
    </w:p>
    <w:p w14:paraId="5CDB3421" w14:textId="34190E84" w:rsidR="003E6F35" w:rsidRPr="006C5D88" w:rsidRDefault="00000000">
      <w:pPr>
        <w:pStyle w:val="Code"/>
      </w:pPr>
      <w:r w:rsidRPr="006C5D88">
        <w:t xml:space="preserve">  header_h2_font_size = </w:t>
      </w:r>
      <w:del w:id="286" w:author="Rachel Monaghan" w:date="2023-11-28T18:13:00Z">
        <w:r w:rsidRPr="006C5D88" w:rsidDel="002D53D2">
          <w:delText>"</w:delText>
        </w:r>
      </w:del>
      <w:ins w:id="287" w:author="Rachel Monaghan" w:date="2023-11-28T18:13:00Z">
        <w:r w:rsidR="002D53D2">
          <w:t>“</w:t>
        </w:r>
      </w:ins>
      <w:r w:rsidRPr="006C5D88">
        <w:t>150px</w:t>
      </w:r>
      <w:del w:id="288" w:author="Rachel Monaghan" w:date="2023-11-28T18:13:00Z">
        <w:r w:rsidRPr="006C5D88" w:rsidDel="002D53D2">
          <w:delText>"</w:delText>
        </w:r>
      </w:del>
      <w:ins w:id="289" w:author="Rachel Monaghan" w:date="2023-11-28T18:13:00Z">
        <w:r w:rsidR="002D53D2">
          <w:t>”</w:t>
        </w:r>
      </w:ins>
      <w:r w:rsidRPr="006C5D88">
        <w:t>,</w:t>
      </w:r>
    </w:p>
    <w:p w14:paraId="606BCCD3" w14:textId="4D5A170B" w:rsidR="003E6F35" w:rsidRPr="006C5D88" w:rsidRDefault="00000000">
      <w:pPr>
        <w:pStyle w:val="Code"/>
      </w:pPr>
      <w:r w:rsidRPr="006C5D88">
        <w:t xml:space="preserve">  </w:t>
      </w:r>
      <w:proofErr w:type="spellStart"/>
      <w:r w:rsidRPr="006C5D88">
        <w:t>header_color</w:t>
      </w:r>
      <w:proofErr w:type="spellEnd"/>
      <w:r w:rsidRPr="006C5D88">
        <w:t xml:space="preserve"> = </w:t>
      </w:r>
      <w:del w:id="290" w:author="Rachel Monaghan" w:date="2023-11-28T18:13:00Z">
        <w:r w:rsidRPr="006C5D88" w:rsidDel="002D53D2">
          <w:delText>"</w:delText>
        </w:r>
      </w:del>
      <w:ins w:id="291" w:author="Rachel Monaghan" w:date="2023-11-28T18:13:00Z">
        <w:r w:rsidR="002D53D2">
          <w:t>“</w:t>
        </w:r>
      </w:ins>
      <w:r w:rsidRPr="006C5D88">
        <w:t>white</w:t>
      </w:r>
      <w:del w:id="292" w:author="Rachel Monaghan" w:date="2023-11-28T18:13:00Z">
        <w:r w:rsidRPr="006C5D88" w:rsidDel="002D53D2">
          <w:delText>"</w:delText>
        </w:r>
      </w:del>
      <w:ins w:id="293" w:author="Rachel Monaghan" w:date="2023-11-28T18:13:00Z">
        <w:r w:rsidR="002D53D2">
          <w:t>”</w:t>
        </w:r>
      </w:ins>
      <w:r w:rsidRPr="006C5D88">
        <w:t>,</w:t>
      </w:r>
    </w:p>
    <w:p w14:paraId="229D97A4" w14:textId="3038F6AB" w:rsidR="003E6F35" w:rsidRPr="006C5D88" w:rsidRDefault="00000000">
      <w:pPr>
        <w:pStyle w:val="Code"/>
      </w:pPr>
      <w:r w:rsidRPr="006C5D88">
        <w:t xml:space="preserve">  </w:t>
      </w:r>
      <w:proofErr w:type="spellStart"/>
      <w:r w:rsidRPr="006C5D88">
        <w:t>header_font_weight</w:t>
      </w:r>
      <w:proofErr w:type="spellEnd"/>
      <w:r w:rsidRPr="006C5D88">
        <w:t xml:space="preserve"> = </w:t>
      </w:r>
      <w:del w:id="294" w:author="Rachel Monaghan" w:date="2023-11-28T18:13:00Z">
        <w:r w:rsidRPr="006C5D88" w:rsidDel="002D53D2">
          <w:delText>"</w:delText>
        </w:r>
      </w:del>
      <w:ins w:id="295" w:author="Rachel Monaghan" w:date="2023-11-28T18:13:00Z">
        <w:r w:rsidR="002D53D2">
          <w:t>“</w:t>
        </w:r>
      </w:ins>
      <w:r w:rsidRPr="006C5D88">
        <w:t>bold</w:t>
      </w:r>
      <w:del w:id="296" w:author="Rachel Monaghan" w:date="2023-11-28T18:13:00Z">
        <w:r w:rsidRPr="006C5D88" w:rsidDel="002D53D2">
          <w:delText>"</w:delText>
        </w:r>
      </w:del>
      <w:ins w:id="297" w:author="Rachel Monaghan" w:date="2023-11-28T18:13:00Z">
        <w:r w:rsidR="002D53D2">
          <w:t>”</w:t>
        </w:r>
      </w:ins>
      <w:r w:rsidRPr="006C5D88">
        <w:t>,</w:t>
      </w:r>
    </w:p>
    <w:p w14:paraId="12CF3204" w14:textId="17F2BE0B" w:rsidR="003E6F35" w:rsidRPr="006C5D88" w:rsidRDefault="00000000">
      <w:pPr>
        <w:pStyle w:val="Code"/>
      </w:pPr>
      <w:r w:rsidRPr="006C5D88">
        <w:t xml:space="preserve">  </w:t>
      </w:r>
      <w:proofErr w:type="spellStart"/>
      <w:r w:rsidRPr="006C5D88">
        <w:t>header_font_family</w:t>
      </w:r>
      <w:proofErr w:type="spellEnd"/>
      <w:r w:rsidRPr="006C5D88">
        <w:t xml:space="preserve"> = </w:t>
      </w:r>
      <w:del w:id="298" w:author="Rachel Monaghan" w:date="2023-11-28T18:13:00Z">
        <w:r w:rsidRPr="006C5D88" w:rsidDel="002D53D2">
          <w:delText>"</w:delText>
        </w:r>
      </w:del>
      <w:ins w:id="299" w:author="Rachel Monaghan" w:date="2023-11-28T18:13:00Z">
        <w:r w:rsidR="002D53D2">
          <w:t>“</w:t>
        </w:r>
      </w:ins>
      <w:r w:rsidRPr="006C5D88">
        <w:t>Inter</w:t>
      </w:r>
      <w:del w:id="300" w:author="Rachel Monaghan" w:date="2023-11-28T18:13:00Z">
        <w:r w:rsidRPr="006C5D88" w:rsidDel="002D53D2">
          <w:delText>"</w:delText>
        </w:r>
      </w:del>
      <w:ins w:id="301" w:author="Rachel Monaghan" w:date="2023-11-28T18:13:00Z">
        <w:r w:rsidR="002D53D2">
          <w:t>”</w:t>
        </w:r>
      </w:ins>
    </w:p>
    <w:p w14:paraId="1DBD24CF" w14:textId="40541FB4" w:rsidR="007E291C" w:rsidRPr="006C5D88" w:rsidRDefault="00000000">
      <w:pPr>
        <w:pStyle w:val="Code"/>
      </w:pPr>
      <w:r w:rsidRPr="006C5D88">
        <w:t>)</w:t>
      </w:r>
    </w:p>
    <w:p w14:paraId="31BE8936" w14:textId="685B9DAF" w:rsidR="003E6F35" w:rsidRPr="006C5D88" w:rsidRDefault="003E6F35">
      <w:pPr>
        <w:pStyle w:val="Code"/>
      </w:pPr>
    </w:p>
    <w:p w14:paraId="75A2BA93" w14:textId="77777777" w:rsidR="003E6F35" w:rsidRPr="006C5D88" w:rsidRDefault="00000000">
      <w:pPr>
        <w:pStyle w:val="Code"/>
      </w:pPr>
      <w:r w:rsidRPr="006C5D88">
        <w:t>```</w:t>
      </w:r>
    </w:p>
    <w:p w14:paraId="7EDC910F" w14:textId="1FEBA24A" w:rsidR="003E6F35" w:rsidRPr="006C5D88" w:rsidRDefault="00000000" w:rsidP="00436483">
      <w:pPr>
        <w:pStyle w:val="Body"/>
      </w:pPr>
      <w:r w:rsidRPr="006C5D88">
        <w:t xml:space="preserve">This code sets the </w:t>
      </w:r>
      <w:r w:rsidR="00DB656E" w:rsidRPr="006C5D88">
        <w:t xml:space="preserve">header </w:t>
      </w:r>
      <w:r w:rsidRPr="006C5D88">
        <w:t>size to</w:t>
      </w:r>
      <w:r w:rsidR="00DB656E" w:rsidRPr="006C5D88">
        <w:t xml:space="preserve"> </w:t>
      </w:r>
      <w:r w:rsidRPr="006C5D88">
        <w:t>150</w:t>
      </w:r>
      <w:r w:rsidR="00DB656E" w:rsidRPr="006C5D88">
        <w:t xml:space="preserve"> pixels</w:t>
      </w:r>
      <w:r w:rsidRPr="006C5D88">
        <w:t xml:space="preserve"> and makes all </w:t>
      </w:r>
      <w:ins w:id="302" w:author="Rachel Monaghan" w:date="2023-11-28T18:13:00Z">
        <w:r w:rsidR="002D53D2">
          <w:t xml:space="preserve">the </w:t>
        </w:r>
      </w:ins>
      <w:r w:rsidRPr="006C5D88">
        <w:t>headers use the bold</w:t>
      </w:r>
      <w:r w:rsidR="00DB656E" w:rsidRPr="006C5D88">
        <w:t>,</w:t>
      </w:r>
      <w:r w:rsidRPr="006C5D88">
        <w:t xml:space="preserve"> white Inter</w:t>
      </w:r>
      <w:r w:rsidR="00DB656E" w:rsidRPr="006C5D88">
        <w:t xml:space="preserve"> font</w:t>
      </w:r>
      <w:r w:rsidRPr="006C5D88">
        <w:t>.</w:t>
      </w:r>
    </w:p>
    <w:p w14:paraId="4F3AC7A6" w14:textId="403CB755" w:rsidR="00074466" w:rsidRPr="006C5D88" w:rsidRDefault="00000000" w:rsidP="00436483">
      <w:pPr>
        <w:pStyle w:val="Body"/>
      </w:pPr>
      <w:r w:rsidRPr="006C5D88">
        <w:t xml:space="preserve">One particularly nice thing about the </w:t>
      </w:r>
      <w:proofErr w:type="spellStart"/>
      <w:r w:rsidRPr="006C5D88">
        <w:rPr>
          <w:rStyle w:val="Literal"/>
        </w:rPr>
        <w:t>xaringanthemer</w:t>
      </w:r>
      <w:proofErr w:type="spellEnd"/>
      <w:r w:rsidRPr="006C5D88">
        <w:t xml:space="preserve"> package is that you can use any font available on Google Fonts by simply adding its name to </w:t>
      </w:r>
      <w:proofErr w:type="spellStart"/>
      <w:r w:rsidRPr="006C5D88">
        <w:rPr>
          <w:rStyle w:val="Literal"/>
        </w:rPr>
        <w:t>header_font_family</w:t>
      </w:r>
      <w:proofErr w:type="spellEnd"/>
      <w:r w:rsidR="00DB656E" w:rsidRPr="006C5D88">
        <w:t xml:space="preserve"> </w:t>
      </w:r>
      <w:r w:rsidRPr="006C5D88">
        <w:t xml:space="preserve">or </w:t>
      </w:r>
      <w:del w:id="303" w:author="Rachel Monaghan" w:date="2023-11-28T18:13:00Z">
        <w:r w:rsidRPr="006C5D88" w:rsidDel="00DB7C37">
          <w:delText xml:space="preserve">any </w:delText>
        </w:r>
      </w:del>
      <w:ins w:id="304" w:author="Rachel Monaghan" w:date="2023-11-28T18:13:00Z">
        <w:r w:rsidR="00DB7C37">
          <w:t>an</w:t>
        </w:r>
      </w:ins>
      <w:r w:rsidRPr="006C5D88">
        <w:t>other argument that sets font families (</w:t>
      </w:r>
      <w:proofErr w:type="spellStart"/>
      <w:r w:rsidRPr="006C5D88">
        <w:rPr>
          <w:rStyle w:val="Literal"/>
        </w:rPr>
        <w:t>text_font_family</w:t>
      </w:r>
      <w:proofErr w:type="spellEnd"/>
      <w:r w:rsidRPr="006C5D88">
        <w:t xml:space="preserve"> and </w:t>
      </w:r>
      <w:proofErr w:type="spellStart"/>
      <w:r w:rsidRPr="006C5D88">
        <w:rPr>
          <w:rStyle w:val="Literal"/>
        </w:rPr>
        <w:t>code_font_family</w:t>
      </w:r>
      <w:proofErr w:type="spellEnd"/>
      <w:r w:rsidRPr="006C5D88">
        <w:t xml:space="preserve"> are the other two</w:t>
      </w:r>
      <w:r w:rsidR="004E2F95" w:rsidRPr="006C5D88">
        <w:t>, for styling body text and code, respectively</w:t>
      </w:r>
      <w:r w:rsidRPr="006C5D88">
        <w:t xml:space="preserve">). </w:t>
      </w:r>
      <w:del w:id="305" w:author="Rachel Monaghan" w:date="2023-11-28T18:13:00Z">
        <w:r w:rsidRPr="006C5D88" w:rsidDel="00DB7C37">
          <w:delText xml:space="preserve">You </w:delText>
        </w:r>
      </w:del>
      <w:ins w:id="306" w:author="Rachel Monaghan" w:date="2023-11-28T18:13:00Z">
        <w:r w:rsidR="00DB7C37">
          <w:t>This means you</w:t>
        </w:r>
        <w:r w:rsidR="00DB7C37" w:rsidRPr="006C5D88">
          <w:t xml:space="preserve"> </w:t>
        </w:r>
      </w:ins>
      <w:r w:rsidRPr="006C5D88">
        <w:t xml:space="preserve">won’t have to </w:t>
      </w:r>
      <w:r w:rsidR="00A37516" w:rsidRPr="006C5D88">
        <w:t xml:space="preserve">include </w:t>
      </w:r>
      <w:r w:rsidRPr="006C5D88">
        <w:t xml:space="preserve">the line that </w:t>
      </w:r>
      <w:del w:id="307" w:author="Rachel Monaghan" w:date="2023-11-28T18:13:00Z">
        <w:r w:rsidRPr="006C5D88" w:rsidDel="00DB7C37">
          <w:delText xml:space="preserve">made </w:delText>
        </w:r>
      </w:del>
      <w:ins w:id="308" w:author="Rachel Monaghan" w:date="2023-11-28T18:13:00Z">
        <w:r w:rsidR="00DB7C37">
          <w:t>makes</w:t>
        </w:r>
        <w:r w:rsidR="00DB7C37" w:rsidRPr="006C5D88">
          <w:t xml:space="preserve"> </w:t>
        </w:r>
      </w:ins>
      <w:r w:rsidRPr="006C5D88">
        <w:t>the Inter font available.</w:t>
      </w:r>
    </w:p>
    <w:p w14:paraId="54BD4EFB" w14:textId="0A24A682" w:rsidR="003E6F35" w:rsidRPr="006C5D88" w:rsidRDefault="00000000">
      <w:pPr>
        <w:pStyle w:val="HeadA"/>
      </w:pPr>
      <w:bookmarkStart w:id="309" w:name="inconclusiontheadvantagesofxaringan"/>
      <w:bookmarkStart w:id="310" w:name="_Toc11"/>
      <w:bookmarkStart w:id="311" w:name="_Toc152085410"/>
      <w:del w:id="312" w:author="Rachel Monaghan" w:date="2023-11-28T18:14:00Z">
        <w:r w:rsidRPr="006C5D88" w:rsidDel="00DB7C37">
          <w:delText>Conclusion</w:delText>
        </w:r>
      </w:del>
      <w:bookmarkEnd w:id="309"/>
      <w:bookmarkEnd w:id="310"/>
      <w:bookmarkEnd w:id="311"/>
      <w:ins w:id="313" w:author="Rachel Monaghan" w:date="2023-11-28T18:14:00Z">
        <w:r w:rsidR="00DB7C37">
          <w:t>Summary</w:t>
        </w:r>
      </w:ins>
    </w:p>
    <w:bookmarkEnd w:id="210"/>
    <w:p w14:paraId="53135530" w14:textId="7899BD69" w:rsidR="003E6F35" w:rsidRPr="006C5D88" w:rsidRDefault="00000000" w:rsidP="00436483">
      <w:pPr>
        <w:pStyle w:val="Body"/>
      </w:pPr>
      <w:r w:rsidRPr="006C5D88">
        <w:t xml:space="preserve">In this chapter, </w:t>
      </w:r>
      <w:bookmarkEnd w:id="189"/>
      <w:r w:rsidRPr="006C5D88">
        <w:t>you</w:t>
      </w:r>
      <w:bookmarkEnd w:id="75"/>
      <w:bookmarkEnd w:id="108"/>
      <w:bookmarkEnd w:id="143"/>
      <w:ins w:id="314" w:author="Rachel Monaghan" w:date="2023-11-28T18:14:00Z">
        <w:r w:rsidR="00DB7C37">
          <w:t>’ve</w:t>
        </w:r>
      </w:ins>
      <w:r w:rsidRPr="006C5D88">
        <w:t xml:space="preserve"> learned how to create presentations using the </w:t>
      </w:r>
      <w:proofErr w:type="spellStart"/>
      <w:r w:rsidRPr="006C5D88">
        <w:rPr>
          <w:rStyle w:val="Literal"/>
        </w:rPr>
        <w:t>xaringan</w:t>
      </w:r>
      <w:proofErr w:type="spellEnd"/>
      <w:r w:rsidRPr="006C5D88">
        <w:t xml:space="preserve"> package. You’ve seen how to incrementally reveal content on slides, create multi</w:t>
      </w:r>
      <w:del w:id="315" w:author="Rachel Monaghan" w:date="2023-11-28T18:14:00Z">
        <w:r w:rsidRPr="006C5D88" w:rsidDel="00DB7C37">
          <w:delText>-</w:delText>
        </w:r>
      </w:del>
      <w:r w:rsidRPr="006C5D88">
        <w:t xml:space="preserve">column layouts, </w:t>
      </w:r>
      <w:r w:rsidR="004E2F95" w:rsidRPr="006C5D88">
        <w:t xml:space="preserve">and </w:t>
      </w:r>
      <w:r w:rsidRPr="006C5D88">
        <w:t>add background images to slides</w:t>
      </w:r>
      <w:r w:rsidR="004E2F95" w:rsidRPr="006C5D88">
        <w:t>. You also</w:t>
      </w:r>
      <w:r w:rsidRPr="006C5D88">
        <w:t xml:space="preserve"> change</w:t>
      </w:r>
      <w:r w:rsidR="004E2F95" w:rsidRPr="006C5D88">
        <w:t>d</w:t>
      </w:r>
      <w:r w:rsidRPr="006C5D88">
        <w:t xml:space="preserve"> </w:t>
      </w:r>
      <w:del w:id="316" w:author="Rachel Monaghan" w:date="2023-11-28T18:14:00Z">
        <w:r w:rsidRPr="006C5D88" w:rsidDel="00DB7C37">
          <w:delText xml:space="preserve">the </w:delText>
        </w:r>
      </w:del>
      <w:ins w:id="317" w:author="Rachel Monaghan" w:date="2023-11-28T18:14:00Z">
        <w:r w:rsidR="00DB7C37">
          <w:t>your slides’</w:t>
        </w:r>
        <w:r w:rsidR="00DB7C37" w:rsidRPr="006C5D88">
          <w:t xml:space="preserve"> </w:t>
        </w:r>
      </w:ins>
      <w:r w:rsidRPr="006C5D88">
        <w:t xml:space="preserve">appearance </w:t>
      </w:r>
      <w:del w:id="318" w:author="Rachel Monaghan" w:date="2023-11-28T18:14:00Z">
        <w:r w:rsidRPr="006C5D88" w:rsidDel="00DB7C37">
          <w:delText xml:space="preserve">of slides </w:delText>
        </w:r>
      </w:del>
      <w:r w:rsidR="00DB656E" w:rsidRPr="006C5D88">
        <w:t>by applying</w:t>
      </w:r>
      <w:r w:rsidRPr="006C5D88">
        <w:t xml:space="preserve"> custom themes, writing </w:t>
      </w:r>
      <w:del w:id="319" w:author="Rachel Monaghan" w:date="2023-11-28T18:14:00Z">
        <w:r w:rsidRPr="006C5D88" w:rsidDel="00DB7C37">
          <w:delText>your own custom</w:delText>
        </w:r>
      </w:del>
      <w:ins w:id="320" w:author="Rachel Monaghan" w:date="2023-11-28T18:14:00Z">
        <w:r w:rsidR="00DB7C37">
          <w:t>your own</w:t>
        </w:r>
      </w:ins>
      <w:r w:rsidRPr="006C5D88">
        <w:t xml:space="preserve"> CSS, </w:t>
      </w:r>
      <w:r w:rsidR="004E2F95" w:rsidRPr="006C5D88">
        <w:t>and</w:t>
      </w:r>
      <w:r w:rsidRPr="006C5D88">
        <w:t xml:space="preserve"> using the </w:t>
      </w:r>
      <w:proofErr w:type="spellStart"/>
      <w:r w:rsidRPr="006C5D88">
        <w:rPr>
          <w:rStyle w:val="Literal"/>
        </w:rPr>
        <w:t>xaringanthemer</w:t>
      </w:r>
      <w:proofErr w:type="spellEnd"/>
      <w:r w:rsidRPr="006C5D88">
        <w:t xml:space="preserve"> package.</w:t>
      </w:r>
    </w:p>
    <w:p w14:paraId="3E0BE348" w14:textId="34AAFA70" w:rsidR="00074466" w:rsidRPr="006C5D88" w:rsidRDefault="00000000" w:rsidP="00436483">
      <w:pPr>
        <w:pStyle w:val="Body"/>
      </w:pPr>
      <w:del w:id="321" w:author="Rachel Monaghan" w:date="2023-11-28T18:14:00Z">
        <w:r w:rsidRPr="006C5D88" w:rsidDel="00DB7C37">
          <w:delText>By working in</w:delText>
        </w:r>
      </w:del>
      <w:ins w:id="322" w:author="Rachel Monaghan" w:date="2023-11-28T18:14:00Z">
        <w:r w:rsidR="00DB7C37">
          <w:t>With</w:t>
        </w:r>
      </w:ins>
      <w:r w:rsidRPr="006C5D88">
        <w:t xml:space="preserve"> </w:t>
      </w:r>
      <w:proofErr w:type="spellStart"/>
      <w:r w:rsidRPr="006C5D88">
        <w:rPr>
          <w:rStyle w:val="Literal"/>
        </w:rPr>
        <w:t>xaringan</w:t>
      </w:r>
      <w:proofErr w:type="spellEnd"/>
      <w:r w:rsidRPr="006C5D88">
        <w:t>, you can create any type of presentation you want</w:t>
      </w:r>
      <w:del w:id="323" w:author="Rachel Monaghan" w:date="2023-11-28T18:14:00Z">
        <w:r w:rsidRPr="006C5D88" w:rsidDel="00DB7C37">
          <w:delText xml:space="preserve"> to,</w:delText>
        </w:r>
      </w:del>
      <w:ins w:id="324" w:author="Rachel Monaghan" w:date="2023-11-28T18:14:00Z">
        <w:r w:rsidR="00DB7C37">
          <w:t xml:space="preserve"> and</w:t>
        </w:r>
      </w:ins>
      <w:r w:rsidRPr="006C5D88">
        <w:t xml:space="preserve"> then customize it to match your desired look</w:t>
      </w:r>
      <w:r w:rsidR="004E2F95" w:rsidRPr="006C5D88">
        <w:t xml:space="preserve"> </w:t>
      </w:r>
      <w:r w:rsidRPr="006C5D88">
        <w:t>and</w:t>
      </w:r>
      <w:r w:rsidR="004E2F95" w:rsidRPr="006C5D88">
        <w:t xml:space="preserve"> </w:t>
      </w:r>
      <w:r w:rsidRPr="006C5D88">
        <w:t xml:space="preserve">feel. Creating presentations with </w:t>
      </w:r>
      <w:proofErr w:type="spellStart"/>
      <w:r w:rsidRPr="006C5D88">
        <w:rPr>
          <w:rStyle w:val="Literal"/>
        </w:rPr>
        <w:t>xaringan</w:t>
      </w:r>
      <w:proofErr w:type="spellEnd"/>
      <w:r w:rsidRPr="006C5D88">
        <w:t xml:space="preserve"> also allows you to share your HTML slides easily and enables greater accessibility.</w:t>
      </w:r>
    </w:p>
    <w:p w14:paraId="529914DC" w14:textId="5F376034" w:rsidR="00DB656E" w:rsidRPr="006C5D88" w:rsidRDefault="00B55101" w:rsidP="00DB656E">
      <w:pPr>
        <w:pStyle w:val="HeadA"/>
      </w:pPr>
      <w:bookmarkStart w:id="325" w:name="_Toc152085411"/>
      <w:ins w:id="326" w:author="Rachel Monaghan" w:date="2023-11-28T18:19:00Z">
        <w:r>
          <w:t xml:space="preserve">Further </w:t>
        </w:r>
      </w:ins>
      <w:r w:rsidR="00DD630C" w:rsidRPr="006C5D88">
        <w:t>Resources</w:t>
      </w:r>
      <w:bookmarkEnd w:id="325"/>
    </w:p>
    <w:p w14:paraId="2D28B766" w14:textId="224018AF" w:rsidR="00B55101" w:rsidRDefault="00B55101" w:rsidP="00B55101">
      <w:pPr>
        <w:pStyle w:val="ListPlain"/>
        <w:rPr>
          <w:ins w:id="327" w:author="Rachel Monaghan" w:date="2023-11-28T18:19:00Z"/>
        </w:rPr>
      </w:pPr>
      <w:ins w:id="328" w:author="Rachel Monaghan" w:date="2023-11-28T18:19:00Z">
        <w:r w:rsidRPr="006C5D88">
          <w:t>Garrick Aden-</w:t>
        </w:r>
        <w:proofErr w:type="spellStart"/>
        <w:r w:rsidRPr="006C5D88">
          <w:t>Buie</w:t>
        </w:r>
        <w:proofErr w:type="spellEnd"/>
        <w:r w:rsidRPr="006C5D88">
          <w:t xml:space="preserve">, Silvia </w:t>
        </w:r>
        <w:proofErr w:type="spellStart"/>
        <w:r w:rsidRPr="006C5D88">
          <w:t>Canelón</w:t>
        </w:r>
        <w:proofErr w:type="spellEnd"/>
        <w:r w:rsidRPr="006C5D88">
          <w:t>, and Shannon Pileggi</w:t>
        </w:r>
        <w:r>
          <w:t>,</w:t>
        </w:r>
        <w:r w:rsidRPr="006C5D88">
          <w:t xml:space="preserve"> “Professional, Polished, Presentable: Making Great Slides with </w:t>
        </w:r>
        <w:proofErr w:type="spellStart"/>
        <w:r w:rsidRPr="006C5D88">
          <w:t>xaringan</w:t>
        </w:r>
        <w:proofErr w:type="spellEnd"/>
        <w:r w:rsidRPr="006C5D88">
          <w:t>,” workshop materials</w:t>
        </w:r>
        <w:r>
          <w:t>, n.d.,</w:t>
        </w:r>
        <w:r w:rsidRPr="006C5D88">
          <w:t xml:space="preserve"> </w:t>
        </w:r>
        <w:r w:rsidRPr="006C5D88">
          <w:rPr>
            <w:rStyle w:val="LinkURL"/>
          </w:rPr>
          <w:t>https://presentable-user2021.netlify.app</w:t>
        </w:r>
        <w:r w:rsidRPr="006C5D88">
          <w:t>.</w:t>
        </w:r>
      </w:ins>
    </w:p>
    <w:p w14:paraId="5A37C99F" w14:textId="6F97C9E1" w:rsidR="00DB656E" w:rsidRPr="006C5D88" w:rsidDel="009E240F" w:rsidRDefault="00DB7C37" w:rsidP="006F4C99">
      <w:pPr>
        <w:pStyle w:val="ListPlain"/>
        <w:rPr>
          <w:del w:id="329" w:author="Sydney Cromwell" w:date="2023-10-25T22:12:00Z"/>
        </w:rPr>
      </w:pPr>
      <w:ins w:id="330" w:author="Rachel Monaghan" w:date="2023-11-28T18:15:00Z">
        <w:r w:rsidRPr="006C5D88">
          <w:t xml:space="preserve">Silvia </w:t>
        </w:r>
        <w:proofErr w:type="spellStart"/>
        <w:r w:rsidRPr="006C5D88">
          <w:t>Canelón</w:t>
        </w:r>
        <w:proofErr w:type="spellEnd"/>
        <w:r>
          <w:t>,</w:t>
        </w:r>
        <w:r w:rsidRPr="006C5D88">
          <w:t xml:space="preserve"> </w:t>
        </w:r>
      </w:ins>
      <w:r w:rsidR="006F4C99" w:rsidRPr="006C5D88">
        <w:t>“</w:t>
      </w:r>
      <w:del w:id="331" w:author="Sydney Cromwell" w:date="2023-10-25T22:12:00Z">
        <w:r w:rsidR="00DB656E" w:rsidRPr="006C5D88" w:rsidDel="009E240F">
          <w:delText>Consult the following resources to improve the quality of the presentations you make with the xaringan package:</w:delText>
        </w:r>
      </w:del>
    </w:p>
    <w:p w14:paraId="293EBD3E" w14:textId="5C20DA02" w:rsidR="00DB656E" w:rsidRPr="006C5D88" w:rsidRDefault="00DB656E" w:rsidP="006F4C99">
      <w:pPr>
        <w:pStyle w:val="ListPlain"/>
      </w:pPr>
      <w:r w:rsidRPr="006C5D88">
        <w:t xml:space="preserve">Sharing Your Work with </w:t>
      </w:r>
      <w:proofErr w:type="spellStart"/>
      <w:r w:rsidRPr="006C5D88">
        <w:t>xaringan</w:t>
      </w:r>
      <w:proofErr w:type="spellEnd"/>
      <w:r w:rsidRPr="006C5D88">
        <w:t xml:space="preserve">: An Introduction to </w:t>
      </w:r>
      <w:proofErr w:type="spellStart"/>
      <w:r w:rsidRPr="006C5D88">
        <w:t>xaringan</w:t>
      </w:r>
      <w:proofErr w:type="spellEnd"/>
      <w:r w:rsidRPr="006C5D88">
        <w:t xml:space="preserve"> for Presentations: The Basics and Beyond</w:t>
      </w:r>
      <w:ins w:id="332" w:author="Rachel Monaghan" w:date="2023-11-28T18:15:00Z">
        <w:r w:rsidR="00DB7C37">
          <w:t>,</w:t>
        </w:r>
      </w:ins>
      <w:r w:rsidR="006F4C99" w:rsidRPr="006C5D88">
        <w:t>”</w:t>
      </w:r>
      <w:ins w:id="333" w:author="Rachel Monaghan" w:date="2023-11-28T18:19:00Z">
        <w:r w:rsidR="00B55101">
          <w:t xml:space="preserve"> workshop for the </w:t>
        </w:r>
        <w:r w:rsidR="00B55101" w:rsidRPr="00B55101">
          <w:t>NHS-R Community 2020 Virtual Conference</w:t>
        </w:r>
        <w:r w:rsidR="00B55101">
          <w:t>,</w:t>
        </w:r>
      </w:ins>
      <w:r w:rsidRPr="006C5D88">
        <w:t xml:space="preserve"> </w:t>
      </w:r>
      <w:del w:id="334" w:author="Rachel Monaghan" w:date="2023-11-28T18:15:00Z">
        <w:r w:rsidRPr="006C5D88" w:rsidDel="00DB7C37">
          <w:delText xml:space="preserve">by Silvia Canelón </w:delText>
        </w:r>
      </w:del>
      <w:ins w:id="335" w:author="Rachel Monaghan" w:date="2023-11-28T18:18:00Z">
        <w:r w:rsidR="00B55101">
          <w:t xml:space="preserve">November 2, </w:t>
        </w:r>
      </w:ins>
      <w:del w:id="336" w:author="Rachel Monaghan" w:date="2023-11-28T18:18:00Z">
        <w:r w:rsidRPr="006C5D88" w:rsidDel="00B55101">
          <w:delText>(</w:delText>
        </w:r>
      </w:del>
      <w:r w:rsidRPr="006C5D88">
        <w:t>2020</w:t>
      </w:r>
      <w:del w:id="337" w:author="Rachel Monaghan" w:date="2023-11-28T18:18:00Z">
        <w:r w:rsidRPr="006C5D88" w:rsidDel="00B55101">
          <w:delText>)</w:delText>
        </w:r>
      </w:del>
      <w:ins w:id="338" w:author="Sydney Cromwell" w:date="2023-10-25T22:12:00Z">
        <w:del w:id="339" w:author="Rachel Monaghan" w:date="2023-11-28T18:18:00Z">
          <w:r w:rsidR="009E240F" w:rsidRPr="006C5D88" w:rsidDel="00B55101">
            <w:delText>.</w:delText>
          </w:r>
        </w:del>
      </w:ins>
      <w:ins w:id="340" w:author="Rachel Monaghan" w:date="2023-11-28T18:18:00Z">
        <w:r w:rsidR="00B55101">
          <w:t>,</w:t>
        </w:r>
      </w:ins>
      <w:del w:id="341" w:author="Sydney Cromwell" w:date="2023-10-25T22:12:00Z">
        <w:r w:rsidRPr="006C5D88" w:rsidDel="009E240F">
          <w:delText>,</w:delText>
        </w:r>
      </w:del>
      <w:r w:rsidRPr="006C5D88">
        <w:t xml:space="preserve"> </w:t>
      </w:r>
      <w:r w:rsidR="00194749" w:rsidRPr="006C5D88">
        <w:rPr>
          <w:rStyle w:val="LinkURL"/>
        </w:rPr>
        <w:t>https://spcanelon.github.io/xaringan-basics-and-beyond/index.html</w:t>
      </w:r>
      <w:ins w:id="342" w:author="Sydney Cromwell" w:date="2023-10-25T22:12:00Z">
        <w:r w:rsidR="006F4C99" w:rsidRPr="006C5D88">
          <w:t>.</w:t>
        </w:r>
      </w:ins>
    </w:p>
    <w:p w14:paraId="66EEBD40" w14:textId="4A23D9E1" w:rsidR="00DB656E" w:rsidRPr="006C5D88" w:rsidDel="00B55101" w:rsidRDefault="009E240F" w:rsidP="009E240F">
      <w:pPr>
        <w:pStyle w:val="ListPlain"/>
        <w:rPr>
          <w:del w:id="343" w:author="Rachel Monaghan" w:date="2023-11-28T18:19:00Z"/>
        </w:rPr>
      </w:pPr>
      <w:ins w:id="344" w:author="Sydney Cromwell" w:date="2023-10-25T22:12:00Z">
        <w:del w:id="345" w:author="Rachel Monaghan" w:date="2023-11-28T18:19:00Z">
          <w:r w:rsidRPr="006C5D88" w:rsidDel="00B55101">
            <w:delText>“</w:delText>
          </w:r>
        </w:del>
      </w:ins>
      <w:del w:id="346" w:author="Rachel Monaghan" w:date="2023-11-28T18:19:00Z">
        <w:r w:rsidR="00DB656E" w:rsidRPr="006C5D88" w:rsidDel="00B55101">
          <w:delText>Professional, Polished, Presentable: Making Great Slides with xaringan</w:delText>
        </w:r>
      </w:del>
      <w:ins w:id="347" w:author="Sydney Cromwell" w:date="2023-10-25T22:13:00Z">
        <w:del w:id="348" w:author="Rachel Monaghan" w:date="2023-11-28T18:19:00Z">
          <w:r w:rsidRPr="006C5D88" w:rsidDel="00B55101">
            <w:delText>,”</w:delText>
          </w:r>
        </w:del>
      </w:ins>
      <w:del w:id="349" w:author="Rachel Monaghan" w:date="2023-11-28T18:19:00Z">
        <w:r w:rsidR="00DB656E" w:rsidRPr="006C5D88" w:rsidDel="00B55101">
          <w:rPr>
            <w:rStyle w:val="Italic"/>
          </w:rPr>
          <w:delText>,</w:delText>
        </w:r>
        <w:r w:rsidR="00DB656E" w:rsidRPr="006C5D88" w:rsidDel="00B55101">
          <w:delText xml:space="preserve"> workshop materials</w:delText>
        </w:r>
      </w:del>
      <w:del w:id="350" w:author="Rachel Monaghan" w:date="2023-11-28T18:18:00Z">
        <w:r w:rsidR="00DB656E" w:rsidRPr="006C5D88" w:rsidDel="00B55101">
          <w:delText xml:space="preserve"> </w:delText>
        </w:r>
      </w:del>
      <w:del w:id="351" w:author="Rachel Monaghan" w:date="2023-11-28T18:15:00Z">
        <w:r w:rsidR="00DB656E" w:rsidRPr="006C5D88" w:rsidDel="00DB7C37">
          <w:delText xml:space="preserve">by Garrick Aden-Buie, Silvia Canelón, and Shannon Pileggi </w:delText>
        </w:r>
      </w:del>
      <w:del w:id="352" w:author="Rachel Monaghan" w:date="2023-11-28T18:18:00Z">
        <w:r w:rsidR="00DB656E" w:rsidRPr="006C5D88" w:rsidDel="00B55101">
          <w:delText>(2021)</w:delText>
        </w:r>
      </w:del>
      <w:ins w:id="353" w:author="Sydney Cromwell" w:date="2023-10-25T22:13:00Z">
        <w:del w:id="354" w:author="Rachel Monaghan" w:date="2023-11-28T18:18:00Z">
          <w:r w:rsidRPr="006C5D88" w:rsidDel="00B55101">
            <w:delText>.</w:delText>
          </w:r>
        </w:del>
      </w:ins>
      <w:del w:id="355" w:author="Rachel Monaghan" w:date="2023-11-28T18:19:00Z">
        <w:r w:rsidR="00DB656E" w:rsidRPr="006C5D88" w:rsidDel="00B55101">
          <w:delText xml:space="preserve">, </w:delText>
        </w:r>
        <w:r w:rsidR="00194749" w:rsidRPr="006C5D88" w:rsidDel="00B55101">
          <w:rPr>
            <w:rStyle w:val="LinkURL"/>
          </w:rPr>
          <w:delText>https://presentable-user2021.netlify.app/</w:delText>
        </w:r>
      </w:del>
      <w:ins w:id="356" w:author="Sydney Cromwell" w:date="2023-10-25T22:13:00Z">
        <w:del w:id="357" w:author="Rachel Monaghan" w:date="2023-11-28T18:19:00Z">
          <w:r w:rsidRPr="006C5D88" w:rsidDel="00B55101">
            <w:delText>.</w:delText>
          </w:r>
        </w:del>
      </w:ins>
    </w:p>
    <w:p w14:paraId="6FDF3642" w14:textId="53E0BB14" w:rsidR="00DB656E" w:rsidRPr="006C5D88" w:rsidRDefault="00DB7C37" w:rsidP="00DB656E">
      <w:pPr>
        <w:pStyle w:val="ListPlain"/>
        <w:rPr>
          <w:rStyle w:val="LinkURL"/>
        </w:rPr>
      </w:pPr>
      <w:ins w:id="358" w:author="Rachel Monaghan" w:date="2023-11-28T18:15:00Z">
        <w:r w:rsidRPr="006C5D88">
          <w:t>Alison Hill</w:t>
        </w:r>
        <w:r>
          <w:t>,</w:t>
        </w:r>
        <w:r w:rsidRPr="006C5D88">
          <w:t xml:space="preserve"> </w:t>
        </w:r>
      </w:ins>
      <w:r w:rsidR="006F4C99" w:rsidRPr="006C5D88">
        <w:t>“</w:t>
      </w:r>
      <w:r w:rsidR="00DB656E" w:rsidRPr="006C5D88">
        <w:t xml:space="preserve">Meet </w:t>
      </w:r>
      <w:proofErr w:type="spellStart"/>
      <w:r w:rsidR="00DB656E" w:rsidRPr="006C5D88">
        <w:t>xaringan</w:t>
      </w:r>
      <w:proofErr w:type="spellEnd"/>
      <w:r w:rsidR="00DB656E" w:rsidRPr="006C5D88">
        <w:t xml:space="preserve">: Making </w:t>
      </w:r>
      <w:ins w:id="359" w:author="Rachel Monaghan" w:date="2023-11-28T18:16:00Z">
        <w:r>
          <w:t>S</w:t>
        </w:r>
      </w:ins>
      <w:del w:id="360" w:author="Rachel Monaghan" w:date="2023-11-28T18:16:00Z">
        <w:r w:rsidR="00DB656E" w:rsidRPr="006C5D88" w:rsidDel="00DB7C37">
          <w:delText>s</w:delText>
        </w:r>
      </w:del>
      <w:r w:rsidR="00DB656E" w:rsidRPr="006C5D88">
        <w:t>lides in R Markdown</w:t>
      </w:r>
      <w:ins w:id="361" w:author="Rachel Monaghan" w:date="2023-11-28T18:17:00Z">
        <w:r>
          <w:t>,</w:t>
        </w:r>
      </w:ins>
      <w:r w:rsidR="006F4C99" w:rsidRPr="006C5D88">
        <w:t>”</w:t>
      </w:r>
      <w:r w:rsidR="00DB656E" w:rsidRPr="006C5D88">
        <w:t xml:space="preserve"> </w:t>
      </w:r>
      <w:del w:id="362" w:author="Rachel Monaghan" w:date="2023-11-28T18:17:00Z">
        <w:r w:rsidR="00DB656E" w:rsidRPr="006C5D88" w:rsidDel="00DB7C37">
          <w:delText xml:space="preserve">by </w:delText>
        </w:r>
      </w:del>
      <w:ins w:id="363" w:author="Rachel Monaghan" w:date="2023-11-28T18:17:00Z">
        <w:r>
          <w:t>slideshow presentation, January</w:t>
        </w:r>
        <w:r w:rsidR="00B55101">
          <w:t xml:space="preserve"> 16, </w:t>
        </w:r>
      </w:ins>
      <w:del w:id="364" w:author="Rachel Monaghan" w:date="2023-11-28T18:15:00Z">
        <w:r w:rsidR="00DB656E" w:rsidRPr="006C5D88" w:rsidDel="00DB7C37">
          <w:delText xml:space="preserve">Alison Hill </w:delText>
        </w:r>
      </w:del>
      <w:del w:id="365" w:author="Rachel Monaghan" w:date="2023-11-28T18:17:00Z">
        <w:r w:rsidR="00DB656E" w:rsidRPr="006C5D88" w:rsidDel="00DB7C37">
          <w:delText>(</w:delText>
        </w:r>
      </w:del>
      <w:r w:rsidR="00DB656E" w:rsidRPr="006C5D88">
        <w:t>2019</w:t>
      </w:r>
      <w:del w:id="366" w:author="Rachel Monaghan" w:date="2023-11-28T18:17:00Z">
        <w:r w:rsidR="00DB656E" w:rsidRPr="006C5D88" w:rsidDel="00B55101">
          <w:delText>)</w:delText>
        </w:r>
      </w:del>
      <w:ins w:id="367" w:author="Sydney Cromwell" w:date="2023-10-25T22:13:00Z">
        <w:del w:id="368" w:author="Rachel Monaghan" w:date="2023-11-28T18:17:00Z">
          <w:r w:rsidR="009E240F" w:rsidRPr="006C5D88" w:rsidDel="00B55101">
            <w:delText>.</w:delText>
          </w:r>
        </w:del>
      </w:ins>
      <w:ins w:id="369" w:author="Rachel Monaghan" w:date="2023-11-28T18:17:00Z">
        <w:r w:rsidR="00B55101">
          <w:t>,</w:t>
        </w:r>
      </w:ins>
      <w:del w:id="370" w:author="Sydney Cromwell" w:date="2023-10-25T22:13:00Z">
        <w:r w:rsidR="00DB656E" w:rsidRPr="006C5D88" w:rsidDel="009E240F">
          <w:delText>,</w:delText>
        </w:r>
      </w:del>
      <w:r w:rsidR="00DB656E" w:rsidRPr="006C5D88">
        <w:t xml:space="preserve"> </w:t>
      </w:r>
      <w:r w:rsidR="00DB656E" w:rsidRPr="006C5D88">
        <w:rPr>
          <w:rStyle w:val="LinkURL"/>
        </w:rPr>
        <w:t>https://arm.rbind.io/slides/xaringan.html</w:t>
      </w:r>
      <w:ins w:id="371" w:author="Sydney Cromwell" w:date="2023-10-25T22:13:00Z">
        <w:r w:rsidR="009E240F" w:rsidRPr="006C5D88">
          <w:t>.</w:t>
        </w:r>
      </w:ins>
    </w:p>
    <w:p w14:paraId="4E3E8237" w14:textId="37999690" w:rsidR="00DB656E" w:rsidRDefault="00DB7C37" w:rsidP="009E240F">
      <w:pPr>
        <w:pStyle w:val="ListPlain"/>
      </w:pPr>
      <w:moveToRangeStart w:id="372" w:author="Rachel Monaghan" w:date="2023-11-28T18:15:00Z" w:name="move152087751"/>
      <w:proofErr w:type="spellStart"/>
      <w:moveTo w:id="373" w:author="Rachel Monaghan" w:date="2023-11-28T18:15:00Z">
        <w:r w:rsidRPr="006C5D88">
          <w:lastRenderedPageBreak/>
          <w:t>Yihui</w:t>
        </w:r>
        <w:proofErr w:type="spellEnd"/>
        <w:r w:rsidRPr="006C5D88">
          <w:t xml:space="preserve"> </w:t>
        </w:r>
        <w:proofErr w:type="spellStart"/>
        <w:r w:rsidRPr="006C5D88">
          <w:t>Xie</w:t>
        </w:r>
        <w:proofErr w:type="spellEnd"/>
        <w:r w:rsidRPr="006C5D88">
          <w:t xml:space="preserve">, J. J. Allaire, and Garrett </w:t>
        </w:r>
        <w:proofErr w:type="spellStart"/>
        <w:r w:rsidRPr="006C5D88">
          <w:t>Grolemund</w:t>
        </w:r>
      </w:moveTo>
      <w:proofErr w:type="spellEnd"/>
      <w:ins w:id="374" w:author="Rachel Monaghan" w:date="2023-11-28T18:15:00Z">
        <w:r>
          <w:t>,</w:t>
        </w:r>
      </w:ins>
      <w:moveTo w:id="375" w:author="Rachel Monaghan" w:date="2023-11-28T18:15:00Z">
        <w:r w:rsidRPr="006C5D88">
          <w:t xml:space="preserve"> </w:t>
        </w:r>
      </w:moveTo>
      <w:moveToRangeEnd w:id="372"/>
      <w:del w:id="376" w:author="Rachel Monaghan" w:date="2023-11-28T18:16:00Z">
        <w:r w:rsidR="00DB656E" w:rsidRPr="006C5D88" w:rsidDel="00DB7C37">
          <w:delText>Chapter 7 (“xaringan Presentations”) of</w:delText>
        </w:r>
      </w:del>
      <w:ins w:id="377" w:author="Rachel Monaghan" w:date="2023-11-28T18:16:00Z">
        <w:r>
          <w:t>“</w:t>
        </w:r>
        <w:proofErr w:type="spellStart"/>
        <w:r w:rsidRPr="00DB7C37">
          <w:t>xaringan</w:t>
        </w:r>
        <w:proofErr w:type="spellEnd"/>
        <w:r w:rsidRPr="00DB7C37">
          <w:t xml:space="preserve"> Presentations</w:t>
        </w:r>
        <w:r>
          <w:t>,” in</w:t>
        </w:r>
      </w:ins>
      <w:r w:rsidR="00DB656E" w:rsidRPr="006C5D88">
        <w:t xml:space="preserve"> </w:t>
      </w:r>
      <w:r w:rsidR="00DB656E" w:rsidRPr="006C5D88">
        <w:rPr>
          <w:rStyle w:val="Italic"/>
        </w:rPr>
        <w:t>R Markdown: The Definitive Guide</w:t>
      </w:r>
      <w:del w:id="378" w:author="Rachel Monaghan" w:date="2023-11-28T18:15:00Z">
        <w:r w:rsidR="00DB656E" w:rsidRPr="006C5D88" w:rsidDel="00DB7C37">
          <w:delText xml:space="preserve"> by</w:delText>
        </w:r>
      </w:del>
      <w:r w:rsidR="00DB656E" w:rsidRPr="006C5D88">
        <w:t xml:space="preserve"> </w:t>
      </w:r>
      <w:moveFromRangeStart w:id="379" w:author="Rachel Monaghan" w:date="2023-11-28T18:15:00Z" w:name="move152087751"/>
      <w:moveFrom w:id="380" w:author="Rachel Monaghan" w:date="2023-11-28T18:15:00Z">
        <w:r w:rsidR="00DB656E" w:rsidRPr="006C5D88" w:rsidDel="00DB7C37">
          <w:t xml:space="preserve">Yihui Xie, J. J. Allaire, and Garrett Grolemund </w:t>
        </w:r>
      </w:moveFrom>
      <w:moveFromRangeEnd w:id="379"/>
      <w:r w:rsidR="00DB656E" w:rsidRPr="006C5D88">
        <w:t>(</w:t>
      </w:r>
      <w:ins w:id="381" w:author="Rachel Monaghan" w:date="2023-11-28T18:15:00Z">
        <w:r>
          <w:t xml:space="preserve">Boca Raton, FL: </w:t>
        </w:r>
      </w:ins>
      <w:r w:rsidR="00DB656E" w:rsidRPr="006C5D88">
        <w:t>CRC Press, 2019)</w:t>
      </w:r>
      <w:ins w:id="382" w:author="Sydney Cromwell" w:date="2023-10-25T22:13:00Z">
        <w:del w:id="383" w:author="Rachel Monaghan" w:date="2023-11-28T18:15:00Z">
          <w:r w:rsidR="009E240F" w:rsidRPr="006C5D88" w:rsidDel="00DB7C37">
            <w:delText>.</w:delText>
          </w:r>
        </w:del>
      </w:ins>
      <w:del w:id="384" w:author="Rachel Monaghan" w:date="2023-11-28T18:15:00Z">
        <w:r w:rsidR="00DB656E" w:rsidRPr="006C5D88" w:rsidDel="00DB7C37">
          <w:delText>,</w:delText>
        </w:r>
      </w:del>
      <w:ins w:id="385" w:author="Rachel Monaghan" w:date="2023-11-28T18:15:00Z">
        <w:r>
          <w:t xml:space="preserve">, </w:t>
        </w:r>
      </w:ins>
      <w:del w:id="386" w:author="Rachel Monaghan" w:date="2023-11-28T18:15:00Z">
        <w:r w:rsidR="00DB656E" w:rsidRPr="006C5D88" w:rsidDel="00DB7C37">
          <w:delText xml:space="preserve"> </w:delText>
        </w:r>
      </w:del>
      <w:r w:rsidR="00194749" w:rsidRPr="006C5D88">
        <w:rPr>
          <w:rStyle w:val="LinkURL"/>
        </w:rPr>
        <w:t>https://bookdown.org/yihui/rmarkdown/</w:t>
      </w:r>
      <w:ins w:id="387" w:author="Sydney Cromwell" w:date="2023-10-25T22:13:00Z">
        <w:r w:rsidR="009E240F" w:rsidRPr="006C5D88">
          <w:t>.</w:t>
        </w:r>
      </w:ins>
    </w:p>
    <w:sectPr w:rsidR="00DB656E">
      <w:headerReference w:type="default" r:id="rId19"/>
      <w:footerReference w:type="default" r:id="rId2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2" w:author="Rachel Monaghan" w:date="2023-11-28T18:07:00Z" w:initials="RM">
    <w:p w14:paraId="4CFC666D" w14:textId="77777777" w:rsidR="00D85614" w:rsidRDefault="00D85614" w:rsidP="00D85614">
      <w:r>
        <w:rPr>
          <w:rStyle w:val="CommentReference"/>
        </w:rPr>
        <w:annotationRef/>
      </w:r>
      <w:r>
        <w:rPr>
          <w:color w:val="000000"/>
          <w:sz w:val="20"/>
          <w:szCs w:val="20"/>
        </w:rPr>
        <w:t>AU: Is this in the book’s resources?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FC66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2A5FA0" w16cex:dateUtc="2023-11-29T0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FC666D" w16cid:durableId="092A5F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D9B9A" w14:textId="77777777" w:rsidR="00A5009E" w:rsidRDefault="00A5009E">
      <w:r>
        <w:separator/>
      </w:r>
    </w:p>
  </w:endnote>
  <w:endnote w:type="continuationSeparator" w:id="0">
    <w:p w14:paraId="488D9747" w14:textId="77777777" w:rsidR="00A5009E" w:rsidRDefault="00A50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mbria"/>
    <w:panose1 w:val="020B0604020202020204"/>
    <w:charset w:val="00"/>
    <w:family w:val="roman"/>
    <w:notTrueType/>
    <w:pitch w:val="variable"/>
    <w:sig w:usb0="800000AF" w:usb1="5000204A"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variable"/>
    <w:sig w:usb0="00000003" w:usb1="00000000" w:usb2="00000000" w:usb3="00000000" w:csb0="00000001" w:csb1="00000000"/>
  </w:font>
  <w:font w:name="NewBaskerville">
    <w:altName w:val="Times New Roman"/>
    <w:panose1 w:val="020B0604020202020204"/>
    <w:charset w:val="00"/>
    <w:family w:val="auto"/>
    <w:pitch w:val="variable"/>
    <w:sig w:usb0="8000002F" w:usb1="4000204A" w:usb2="00000000" w:usb3="00000000" w:csb0="00000001" w:csb1="00000000"/>
  </w:font>
  <w:font w:name="Courier">
    <w:altName w:val="Courier New"/>
    <w:panose1 w:val="02000500000000000000"/>
    <w:charset w:val="00"/>
    <w:family w:val="modern"/>
    <w:pitch w:val="fixed"/>
    <w:sig w:usb0="E0002AFF" w:usb1="C0007843" w:usb2="00000009" w:usb3="00000000" w:csb0="000001FF" w:csb1="00000000"/>
  </w:font>
  <w:font w:name="TheSansMonoCondensed-Plain">
    <w:altName w:val="Arial"/>
    <w:panose1 w:val="020B0604020202020204"/>
    <w:charset w:val="4D"/>
    <w:family w:val="auto"/>
    <w:notTrueType/>
    <w:pitch w:val="default"/>
    <w:sig w:usb0="00000003" w:usb1="00000000" w:usb2="00000000" w:usb3="00000000" w:csb0="00000001" w:csb1="00000000"/>
  </w:font>
  <w:font w:name="TimesNewRomanPSMT">
    <w:altName w:val="Times New Roman"/>
    <w:panose1 w:val="020206030504050203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EF-Bold">
    <w:panose1 w:val="02000503080000020003"/>
    <w:charset w:val="00"/>
    <w:family w:val="auto"/>
    <w:pitch w:val="variable"/>
    <w:sig w:usb0="8000002F" w:usb1="4000204A" w:usb2="00000000" w:usb3="00000000" w:csb0="00000001" w:csb1="00000000"/>
  </w:font>
  <w:font w:name="NewBaskervilleStd-Italic">
    <w:altName w:val="Calibri"/>
    <w:panose1 w:val="020B0604020202020204"/>
    <w:charset w:val="00"/>
    <w:family w:val="roman"/>
    <w:notTrueType/>
    <w:pitch w:val="variable"/>
    <w:sig w:usb0="800000AF" w:usb1="5000204A" w:usb2="00000000" w:usb3="00000000" w:csb0="00000001" w:csb1="00000000"/>
  </w:font>
  <w:font w:name="TheSansMonoCondensed-Bold">
    <w:altName w:val="Calibri"/>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00"/>
    <w:family w:val="roman"/>
    <w:notTrueType/>
    <w:pitch w:val="variable"/>
    <w:sig w:usb0="800000AF" w:usb1="5000204A"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70BA2" w14:textId="77777777" w:rsidR="003E6F35" w:rsidRDefault="003E6F35">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913E3" w14:textId="77777777" w:rsidR="00A5009E" w:rsidRDefault="00A5009E">
      <w:r>
        <w:separator/>
      </w:r>
    </w:p>
  </w:footnote>
  <w:footnote w:type="continuationSeparator" w:id="0">
    <w:p w14:paraId="4BACC247" w14:textId="77777777" w:rsidR="00A5009E" w:rsidRDefault="00A500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7F9CA" w14:textId="77777777" w:rsidR="003E6F35" w:rsidRDefault="003E6F35">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418CDB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830FF6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1740E0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13AAA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A0FC8B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BDF28D7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C4A80F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B92BC80"/>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C0894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886247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FE7911"/>
    <w:multiLevelType w:val="hybridMultilevel"/>
    <w:tmpl w:val="E7F05F28"/>
    <w:lvl w:ilvl="0" w:tplc="E71C99D4">
      <w:start w:val="1"/>
      <w:numFmt w:val="decimal"/>
      <w:lvlText w:val="%1"/>
      <w:lvlJc w:val="left"/>
      <w:pPr>
        <w:ind w:left="720" w:hanging="360"/>
      </w:pPr>
      <w:rPr>
        <w:rFonts w:hint="default"/>
        <w:color w:val="3366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B82ED0"/>
    <w:multiLevelType w:val="multilevel"/>
    <w:tmpl w:val="706E9F88"/>
    <w:numStyleLink w:val="ChapterNumbering"/>
  </w:abstractNum>
  <w:abstractNum w:abstractNumId="13" w15:restartNumberingAfterBreak="0">
    <w:nsid w:val="0DBE7300"/>
    <w:multiLevelType w:val="hybridMultilevel"/>
    <w:tmpl w:val="3D682A3C"/>
    <w:lvl w:ilvl="0" w:tplc="A9D2681C">
      <w:start w:val="1"/>
      <w:numFmt w:val="upperLetter"/>
      <w:pStyle w:val="List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139D1E0A"/>
    <w:multiLevelType w:val="hybridMultilevel"/>
    <w:tmpl w:val="03E6C73A"/>
    <w:lvl w:ilvl="0" w:tplc="83B06A88">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5" w15:restartNumberingAfterBreak="0">
    <w:nsid w:val="13EE51F7"/>
    <w:multiLevelType w:val="multilevel"/>
    <w:tmpl w:val="6FB4B7DA"/>
    <w:styleLink w:val="CurrentList4"/>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6" w15:restartNumberingAfterBreak="0">
    <w:nsid w:val="160A2733"/>
    <w:multiLevelType w:val="multilevel"/>
    <w:tmpl w:val="13B43456"/>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1043A8"/>
    <w:multiLevelType w:val="multilevel"/>
    <w:tmpl w:val="63E6DBF8"/>
    <w:styleLink w:val="CurrentList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1CFB6E03"/>
    <w:multiLevelType w:val="multilevel"/>
    <w:tmpl w:val="706E9F88"/>
    <w:styleLink w:val="ChapterNumbering"/>
    <w:lvl w:ilvl="0">
      <w:start w:val="1"/>
      <w:numFmt w:val="decimal"/>
      <w:suff w:val="nothing"/>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Restart w:val="1"/>
      <w:lvlText w:val="Figure %1-%5"/>
      <w:lvlJc w:val="left"/>
      <w:pPr>
        <w:tabs>
          <w:tab w:val="num" w:pos="1440"/>
        </w:tabs>
        <w:ind w:left="1440" w:hanging="1440"/>
      </w:pPr>
      <w:rPr>
        <w:rFonts w:hint="default"/>
      </w:rPr>
    </w:lvl>
    <w:lvl w:ilvl="5">
      <w:start w:val="1"/>
      <w:numFmt w:val="decimal"/>
      <w:lvlRestart w:val="1"/>
      <w:lvlText w:val="Table %1-%6"/>
      <w:lvlJc w:val="left"/>
      <w:pPr>
        <w:tabs>
          <w:tab w:val="num" w:pos="1440"/>
        </w:tabs>
        <w:ind w:left="1440" w:hanging="1440"/>
      </w:pPr>
      <w:rPr>
        <w:rFonts w:hint="default"/>
      </w:rPr>
    </w:lvl>
    <w:lvl w:ilvl="6">
      <w:start w:val="1"/>
      <w:numFmt w:val="decimal"/>
      <w:lvlRestart w:val="1"/>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29322A2"/>
    <w:multiLevelType w:val="multilevel"/>
    <w:tmpl w:val="4AB0B80C"/>
    <w:styleLink w:val="CurrentList9"/>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0" w15:restartNumberingAfterBreak="0">
    <w:nsid w:val="24881BA5"/>
    <w:multiLevelType w:val="hybridMultilevel"/>
    <w:tmpl w:val="5C8E251A"/>
    <w:lvl w:ilvl="0" w:tplc="FE00C8B4">
      <w:start w:val="1"/>
      <w:numFmt w:val="lowerLetter"/>
      <w:pStyle w:val="ListLetterSub"/>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25F72A2B"/>
    <w:multiLevelType w:val="multilevel"/>
    <w:tmpl w:val="73064086"/>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6292768"/>
    <w:multiLevelType w:val="multilevel"/>
    <w:tmpl w:val="706E9F88"/>
    <w:numStyleLink w:val="ChapterNumbering"/>
  </w:abstractNum>
  <w:abstractNum w:abstractNumId="23" w15:restartNumberingAfterBreak="0">
    <w:nsid w:val="267E6518"/>
    <w:multiLevelType w:val="hybridMultilevel"/>
    <w:tmpl w:val="13B43456"/>
    <w:lvl w:ilvl="0" w:tplc="22E40EA2">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5" w15:restartNumberingAfterBreak="0">
    <w:nsid w:val="2B9C43D2"/>
    <w:multiLevelType w:val="multilevel"/>
    <w:tmpl w:val="7306408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78A70D9"/>
    <w:multiLevelType w:val="multilevel"/>
    <w:tmpl w:val="6FB4B7DA"/>
    <w:styleLink w:val="CurrentList5"/>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7" w15:restartNumberingAfterBreak="0">
    <w:nsid w:val="38FC65C2"/>
    <w:multiLevelType w:val="hybridMultilevel"/>
    <w:tmpl w:val="25B63F14"/>
    <w:lvl w:ilvl="0" w:tplc="4F9ECC12">
      <w:start w:val="1"/>
      <w:numFmt w:val="bullet"/>
      <w:pStyle w:val="ListBulletSub"/>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39E55FD"/>
    <w:multiLevelType w:val="multilevel"/>
    <w:tmpl w:val="58A4F510"/>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BF3E52"/>
    <w:multiLevelType w:val="hybridMultilevel"/>
    <w:tmpl w:val="023AE9A4"/>
    <w:lvl w:ilvl="0" w:tplc="FB9E8D22">
      <w:start w:val="1"/>
      <w:numFmt w:val="bullet"/>
      <w:pStyle w:val="BoxListBulletSub"/>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F829CF"/>
    <w:multiLevelType w:val="multilevel"/>
    <w:tmpl w:val="0CF8D9DC"/>
    <w:lvl w:ilvl="0">
      <w:start w:val="8"/>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3" w15:restartNumberingAfterBreak="0">
    <w:nsid w:val="556E2F1D"/>
    <w:multiLevelType w:val="hybridMultilevel"/>
    <w:tmpl w:val="2E4EB778"/>
    <w:lvl w:ilvl="0" w:tplc="5DA27E48">
      <w:start w:val="1"/>
      <w:numFmt w:val="decimal"/>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34" w15:restartNumberingAfterBreak="0">
    <w:nsid w:val="56DA21C4"/>
    <w:multiLevelType w:val="multilevel"/>
    <w:tmpl w:val="6FB4B7DA"/>
    <w:styleLink w:val="CurrentList3"/>
    <w:lvl w:ilvl="0">
      <w:start w:val="1"/>
      <w:numFmt w:val="lowerLetter"/>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5" w15:restartNumberingAfterBreak="0">
    <w:nsid w:val="5BA46494"/>
    <w:multiLevelType w:val="hybridMultilevel"/>
    <w:tmpl w:val="63E6DBF8"/>
    <w:lvl w:ilvl="0" w:tplc="6A4E925E">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63972C3"/>
    <w:multiLevelType w:val="hybridMultilevel"/>
    <w:tmpl w:val="FE2C7226"/>
    <w:lvl w:ilvl="0" w:tplc="DF5A1F4A">
      <w:start w:val="1"/>
      <w:numFmt w:val="lowerLetter"/>
      <w:pStyle w:val="BoxListLetterSub"/>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7F44A6"/>
    <w:multiLevelType w:val="hybridMultilevel"/>
    <w:tmpl w:val="CA7A4176"/>
    <w:lvl w:ilvl="0" w:tplc="10CA84BC">
      <w:start w:val="1"/>
      <w:numFmt w:val="decimal"/>
      <w:pStyle w:val="BoxListNumberSub"/>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00C47CF"/>
    <w:multiLevelType w:val="multilevel"/>
    <w:tmpl w:val="9EA80118"/>
    <w:numStyleLink w:val="ImportedStyle2"/>
  </w:abstractNum>
  <w:abstractNum w:abstractNumId="39"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0"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171E9"/>
    <w:multiLevelType w:val="multilevel"/>
    <w:tmpl w:val="9EA80118"/>
    <w:styleLink w:val="ImportedStyle2"/>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7.%8.%9."/>
      <w:lvlJc w:val="left"/>
      <w:pPr>
        <w:ind w:left="158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2" w15:restartNumberingAfterBreak="0">
    <w:nsid w:val="768474E0"/>
    <w:multiLevelType w:val="hybridMultilevel"/>
    <w:tmpl w:val="F17A6FBC"/>
    <w:lvl w:ilvl="0" w:tplc="8664166A">
      <w:start w:val="1"/>
      <w:numFmt w:val="upperLetter"/>
      <w:pStyle w:val="BoxList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295794"/>
    <w:multiLevelType w:val="multilevel"/>
    <w:tmpl w:val="706E9F88"/>
    <w:numStyleLink w:val="ChapterNumbering"/>
  </w:abstractNum>
  <w:num w:numId="1" w16cid:durableId="1230074165">
    <w:abstractNumId w:val="41"/>
  </w:num>
  <w:num w:numId="2" w16cid:durableId="192809533">
    <w:abstractNumId w:val="38"/>
  </w:num>
  <w:num w:numId="3" w16cid:durableId="295453248">
    <w:abstractNumId w:val="38"/>
    <w:lvlOverride w:ilvl="0">
      <w:startOverride w:val="8"/>
    </w:lvlOverride>
  </w:num>
  <w:num w:numId="4" w16cid:durableId="1200703195">
    <w:abstractNumId w:val="38"/>
    <w:lvlOverride w:ilvl="0">
      <w:startOverride w:val="8"/>
    </w:lvlOverride>
  </w:num>
  <w:num w:numId="5" w16cid:durableId="2059162450">
    <w:abstractNumId w:val="38"/>
    <w:lvlOverride w:ilvl="0">
      <w:lvl w:ilvl="0">
        <w:start w:val="1"/>
        <w:numFmt w:val="decimal"/>
        <w:suff w:val="nothing"/>
        <w:lvlText w:val="%1."/>
        <w:lvlJc w:val="left"/>
        <w:pPr>
          <w:ind w:left="1335" w:hanging="1335"/>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nothing"/>
        <w:lvlText w:val="%1.%2."/>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44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5."/>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6."/>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7."/>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7.%8."/>
        <w:lvlJc w:val="left"/>
        <w:pPr>
          <w:tabs>
            <w:tab w:val="num" w:pos="1440"/>
          </w:tabs>
          <w:ind w:left="2880" w:hanging="28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7.%8.%9."/>
        <w:lvlJc w:val="left"/>
        <w:pPr>
          <w:tabs>
            <w:tab w:val="num" w:pos="1584"/>
          </w:tabs>
          <w:ind w:left="3024" w:hanging="3024"/>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16cid:durableId="292754481">
    <w:abstractNumId w:val="38"/>
  </w:num>
  <w:num w:numId="7" w16cid:durableId="490760215">
    <w:abstractNumId w:val="14"/>
  </w:num>
  <w:num w:numId="8" w16cid:durableId="101460483">
    <w:abstractNumId w:val="33"/>
  </w:num>
  <w:num w:numId="9" w16cid:durableId="2047437542">
    <w:abstractNumId w:val="39"/>
  </w:num>
  <w:num w:numId="10" w16cid:durableId="936057870">
    <w:abstractNumId w:val="24"/>
  </w:num>
  <w:num w:numId="11" w16cid:durableId="2041397973">
    <w:abstractNumId w:val="35"/>
  </w:num>
  <w:num w:numId="12" w16cid:durableId="672682543">
    <w:abstractNumId w:val="23"/>
  </w:num>
  <w:num w:numId="13" w16cid:durableId="761990890">
    <w:abstractNumId w:val="30"/>
  </w:num>
  <w:num w:numId="14" w16cid:durableId="1565682258">
    <w:abstractNumId w:val="40"/>
  </w:num>
  <w:num w:numId="15" w16cid:durableId="491988353">
    <w:abstractNumId w:val="28"/>
  </w:num>
  <w:num w:numId="16" w16cid:durableId="2045328162">
    <w:abstractNumId w:val="18"/>
  </w:num>
  <w:num w:numId="17" w16cid:durableId="1104686026">
    <w:abstractNumId w:val="12"/>
  </w:num>
  <w:num w:numId="18" w16cid:durableId="389231236">
    <w:abstractNumId w:val="22"/>
  </w:num>
  <w:num w:numId="19" w16cid:durableId="752512658">
    <w:abstractNumId w:val="43"/>
  </w:num>
  <w:num w:numId="20" w16cid:durableId="782649874">
    <w:abstractNumId w:val="0"/>
  </w:num>
  <w:num w:numId="21" w16cid:durableId="1535732701">
    <w:abstractNumId w:val="32"/>
  </w:num>
  <w:num w:numId="22" w16cid:durableId="1327905932">
    <w:abstractNumId w:val="25"/>
  </w:num>
  <w:num w:numId="23" w16cid:durableId="358512865">
    <w:abstractNumId w:val="21"/>
  </w:num>
  <w:num w:numId="24" w16cid:durableId="584532401">
    <w:abstractNumId w:val="37"/>
  </w:num>
  <w:num w:numId="25" w16cid:durableId="1855067155">
    <w:abstractNumId w:val="13"/>
  </w:num>
  <w:num w:numId="26" w16cid:durableId="1596789658">
    <w:abstractNumId w:val="34"/>
  </w:num>
  <w:num w:numId="27" w16cid:durableId="793906736">
    <w:abstractNumId w:val="15"/>
  </w:num>
  <w:num w:numId="28" w16cid:durableId="135412349">
    <w:abstractNumId w:val="20"/>
  </w:num>
  <w:num w:numId="29" w16cid:durableId="468397044">
    <w:abstractNumId w:val="26"/>
  </w:num>
  <w:num w:numId="30" w16cid:durableId="1962688029">
    <w:abstractNumId w:val="29"/>
  </w:num>
  <w:num w:numId="31" w16cid:durableId="429010731">
    <w:abstractNumId w:val="42"/>
  </w:num>
  <w:num w:numId="32" w16cid:durableId="1052577190">
    <w:abstractNumId w:val="16"/>
  </w:num>
  <w:num w:numId="33" w16cid:durableId="1106922561">
    <w:abstractNumId w:val="36"/>
  </w:num>
  <w:num w:numId="34" w16cid:durableId="611130794">
    <w:abstractNumId w:val="1"/>
  </w:num>
  <w:num w:numId="35" w16cid:durableId="1138844508">
    <w:abstractNumId w:val="2"/>
  </w:num>
  <w:num w:numId="36" w16cid:durableId="334654331">
    <w:abstractNumId w:val="3"/>
  </w:num>
  <w:num w:numId="37" w16cid:durableId="227887510">
    <w:abstractNumId w:val="4"/>
  </w:num>
  <w:num w:numId="38" w16cid:durableId="1279525175">
    <w:abstractNumId w:val="9"/>
  </w:num>
  <w:num w:numId="39" w16cid:durableId="1484346051">
    <w:abstractNumId w:val="5"/>
  </w:num>
  <w:num w:numId="40" w16cid:durableId="1497921223">
    <w:abstractNumId w:val="6"/>
  </w:num>
  <w:num w:numId="41" w16cid:durableId="310256569">
    <w:abstractNumId w:val="7"/>
  </w:num>
  <w:num w:numId="42" w16cid:durableId="693575813">
    <w:abstractNumId w:val="8"/>
  </w:num>
  <w:num w:numId="43" w16cid:durableId="1060329346">
    <w:abstractNumId w:val="10"/>
  </w:num>
  <w:num w:numId="44" w16cid:durableId="1643148077">
    <w:abstractNumId w:val="17"/>
  </w:num>
  <w:num w:numId="45" w16cid:durableId="1603607777">
    <w:abstractNumId w:val="31"/>
  </w:num>
  <w:num w:numId="46" w16cid:durableId="522279849">
    <w:abstractNumId w:val="19"/>
  </w:num>
  <w:num w:numId="47" w16cid:durableId="729227464">
    <w:abstractNumId w:val="27"/>
  </w:num>
  <w:num w:numId="48" w16cid:durableId="708651601">
    <w:abstractNumId w:val="37"/>
    <w:lvlOverride w:ilvl="0">
      <w:startOverride w:val="1"/>
    </w:lvlOverride>
  </w:num>
  <w:num w:numId="49" w16cid:durableId="304166674">
    <w:abstractNumId w:val="36"/>
    <w:lvlOverride w:ilvl="0">
      <w:startOverride w:val="1"/>
    </w:lvlOverride>
  </w:num>
  <w:num w:numId="50" w16cid:durableId="71785026">
    <w:abstractNumId w:val="37"/>
    <w:lvlOverride w:ilvl="0">
      <w:startOverride w:val="1"/>
    </w:lvlOverride>
  </w:num>
  <w:num w:numId="51" w16cid:durableId="513231995">
    <w:abstractNumId w:val="33"/>
    <w:lvlOverride w:ilvl="0">
      <w:startOverride w:val="1"/>
    </w:lvlOverride>
  </w:num>
  <w:num w:numId="52" w16cid:durableId="2045598737">
    <w:abstractNumId w:val="20"/>
    <w:lvlOverride w:ilvl="0">
      <w:startOverride w:val="1"/>
    </w:lvlOverride>
  </w:num>
  <w:num w:numId="53" w16cid:durableId="2103404118">
    <w:abstractNumId w:val="40"/>
    <w:lvlOverride w:ilvl="0">
      <w:startOverride w:val="1"/>
    </w:lvlOverride>
  </w:num>
  <w:num w:numId="54" w16cid:durableId="115267160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chel Monaghan">
    <w15:presenceInfo w15:providerId="Windows Live" w15:userId="b9bf719561a8539a"/>
  </w15:person>
  <w15:person w15:author="Sydney Cromwell">
    <w15:presenceInfo w15:providerId="Windows Live" w15:userId="0696899a9e3778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displayBackgroundShape/>
  <w:proofState w:spelling="clean"/>
  <w:attachedTemplate r:id="rId1"/>
  <w:linkStyle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F35"/>
    <w:rsid w:val="00016448"/>
    <w:rsid w:val="000259CA"/>
    <w:rsid w:val="00036482"/>
    <w:rsid w:val="00074466"/>
    <w:rsid w:val="000A13BC"/>
    <w:rsid w:val="00147B81"/>
    <w:rsid w:val="0015484C"/>
    <w:rsid w:val="00180C4E"/>
    <w:rsid w:val="00194749"/>
    <w:rsid w:val="001C3209"/>
    <w:rsid w:val="001C4C27"/>
    <w:rsid w:val="00223272"/>
    <w:rsid w:val="002623BC"/>
    <w:rsid w:val="00267DA5"/>
    <w:rsid w:val="00271F1F"/>
    <w:rsid w:val="00283DE4"/>
    <w:rsid w:val="002A59AD"/>
    <w:rsid w:val="002C1D10"/>
    <w:rsid w:val="002C4087"/>
    <w:rsid w:val="002D53D2"/>
    <w:rsid w:val="003253E3"/>
    <w:rsid w:val="0034501B"/>
    <w:rsid w:val="00366EFF"/>
    <w:rsid w:val="003967AE"/>
    <w:rsid w:val="003A2C93"/>
    <w:rsid w:val="003A2D1B"/>
    <w:rsid w:val="003B08F5"/>
    <w:rsid w:val="003B2D07"/>
    <w:rsid w:val="003E6F35"/>
    <w:rsid w:val="004207F1"/>
    <w:rsid w:val="004235DE"/>
    <w:rsid w:val="00436483"/>
    <w:rsid w:val="004B453D"/>
    <w:rsid w:val="004E2F95"/>
    <w:rsid w:val="004E57CB"/>
    <w:rsid w:val="004F3FBC"/>
    <w:rsid w:val="00540637"/>
    <w:rsid w:val="005820B3"/>
    <w:rsid w:val="005E7DA9"/>
    <w:rsid w:val="006155A1"/>
    <w:rsid w:val="00615F24"/>
    <w:rsid w:val="00627051"/>
    <w:rsid w:val="00641EA5"/>
    <w:rsid w:val="006600A3"/>
    <w:rsid w:val="006A6DDA"/>
    <w:rsid w:val="006C5D88"/>
    <w:rsid w:val="006F4C99"/>
    <w:rsid w:val="0072295B"/>
    <w:rsid w:val="00725153"/>
    <w:rsid w:val="0077618E"/>
    <w:rsid w:val="007B0B58"/>
    <w:rsid w:val="007B1091"/>
    <w:rsid w:val="007C3AFB"/>
    <w:rsid w:val="007E291C"/>
    <w:rsid w:val="00804005"/>
    <w:rsid w:val="00837570"/>
    <w:rsid w:val="008428B7"/>
    <w:rsid w:val="008465EA"/>
    <w:rsid w:val="00864F66"/>
    <w:rsid w:val="00915F88"/>
    <w:rsid w:val="00942A53"/>
    <w:rsid w:val="00953830"/>
    <w:rsid w:val="0097239C"/>
    <w:rsid w:val="0098603E"/>
    <w:rsid w:val="00994B0F"/>
    <w:rsid w:val="009E09DF"/>
    <w:rsid w:val="009E240F"/>
    <w:rsid w:val="00A113D9"/>
    <w:rsid w:val="00A37516"/>
    <w:rsid w:val="00A4025B"/>
    <w:rsid w:val="00A5009E"/>
    <w:rsid w:val="00A90CD7"/>
    <w:rsid w:val="00A96A86"/>
    <w:rsid w:val="00AD785C"/>
    <w:rsid w:val="00AE7400"/>
    <w:rsid w:val="00B17DA1"/>
    <w:rsid w:val="00B265B9"/>
    <w:rsid w:val="00B55101"/>
    <w:rsid w:val="00BC3F2C"/>
    <w:rsid w:val="00BE02EF"/>
    <w:rsid w:val="00BE2244"/>
    <w:rsid w:val="00BF366F"/>
    <w:rsid w:val="00C33FFD"/>
    <w:rsid w:val="00C82EA5"/>
    <w:rsid w:val="00CA181C"/>
    <w:rsid w:val="00D06A97"/>
    <w:rsid w:val="00D25882"/>
    <w:rsid w:val="00D60575"/>
    <w:rsid w:val="00D85614"/>
    <w:rsid w:val="00DB656E"/>
    <w:rsid w:val="00DB7C37"/>
    <w:rsid w:val="00DC0C6E"/>
    <w:rsid w:val="00DD630C"/>
    <w:rsid w:val="00DD6CB9"/>
    <w:rsid w:val="00E111C9"/>
    <w:rsid w:val="00E34DB6"/>
    <w:rsid w:val="00E41D84"/>
    <w:rsid w:val="00E57C27"/>
    <w:rsid w:val="00E601B7"/>
    <w:rsid w:val="00EA5440"/>
    <w:rsid w:val="00EB2163"/>
    <w:rsid w:val="00EB51B1"/>
    <w:rsid w:val="00F012FF"/>
    <w:rsid w:val="00F24F72"/>
    <w:rsid w:val="00F253EC"/>
    <w:rsid w:val="00F3040A"/>
    <w:rsid w:val="00F43CC0"/>
    <w:rsid w:val="00F61E48"/>
    <w:rsid w:val="00F76627"/>
    <w:rsid w:val="00F829B9"/>
    <w:rsid w:val="00FA6EC2"/>
    <w:rsid w:val="00FC3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FA4CEA"/>
  <w15:docId w15:val="{3200B814-F5E9-4AED-B5C8-476AA559B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pPr>
    <w:rPr>
      <w:rFonts w:asciiTheme="minorHAnsi" w:eastAsia="Times New Roman" w:hAnsiTheme="minorHAnsi" w:cstheme="minorBidi"/>
      <w:sz w:val="24"/>
      <w:szCs w:val="24"/>
      <w:bdr w:val="none" w:sz="0" w:space="0" w:color="auto"/>
    </w:rPr>
  </w:style>
  <w:style w:type="paragraph" w:styleId="Heading2">
    <w:name w:val="heading 2"/>
    <w:basedOn w:val="Normal"/>
    <w:next w:val="Normal"/>
    <w:link w:val="Heading2Char"/>
    <w:uiPriority w:val="9"/>
    <w:semiHidden/>
    <w:unhideWhenUsed/>
    <w:qFormat/>
    <w:rsid w:val="003A2D1B"/>
    <w:pPr>
      <w:keepNext/>
      <w:keepLines/>
      <w:numPr>
        <w:ilvl w:val="1"/>
        <w:numId w:val="10"/>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3A2D1B"/>
    <w:pPr>
      <w:keepNext/>
      <w:keepLines/>
      <w:numPr>
        <w:ilvl w:val="2"/>
        <w:numId w:val="10"/>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3A2D1B"/>
    <w:pPr>
      <w:keepNext/>
      <w:keepLines/>
      <w:numPr>
        <w:ilvl w:val="3"/>
        <w:numId w:val="10"/>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3A2D1B"/>
    <w:pPr>
      <w:keepNext/>
      <w:keepLines/>
      <w:numPr>
        <w:ilvl w:val="4"/>
        <w:numId w:val="10"/>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3A2D1B"/>
    <w:pPr>
      <w:keepNext/>
      <w:keepLines/>
      <w:numPr>
        <w:ilvl w:val="5"/>
        <w:numId w:val="10"/>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3A2D1B"/>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A2D1B"/>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A2D1B"/>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2D1B"/>
    <w:rPr>
      <w:color w:val="0000FF" w:themeColor="hyperlink"/>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ChapterNumber">
    <w:name w:val="ChapterNumber"/>
    <w:next w:val="Normal"/>
    <w:qFormat/>
    <w:rsid w:val="003A2D1B"/>
    <w:pPr>
      <w:numPr>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1200" w:line="2400" w:lineRule="atLeast"/>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Body">
    <w:name w:val="Body"/>
    <w:uiPriority w:val="99"/>
    <w:qFormat/>
    <w:rsid w:val="003A2D1B"/>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4"/>
      <w:szCs w:val="24"/>
      <w:bdr w:val="none" w:sz="0" w:space="0" w:color="auto"/>
      <w:lang w:eastAsia="en-CA"/>
    </w:rPr>
  </w:style>
  <w:style w:type="numbering" w:customStyle="1" w:styleId="ImportedStyle2">
    <w:name w:val="Imported Style 2"/>
    <w:pPr>
      <w:numPr>
        <w:numId w:val="1"/>
      </w:numPr>
    </w:pPr>
  </w:style>
  <w:style w:type="paragraph" w:styleId="TOC1">
    <w:name w:val="toc 1"/>
    <w:uiPriority w:val="39"/>
    <w:pPr>
      <w:tabs>
        <w:tab w:val="right" w:leader="dot" w:pos="9340"/>
      </w:tabs>
      <w:spacing w:after="100" w:line="276" w:lineRule="auto"/>
    </w:pPr>
    <w:rPr>
      <w:rFonts w:cs="Arial Unicode MS"/>
      <w:color w:val="000000"/>
      <w:sz w:val="22"/>
      <w:szCs w:val="22"/>
      <w:u w:color="000000"/>
    </w:rPr>
  </w:style>
  <w:style w:type="paragraph" w:customStyle="1" w:styleId="HeadA">
    <w:name w:val="HeadA"/>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sz w:val="24"/>
      <w:szCs w:val="24"/>
      <w:bdr w:val="none" w:sz="0" w:space="0" w:color="auto"/>
      <w:lang w:eastAsia="en-CA"/>
    </w:rPr>
  </w:style>
  <w:style w:type="paragraph" w:styleId="TOC2">
    <w:name w:val="toc 2"/>
    <w:uiPriority w:val="39"/>
    <w:pPr>
      <w:tabs>
        <w:tab w:val="right" w:leader="dot" w:pos="9340"/>
      </w:tabs>
      <w:spacing w:after="100" w:line="276" w:lineRule="auto"/>
      <w:ind w:left="240"/>
    </w:pPr>
    <w:rPr>
      <w:rFonts w:cs="Arial Unicode MS"/>
      <w:color w:val="000000"/>
      <w:sz w:val="22"/>
      <w:szCs w:val="22"/>
      <w:u w:color="000000"/>
    </w:rPr>
  </w:style>
  <w:style w:type="paragraph" w:customStyle="1" w:styleId="HeadB">
    <w:name w:val="HeadB"/>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ChapterTitle">
    <w:name w:val="ChapterTitle"/>
    <w:qFormat/>
    <w:rsid w:val="003A2D1B"/>
    <w:pPr>
      <w:keepLines/>
      <w:pBdr>
        <w:top w:val="none" w:sz="0" w:space="0" w:color="auto"/>
        <w:left w:val="none" w:sz="0" w:space="0" w:color="auto"/>
        <w:bottom w:val="none" w:sz="0" w:space="0" w:color="auto"/>
        <w:right w:val="none" w:sz="0" w:space="0" w:color="auto"/>
        <w:between w:val="none" w:sz="0" w:space="0" w:color="auto"/>
        <w:bar w:val="none" w:sz="0" w:color="auto"/>
      </w:pBdr>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Default">
    <w:name w:val="Default"/>
    <w:rsid w:val="003A2D1B"/>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pPr>
    <w:rPr>
      <w:rFonts w:ascii="NewBaskerville" w:eastAsia="Times New Roman" w:hAnsi="NewBaskerville" w:cs="NewBaskerville"/>
      <w:color w:val="000000"/>
      <w:sz w:val="24"/>
      <w:szCs w:val="24"/>
      <w:bdr w:val="none" w:sz="0" w:space="0" w:color="auto"/>
      <w:lang w:bidi="hi-IN"/>
    </w:rPr>
  </w:style>
  <w:style w:type="paragraph" w:customStyle="1" w:styleId="ChapterIntro">
    <w:name w:val="ChapterIntro"/>
    <w:qFormat/>
    <w:rsid w:val="003A2D1B"/>
    <w:pPr>
      <w:pBdr>
        <w:top w:val="none" w:sz="0" w:space="0" w:color="auto"/>
        <w:left w:val="none" w:sz="0" w:space="0" w:color="auto"/>
        <w:bottom w:val="none" w:sz="0" w:space="0" w:color="auto"/>
        <w:right w:val="none" w:sz="0" w:space="0" w:color="auto"/>
        <w:between w:val="none" w:sz="0" w:space="0" w:color="auto"/>
        <w:bar w:val="none" w:sz="0" w:color="auto"/>
      </w:pBdr>
      <w:suppressAutoHyphens/>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BodyA">
    <w:name w:val="Body A"/>
    <w:pPr>
      <w:suppressAutoHyphens/>
      <w:spacing w:before="120" w:after="120" w:line="240" w:lineRule="atLeast"/>
      <w:ind w:left="1440" w:firstLine="360"/>
    </w:pPr>
    <w:rPr>
      <w:rFonts w:cs="Arial Unicode MS"/>
      <w:color w:val="000000"/>
      <w:u w:color="000000"/>
    </w:rPr>
  </w:style>
  <w:style w:type="character" w:customStyle="1" w:styleId="Literal">
    <w:name w:val="Literal"/>
    <w:uiPriority w:val="1"/>
    <w:qFormat/>
    <w:rsid w:val="003A2D1B"/>
    <w:rPr>
      <w:rFonts w:ascii="Courier" w:hAnsi="Courier" w:cs="TheSansMonoCondensed-Plain"/>
      <w:color w:val="3366FF"/>
      <w:spacing w:val="0"/>
      <w:w w:val="100"/>
      <w:position w:val="0"/>
      <w:u w:val="none"/>
      <w:vertAlign w:val="baseline"/>
      <w:lang w:val="en-US"/>
    </w:rPr>
  </w:style>
  <w:style w:type="character" w:customStyle="1" w:styleId="Xref">
    <w:name w:val="Xref"/>
    <w:uiPriority w:val="1"/>
    <w:rsid w:val="003A2D1B"/>
    <w:rPr>
      <w:color w:val="FF0000"/>
      <w:lang w:val="fr-FR"/>
    </w:rPr>
  </w:style>
  <w:style w:type="character" w:customStyle="1" w:styleId="Bold">
    <w:name w:val="Bold"/>
    <w:uiPriority w:val="1"/>
    <w:rsid w:val="003A2D1B"/>
    <w:rPr>
      <w:b/>
      <w:bCs/>
      <w:color w:val="3366FF"/>
    </w:rPr>
  </w:style>
  <w:style w:type="paragraph" w:customStyle="1" w:styleId="Code">
    <w:name w:val="Code"/>
    <w:qFormat/>
    <w:rsid w:val="003A2D1B"/>
    <w:pPr>
      <w:pBdr>
        <w:top w:val="none" w:sz="0" w:space="0" w:color="auto"/>
        <w:left w:val="single" w:sz="4" w:space="14" w:color="auto"/>
        <w:bottom w:val="none" w:sz="0" w:space="0" w:color="auto"/>
        <w:right w:val="none" w:sz="0" w:space="0" w:color="auto"/>
        <w:between w:val="none" w:sz="0" w:space="0" w:color="auto"/>
        <w:bar w:val="none" w:sz="0" w:color="auto"/>
      </w:pBdr>
      <w:suppressAutoHyphens/>
      <w:spacing w:line="210" w:lineRule="atLeast"/>
      <w:ind w:left="720"/>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GraphicSlug">
    <w:name w:val="GraphicSlug"/>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bdr w:val="none" w:sz="0" w:space="0" w:color="auto"/>
      <w:lang w:eastAsia="en-CA"/>
    </w:rPr>
  </w:style>
  <w:style w:type="paragraph" w:customStyle="1" w:styleId="CaptionedFigure">
    <w:name w:val="Captioned Figure"/>
    <w:pPr>
      <w:keepNext/>
      <w:spacing w:after="200" w:line="276" w:lineRule="auto"/>
    </w:pPr>
    <w:rPr>
      <w:rFonts w:eastAsia="Times New Roman"/>
      <w:color w:val="000000"/>
      <w:sz w:val="22"/>
      <w:szCs w:val="22"/>
      <w:u w:color="000000"/>
    </w:rPr>
  </w:style>
  <w:style w:type="paragraph" w:customStyle="1" w:styleId="CaptionLine">
    <w:name w:val="CaptionLine"/>
    <w:next w:val="Body"/>
    <w:qFormat/>
    <w:rsid w:val="003A2D1B"/>
    <w:pPr>
      <w:numPr>
        <w:ilvl w:val="4"/>
        <w:numId w:val="21"/>
      </w:numPr>
      <w:pBdr>
        <w:top w:val="none" w:sz="0" w:space="0" w:color="auto"/>
        <w:left w:val="none" w:sz="0" w:space="0" w:color="auto"/>
        <w:bottom w:val="none" w:sz="0" w:space="0" w:color="auto"/>
        <w:right w:val="none" w:sz="0" w:space="0" w:color="auto"/>
        <w:between w:val="none" w:sz="0" w:space="0" w:color="auto"/>
        <w:bar w:val="none" w:sz="0" w:color="auto"/>
      </w:pBdr>
      <w:spacing w:after="240"/>
    </w:pPr>
    <w:rPr>
      <w:rFonts w:ascii="Times Roman" w:eastAsia="Times New Roman" w:hAnsi="Times Roman" w:cs="FuturaPT-BookObl"/>
      <w:color w:val="000000"/>
      <w:sz w:val="17"/>
      <w:szCs w:val="17"/>
      <w:bdr w:val="none" w:sz="0" w:space="0" w:color="auto"/>
      <w:lang w:eastAsia="en-CA"/>
    </w:rPr>
  </w:style>
  <w:style w:type="paragraph" w:customStyle="1" w:styleId="TableTitle">
    <w:name w:val="TableTitle"/>
    <w:qFormat/>
    <w:rsid w:val="003A2D1B"/>
    <w:pPr>
      <w:keepNext/>
      <w:keepLines/>
      <w:widowControl w:val="0"/>
      <w:numPr>
        <w:ilvl w:val="5"/>
        <w:numId w:val="21"/>
      </w:numPr>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bdr w:val="none" w:sz="0" w:space="0" w:color="auto"/>
      <w:lang w:eastAsia="en-CA"/>
    </w:rPr>
  </w:style>
  <w:style w:type="paragraph" w:customStyle="1" w:styleId="TableHeader">
    <w:name w:val="TableHeader"/>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bdr w:val="none" w:sz="0" w:space="0" w:color="auto"/>
      <w:lang w:eastAsia="en-CA"/>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627051"/>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rPr>
  </w:style>
  <w:style w:type="paragraph" w:styleId="CommentSubject">
    <w:name w:val="annotation subject"/>
    <w:basedOn w:val="CommentText"/>
    <w:next w:val="CommentText"/>
    <w:link w:val="CommentSubjectChar"/>
    <w:uiPriority w:val="99"/>
    <w:semiHidden/>
    <w:unhideWhenUsed/>
    <w:rsid w:val="00627051"/>
    <w:rPr>
      <w:b/>
      <w:bCs/>
    </w:rPr>
  </w:style>
  <w:style w:type="character" w:customStyle="1" w:styleId="CommentSubjectChar">
    <w:name w:val="Comment Subject Char"/>
    <w:basedOn w:val="CommentTextChar"/>
    <w:link w:val="CommentSubject"/>
    <w:uiPriority w:val="99"/>
    <w:semiHidden/>
    <w:rsid w:val="00627051"/>
    <w:rPr>
      <w:b/>
      <w:bCs/>
    </w:rPr>
  </w:style>
  <w:style w:type="character" w:styleId="UnresolvedMention">
    <w:name w:val="Unresolved Mention"/>
    <w:basedOn w:val="DefaultParagraphFont"/>
    <w:uiPriority w:val="99"/>
    <w:semiHidden/>
    <w:unhideWhenUsed/>
    <w:rsid w:val="003A2D1B"/>
    <w:rPr>
      <w:color w:val="605E5C"/>
      <w:shd w:val="clear" w:color="auto" w:fill="E1DFDD"/>
    </w:rPr>
  </w:style>
  <w:style w:type="character" w:customStyle="1" w:styleId="Heading2Char">
    <w:name w:val="Heading 2 Char"/>
    <w:basedOn w:val="DefaultParagraphFont"/>
    <w:link w:val="Heading2"/>
    <w:uiPriority w:val="9"/>
    <w:semiHidden/>
    <w:rsid w:val="003A2D1B"/>
    <w:rPr>
      <w:rFonts w:asciiTheme="majorHAnsi" w:eastAsiaTheme="majorEastAsia" w:hAnsiTheme="majorHAnsi" w:cstheme="majorBidi"/>
      <w:b/>
      <w:bCs/>
      <w:color w:val="4472C4" w:themeColor="accent1"/>
      <w:sz w:val="26"/>
      <w:szCs w:val="26"/>
      <w:bdr w:val="none" w:sz="0" w:space="0" w:color="auto"/>
    </w:rPr>
  </w:style>
  <w:style w:type="character" w:customStyle="1" w:styleId="Heading3Char">
    <w:name w:val="Heading 3 Char"/>
    <w:basedOn w:val="DefaultParagraphFont"/>
    <w:link w:val="Heading3"/>
    <w:uiPriority w:val="9"/>
    <w:semiHidden/>
    <w:rsid w:val="003A2D1B"/>
    <w:rPr>
      <w:rFonts w:asciiTheme="majorHAnsi" w:eastAsiaTheme="majorEastAsia" w:hAnsiTheme="majorHAnsi" w:cstheme="majorBidi"/>
      <w:b/>
      <w:bCs/>
      <w:color w:val="4472C4" w:themeColor="accent1"/>
      <w:sz w:val="24"/>
      <w:szCs w:val="24"/>
      <w:bdr w:val="none" w:sz="0" w:space="0" w:color="auto"/>
    </w:rPr>
  </w:style>
  <w:style w:type="character" w:customStyle="1" w:styleId="Heading4Char">
    <w:name w:val="Heading 4 Char"/>
    <w:basedOn w:val="DefaultParagraphFont"/>
    <w:link w:val="Heading4"/>
    <w:uiPriority w:val="9"/>
    <w:semiHidden/>
    <w:rsid w:val="003A2D1B"/>
    <w:rPr>
      <w:rFonts w:asciiTheme="majorHAnsi" w:eastAsiaTheme="majorEastAsia" w:hAnsiTheme="majorHAnsi" w:cstheme="majorBidi"/>
      <w:b/>
      <w:bCs/>
      <w:i/>
      <w:iCs/>
      <w:color w:val="4472C4" w:themeColor="accent1"/>
      <w:sz w:val="24"/>
      <w:szCs w:val="24"/>
      <w:bdr w:val="none" w:sz="0" w:space="0" w:color="auto"/>
    </w:rPr>
  </w:style>
  <w:style w:type="character" w:customStyle="1" w:styleId="Heading5Char">
    <w:name w:val="Heading 5 Char"/>
    <w:basedOn w:val="DefaultParagraphFont"/>
    <w:link w:val="Heading5"/>
    <w:uiPriority w:val="9"/>
    <w:semiHidden/>
    <w:rsid w:val="003A2D1B"/>
    <w:rPr>
      <w:rFonts w:asciiTheme="majorHAnsi" w:eastAsiaTheme="majorEastAsia" w:hAnsiTheme="majorHAnsi" w:cstheme="majorBidi"/>
      <w:color w:val="1F3763" w:themeColor="accent1" w:themeShade="7F"/>
      <w:sz w:val="24"/>
      <w:szCs w:val="24"/>
      <w:bdr w:val="none" w:sz="0" w:space="0" w:color="auto"/>
    </w:rPr>
  </w:style>
  <w:style w:type="character" w:customStyle="1" w:styleId="Heading6Char">
    <w:name w:val="Heading 6 Char"/>
    <w:basedOn w:val="DefaultParagraphFont"/>
    <w:link w:val="Heading6"/>
    <w:uiPriority w:val="9"/>
    <w:semiHidden/>
    <w:rsid w:val="003A2D1B"/>
    <w:rPr>
      <w:rFonts w:asciiTheme="majorHAnsi" w:eastAsiaTheme="majorEastAsia" w:hAnsiTheme="majorHAnsi" w:cstheme="majorBidi"/>
      <w:i/>
      <w:iCs/>
      <w:color w:val="1F3763" w:themeColor="accent1" w:themeShade="7F"/>
      <w:sz w:val="24"/>
      <w:szCs w:val="24"/>
      <w:bdr w:val="none" w:sz="0" w:space="0" w:color="auto"/>
    </w:rPr>
  </w:style>
  <w:style w:type="character" w:customStyle="1" w:styleId="Heading7Char">
    <w:name w:val="Heading 7 Char"/>
    <w:basedOn w:val="DefaultParagraphFont"/>
    <w:link w:val="Heading7"/>
    <w:uiPriority w:val="9"/>
    <w:semiHidden/>
    <w:rsid w:val="003A2D1B"/>
    <w:rPr>
      <w:rFonts w:asciiTheme="majorHAnsi" w:eastAsiaTheme="majorEastAsia" w:hAnsiTheme="majorHAnsi" w:cstheme="majorBidi"/>
      <w:i/>
      <w:iCs/>
      <w:color w:val="404040" w:themeColor="text1" w:themeTint="BF"/>
      <w:sz w:val="24"/>
      <w:szCs w:val="24"/>
      <w:bdr w:val="none" w:sz="0" w:space="0" w:color="auto"/>
    </w:rPr>
  </w:style>
  <w:style w:type="character" w:customStyle="1" w:styleId="Heading8Char">
    <w:name w:val="Heading 8 Char"/>
    <w:basedOn w:val="DefaultParagraphFont"/>
    <w:link w:val="Heading8"/>
    <w:uiPriority w:val="9"/>
    <w:semiHidden/>
    <w:rsid w:val="003A2D1B"/>
    <w:rPr>
      <w:rFonts w:asciiTheme="majorHAnsi" w:eastAsiaTheme="majorEastAsia" w:hAnsiTheme="majorHAnsi" w:cstheme="majorBidi"/>
      <w:color w:val="404040" w:themeColor="text1" w:themeTint="BF"/>
      <w:bdr w:val="none" w:sz="0" w:space="0" w:color="auto"/>
    </w:rPr>
  </w:style>
  <w:style w:type="character" w:customStyle="1" w:styleId="Heading9Char">
    <w:name w:val="Heading 9 Char"/>
    <w:basedOn w:val="DefaultParagraphFont"/>
    <w:link w:val="Heading9"/>
    <w:uiPriority w:val="9"/>
    <w:semiHidden/>
    <w:rsid w:val="003A2D1B"/>
    <w:rPr>
      <w:rFonts w:asciiTheme="majorHAnsi" w:eastAsiaTheme="majorEastAsia" w:hAnsiTheme="majorHAnsi" w:cstheme="majorBidi"/>
      <w:i/>
      <w:iCs/>
      <w:color w:val="404040" w:themeColor="text1" w:themeTint="BF"/>
      <w:bdr w:val="none" w:sz="0" w:space="0" w:color="auto"/>
    </w:rPr>
  </w:style>
  <w:style w:type="paragraph" w:customStyle="1" w:styleId="NoParagraphStyle">
    <w:name w:val="[No Paragraph Style]"/>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88" w:lineRule="auto"/>
      <w:textAlignment w:val="center"/>
    </w:pPr>
    <w:rPr>
      <w:rFonts w:eastAsia="Times New Roman" w:cs="TimesNewRomanPSMT"/>
      <w:color w:val="000000"/>
      <w:sz w:val="24"/>
      <w:szCs w:val="24"/>
      <w:bdr w:val="none" w:sz="0" w:space="0" w:color="auto"/>
      <w:lang w:eastAsia="en-CA"/>
    </w:rPr>
  </w:style>
  <w:style w:type="paragraph" w:customStyle="1" w:styleId="IndexBody">
    <w:name w:val="IndexBody"/>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character" w:customStyle="1" w:styleId="BoldItalic">
    <w:name w:val="BoldItalic"/>
    <w:uiPriority w:val="1"/>
    <w:qFormat/>
    <w:rsid w:val="003A2D1B"/>
    <w:rPr>
      <w:rFonts w:cs="NewBaskervilleEF-Bold"/>
      <w:b/>
      <w:bCs/>
      <w:i/>
      <w:iCs/>
      <w:color w:val="3366FF"/>
      <w:w w:val="100"/>
      <w:position w:val="0"/>
      <w:u w:val="none"/>
      <w:vertAlign w:val="baseline"/>
      <w:lang w:val="en-US"/>
    </w:rPr>
  </w:style>
  <w:style w:type="paragraph" w:customStyle="1" w:styleId="BodyCustom">
    <w:name w:val="BodyCustom"/>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4"/>
      <w:szCs w:val="24"/>
      <w:bdr w:val="none" w:sz="0" w:space="0" w:color="auto"/>
      <w:lang w:eastAsia="en-CA"/>
    </w:rPr>
  </w:style>
  <w:style w:type="paragraph" w:customStyle="1" w:styleId="IndexHead">
    <w:name w:val="IndexHead"/>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320" w:after="80"/>
    </w:pPr>
    <w:rPr>
      <w:rFonts w:ascii="Arial" w:eastAsia="Times New Roman" w:hAnsi="Arial" w:cs="NewBaskervilleStd-Roman"/>
      <w:color w:val="000000"/>
      <w:sz w:val="22"/>
      <w:szCs w:val="22"/>
      <w:bdr w:val="none" w:sz="0" w:space="0" w:color="auto"/>
      <w:lang w:eastAsia="en-CA"/>
    </w:rPr>
  </w:style>
  <w:style w:type="paragraph" w:customStyle="1" w:styleId="IndexLevel1">
    <w:name w:val="IndexLevel1"/>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pPr>
    <w:rPr>
      <w:rFonts w:ascii="Times Roman" w:eastAsia="Times New Roman" w:hAnsi="Times Roman" w:cs="NewBaskervilleStd-Roman"/>
      <w:color w:val="000000"/>
      <w:sz w:val="18"/>
      <w:szCs w:val="18"/>
      <w:bdr w:val="none" w:sz="0" w:space="0" w:color="auto"/>
      <w:lang w:eastAsia="en-CA"/>
    </w:rPr>
  </w:style>
  <w:style w:type="paragraph" w:customStyle="1" w:styleId="CodeListingCaption">
    <w:name w:val="CodeListingCaption"/>
    <w:next w:val="Code"/>
    <w:qFormat/>
    <w:rsid w:val="003A2D1B"/>
    <w:pPr>
      <w:numPr>
        <w:ilvl w:val="6"/>
        <w:numId w:val="21"/>
      </w:numPr>
      <w:pBdr>
        <w:top w:val="none" w:sz="0" w:space="0" w:color="auto"/>
        <w:left w:val="none" w:sz="0" w:space="0" w:color="auto"/>
        <w:bottom w:val="none" w:sz="0" w:space="0" w:color="auto"/>
        <w:right w:val="none" w:sz="0" w:space="0" w:color="auto"/>
        <w:between w:val="none" w:sz="0" w:space="0" w:color="auto"/>
        <w:bar w:val="none" w:sz="0" w:color="auto"/>
      </w:pBdr>
      <w:spacing w:before="240" w:after="120"/>
    </w:pPr>
    <w:rPr>
      <w:rFonts w:ascii="Times Roman" w:eastAsia="Times New Roman" w:hAnsi="Times Roman" w:cs="FuturaPT-BookObl"/>
      <w:color w:val="000000"/>
      <w:sz w:val="17"/>
      <w:szCs w:val="17"/>
      <w:bdr w:val="none" w:sz="0" w:space="0" w:color="auto"/>
      <w:lang w:eastAsia="en-CA"/>
    </w:rPr>
  </w:style>
  <w:style w:type="paragraph" w:customStyle="1" w:styleId="Epigraph">
    <w:name w:val="Epigraph"/>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bdr w:val="none" w:sz="0" w:space="0" w:color="auto"/>
      <w:lang w:eastAsia="en-CA"/>
    </w:rPr>
  </w:style>
  <w:style w:type="paragraph" w:customStyle="1" w:styleId="ProductionDirective">
    <w:name w:val="ProductionDirectiv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bdr w:val="none" w:sz="0" w:space="0" w:color="auto"/>
      <w:lang w:eastAsia="en-CA"/>
    </w:rPr>
  </w:style>
  <w:style w:type="character" w:customStyle="1" w:styleId="LiteralBold">
    <w:name w:val="LiteralBold"/>
    <w:uiPriority w:val="1"/>
    <w:qFormat/>
    <w:rsid w:val="003A2D1B"/>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3A2D1B"/>
    <w:rPr>
      <w:rFonts w:ascii="Courier" w:hAnsi="Courier" w:cs="TheSansMonoCondensed-Italic"/>
      <w:b w:val="0"/>
      <w:i/>
      <w:iCs/>
      <w:color w:val="3366FF"/>
      <w:spacing w:val="0"/>
      <w:w w:val="100"/>
      <w:position w:val="0"/>
      <w:szCs w:val="17"/>
      <w:u w:val="none"/>
      <w:vertAlign w:val="baseline"/>
      <w:lang w:val="en-US"/>
    </w:rPr>
  </w:style>
  <w:style w:type="character" w:customStyle="1" w:styleId="LiteralBoldItalic">
    <w:name w:val="LiteralBoldItalic"/>
    <w:uiPriority w:val="1"/>
    <w:qFormat/>
    <w:rsid w:val="003A2D1B"/>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bdr w:val="none" w:sz="0" w:space="0" w:color="auto"/>
      <w:lang w:eastAsia="en-CA"/>
    </w:rPr>
  </w:style>
  <w:style w:type="numbering" w:customStyle="1" w:styleId="ChapterNumbering">
    <w:name w:val="ChapterNumbering"/>
    <w:uiPriority w:val="99"/>
    <w:rsid w:val="003A2D1B"/>
    <w:pPr>
      <w:numPr>
        <w:numId w:val="16"/>
      </w:numPr>
    </w:pPr>
  </w:style>
  <w:style w:type="paragraph" w:customStyle="1" w:styleId="Blockquote">
    <w:name w:val="Blockquote"/>
    <w:next w:val="Normal"/>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bdr w:val="none" w:sz="0" w:space="0" w:color="auto"/>
      <w:lang w:eastAsia="en-CA"/>
    </w:rPr>
  </w:style>
  <w:style w:type="paragraph" w:customStyle="1" w:styleId="CodeWide">
    <w:name w:val="CodeWide"/>
    <w:qFormat/>
    <w:rsid w:val="003A2D1B"/>
    <w:pPr>
      <w:widowControl w:val="0"/>
      <w:pBdr>
        <w:top w:val="none" w:sz="0" w:space="0" w:color="auto"/>
        <w:left w:val="single" w:sz="4" w:space="1"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right="-1440"/>
      <w:contextualSpacing/>
      <w:textAlignment w:val="baseline"/>
    </w:pPr>
    <w:rPr>
      <w:rFonts w:ascii="Courier" w:eastAsia="Times New Roman" w:hAnsi="Courier" w:cs="TheSansMonoCondensed-Plain"/>
      <w:color w:val="000000"/>
      <w:w w:val="66"/>
      <w:sz w:val="15"/>
      <w:szCs w:val="17"/>
      <w:bdr w:val="none" w:sz="0" w:space="0" w:color="auto"/>
      <w:lang w:eastAsia="en-CA"/>
    </w:rPr>
  </w:style>
  <w:style w:type="character" w:customStyle="1" w:styleId="Regular">
    <w:name w:val="Regular"/>
    <w:uiPriority w:val="1"/>
    <w:qFormat/>
    <w:rsid w:val="003A2D1B"/>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3A2D1B"/>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Body">
    <w:name w:val="TableBody"/>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IndexLevel2">
    <w:name w:val="IndexLevel2"/>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360"/>
    </w:pPr>
    <w:rPr>
      <w:rFonts w:ascii="Times Roman" w:eastAsia="Times New Roman" w:hAnsi="Times Roman" w:cs="NewBaskervilleStd-Roman"/>
      <w:color w:val="000000"/>
      <w:sz w:val="18"/>
      <w:szCs w:val="18"/>
      <w:bdr w:val="none" w:sz="0" w:space="0" w:color="auto"/>
      <w:lang w:eastAsia="en-CA"/>
    </w:rPr>
  </w:style>
  <w:style w:type="paragraph" w:customStyle="1" w:styleId="IndexLevel3">
    <w:name w:val="IndexLevel3"/>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220" w:lineRule="atLeast"/>
      <w:ind w:left="720"/>
    </w:pPr>
    <w:rPr>
      <w:rFonts w:ascii="Times Roman" w:eastAsia="Times New Roman" w:hAnsi="Times Roman" w:cs="NewBaskervilleStd-Roman"/>
      <w:color w:val="000000"/>
      <w:sz w:val="18"/>
      <w:szCs w:val="18"/>
      <w:bdr w:val="none" w:sz="0" w:space="0" w:color="auto"/>
      <w:lang w:eastAsia="en-CA"/>
    </w:rPr>
  </w:style>
  <w:style w:type="paragraph" w:customStyle="1" w:styleId="IndexTitle">
    <w:name w:val="IndexTitle"/>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600" w:after="960" w:line="360" w:lineRule="atLeast"/>
      <w:jc w:val="center"/>
    </w:pPr>
    <w:rPr>
      <w:rFonts w:ascii="DogmaOT-Bold" w:eastAsia="Times New Roman" w:hAnsi="DogmaOT-Bold" w:cs="DogmaOT-Bold"/>
      <w:b/>
      <w:bCs/>
      <w:caps/>
      <w:color w:val="000000"/>
      <w:sz w:val="32"/>
      <w:szCs w:val="32"/>
      <w:bdr w:val="none" w:sz="0" w:space="0" w:color="auto"/>
      <w:lang w:eastAsia="en-CA"/>
    </w:rPr>
  </w:style>
  <w:style w:type="paragraph" w:customStyle="1" w:styleId="BoxCaption">
    <w:name w:val="BoxCaption"/>
    <w:next w:val="BoxBody"/>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line="180" w:lineRule="atLeast"/>
    </w:pPr>
    <w:rPr>
      <w:rFonts w:ascii="FuturaPT-BookObl" w:eastAsia="Times New Roman" w:hAnsi="FuturaPT-BookObl" w:cs="FuturaPT-BookObl"/>
      <w:i/>
      <w:iCs/>
      <w:color w:val="000000"/>
      <w:sz w:val="15"/>
      <w:szCs w:val="15"/>
      <w:bdr w:val="none" w:sz="0" w:space="0" w:color="auto"/>
      <w:lang w:eastAsia="en-CA"/>
    </w:rPr>
  </w:style>
  <w:style w:type="paragraph" w:customStyle="1" w:styleId="BoxBody">
    <w:name w:val="BoxBody"/>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bdr w:val="none" w:sz="0" w:space="0" w:color="auto"/>
      <w:lang w:eastAsia="en-CA"/>
    </w:rPr>
  </w:style>
  <w:style w:type="paragraph" w:customStyle="1" w:styleId="BoxBodyFirst">
    <w:name w:val="BoxBodyFirst"/>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line="240" w:lineRule="atLeast"/>
      <w:textAlignment w:val="center"/>
    </w:pPr>
    <w:rPr>
      <w:rFonts w:ascii="FuturaPT-Book" w:eastAsia="Times New Roman" w:hAnsi="FuturaPT-Book" w:cs="FuturaPT-Book"/>
      <w:color w:val="000000"/>
      <w:sz w:val="17"/>
      <w:szCs w:val="17"/>
      <w:bdr w:val="none" w:sz="0" w:space="0" w:color="auto"/>
      <w:lang w:eastAsia="en-CA"/>
    </w:rPr>
  </w:style>
  <w:style w:type="paragraph" w:customStyle="1" w:styleId="BoxListBullet">
    <w:name w:val="BoxListBullet"/>
    <w:qFormat/>
    <w:rsid w:val="003A2D1B"/>
    <w:pPr>
      <w:widowControl w:val="0"/>
      <w:numPr>
        <w:numId w:val="11"/>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Code">
    <w:name w:val="BoxCode"/>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line="200" w:lineRule="atLeast"/>
      <w:ind w:left="216" w:right="864"/>
      <w:contextualSpacing/>
      <w:textAlignment w:val="top"/>
    </w:pPr>
    <w:rPr>
      <w:rFonts w:ascii="Courier" w:eastAsia="Times New Roman" w:hAnsi="Courier" w:cs="TheSansMonoCondensed-Plain"/>
      <w:color w:val="000000"/>
      <w:sz w:val="16"/>
      <w:szCs w:val="16"/>
      <w:bdr w:val="none" w:sz="0" w:space="0" w:color="auto"/>
      <w:lang w:eastAsia="en-CA"/>
    </w:rPr>
  </w:style>
  <w:style w:type="paragraph" w:customStyle="1" w:styleId="BoxListBody">
    <w:name w:val="BoxListBody"/>
    <w:qFormat/>
    <w:rsid w:val="003A2D1B"/>
    <w:pPr>
      <w:widowControl w:val="0"/>
      <w:pBdr>
        <w:top w:val="none" w:sz="0" w:space="0" w:color="auto"/>
        <w:left w:val="single" w:sz="18" w:space="22" w:color="008000"/>
        <w:bottom w:val="none" w:sz="0" w:space="0" w:color="auto"/>
        <w:right w:val="none" w:sz="0" w:space="0" w:color="auto"/>
        <w:between w:val="none" w:sz="0" w:space="0" w:color="auto"/>
        <w:bar w:val="none" w:sz="0" w:color="auto"/>
      </w:pBdr>
      <w:autoSpaceDE w:val="0"/>
      <w:autoSpaceDN w:val="0"/>
      <w:adjustRightInd w:val="0"/>
      <w:spacing w:after="120" w:line="240" w:lineRule="atLeast"/>
      <w:ind w:left="359"/>
      <w:textAlignment w:val="center"/>
    </w:pPr>
    <w:rPr>
      <w:rFonts w:ascii="Arial" w:eastAsia="Times New Roman" w:hAnsi="Arial" w:cs="FuturaPT-Book"/>
      <w:color w:val="000000"/>
      <w:sz w:val="17"/>
      <w:szCs w:val="17"/>
      <w:bdr w:val="none" w:sz="0" w:space="0" w:color="auto"/>
      <w:lang w:eastAsia="en-CA"/>
    </w:rPr>
  </w:style>
  <w:style w:type="paragraph" w:customStyle="1" w:styleId="BoxListHead">
    <w:name w:val="BoxListHead"/>
    <w:qFormat/>
    <w:rsid w:val="003A2D1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bdr w:val="none" w:sz="0" w:space="0" w:color="auto"/>
      <w:lang w:eastAsia="en-CA"/>
    </w:rPr>
  </w:style>
  <w:style w:type="character" w:customStyle="1" w:styleId="wingdings">
    <w:name w:val="wingdings"/>
    <w:uiPriority w:val="1"/>
    <w:qFormat/>
    <w:rsid w:val="003A2D1B"/>
    <w:rPr>
      <w:rFonts w:ascii="Wingdings2" w:hAnsi="Wingdings2" w:cs="Wingdings2"/>
      <w:color w:val="000000"/>
      <w:w w:val="100"/>
      <w:position w:val="0"/>
      <w:u w:val="none"/>
      <w:vertAlign w:val="baseline"/>
      <w:lang w:val="en-US"/>
    </w:rPr>
  </w:style>
  <w:style w:type="paragraph" w:customStyle="1" w:styleId="ListBody">
    <w:name w:val="ListBody"/>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LinkURL">
    <w:name w:val="LinkURL"/>
    <w:uiPriority w:val="1"/>
    <w:qFormat/>
    <w:rsid w:val="003A2D1B"/>
    <w:rPr>
      <w:rFonts w:cs="NewBaskervilleStd-Italic"/>
      <w:i/>
      <w:iCs/>
      <w:color w:val="3366FF"/>
      <w:w w:val="100"/>
      <w:position w:val="0"/>
      <w:u w:val="none"/>
      <w:vertAlign w:val="baseline"/>
      <w:lang w:val="en-US"/>
    </w:rPr>
  </w:style>
  <w:style w:type="paragraph" w:customStyle="1" w:styleId="Note">
    <w:name w:val="Not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4"/>
      <w:szCs w:val="24"/>
      <w:bdr w:val="none" w:sz="0" w:space="0" w:color="auto"/>
      <w:lang w:eastAsia="en-CA"/>
    </w:rPr>
  </w:style>
  <w:style w:type="character" w:customStyle="1" w:styleId="bulletcharacter">
    <w:name w:val="bullet_character"/>
    <w:uiPriority w:val="99"/>
    <w:rsid w:val="003A2D1B"/>
    <w:rPr>
      <w:rFonts w:ascii="Symbol" w:hAnsi="Symbol" w:cs="Symbol"/>
      <w:color w:val="000000"/>
    </w:rPr>
  </w:style>
  <w:style w:type="character" w:customStyle="1" w:styleId="Superscript">
    <w:name w:val="Superscript"/>
    <w:uiPriority w:val="1"/>
    <w:qFormat/>
    <w:rsid w:val="003A2D1B"/>
    <w:rPr>
      <w:color w:val="3366FF"/>
      <w:vertAlign w:val="superscript"/>
    </w:rPr>
  </w:style>
  <w:style w:type="character" w:customStyle="1" w:styleId="SuperscriptItalic">
    <w:name w:val="SuperscriptItalic"/>
    <w:uiPriority w:val="1"/>
    <w:qFormat/>
    <w:rsid w:val="003A2D1B"/>
    <w:rPr>
      <w:i/>
      <w:color w:val="3366FF"/>
      <w:vertAlign w:val="superscript"/>
    </w:rPr>
  </w:style>
  <w:style w:type="character" w:customStyle="1" w:styleId="Subscript">
    <w:name w:val="Subscript"/>
    <w:uiPriority w:val="1"/>
    <w:qFormat/>
    <w:rsid w:val="003A2D1B"/>
    <w:rPr>
      <w:color w:val="3366FF"/>
      <w:vertAlign w:val="subscript"/>
    </w:rPr>
  </w:style>
  <w:style w:type="character" w:customStyle="1" w:styleId="SubscriptItalic">
    <w:name w:val="SubscriptItalic"/>
    <w:uiPriority w:val="1"/>
    <w:qFormat/>
    <w:rsid w:val="003A2D1B"/>
    <w:rPr>
      <w:i/>
      <w:color w:val="3366FF"/>
      <w:vertAlign w:val="subscript"/>
    </w:rPr>
  </w:style>
  <w:style w:type="character" w:customStyle="1" w:styleId="Symbol">
    <w:name w:val="Symbol"/>
    <w:uiPriority w:val="1"/>
    <w:qFormat/>
    <w:rsid w:val="003A2D1B"/>
    <w:rPr>
      <w:rFonts w:ascii="Symbol" w:hAnsi="Symbol"/>
    </w:rPr>
  </w:style>
  <w:style w:type="character" w:customStyle="1" w:styleId="Italic">
    <w:name w:val="Italic"/>
    <w:uiPriority w:val="1"/>
    <w:qFormat/>
    <w:rsid w:val="003A2D1B"/>
    <w:rPr>
      <w:rFonts w:cs="NewBaskervilleStd-Italic"/>
      <w:i/>
      <w:iCs/>
      <w:color w:val="0000FF"/>
      <w:w w:val="100"/>
      <w:position w:val="0"/>
      <w:u w:val="none"/>
      <w:vertAlign w:val="baseline"/>
      <w:lang w:val="en-US"/>
    </w:rPr>
  </w:style>
  <w:style w:type="paragraph" w:customStyle="1" w:styleId="ListBullet">
    <w:name w:val="ListBullet"/>
    <w:qFormat/>
    <w:rsid w:val="003A2D1B"/>
    <w:pPr>
      <w:widowControl w:val="0"/>
      <w:numPr>
        <w:numId w:val="9"/>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Code">
    <w:name w:val="ListCode"/>
    <w:qFormat/>
    <w:rsid w:val="003A2D1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adjustRightInd w:val="0"/>
      <w:spacing w:line="210" w:lineRule="atLeast"/>
      <w:ind w:left="1584"/>
      <w:contextualSpacing/>
      <w:textAlignment w:val="baseline"/>
    </w:pPr>
    <w:rPr>
      <w:rFonts w:ascii="Courier" w:eastAsia="Times New Roman" w:hAnsi="Courier" w:cs="TheSansMonoCondensed-Plain"/>
      <w:color w:val="000000"/>
      <w:sz w:val="15"/>
      <w:szCs w:val="17"/>
      <w:bdr w:val="none" w:sz="0" w:space="0" w:color="auto"/>
      <w:lang w:eastAsia="en-CA"/>
    </w:rPr>
  </w:style>
  <w:style w:type="paragraph" w:customStyle="1" w:styleId="ListHead">
    <w:name w:val="ListHead"/>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4"/>
      <w:szCs w:val="24"/>
      <w:bdr w:val="none" w:sz="0" w:space="0" w:color="auto"/>
      <w:lang w:eastAsia="en-CA"/>
    </w:rPr>
  </w:style>
  <w:style w:type="paragraph" w:customStyle="1" w:styleId="ListNumber">
    <w:name w:val="ListNumber"/>
    <w:qFormat/>
    <w:rsid w:val="003A2D1B"/>
    <w:pPr>
      <w:widowControl w:val="0"/>
      <w:numPr>
        <w:numId w:val="7"/>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ListNumberSub">
    <w:name w:val="ListNumberSub"/>
    <w:qFormat/>
    <w:rsid w:val="003A2D1B"/>
    <w:pPr>
      <w:widowControl w:val="0"/>
      <w:numPr>
        <w:numId w:val="51"/>
      </w:numPr>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4"/>
      <w:szCs w:val="24"/>
      <w:bdr w:val="none" w:sz="0" w:space="0" w:color="auto"/>
      <w:lang w:eastAsia="en-CA"/>
    </w:rPr>
  </w:style>
  <w:style w:type="character" w:customStyle="1" w:styleId="AltText">
    <w:name w:val="AltText"/>
    <w:uiPriority w:val="1"/>
    <w:qFormat/>
    <w:rsid w:val="003A2D1B"/>
    <w:rPr>
      <w:color w:val="FF358C"/>
      <w:u w:val="single"/>
    </w:rPr>
  </w:style>
  <w:style w:type="paragraph" w:customStyle="1" w:styleId="PartNumber">
    <w:name w:val="PartNumber"/>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PartTitle">
    <w:name w:val="PartTitl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PartIntro">
    <w:name w:val="PartIntro"/>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bdr w:val="none" w:sz="0" w:space="0" w:color="auto"/>
      <w:lang w:eastAsia="en-CA"/>
    </w:rPr>
  </w:style>
  <w:style w:type="paragraph" w:customStyle="1" w:styleId="PartList">
    <w:name w:val="PartList"/>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IntroList">
    <w:name w:val="ChapterIntroList"/>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4"/>
      <w:szCs w:val="24"/>
      <w:bdr w:val="none" w:sz="0" w:space="0" w:color="auto"/>
      <w:lang w:eastAsia="en-CA"/>
    </w:rPr>
  </w:style>
  <w:style w:type="paragraph" w:customStyle="1" w:styleId="ChapterSubtitle">
    <w:name w:val="ChapterSubtitle"/>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bdr w:val="none" w:sz="0" w:space="0" w:color="auto"/>
      <w:lang w:eastAsia="en-CA"/>
    </w:rPr>
  </w:style>
  <w:style w:type="paragraph" w:customStyle="1" w:styleId="BodyContinued">
    <w:name w:val="BodyContinued"/>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HeadA">
    <w:name w:val="BoxHeadA"/>
    <w:qFormat/>
    <w:rsid w:val="003A2D1B"/>
    <w:pPr>
      <w:keepNext/>
      <w:keepLines/>
      <w:widowControl w:val="0"/>
      <w:pBdr>
        <w:top w:val="none" w:sz="0" w:space="0" w:color="auto"/>
        <w:left w:val="single" w:sz="18" w:space="4" w:color="008000"/>
        <w:bottom w:val="none" w:sz="0" w:space="0" w:color="auto"/>
        <w:right w:val="none" w:sz="0" w:space="0" w:color="auto"/>
        <w:between w:val="none" w:sz="0" w:space="0" w:color="auto"/>
        <w:bar w:val="none" w:sz="0" w:color="auto"/>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bdr w:val="none" w:sz="0" w:space="0" w:color="auto"/>
      <w:lang w:eastAsia="en-CA"/>
    </w:rPr>
  </w:style>
  <w:style w:type="paragraph" w:customStyle="1" w:styleId="BoxHeadB">
    <w:name w:val="BoxHeadB"/>
    <w:basedOn w:val="BoxHeadA"/>
    <w:qFormat/>
    <w:rsid w:val="003A2D1B"/>
    <w:pPr>
      <w:spacing w:before="120"/>
    </w:pPr>
    <w:rPr>
      <w:i/>
      <w:iCs/>
      <w:caps w:val="0"/>
    </w:rPr>
  </w:style>
  <w:style w:type="paragraph" w:customStyle="1" w:styleId="BoxBodyContinued">
    <w:name w:val="BoxBodyContinued"/>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RunInHead">
    <w:name w:val="RunInHead"/>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4"/>
      <w:szCs w:val="24"/>
      <w:bdr w:val="none" w:sz="0" w:space="0" w:color="auto"/>
      <w:lang w:eastAsia="en-CA"/>
    </w:rPr>
  </w:style>
  <w:style w:type="paragraph" w:customStyle="1" w:styleId="RunInPara">
    <w:name w:val="RunInPara"/>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BoxRunInHead">
    <w:name w:val="BoxRunInHead"/>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center"/>
    </w:pPr>
    <w:rPr>
      <w:rFonts w:ascii="Arial" w:eastAsia="Times New Roman" w:hAnsi="Arial" w:cs="FuturaPT-Book"/>
      <w:b/>
      <w:color w:val="000000"/>
      <w:sz w:val="17"/>
      <w:szCs w:val="17"/>
      <w:bdr w:val="none" w:sz="0" w:space="0" w:color="auto"/>
      <w:lang w:eastAsia="en-CA"/>
    </w:rPr>
  </w:style>
  <w:style w:type="paragraph" w:customStyle="1" w:styleId="BoxRunInPara">
    <w:name w:val="BoxRunInPara"/>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after="120" w:line="240" w:lineRule="atLeast"/>
      <w:textAlignment w:val="center"/>
    </w:pPr>
    <w:rPr>
      <w:rFonts w:ascii="Arial" w:eastAsia="Times New Roman" w:hAnsi="Arial" w:cs="FuturaPT-Book"/>
      <w:color w:val="000000"/>
      <w:sz w:val="17"/>
      <w:szCs w:val="17"/>
      <w:bdr w:val="none" w:sz="0" w:space="0" w:color="auto"/>
      <w:lang w:eastAsia="en-CA"/>
    </w:rPr>
  </w:style>
  <w:style w:type="paragraph" w:customStyle="1" w:styleId="BoxExtractPara">
    <w:name w:val="BoxExtractPara"/>
    <w:qFormat/>
    <w:rsid w:val="003A2D1B"/>
    <w:pPr>
      <w:widowControl w:val="0"/>
      <w:pBdr>
        <w:top w:val="none" w:sz="0" w:space="0" w:color="auto"/>
        <w:left w:val="single" w:sz="18" w:space="31" w:color="008000"/>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bdr w:val="none" w:sz="0" w:space="0" w:color="auto"/>
      <w:lang w:eastAsia="en-CA"/>
    </w:rPr>
  </w:style>
  <w:style w:type="character" w:customStyle="1" w:styleId="GraphicInline">
    <w:name w:val="GraphicInline"/>
    <w:uiPriority w:val="1"/>
    <w:qFormat/>
    <w:rsid w:val="003A2D1B"/>
    <w:rPr>
      <w:color w:val="3366FF"/>
      <w:bdr w:val="none" w:sz="0" w:space="0" w:color="auto"/>
      <w:shd w:val="clear" w:color="auto" w:fill="99CC00"/>
    </w:rPr>
  </w:style>
  <w:style w:type="character" w:customStyle="1" w:styleId="DigitalOnly">
    <w:name w:val="DigitalOnly"/>
    <w:uiPriority w:val="1"/>
    <w:qFormat/>
    <w:rsid w:val="003A2D1B"/>
    <w:rPr>
      <w:color w:val="3366FF"/>
      <w:bdr w:val="single" w:sz="4" w:space="0" w:color="3366FF"/>
    </w:rPr>
  </w:style>
  <w:style w:type="character" w:customStyle="1" w:styleId="PrintOnly">
    <w:name w:val="PrintOnly"/>
    <w:uiPriority w:val="1"/>
    <w:qFormat/>
    <w:rsid w:val="003A2D1B"/>
    <w:rPr>
      <w:color w:val="3366FF"/>
      <w:bdr w:val="single" w:sz="4" w:space="0" w:color="FF0000"/>
    </w:rPr>
  </w:style>
  <w:style w:type="character" w:customStyle="1" w:styleId="LinkEmail">
    <w:name w:val="LinkEmail"/>
    <w:basedOn w:val="LinkURL"/>
    <w:uiPriority w:val="1"/>
    <w:qFormat/>
    <w:rsid w:val="003A2D1B"/>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3A2D1B"/>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3A2D1B"/>
    <w:rPr>
      <w:color w:val="3366FF"/>
      <w:bdr w:val="none" w:sz="0" w:space="0" w:color="auto"/>
      <w:shd w:val="clear" w:color="auto" w:fill="FFFF00"/>
    </w:rPr>
  </w:style>
  <w:style w:type="character" w:customStyle="1" w:styleId="FootnoteReference">
    <w:name w:val="FootnoteReference"/>
    <w:uiPriority w:val="1"/>
    <w:qFormat/>
    <w:rsid w:val="003A2D1B"/>
    <w:rPr>
      <w:color w:val="3366FF"/>
      <w:vertAlign w:val="superscript"/>
    </w:rPr>
  </w:style>
  <w:style w:type="paragraph" w:customStyle="1" w:styleId="Footnote">
    <w:name w:val="Footnote"/>
    <w:qFormat/>
    <w:rsid w:val="003A2D1B"/>
    <w:pPr>
      <w:widowControl w:val="0"/>
      <w:pBdr>
        <w:top w:val="single" w:sz="4" w:space="1" w:color="000000" w:themeColor="text1"/>
        <w:left w:val="none" w:sz="0" w:space="0" w:color="auto"/>
        <w:bottom w:val="single" w:sz="4" w:space="1" w:color="000000" w:themeColor="text1"/>
        <w:right w:val="none" w:sz="0" w:space="0" w:color="auto"/>
        <w:between w:val="none" w:sz="0" w:space="0" w:color="auto"/>
        <w:bar w:val="none" w:sz="0" w:color="auto"/>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4"/>
      <w:bdr w:val="none" w:sz="0" w:space="0" w:color="auto"/>
      <w:lang w:eastAsia="en-CA"/>
    </w:rPr>
  </w:style>
  <w:style w:type="character" w:customStyle="1" w:styleId="FootnoteRef">
    <w:name w:val="FootnoteRef"/>
    <w:basedOn w:val="FootnoteReference"/>
    <w:uiPriority w:val="1"/>
    <w:qFormat/>
    <w:rsid w:val="003A2D1B"/>
    <w:rPr>
      <w:color w:val="3366FF"/>
      <w:vertAlign w:val="superscript"/>
    </w:rPr>
  </w:style>
  <w:style w:type="character" w:customStyle="1" w:styleId="EndnoteReference">
    <w:name w:val="EndnoteReference"/>
    <w:basedOn w:val="FootnoteReference"/>
    <w:uiPriority w:val="1"/>
    <w:qFormat/>
    <w:rsid w:val="003A2D1B"/>
    <w:rPr>
      <w:color w:val="3366FF"/>
      <w:vertAlign w:val="superscript"/>
    </w:rPr>
  </w:style>
  <w:style w:type="paragraph" w:customStyle="1" w:styleId="QuotePara">
    <w:name w:val="QuotePara"/>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after="120" w:line="240" w:lineRule="atLeast"/>
      <w:ind w:left="2160"/>
      <w:textAlignment w:val="baseline"/>
    </w:pPr>
    <w:rPr>
      <w:rFonts w:ascii="Times Roman" w:eastAsia="Times New Roman" w:hAnsi="Times Roman" w:cs="NewBaskervilleStd-Roman"/>
      <w:i/>
      <w:color w:val="000000"/>
      <w:sz w:val="24"/>
      <w:szCs w:val="24"/>
      <w:bdr w:val="none" w:sz="0" w:space="0" w:color="auto"/>
      <w:lang w:eastAsia="en-CA"/>
    </w:rPr>
  </w:style>
  <w:style w:type="paragraph" w:customStyle="1" w:styleId="QuoteSource">
    <w:name w:val="QuoteSource"/>
    <w:basedOn w:val="QuotePara"/>
    <w:qFormat/>
    <w:rsid w:val="003A2D1B"/>
    <w:pPr>
      <w:spacing w:after="240"/>
      <w:jc w:val="right"/>
    </w:pPr>
    <w:rPr>
      <w:i w:val="0"/>
    </w:rPr>
  </w:style>
  <w:style w:type="character" w:customStyle="1" w:styleId="Caps">
    <w:name w:val="Caps"/>
    <w:uiPriority w:val="1"/>
    <w:qFormat/>
    <w:rsid w:val="003A2D1B"/>
    <w:rPr>
      <w:caps/>
      <w:smallCaps w:val="0"/>
      <w:color w:val="3366FF"/>
    </w:rPr>
  </w:style>
  <w:style w:type="character" w:customStyle="1" w:styleId="SmallCaps">
    <w:name w:val="SmallCaps"/>
    <w:uiPriority w:val="1"/>
    <w:qFormat/>
    <w:rsid w:val="003A2D1B"/>
    <w:rPr>
      <w:caps w:val="0"/>
      <w:smallCaps/>
      <w:color w:val="3366FF"/>
    </w:rPr>
  </w:style>
  <w:style w:type="character" w:customStyle="1" w:styleId="SmallCapsBold">
    <w:name w:val="SmallCapsBold"/>
    <w:basedOn w:val="SmallCaps"/>
    <w:uiPriority w:val="1"/>
    <w:qFormat/>
    <w:rsid w:val="003A2D1B"/>
    <w:rPr>
      <w:b/>
      <w:bCs/>
      <w:caps w:val="0"/>
      <w:smallCaps/>
      <w:color w:val="3366FF"/>
    </w:rPr>
  </w:style>
  <w:style w:type="character" w:customStyle="1" w:styleId="SmallCapsBoldItalic">
    <w:name w:val="SmallCapsBoldItalic"/>
    <w:basedOn w:val="SmallCapsBold"/>
    <w:uiPriority w:val="1"/>
    <w:qFormat/>
    <w:rsid w:val="003A2D1B"/>
    <w:rPr>
      <w:b/>
      <w:bCs/>
      <w:i/>
      <w:iCs/>
      <w:caps w:val="0"/>
      <w:smallCaps/>
      <w:color w:val="3366FF"/>
    </w:rPr>
  </w:style>
  <w:style w:type="character" w:customStyle="1" w:styleId="SmallCapsItalic">
    <w:name w:val="SmallCapsItalic"/>
    <w:basedOn w:val="SmallCaps"/>
    <w:uiPriority w:val="1"/>
    <w:qFormat/>
    <w:rsid w:val="003A2D1B"/>
    <w:rPr>
      <w:i/>
      <w:iCs/>
      <w:caps w:val="0"/>
      <w:smallCaps/>
      <w:color w:val="3366FF"/>
    </w:rPr>
  </w:style>
  <w:style w:type="character" w:customStyle="1" w:styleId="NSSymbol">
    <w:name w:val="NSSymbol"/>
    <w:uiPriority w:val="1"/>
    <w:qFormat/>
    <w:rsid w:val="003A2D1B"/>
    <w:rPr>
      <w:color w:val="3366FF"/>
    </w:rPr>
  </w:style>
  <w:style w:type="table" w:styleId="TableGrid">
    <w:name w:val="Table Grid"/>
    <w:basedOn w:val="TableNormal"/>
    <w:uiPriority w:val="59"/>
    <w:rsid w:val="003A2D1B"/>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imes New Roman" w:hAnsiTheme="minorHAnsi" w:cstheme="minorBidi"/>
      <w:sz w:val="24"/>
      <w:szCs w:val="24"/>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line="240" w:lineRule="atLeast"/>
      <w:textAlignment w:val="baseline"/>
    </w:pPr>
    <w:rPr>
      <w:rFonts w:ascii="Arial" w:eastAsia="Times New Roman" w:hAnsi="Arial" w:cs="FuturaPT-Heavy"/>
      <w:color w:val="000000"/>
      <w:sz w:val="18"/>
      <w:szCs w:val="18"/>
      <w:bdr w:val="none" w:sz="0" w:space="0" w:color="auto"/>
      <w:lang w:eastAsia="en-CA"/>
    </w:rPr>
  </w:style>
  <w:style w:type="paragraph" w:customStyle="1" w:styleId="TableFootnote">
    <w:name w:val="TableFootnot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6"/>
      <w:szCs w:val="17"/>
      <w:bdr w:val="none" w:sz="0" w:space="0" w:color="auto"/>
      <w:lang w:eastAsia="en-CA"/>
    </w:rPr>
  </w:style>
  <w:style w:type="paragraph" w:customStyle="1" w:styleId="TableListBulleted">
    <w:name w:val="TableListBulleted"/>
    <w:qFormat/>
    <w:rsid w:val="003A2D1B"/>
    <w:pPr>
      <w:keepLines/>
      <w:widowControl w:val="0"/>
      <w:numPr>
        <w:numId w:val="1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Numbered">
    <w:name w:val="TableListNumbered"/>
    <w:qFormat/>
    <w:rsid w:val="003A2D1B"/>
    <w:pPr>
      <w:keepLines/>
      <w:widowControl w:val="0"/>
      <w:numPr>
        <w:numId w:val="53"/>
      </w:num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TableListPlain">
    <w:name w:val="TableListPlain"/>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190" w:lineRule="atLeast"/>
      <w:ind w:left="360"/>
      <w:textAlignment w:val="baseline"/>
    </w:pPr>
    <w:rPr>
      <w:rFonts w:ascii="Arial" w:eastAsia="Times New Roman" w:hAnsi="Arial" w:cs="FuturaPT-Book"/>
      <w:color w:val="000000"/>
      <w:sz w:val="17"/>
      <w:szCs w:val="17"/>
      <w:bdr w:val="none" w:sz="0" w:space="0" w:color="auto"/>
      <w:lang w:eastAsia="en-CA"/>
    </w:rPr>
  </w:style>
  <w:style w:type="paragraph" w:customStyle="1" w:styleId="ExtractPara">
    <w:name w:val="ExtractPara"/>
    <w:basedOn w:val="QuotePara"/>
    <w:qFormat/>
    <w:rsid w:val="003A2D1B"/>
    <w:rPr>
      <w:i w:val="0"/>
      <w:sz w:val="18"/>
      <w:szCs w:val="18"/>
    </w:rPr>
  </w:style>
  <w:style w:type="paragraph" w:customStyle="1" w:styleId="ExtractSource">
    <w:name w:val="ExtractSource"/>
    <w:basedOn w:val="ExtractPara"/>
    <w:qFormat/>
    <w:rsid w:val="003A2D1B"/>
    <w:pPr>
      <w:jc w:val="right"/>
    </w:pPr>
  </w:style>
  <w:style w:type="paragraph" w:customStyle="1" w:styleId="ExtractParaContinued">
    <w:name w:val="ExtractParaContinued"/>
    <w:basedOn w:val="ExtractPara"/>
    <w:qFormat/>
    <w:rsid w:val="003A2D1B"/>
    <w:pPr>
      <w:spacing w:before="0"/>
      <w:ind w:firstLine="360"/>
    </w:pPr>
  </w:style>
  <w:style w:type="paragraph" w:customStyle="1" w:styleId="AppendixNumber">
    <w:name w:val="AppendixNumber"/>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bdr w:val="none" w:sz="0" w:space="0" w:color="auto"/>
      <w:lang w:eastAsia="en-CA"/>
    </w:rPr>
  </w:style>
  <w:style w:type="paragraph" w:customStyle="1" w:styleId="AppendixTitle">
    <w:name w:val="AppendixTitl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BackmatterTitle">
    <w:name w:val="BackmatterTitle"/>
    <w:qFormat/>
    <w:rsid w:val="003A2D1B"/>
    <w:pPr>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bdr w:val="none" w:sz="0" w:space="0" w:color="auto"/>
      <w:lang w:eastAsia="en-CA"/>
    </w:rPr>
  </w:style>
  <w:style w:type="paragraph" w:customStyle="1" w:styleId="GlossaryTerm">
    <w:name w:val="GlossaryTerm"/>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240" w:lineRule="atLeast"/>
      <w:ind w:left="360"/>
      <w:textAlignment w:val="baseline"/>
    </w:pPr>
    <w:rPr>
      <w:rFonts w:ascii="Times Roman" w:eastAsia="Times New Roman" w:hAnsi="Times Roman" w:cs="NewBaskervilleStd-Roman"/>
      <w:b/>
      <w:bCs/>
      <w:color w:val="000000"/>
      <w:sz w:val="24"/>
      <w:szCs w:val="24"/>
      <w:bdr w:val="none" w:sz="0" w:space="0" w:color="auto"/>
      <w:lang w:eastAsia="en-CA"/>
    </w:rPr>
  </w:style>
  <w:style w:type="paragraph" w:customStyle="1" w:styleId="GlossaryDefinition">
    <w:name w:val="GlossaryDefinition"/>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EndnoteEntry">
    <w:name w:val="EndnoteEntry"/>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720" w:hanging="360"/>
      <w:textAlignment w:val="baseline"/>
    </w:pPr>
    <w:rPr>
      <w:rFonts w:ascii="Times Roman" w:eastAsia="Times New Roman" w:hAnsi="Times Roman" w:cs="NewBaskervilleStd-Roman"/>
      <w:color w:val="000000"/>
      <w:sz w:val="24"/>
      <w:szCs w:val="24"/>
      <w:bdr w:val="none" w:sz="0" w:space="0" w:color="auto"/>
      <w:lang w:eastAsia="en-CA"/>
    </w:rPr>
  </w:style>
  <w:style w:type="character" w:customStyle="1" w:styleId="EndnoteRef">
    <w:name w:val="EndnoteRef"/>
    <w:basedOn w:val="EndnoteReference"/>
    <w:uiPriority w:val="1"/>
    <w:qFormat/>
    <w:rsid w:val="003A2D1B"/>
    <w:rPr>
      <w:color w:val="3366FF"/>
      <w:vertAlign w:val="superscript"/>
    </w:rPr>
  </w:style>
  <w:style w:type="paragraph" w:customStyle="1" w:styleId="Reference">
    <w:name w:val="Referenc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HeadAExercise">
    <w:name w:val="HeadAExercise"/>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sz w:val="24"/>
      <w:szCs w:val="24"/>
      <w:bdr w:val="none" w:sz="0" w:space="0" w:color="auto"/>
      <w:lang w:eastAsia="en-CA"/>
    </w:rPr>
  </w:style>
  <w:style w:type="character" w:customStyle="1" w:styleId="LiteralGray">
    <w:name w:val="LiteralGray"/>
    <w:uiPriority w:val="1"/>
    <w:qFormat/>
    <w:rsid w:val="003A2D1B"/>
    <w:rPr>
      <w:rFonts w:ascii="Courier" w:hAnsi="Courier"/>
      <w:color w:val="A6A6A6" w:themeColor="background1" w:themeShade="A6"/>
    </w:rPr>
  </w:style>
  <w:style w:type="character" w:customStyle="1" w:styleId="PyBracket">
    <w:name w:val="PyBracket"/>
    <w:uiPriority w:val="1"/>
    <w:qFormat/>
    <w:rsid w:val="003A2D1B"/>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3A2D1B"/>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3A2D1B"/>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3A2D1B"/>
  </w:style>
  <w:style w:type="character" w:styleId="BookTitle">
    <w:name w:val="Book Title"/>
    <w:basedOn w:val="DefaultParagraphFont"/>
    <w:uiPriority w:val="33"/>
    <w:qFormat/>
    <w:rsid w:val="003A2D1B"/>
    <w:rPr>
      <w:b/>
      <w:bCs/>
      <w:smallCaps/>
      <w:spacing w:val="5"/>
    </w:rPr>
  </w:style>
  <w:style w:type="paragraph" w:customStyle="1" w:styleId="BookTitle0">
    <w:name w:val="BookTitle"/>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bdr w:val="none" w:sz="0" w:space="0" w:color="auto"/>
      <w:lang w:eastAsia="en-CA"/>
    </w:rPr>
  </w:style>
  <w:style w:type="paragraph" w:customStyle="1" w:styleId="BookSubtitle">
    <w:name w:val="BookSubtitle"/>
    <w:basedOn w:val="ChapterSubtitle"/>
    <w:qFormat/>
    <w:rsid w:val="003A2D1B"/>
  </w:style>
  <w:style w:type="paragraph" w:customStyle="1" w:styleId="BookEdition">
    <w:name w:val="BookEdition"/>
    <w:basedOn w:val="BookSubtitle"/>
    <w:qFormat/>
    <w:rsid w:val="003A2D1B"/>
    <w:rPr>
      <w:b w:val="0"/>
      <w:bCs w:val="0"/>
      <w:i/>
      <w:iCs/>
      <w:sz w:val="24"/>
      <w:szCs w:val="24"/>
    </w:rPr>
  </w:style>
  <w:style w:type="paragraph" w:customStyle="1" w:styleId="BookAuthor">
    <w:name w:val="BookAuthor"/>
    <w:basedOn w:val="BookEdition"/>
    <w:qFormat/>
    <w:rsid w:val="003A2D1B"/>
    <w:rPr>
      <w:i w:val="0"/>
      <w:iCs w:val="0"/>
      <w:smallCaps/>
    </w:rPr>
  </w:style>
  <w:style w:type="paragraph" w:customStyle="1" w:styleId="BookPublisher">
    <w:name w:val="BookPublisher"/>
    <w:basedOn w:val="BookAuthor"/>
    <w:qFormat/>
    <w:rsid w:val="003A2D1B"/>
    <w:rPr>
      <w:i/>
      <w:iCs/>
      <w:smallCaps w:val="0"/>
      <w:sz w:val="20"/>
      <w:szCs w:val="20"/>
    </w:rPr>
  </w:style>
  <w:style w:type="paragraph" w:customStyle="1" w:styleId="Copyright">
    <w:name w:val="Copyright"/>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00" w:line="240" w:lineRule="atLeast"/>
      <w:textAlignment w:val="baseline"/>
    </w:pPr>
    <w:rPr>
      <w:rFonts w:ascii="NewBaskervilleStd-Roman" w:eastAsia="Times New Roman" w:hAnsi="NewBaskervilleStd-Roman" w:cs="NewBaskervilleStd-Roman"/>
      <w:color w:val="000000"/>
      <w:sz w:val="16"/>
      <w:szCs w:val="18"/>
      <w:bdr w:val="none" w:sz="0" w:space="0" w:color="auto"/>
      <w:lang w:eastAsia="en-CA"/>
    </w:rPr>
  </w:style>
  <w:style w:type="paragraph" w:customStyle="1" w:styleId="CopyrightLOC">
    <w:name w:val="CopyrightLOC"/>
    <w:basedOn w:val="Copyright"/>
    <w:qFormat/>
    <w:rsid w:val="003A2D1B"/>
  </w:style>
  <w:style w:type="paragraph" w:customStyle="1" w:styleId="CopyrightHead">
    <w:name w:val="CopyrightHead"/>
    <w:basedOn w:val="CopyrightLOC"/>
    <w:qFormat/>
    <w:rsid w:val="003A2D1B"/>
    <w:rPr>
      <w:b/>
    </w:rPr>
  </w:style>
  <w:style w:type="paragraph" w:customStyle="1" w:styleId="Dedication">
    <w:name w:val="Dedication"/>
    <w:basedOn w:val="BookPublisher"/>
    <w:qFormat/>
    <w:rsid w:val="003A2D1B"/>
  </w:style>
  <w:style w:type="paragraph" w:customStyle="1" w:styleId="FrontmatterTitle">
    <w:name w:val="FrontmatterTitle"/>
    <w:basedOn w:val="BackmatterTitle"/>
    <w:qFormat/>
    <w:rsid w:val="003A2D1B"/>
  </w:style>
  <w:style w:type="paragraph" w:customStyle="1" w:styleId="TOCFM">
    <w:name w:val="TOCFM"/>
    <w:basedOn w:val="Normal"/>
    <w:qFormat/>
    <w:rsid w:val="003A2D1B"/>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3A2D1B"/>
    <w:pPr>
      <w:ind w:left="720"/>
    </w:pPr>
    <w:rPr>
      <w:b/>
    </w:rPr>
  </w:style>
  <w:style w:type="paragraph" w:customStyle="1" w:styleId="TOCPart">
    <w:name w:val="TOCPart"/>
    <w:basedOn w:val="TOCH1"/>
    <w:qFormat/>
    <w:rsid w:val="003A2D1B"/>
    <w:pPr>
      <w:spacing w:before="120"/>
      <w:ind w:left="0"/>
      <w:jc w:val="center"/>
    </w:pPr>
    <w:rPr>
      <w:b w:val="0"/>
      <w:sz w:val="28"/>
      <w:szCs w:val="24"/>
    </w:rPr>
  </w:style>
  <w:style w:type="paragraph" w:customStyle="1" w:styleId="TOCChapter">
    <w:name w:val="TOCChapter"/>
    <w:basedOn w:val="TOCH1"/>
    <w:qFormat/>
    <w:rsid w:val="003A2D1B"/>
    <w:pPr>
      <w:ind w:left="360"/>
    </w:pPr>
    <w:rPr>
      <w:b w:val="0"/>
      <w:sz w:val="24"/>
    </w:rPr>
  </w:style>
  <w:style w:type="paragraph" w:customStyle="1" w:styleId="TOCH2">
    <w:name w:val="TOCH2"/>
    <w:basedOn w:val="TOCH1"/>
    <w:qFormat/>
    <w:rsid w:val="003A2D1B"/>
    <w:pPr>
      <w:ind w:left="1080"/>
    </w:pPr>
    <w:rPr>
      <w:i/>
    </w:rPr>
  </w:style>
  <w:style w:type="paragraph" w:customStyle="1" w:styleId="TOCH3">
    <w:name w:val="TOCH3"/>
    <w:basedOn w:val="TOCH1"/>
    <w:qFormat/>
    <w:rsid w:val="003A2D1B"/>
    <w:pPr>
      <w:ind w:left="1440"/>
    </w:pPr>
    <w:rPr>
      <w:b w:val="0"/>
      <w:i/>
    </w:rPr>
  </w:style>
  <w:style w:type="paragraph" w:customStyle="1" w:styleId="BoxType">
    <w:name w:val="BoxType"/>
    <w:qFormat/>
    <w:rsid w:val="003A2D1B"/>
    <w:pPr>
      <w:keepLines/>
      <w:widowControl w:val="0"/>
      <w:pBdr>
        <w:top w:val="single" w:sz="18" w:space="1" w:color="008000"/>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bdr w:val="none" w:sz="0" w:space="0" w:color="auto"/>
      <w:lang w:eastAsia="en-CA"/>
    </w:rPr>
  </w:style>
  <w:style w:type="character" w:customStyle="1" w:styleId="CustomCharStyle">
    <w:name w:val="CustomCharStyle"/>
    <w:uiPriority w:val="1"/>
    <w:qFormat/>
    <w:rsid w:val="003A2D1B"/>
    <w:rPr>
      <w:b w:val="0"/>
      <w:bCs w:val="0"/>
      <w:i w:val="0"/>
      <w:iCs w:val="0"/>
      <w:color w:val="3366FF"/>
      <w:bdr w:val="none" w:sz="0" w:space="0" w:color="auto"/>
      <w:shd w:val="clear" w:color="auto" w:fill="CCFFCC"/>
    </w:rPr>
  </w:style>
  <w:style w:type="character" w:customStyle="1" w:styleId="CodeAnnotation">
    <w:name w:val="CodeAnnotation"/>
    <w:uiPriority w:val="1"/>
    <w:qFormat/>
    <w:rsid w:val="003A2D1B"/>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3A2D1B"/>
    <w:pPr>
      <w:keepNext/>
      <w:keepLines/>
      <w:widowControl w:val="0"/>
      <w:numPr>
        <w:ilvl w:val="1"/>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sz w:val="24"/>
      <w:szCs w:val="24"/>
      <w:bdr w:val="none" w:sz="0" w:space="0" w:color="auto"/>
      <w:lang w:eastAsia="en-CA"/>
    </w:rPr>
  </w:style>
  <w:style w:type="paragraph" w:customStyle="1" w:styleId="HeadBNumber">
    <w:name w:val="HeadBNumber"/>
    <w:qFormat/>
    <w:rsid w:val="003A2D1B"/>
    <w:pPr>
      <w:keepNext/>
      <w:keepLines/>
      <w:widowControl w:val="0"/>
      <w:numPr>
        <w:ilvl w:val="2"/>
        <w:numId w:val="21"/>
      </w:numPr>
      <w:pBdr>
        <w:top w:val="none" w:sz="0" w:space="0" w:color="auto"/>
        <w:left w:val="none" w:sz="0" w:space="0" w:color="auto"/>
        <w:bottom w:val="none" w:sz="0" w:space="0" w:color="auto"/>
        <w:right w:val="none" w:sz="0" w:space="0" w:color="auto"/>
        <w:between w:val="none" w:sz="0" w:space="0" w:color="auto"/>
        <w:bar w:val="none" w:sz="0" w:color="auto"/>
      </w:pBd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sz w:val="24"/>
      <w:szCs w:val="24"/>
      <w:bdr w:val="none" w:sz="0" w:space="0" w:color="auto"/>
      <w:lang w:eastAsia="en-CA"/>
    </w:rPr>
  </w:style>
  <w:style w:type="paragraph" w:customStyle="1" w:styleId="HeadC">
    <w:name w:val="HeadC"/>
    <w:qFormat/>
    <w:rsid w:val="003A2D1B"/>
    <w:pPr>
      <w:keepNext/>
      <w:keepLines/>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HeadCNumber">
    <w:name w:val="HeadCNumber"/>
    <w:qFormat/>
    <w:rsid w:val="003A2D1B"/>
    <w:pPr>
      <w:keepNext/>
      <w:keepLines/>
      <w:widowControl w:val="0"/>
      <w:numPr>
        <w:ilvl w:val="3"/>
        <w:numId w:val="21"/>
      </w:numPr>
      <w:pBdr>
        <w:top w:val="none" w:sz="0" w:space="0" w:color="auto"/>
        <w:left w:val="none" w:sz="0" w:space="0" w:color="auto"/>
        <w:bottom w:val="none" w:sz="0" w:space="0" w:color="auto"/>
        <w:right w:val="none" w:sz="0" w:space="0" w:color="auto"/>
        <w:between w:val="none" w:sz="0" w:space="0" w:color="auto"/>
        <w:bar w:val="none" w:sz="0" w:color="auto"/>
      </w:pBd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4"/>
      <w:szCs w:val="24"/>
      <w:bdr w:val="none" w:sz="0" w:space="0" w:color="auto"/>
      <w:lang w:eastAsia="en-CA"/>
    </w:rPr>
  </w:style>
  <w:style w:type="paragraph" w:customStyle="1" w:styleId="ListPlain">
    <w:name w:val="ListPlain"/>
    <w:qFormat/>
    <w:rsid w:val="003A2D1B"/>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4"/>
      <w:szCs w:val="24"/>
      <w:bdr w:val="none" w:sz="0" w:space="0" w:color="auto"/>
      <w:lang w:eastAsia="en-CA"/>
    </w:rPr>
  </w:style>
  <w:style w:type="paragraph" w:customStyle="1" w:styleId="CodeAnnotated">
    <w:name w:val="CodeAnnotated"/>
    <w:qFormat/>
    <w:rsid w:val="003A2D1B"/>
    <w:pPr>
      <w:widowControl w:val="0"/>
      <w:pBdr>
        <w:top w:val="none" w:sz="0" w:space="0" w:color="auto"/>
        <w:left w:val="single" w:sz="4" w:space="4" w:color="auto"/>
        <w:bottom w:val="none" w:sz="0" w:space="0" w:color="auto"/>
        <w:right w:val="none" w:sz="0" w:space="0" w:color="auto"/>
        <w:between w:val="none" w:sz="0" w:space="0" w:color="auto"/>
        <w:bar w:val="none" w:sz="0" w:color="auto"/>
      </w:pBdr>
      <w:suppressAutoHyphens/>
      <w:autoSpaceDE w:val="0"/>
      <w:autoSpaceDN w:val="0"/>
      <w:spacing w:line="210" w:lineRule="atLeast"/>
      <w:ind w:left="740" w:hanging="216"/>
      <w:contextualSpacing/>
      <w:textAlignment w:val="top"/>
    </w:pPr>
    <w:rPr>
      <w:rFonts w:ascii="Courier" w:eastAsia="Times New Roman" w:hAnsi="Courier" w:cs="TheSansMonoCondensed-Plain"/>
      <w:color w:val="000000"/>
      <w:sz w:val="15"/>
      <w:szCs w:val="17"/>
      <w:bdr w:val="none" w:sz="0" w:space="0" w:color="auto"/>
      <w:lang w:eastAsia="en-CA"/>
    </w:rPr>
  </w:style>
  <w:style w:type="paragraph" w:customStyle="1" w:styleId="BoxListNumber">
    <w:name w:val="BoxListNumber"/>
    <w:qFormat/>
    <w:rsid w:val="003A2D1B"/>
    <w:pPr>
      <w:widowControl w:val="0"/>
      <w:numPr>
        <w:numId w:val="12"/>
      </w:numPr>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ind w:left="360"/>
      <w:textAlignment w:val="center"/>
    </w:pPr>
    <w:rPr>
      <w:rFonts w:ascii="Arial" w:eastAsia="Times New Roman" w:hAnsi="Arial" w:cs="FuturaPT-Book"/>
      <w:color w:val="000000"/>
      <w:sz w:val="17"/>
      <w:szCs w:val="17"/>
      <w:bdr w:val="none" w:sz="0" w:space="0" w:color="auto"/>
      <w:lang w:eastAsia="en-CA"/>
    </w:rPr>
  </w:style>
  <w:style w:type="paragraph" w:customStyle="1" w:styleId="BoxListPlain">
    <w:name w:val="BoxListPlain"/>
    <w:qFormat/>
    <w:rsid w:val="003A2D1B"/>
    <w:pPr>
      <w:widowControl w:val="0"/>
      <w:pBdr>
        <w:top w:val="none" w:sz="0" w:space="0" w:color="auto"/>
        <w:left w:val="single" w:sz="18" w:space="4" w:color="008000"/>
        <w:bottom w:val="none" w:sz="0" w:space="0" w:color="auto"/>
        <w:right w:val="none" w:sz="0" w:space="0" w:color="auto"/>
        <w:between w:val="none" w:sz="0" w:space="0" w:color="auto"/>
        <w:bar w:val="none" w:sz="0" w:color="auto"/>
      </w:pBdr>
      <w:autoSpaceDE w:val="0"/>
      <w:autoSpaceDN w:val="0"/>
      <w:adjustRightInd w:val="0"/>
      <w:spacing w:before="120" w:line="240" w:lineRule="atLeast"/>
      <w:textAlignment w:val="baseline"/>
    </w:pPr>
    <w:rPr>
      <w:rFonts w:ascii="Arial" w:eastAsia="Times New Roman" w:hAnsi="Arial" w:cs="FuturaPT-Book"/>
      <w:color w:val="000000"/>
      <w:sz w:val="17"/>
      <w:szCs w:val="17"/>
      <w:bdr w:val="none" w:sz="0" w:space="0" w:color="auto"/>
      <w:lang w:eastAsia="en-CA"/>
    </w:rPr>
  </w:style>
  <w:style w:type="paragraph" w:customStyle="1" w:styleId="BoxTitle">
    <w:name w:val="BoxTitle"/>
    <w:qFormat/>
    <w:rsid w:val="003A2D1B"/>
    <w:pPr>
      <w:keepNext/>
      <w:keepLines/>
      <w:pBdr>
        <w:top w:val="none" w:sz="0" w:space="0" w:color="auto"/>
        <w:left w:val="single" w:sz="18" w:space="4" w:color="008000"/>
        <w:bottom w:val="none" w:sz="0" w:space="0" w:color="auto"/>
        <w:right w:val="none" w:sz="0" w:space="0" w:color="auto"/>
        <w:between w:val="none" w:sz="0" w:space="0" w:color="auto"/>
        <w:bar w:val="none" w:sz="0" w:color="auto"/>
      </w:pBdr>
      <w:suppressAutoHyphens/>
      <w:spacing w:after="120" w:line="300" w:lineRule="atLeast"/>
      <w:jc w:val="center"/>
      <w:textAlignment w:val="baseline"/>
    </w:pPr>
    <w:rPr>
      <w:rFonts w:ascii="Arial" w:eastAsia="Times New Roman" w:hAnsi="Arial" w:cs="DogmaOT-Bold"/>
      <w:b/>
      <w:bCs/>
      <w:caps/>
      <w:color w:val="000000"/>
      <w:spacing w:val="13"/>
      <w:sz w:val="18"/>
      <w:szCs w:val="18"/>
      <w:bdr w:val="none" w:sz="0" w:space="0" w:color="auto"/>
      <w:lang w:eastAsia="en-CA"/>
    </w:rPr>
  </w:style>
  <w:style w:type="character" w:customStyle="1" w:styleId="MenuArrow">
    <w:name w:val="MenuArrow"/>
    <w:uiPriority w:val="1"/>
    <w:qFormat/>
    <w:rsid w:val="003A2D1B"/>
    <w:rPr>
      <w:rFonts w:ascii="Webdings" w:hAnsi="Webdings" w:cs="Webdings"/>
      <w:color w:val="3366FF"/>
      <w:w w:val="100"/>
      <w:position w:val="0"/>
      <w:u w:val="none"/>
      <w:vertAlign w:val="baseline"/>
      <w:lang w:val="en-US"/>
    </w:rPr>
  </w:style>
  <w:style w:type="paragraph" w:customStyle="1" w:styleId="EpigraphSource">
    <w:name w:val="EpigraphSource"/>
    <w:basedOn w:val="Epigraph"/>
    <w:qFormat/>
    <w:rsid w:val="003A2D1B"/>
    <w:pPr>
      <w:jc w:val="right"/>
    </w:pPr>
    <w:rPr>
      <w:i w:val="0"/>
    </w:rPr>
  </w:style>
  <w:style w:type="paragraph" w:customStyle="1" w:styleId="SourceForeword">
    <w:name w:val="SourceForeword"/>
    <w:basedOn w:val="ReviewSource"/>
    <w:qFormat/>
    <w:rsid w:val="003A2D1B"/>
  </w:style>
  <w:style w:type="paragraph" w:customStyle="1" w:styleId="ReviewHead">
    <w:name w:val="ReviewHead"/>
    <w:basedOn w:val="FrontmatterTitle"/>
    <w:qFormat/>
    <w:rsid w:val="003A2D1B"/>
  </w:style>
  <w:style w:type="paragraph" w:customStyle="1" w:styleId="ReviewQuote">
    <w:name w:val="ReviewQuote"/>
    <w:basedOn w:val="QuotePara"/>
    <w:qFormat/>
    <w:rsid w:val="003A2D1B"/>
  </w:style>
  <w:style w:type="paragraph" w:customStyle="1" w:styleId="ReviewSource">
    <w:name w:val="ReviewSource"/>
    <w:basedOn w:val="QuoteSource"/>
    <w:qFormat/>
    <w:rsid w:val="003A2D1B"/>
  </w:style>
  <w:style w:type="paragraph" w:customStyle="1" w:styleId="ListGraphic">
    <w:name w:val="ListGraphic"/>
    <w:basedOn w:val="GraphicSlug"/>
    <w:qFormat/>
    <w:rsid w:val="003A2D1B"/>
    <w:pPr>
      <w:ind w:left="0"/>
    </w:pPr>
  </w:style>
  <w:style w:type="paragraph" w:customStyle="1" w:styleId="ListCaption">
    <w:name w:val="ListCaption"/>
    <w:basedOn w:val="CaptionLine"/>
    <w:qFormat/>
    <w:rsid w:val="003A2D1B"/>
    <w:pPr>
      <w:ind w:left="3600"/>
    </w:pPr>
  </w:style>
  <w:style w:type="paragraph" w:customStyle="1" w:styleId="NoteContinued">
    <w:name w:val="NoteContinued"/>
    <w:basedOn w:val="Note"/>
    <w:qFormat/>
    <w:rsid w:val="003A2D1B"/>
    <w:pPr>
      <w:spacing w:before="0"/>
      <w:ind w:firstLine="0"/>
    </w:pPr>
  </w:style>
  <w:style w:type="paragraph" w:customStyle="1" w:styleId="NoteCode">
    <w:name w:val="NoteCode"/>
    <w:basedOn w:val="Code"/>
    <w:qFormat/>
    <w:rsid w:val="003A2D1B"/>
    <w:pPr>
      <w:spacing w:after="240"/>
    </w:pPr>
  </w:style>
  <w:style w:type="paragraph" w:customStyle="1" w:styleId="ListBulletSub">
    <w:name w:val="ListBulletSub"/>
    <w:basedOn w:val="ListBullet"/>
    <w:qFormat/>
    <w:rsid w:val="003A2D1B"/>
    <w:pPr>
      <w:numPr>
        <w:numId w:val="47"/>
      </w:numPr>
      <w:ind w:left="2520"/>
    </w:pPr>
  </w:style>
  <w:style w:type="paragraph" w:customStyle="1" w:styleId="CodeCustom1">
    <w:name w:val="CodeCustom1"/>
    <w:basedOn w:val="Code"/>
    <w:qFormat/>
    <w:rsid w:val="003A2D1B"/>
    <w:rPr>
      <w:color w:val="00B0F0"/>
    </w:rPr>
  </w:style>
  <w:style w:type="paragraph" w:customStyle="1" w:styleId="CodeCustom2">
    <w:name w:val="CodeCustom2"/>
    <w:basedOn w:val="CodeCustom1"/>
    <w:qFormat/>
    <w:rsid w:val="003A2D1B"/>
    <w:pPr>
      <w:framePr w:wrap="around" w:vAnchor="text" w:hAnchor="text" w:y="1"/>
    </w:pPr>
    <w:rPr>
      <w:color w:val="7030A0"/>
    </w:rPr>
  </w:style>
  <w:style w:type="paragraph" w:customStyle="1" w:styleId="BoxGraphic">
    <w:name w:val="BoxGraphic"/>
    <w:basedOn w:val="BoxBodyFirst"/>
    <w:qFormat/>
    <w:rsid w:val="003A2D1B"/>
    <w:rPr>
      <w:bCs/>
      <w:color w:val="A12126"/>
    </w:rPr>
  </w:style>
  <w:style w:type="paragraph" w:customStyle="1" w:styleId="Equation">
    <w:name w:val="Equation"/>
    <w:basedOn w:val="ListPlain"/>
    <w:qFormat/>
    <w:rsid w:val="003A2D1B"/>
  </w:style>
  <w:style w:type="character" w:customStyle="1" w:styleId="LiteralSuperscript">
    <w:name w:val="LiteralSuperscript"/>
    <w:uiPriority w:val="1"/>
    <w:qFormat/>
    <w:rsid w:val="003A2D1B"/>
    <w:rPr>
      <w:vertAlign w:val="superscript"/>
    </w:rPr>
  </w:style>
  <w:style w:type="character" w:customStyle="1" w:styleId="LiteralSubscript">
    <w:name w:val="LiteralSubscript"/>
    <w:uiPriority w:val="1"/>
    <w:qFormat/>
    <w:rsid w:val="003A2D1B"/>
    <w:rPr>
      <w:vertAlign w:val="subscript"/>
    </w:rPr>
  </w:style>
  <w:style w:type="character" w:customStyle="1" w:styleId="LiteralItalicSuperscript">
    <w:name w:val="LiteralItalicSuperscript"/>
    <w:uiPriority w:val="1"/>
    <w:qFormat/>
    <w:rsid w:val="003A2D1B"/>
    <w:rPr>
      <w:i/>
      <w:color w:val="3266FF"/>
      <w:vertAlign w:val="superscript"/>
    </w:rPr>
  </w:style>
  <w:style w:type="character" w:customStyle="1" w:styleId="LiteralItalicSubscript">
    <w:name w:val="LiteralItalicSubscript"/>
    <w:basedOn w:val="LiteralItalicSuperscript"/>
    <w:uiPriority w:val="1"/>
    <w:qFormat/>
    <w:rsid w:val="003A2D1B"/>
    <w:rPr>
      <w:i/>
      <w:color w:val="3266FF"/>
      <w:vertAlign w:val="subscript"/>
    </w:rPr>
  </w:style>
  <w:style w:type="paragraph" w:customStyle="1" w:styleId="BoxCodeAnnotated">
    <w:name w:val="BoxCodeAnnotated"/>
    <w:basedOn w:val="BoxCode"/>
    <w:qFormat/>
    <w:rsid w:val="003A2D1B"/>
    <w:pPr>
      <w:ind w:hanging="216"/>
    </w:pPr>
  </w:style>
  <w:style w:type="paragraph" w:customStyle="1" w:styleId="BoxListNumberSub">
    <w:name w:val="BoxListNumberSub"/>
    <w:basedOn w:val="BoxListNumber"/>
    <w:qFormat/>
    <w:rsid w:val="003A2D1B"/>
    <w:pPr>
      <w:numPr>
        <w:numId w:val="50"/>
      </w:numPr>
      <w:ind w:left="720"/>
    </w:pPr>
  </w:style>
  <w:style w:type="numbering" w:customStyle="1" w:styleId="CurrentList1">
    <w:name w:val="Current List1"/>
    <w:uiPriority w:val="99"/>
    <w:rsid w:val="003A2D1B"/>
    <w:pPr>
      <w:numPr>
        <w:numId w:val="22"/>
      </w:numPr>
    </w:pPr>
  </w:style>
  <w:style w:type="numbering" w:customStyle="1" w:styleId="CurrentList2">
    <w:name w:val="Current List2"/>
    <w:uiPriority w:val="99"/>
    <w:rsid w:val="003A2D1B"/>
    <w:pPr>
      <w:numPr>
        <w:numId w:val="23"/>
      </w:numPr>
    </w:pPr>
  </w:style>
  <w:style w:type="paragraph" w:customStyle="1" w:styleId="ListContinued">
    <w:name w:val="ListContinued"/>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120"/>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CodeAnnotated">
    <w:name w:val="ListCodeAnnotated"/>
    <w:basedOn w:val="ListCode"/>
    <w:qFormat/>
    <w:rsid w:val="003A2D1B"/>
    <w:pPr>
      <w:ind w:left="1613" w:hanging="216"/>
    </w:pPr>
  </w:style>
  <w:style w:type="paragraph" w:customStyle="1" w:styleId="ListLetter">
    <w:name w:val="ListLetter"/>
    <w:qFormat/>
    <w:rsid w:val="003A2D1B"/>
    <w:pPr>
      <w:numPr>
        <w:numId w:val="25"/>
      </w:numPr>
      <w:pBdr>
        <w:top w:val="none" w:sz="0" w:space="0" w:color="auto"/>
        <w:left w:val="none" w:sz="0" w:space="0" w:color="auto"/>
        <w:bottom w:val="none" w:sz="0" w:space="0" w:color="auto"/>
        <w:right w:val="none" w:sz="0" w:space="0" w:color="auto"/>
        <w:between w:val="none" w:sz="0" w:space="0" w:color="auto"/>
        <w:bar w:val="none" w:sz="0" w:color="auto"/>
      </w:pBdr>
      <w:spacing w:before="180" w:line="240" w:lineRule="atLeast"/>
      <w:ind w:left="1800"/>
    </w:pPr>
    <w:rPr>
      <w:rFonts w:ascii="Times Roman" w:eastAsia="Times New Roman" w:hAnsi="Times Roman" w:cs="NewBaskervilleStd-Roman"/>
      <w:color w:val="000000"/>
      <w:sz w:val="24"/>
      <w:szCs w:val="24"/>
      <w:bdr w:val="none" w:sz="0" w:space="0" w:color="auto"/>
      <w:lang w:eastAsia="en-CA"/>
    </w:rPr>
  </w:style>
  <w:style w:type="paragraph" w:customStyle="1" w:styleId="ListLetterSub">
    <w:name w:val="ListLetterSub"/>
    <w:qFormat/>
    <w:rsid w:val="003A2D1B"/>
    <w:pPr>
      <w:numPr>
        <w:numId w:val="52"/>
      </w:numPr>
      <w:pBdr>
        <w:top w:val="none" w:sz="0" w:space="0" w:color="auto"/>
        <w:left w:val="none" w:sz="0" w:space="0" w:color="auto"/>
        <w:bottom w:val="none" w:sz="0" w:space="0" w:color="auto"/>
        <w:right w:val="none" w:sz="0" w:space="0" w:color="auto"/>
        <w:between w:val="none" w:sz="0" w:space="0" w:color="auto"/>
        <w:bar w:val="none" w:sz="0" w:color="auto"/>
      </w:pBdr>
      <w:spacing w:before="60" w:line="240" w:lineRule="atLeast"/>
      <w:ind w:left="2160"/>
    </w:pPr>
    <w:rPr>
      <w:rFonts w:ascii="Times Roman" w:eastAsia="Times New Roman" w:hAnsi="Times Roman" w:cs="NewBaskervilleStd-Roman"/>
      <w:color w:val="000000"/>
      <w:sz w:val="24"/>
      <w:szCs w:val="24"/>
      <w:bdr w:val="none" w:sz="0" w:space="0" w:color="auto"/>
      <w:lang w:eastAsia="en-CA"/>
    </w:rPr>
  </w:style>
  <w:style w:type="paragraph" w:customStyle="1" w:styleId="ListPlainSub">
    <w:name w:val="ListPlainSub"/>
    <w:qFormat/>
    <w:rsid w:val="003A2D1B"/>
    <w:pPr>
      <w:pBdr>
        <w:top w:val="none" w:sz="0" w:space="0" w:color="auto"/>
        <w:left w:val="none" w:sz="0" w:space="0" w:color="auto"/>
        <w:bottom w:val="none" w:sz="0" w:space="0" w:color="auto"/>
        <w:right w:val="none" w:sz="0" w:space="0" w:color="auto"/>
        <w:between w:val="none" w:sz="0" w:space="0" w:color="auto"/>
        <w:bar w:val="none" w:sz="0" w:color="auto"/>
      </w:pBdr>
      <w:spacing w:before="120" w:line="240" w:lineRule="atLeast"/>
      <w:ind w:left="2160"/>
    </w:pPr>
    <w:rPr>
      <w:rFonts w:ascii="Times Roman" w:eastAsia="Times New Roman" w:hAnsi="Times Roman" w:cs="NewBaskervilleStd-Roman"/>
      <w:color w:val="000000"/>
      <w:sz w:val="24"/>
      <w:szCs w:val="24"/>
      <w:bdr w:val="none" w:sz="0" w:space="0" w:color="auto"/>
      <w:lang w:eastAsia="en-CA"/>
    </w:rPr>
  </w:style>
  <w:style w:type="numbering" w:customStyle="1" w:styleId="CurrentList3">
    <w:name w:val="Current List3"/>
    <w:uiPriority w:val="99"/>
    <w:rsid w:val="003A2D1B"/>
    <w:pPr>
      <w:numPr>
        <w:numId w:val="26"/>
      </w:numPr>
    </w:pPr>
  </w:style>
  <w:style w:type="numbering" w:customStyle="1" w:styleId="CurrentList4">
    <w:name w:val="Current List4"/>
    <w:uiPriority w:val="99"/>
    <w:rsid w:val="003A2D1B"/>
    <w:pPr>
      <w:numPr>
        <w:numId w:val="27"/>
      </w:numPr>
    </w:pPr>
  </w:style>
  <w:style w:type="paragraph" w:customStyle="1" w:styleId="BoxListLetter">
    <w:name w:val="BoxListLetter"/>
    <w:basedOn w:val="BoxListNumber"/>
    <w:qFormat/>
    <w:rsid w:val="003A2D1B"/>
    <w:pPr>
      <w:numPr>
        <w:numId w:val="31"/>
      </w:numPr>
      <w:ind w:left="360"/>
    </w:pPr>
  </w:style>
  <w:style w:type="numbering" w:customStyle="1" w:styleId="CurrentList5">
    <w:name w:val="Current List5"/>
    <w:uiPriority w:val="99"/>
    <w:rsid w:val="003A2D1B"/>
    <w:pPr>
      <w:numPr>
        <w:numId w:val="29"/>
      </w:numPr>
    </w:pPr>
  </w:style>
  <w:style w:type="paragraph" w:customStyle="1" w:styleId="BoxListLetterSub">
    <w:name w:val="BoxListLetterSub"/>
    <w:basedOn w:val="BoxListNumber"/>
    <w:qFormat/>
    <w:rsid w:val="003A2D1B"/>
    <w:pPr>
      <w:numPr>
        <w:numId w:val="49"/>
      </w:numPr>
    </w:pPr>
  </w:style>
  <w:style w:type="numbering" w:customStyle="1" w:styleId="CurrentList6">
    <w:name w:val="Current List6"/>
    <w:uiPriority w:val="99"/>
    <w:rsid w:val="003A2D1B"/>
    <w:pPr>
      <w:numPr>
        <w:numId w:val="30"/>
      </w:numPr>
    </w:pPr>
  </w:style>
  <w:style w:type="paragraph" w:customStyle="1" w:styleId="BoxListBulletSub">
    <w:name w:val="BoxListBulletSub"/>
    <w:basedOn w:val="BoxListBullet"/>
    <w:qFormat/>
    <w:rsid w:val="003A2D1B"/>
    <w:pPr>
      <w:numPr>
        <w:numId w:val="45"/>
      </w:numPr>
      <w:ind w:left="720"/>
    </w:pPr>
  </w:style>
  <w:style w:type="numbering" w:customStyle="1" w:styleId="CurrentList7">
    <w:name w:val="Current List7"/>
    <w:uiPriority w:val="99"/>
    <w:rsid w:val="003A2D1B"/>
    <w:pPr>
      <w:numPr>
        <w:numId w:val="32"/>
      </w:numPr>
    </w:pPr>
  </w:style>
  <w:style w:type="paragraph" w:customStyle="1" w:styleId="ChapterAuthor">
    <w:name w:val="ChapterAuthor"/>
    <w:basedOn w:val="ChapterSubtitle"/>
    <w:qFormat/>
    <w:rsid w:val="003A2D1B"/>
    <w:rPr>
      <w:i/>
      <w:sz w:val="22"/>
    </w:rPr>
  </w:style>
  <w:style w:type="character" w:customStyle="1" w:styleId="ChineseChar">
    <w:name w:val="ChineseChar"/>
    <w:uiPriority w:val="1"/>
    <w:qFormat/>
    <w:rsid w:val="003A2D1B"/>
    <w:rPr>
      <w:lang w:val="fr-FR"/>
    </w:rPr>
  </w:style>
  <w:style w:type="character" w:customStyle="1" w:styleId="JapaneseChar">
    <w:name w:val="JapaneseChar"/>
    <w:uiPriority w:val="1"/>
    <w:qFormat/>
    <w:rsid w:val="003A2D1B"/>
    <w:rPr>
      <w:lang w:val="fr-FR"/>
    </w:rPr>
  </w:style>
  <w:style w:type="character" w:customStyle="1" w:styleId="EmojiChar">
    <w:name w:val="EmojiChar"/>
    <w:uiPriority w:val="99"/>
    <w:qFormat/>
    <w:rsid w:val="003A2D1B"/>
    <w:rPr>
      <w:lang w:val="fr-FR"/>
    </w:rPr>
  </w:style>
  <w:style w:type="character" w:customStyle="1" w:styleId="Strikethrough">
    <w:name w:val="Strikethrough"/>
    <w:uiPriority w:val="1"/>
    <w:qFormat/>
    <w:rsid w:val="003A2D1B"/>
    <w:rPr>
      <w:strike/>
      <w:dstrike w:val="0"/>
    </w:rPr>
  </w:style>
  <w:style w:type="character" w:customStyle="1" w:styleId="SuperscriptBold">
    <w:name w:val="SuperscriptBold"/>
    <w:basedOn w:val="Superscript"/>
    <w:uiPriority w:val="1"/>
    <w:qFormat/>
    <w:rsid w:val="003A2D1B"/>
    <w:rPr>
      <w:b/>
      <w:color w:val="3366FF"/>
      <w:vertAlign w:val="superscript"/>
    </w:rPr>
  </w:style>
  <w:style w:type="character" w:customStyle="1" w:styleId="SubscriptBold">
    <w:name w:val="SubscriptBold"/>
    <w:basedOn w:val="Subscript"/>
    <w:uiPriority w:val="1"/>
    <w:qFormat/>
    <w:rsid w:val="003A2D1B"/>
    <w:rPr>
      <w:b/>
      <w:color w:val="3366FF"/>
      <w:vertAlign w:val="subscript"/>
    </w:rPr>
  </w:style>
  <w:style w:type="character" w:customStyle="1" w:styleId="SuperscriptBoldItalic">
    <w:name w:val="SuperscriptBoldItalic"/>
    <w:basedOn w:val="Superscript"/>
    <w:uiPriority w:val="1"/>
    <w:qFormat/>
    <w:rsid w:val="003A2D1B"/>
    <w:rPr>
      <w:b/>
      <w:i/>
      <w:color w:val="3366FF"/>
      <w:vertAlign w:val="superscript"/>
    </w:rPr>
  </w:style>
  <w:style w:type="character" w:customStyle="1" w:styleId="SubscriptBoldItalic">
    <w:name w:val="SubscriptBoldItalic"/>
    <w:basedOn w:val="Subscript"/>
    <w:uiPriority w:val="1"/>
    <w:qFormat/>
    <w:rsid w:val="003A2D1B"/>
    <w:rPr>
      <w:b/>
      <w:i/>
      <w:color w:val="3366FF"/>
      <w:vertAlign w:val="subscript"/>
    </w:rPr>
  </w:style>
  <w:style w:type="character" w:customStyle="1" w:styleId="SuperscriptLiteralBoldItalic">
    <w:name w:val="SuperscriptLiteralBoldItalic"/>
    <w:basedOn w:val="SuperscriptBoldItalic"/>
    <w:uiPriority w:val="1"/>
    <w:qFormat/>
    <w:rsid w:val="003A2D1B"/>
    <w:rPr>
      <w:rFonts w:ascii="Courier" w:hAnsi="Courier"/>
      <w:b/>
      <w:i/>
      <w:color w:val="3366FF"/>
      <w:vertAlign w:val="superscript"/>
    </w:rPr>
  </w:style>
  <w:style w:type="character" w:customStyle="1" w:styleId="SubscriptLiteralBoldItalic">
    <w:name w:val="SubscriptLiteralBoldItalic"/>
    <w:basedOn w:val="SubscriptBoldItalic"/>
    <w:uiPriority w:val="1"/>
    <w:qFormat/>
    <w:rsid w:val="003A2D1B"/>
    <w:rPr>
      <w:rFonts w:ascii="Courier" w:hAnsi="Courier"/>
      <w:b/>
      <w:i/>
      <w:color w:val="3366FF"/>
      <w:vertAlign w:val="subscript"/>
    </w:rPr>
  </w:style>
  <w:style w:type="character" w:customStyle="1" w:styleId="SuperscriptLiteralBold">
    <w:name w:val="SuperscriptLiteralBold"/>
    <w:basedOn w:val="SuperscriptBold"/>
    <w:uiPriority w:val="1"/>
    <w:qFormat/>
    <w:rsid w:val="003A2D1B"/>
    <w:rPr>
      <w:rFonts w:ascii="Courier" w:hAnsi="Courier"/>
      <w:b/>
      <w:i w:val="0"/>
      <w:color w:val="3366FF"/>
      <w:vertAlign w:val="superscript"/>
    </w:rPr>
  </w:style>
  <w:style w:type="character" w:customStyle="1" w:styleId="SubscriptLiteralBold">
    <w:name w:val="SubscriptLiteralBold"/>
    <w:basedOn w:val="SubscriptBold"/>
    <w:uiPriority w:val="1"/>
    <w:qFormat/>
    <w:rsid w:val="003A2D1B"/>
    <w:rPr>
      <w:rFonts w:ascii="Courier" w:hAnsi="Courier"/>
      <w:b/>
      <w:i w:val="0"/>
      <w:color w:val="3366FF"/>
      <w:vertAlign w:val="subscript"/>
    </w:rPr>
  </w:style>
  <w:style w:type="character" w:customStyle="1" w:styleId="SuperscriptLiteral">
    <w:name w:val="SuperscriptLiteral"/>
    <w:basedOn w:val="Superscript"/>
    <w:uiPriority w:val="1"/>
    <w:qFormat/>
    <w:rsid w:val="003A2D1B"/>
    <w:rPr>
      <w:rFonts w:ascii="Courier" w:hAnsi="Courier"/>
      <w:color w:val="3366FF"/>
      <w:vertAlign w:val="superscript"/>
    </w:rPr>
  </w:style>
  <w:style w:type="character" w:customStyle="1" w:styleId="SuperscriptLiteralItalic">
    <w:name w:val="SuperscriptLiteralItalic"/>
    <w:basedOn w:val="SuperscriptLiteral"/>
    <w:uiPriority w:val="1"/>
    <w:qFormat/>
    <w:rsid w:val="003A2D1B"/>
    <w:rPr>
      <w:rFonts w:ascii="Courier" w:hAnsi="Courier"/>
      <w:i/>
      <w:color w:val="3366FF"/>
      <w:vertAlign w:val="superscript"/>
    </w:rPr>
  </w:style>
  <w:style w:type="character" w:customStyle="1" w:styleId="SubscriptLiteral">
    <w:name w:val="SubscriptLiteral"/>
    <w:basedOn w:val="Subscript"/>
    <w:uiPriority w:val="1"/>
    <w:qFormat/>
    <w:rsid w:val="003A2D1B"/>
    <w:rPr>
      <w:rFonts w:ascii="Courier" w:hAnsi="Courier"/>
      <w:color w:val="3366FF"/>
      <w:vertAlign w:val="subscript"/>
    </w:rPr>
  </w:style>
  <w:style w:type="character" w:customStyle="1" w:styleId="SubscriptLiteralItalic">
    <w:name w:val="SubscriptLiteralItalic"/>
    <w:basedOn w:val="SubscriptLiteral"/>
    <w:uiPriority w:val="1"/>
    <w:qFormat/>
    <w:rsid w:val="003A2D1B"/>
    <w:rPr>
      <w:rFonts w:ascii="Courier" w:hAnsi="Courier"/>
      <w:i/>
      <w:color w:val="3366FF"/>
      <w:vertAlign w:val="subscript"/>
    </w:rPr>
  </w:style>
  <w:style w:type="character" w:customStyle="1" w:styleId="CyrillicChar">
    <w:name w:val="CyrillicChar"/>
    <w:uiPriority w:val="1"/>
    <w:qFormat/>
    <w:rsid w:val="003A2D1B"/>
    <w:rPr>
      <w:lang w:val="fr-FR"/>
    </w:rPr>
  </w:style>
  <w:style w:type="paragraph" w:customStyle="1" w:styleId="TabularList">
    <w:name w:val="TabularList"/>
    <w:basedOn w:val="Body"/>
    <w:qFormat/>
    <w:rsid w:val="003A2D1B"/>
    <w:pPr>
      <w:ind w:left="0" w:firstLine="0"/>
    </w:pPr>
  </w:style>
  <w:style w:type="numbering" w:customStyle="1" w:styleId="CurrentList9">
    <w:name w:val="Current List9"/>
    <w:uiPriority w:val="99"/>
    <w:rsid w:val="003A2D1B"/>
    <w:pPr>
      <w:numPr>
        <w:numId w:val="46"/>
      </w:numPr>
    </w:pPr>
  </w:style>
  <w:style w:type="numbering" w:customStyle="1" w:styleId="CurrentList8">
    <w:name w:val="Current List8"/>
    <w:uiPriority w:val="99"/>
    <w:rsid w:val="003A2D1B"/>
    <w:pPr>
      <w:numPr>
        <w:numId w:val="44"/>
      </w:numPr>
    </w:pPr>
  </w:style>
  <w:style w:type="paragraph" w:styleId="EndnoteText">
    <w:name w:val="endnote text"/>
    <w:basedOn w:val="Normal"/>
    <w:link w:val="EndnoteTextChar"/>
    <w:uiPriority w:val="99"/>
    <w:semiHidden/>
    <w:unhideWhenUsed/>
    <w:rsid w:val="003A2D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1B"/>
    <w:rPr>
      <w:rFonts w:asciiTheme="minorHAnsi" w:eastAsia="Times New Roman" w:hAnsiTheme="minorHAnsi" w:cstheme="minorBidi"/>
      <w:bdr w:val="none" w:sz="0" w:space="0" w:color="auto"/>
    </w:rPr>
  </w:style>
  <w:style w:type="character" w:styleId="EndnoteReference0">
    <w:name w:val="endnote reference"/>
    <w:basedOn w:val="DefaultParagraphFont"/>
    <w:uiPriority w:val="99"/>
    <w:semiHidden/>
    <w:unhideWhenUsed/>
    <w:rsid w:val="003A2D1B"/>
    <w:rPr>
      <w:vertAlign w:val="superscript"/>
    </w:rPr>
  </w:style>
  <w:style w:type="paragraph" w:styleId="FootnoteText">
    <w:name w:val="footnote text"/>
    <w:basedOn w:val="Normal"/>
    <w:link w:val="FootnoteTextChar"/>
    <w:uiPriority w:val="99"/>
    <w:semiHidden/>
    <w:unhideWhenUsed/>
    <w:rsid w:val="003A2D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2D1B"/>
    <w:rPr>
      <w:rFonts w:asciiTheme="minorHAnsi" w:eastAsia="Times New Roman" w:hAnsiTheme="minorHAnsi" w:cstheme="minorBidi"/>
      <w:bdr w:val="none" w:sz="0" w:space="0" w:color="auto"/>
    </w:rPr>
  </w:style>
  <w:style w:type="character" w:styleId="FootnoteReference0">
    <w:name w:val="footnote reference"/>
    <w:basedOn w:val="DefaultParagraphFont"/>
    <w:uiPriority w:val="99"/>
    <w:semiHidden/>
    <w:unhideWhenUsed/>
    <w:rsid w:val="003A2D1B"/>
    <w:rPr>
      <w:vertAlign w:val="superscript"/>
    </w:rPr>
  </w:style>
  <w:style w:type="character" w:customStyle="1" w:styleId="Emoji">
    <w:name w:val="Emoji"/>
    <w:basedOn w:val="DefaultParagraphFont"/>
    <w:uiPriority w:val="1"/>
    <w:qFormat/>
    <w:rsid w:val="003A2D1B"/>
    <w:rPr>
      <w:rFonts w:ascii="Apple Color Emoji" w:hAnsi="Apple Color Emoji" w:cs="Apple Color Emoji"/>
      <w:lang w:eastAsia="en-US"/>
    </w:rPr>
  </w:style>
  <w:style w:type="character" w:customStyle="1" w:styleId="LiteralGrayItalic">
    <w:name w:val="LiteralGrayItalic"/>
    <w:basedOn w:val="LiteralGray"/>
    <w:uiPriority w:val="1"/>
    <w:qFormat/>
    <w:rsid w:val="003A2D1B"/>
    <w:rPr>
      <w:rFonts w:ascii="Courier" w:hAnsi="Courier"/>
      <w:i/>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Downloads\NSPTemplate091622%20(2).dotm"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1EE5E-7CBB-4FAD-83A7-B7F9C51D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C:\Users\franc\Downloads\NSPTemplate091622 (2).dotm</Template>
  <TotalTime>42</TotalTime>
  <Pages>15</Pages>
  <Words>2496</Words>
  <Characters>14228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Monaghan</cp:lastModifiedBy>
  <cp:revision>3</cp:revision>
  <dcterms:created xsi:type="dcterms:W3CDTF">2023-11-28T23:36:00Z</dcterms:created>
  <dcterms:modified xsi:type="dcterms:W3CDTF">2023-11-29T00:19:00Z</dcterms:modified>
</cp:coreProperties>
</file>