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77777777" w:rsidR="00737CF5" w:rsidRDefault="00737CF5" w:rsidP="00884731">
      <w:pPr>
        <w:pStyle w:val="ChapterNumber"/>
      </w:pPr>
      <w:bookmarkStart w:id="0" w:name="websiteschapter"/>
    </w:p>
    <w:p w14:paraId="4F817AD7" w14:textId="32B10ED5" w:rsidR="00E9621E" w:rsidRDefault="00346E6D">
      <w:pPr>
        <w:pStyle w:val="ChapterTitle"/>
      </w:pPr>
      <w:r>
        <w:t>Websites</w:t>
      </w:r>
    </w:p>
    <w:p w14:paraId="355266CB" w14:textId="77777777" w:rsidR="00E9621E" w:rsidRDefault="00346E6D">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2A916CDF" w:rsidR="00E9621E" w:rsidRDefault="000B015F" w:rsidP="008A4092">
      <w:pPr>
        <w:pStyle w:val="Body"/>
      </w:pPr>
      <w:r>
        <w:t xml:space="preserve">At the time, Matt Herman was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42AD7041" w:rsidR="00E9621E" w:rsidRDefault="00346E6D" w:rsidP="008A4092">
      <w:pPr>
        <w:pStyle w:val="Body"/>
      </w:pPr>
      <w:r>
        <w:t>Built entirely in R, this website uses charts, maps, tables, and text to summarize the latest COVID data for Westchester County. The website is no longer updated</w:t>
      </w:r>
      <w:r w:rsidR="00204FEB">
        <w:t xml:space="preserve"> daily</w:t>
      </w:r>
      <w:r>
        <w:t xml:space="preserve">, but </w:t>
      </w:r>
      <w:r w:rsidR="00204FEB">
        <w:t xml:space="preserve">you can still view it at </w:t>
      </w:r>
      <w:r w:rsidR="00204FEB" w:rsidRPr="000B015F">
        <w:rPr>
          <w:rStyle w:val="LinkURL"/>
          <w:rFonts w:eastAsia="Arial Unicode MS"/>
        </w:rPr>
        <w:t>https://westchester-covid.mattherman.info</w:t>
      </w:r>
      <w:r w:rsidR="00204FEB" w:rsidRPr="008A4092">
        <w:rPr>
          <w:rStyle w:val="LinkURL"/>
          <w:rFonts w:eastAsia="Arial Unicode MS"/>
        </w:rPr>
        <w:t>/</w:t>
      </w:r>
      <w:r w:rsidR="00204FEB">
        <w:t>.</w:t>
      </w:r>
    </w:p>
    <w:p w14:paraId="5BE4D0B1" w14:textId="77777777" w:rsidR="00E9621E" w:rsidRDefault="00346E6D" w:rsidP="008A4092">
      <w:pPr>
        <w:pStyle w:val="Body"/>
      </w:pPr>
      <w:r>
        <w:t xml:space="preserve">To make this website, Herman wrote a set of R Markdown files and strung them together with the </w:t>
      </w:r>
      <w:r>
        <w:rPr>
          <w:rFonts w:ascii="Courier New" w:hAnsi="Courier New"/>
          <w:color w:val="3366FF"/>
          <w:u w:color="3366FF"/>
        </w:rPr>
        <w:t>distill</w:t>
      </w:r>
      <w:r>
        <w:t xml:space="preserve"> package. This chapter explains the basics of the package by walking through the creation of a simple website. You’ll learn how to </w:t>
      </w:r>
      <w:r>
        <w:lastRenderedPageBreak/>
        <w:t xml:space="preserve">produce different page layouts, navigation menus, and interactive graphics, then explore strategies for hosting your website. </w:t>
      </w:r>
      <w:bookmarkEnd w:id="0"/>
    </w:p>
    <w:p w14:paraId="74270318" w14:textId="77777777" w:rsidR="00E9621E" w:rsidRDefault="00346E6D">
      <w:pPr>
        <w:pStyle w:val="HeadA"/>
      </w:pPr>
      <w:bookmarkStart w:id="1" w:name="_Toc"/>
      <w:bookmarkStart w:id="2" w:name="X11a63f50ff81139f3dffb2b9f8dfeba73e8d157"/>
      <w:r>
        <w:t>Creating a New distill Project</w:t>
      </w:r>
      <w:bookmarkEnd w:id="1"/>
    </w:p>
    <w:p w14:paraId="17AEA609" w14:textId="4D567EB5" w:rsidR="00E9621E" w:rsidRDefault="00346E6D" w:rsidP="008A4092">
      <w:pPr>
        <w:pStyle w:val="Body"/>
      </w:pPr>
      <w:bookmarkStart w:id="3" w:name="OLE_LINK2"/>
      <w:bookmarkStart w:id="4" w:name="OLE_LINK3"/>
      <w:r>
        <w:t xml:space="preserve">In </w:t>
      </w:r>
      <w:r>
        <w:rPr>
          <w:rStyle w:val="Xref"/>
          <w:u w:color="FF0000"/>
        </w:rPr>
        <w:t>Chapter 8</w:t>
      </w:r>
      <w:r>
        <w:t>, you created a slideshow presentation by knitting an R Markdown document to a single HTML file. A website is merely a collection of HTML files</w:t>
      </w:r>
      <w:r w:rsidR="0019553E">
        <w:t xml:space="preserve"> such as these</w:t>
      </w:r>
      <w:r>
        <w:t xml:space="preserve">. The </w:t>
      </w:r>
      <w:r>
        <w:rPr>
          <w:rStyle w:val="Literal"/>
          <w:rFonts w:ascii="Courier New" w:hAnsi="Courier New"/>
          <w:u w:color="3366FF"/>
        </w:rPr>
        <w:t>distill</w:t>
      </w:r>
      <w:r>
        <w:t xml:space="preserve"> package use</w:t>
      </w:r>
      <w:r w:rsidR="004F09DC">
        <w:t>s</w:t>
      </w:r>
      <w:r>
        <w:t xml:space="preserve"> multiple R Markdown documents to create several HTML files, then connect</w:t>
      </w:r>
      <w:r w:rsidR="004F09DC">
        <w:t>s</w:t>
      </w:r>
      <w:r>
        <w:t xml:space="preserve"> them with a navigation menu and more.</w:t>
      </w:r>
    </w:p>
    <w:p w14:paraId="12B8431C" w14:textId="4F4F6FC6" w:rsidR="00204FEB" w:rsidRPr="00E81CC0" w:rsidRDefault="00346E6D" w:rsidP="00204FEB">
      <w:pPr>
        <w:pStyle w:val="Body"/>
        <w:rPr>
          <w:rStyle w:val="KeyCaps"/>
        </w:rPr>
      </w:pPr>
      <w:r>
        <w:t xml:space="preserve">To create a </w:t>
      </w:r>
      <w:r>
        <w:rPr>
          <w:rFonts w:ascii="Courier New" w:hAnsi="Courier New"/>
          <w:color w:val="3366FF"/>
          <w:u w:color="3366FF"/>
        </w:rPr>
        <w:t>distill</w:t>
      </w:r>
      <w:r>
        <w:t xml:space="preserve"> website, install the package using </w:t>
      </w:r>
      <w:proofErr w:type="spellStart"/>
      <w:proofErr w:type="gramStart"/>
      <w:r w:rsidRPr="00EC5D37">
        <w:rPr>
          <w:rStyle w:val="LiteralBold"/>
        </w:rPr>
        <w:t>install.packages</w:t>
      </w:r>
      <w:proofErr w:type="spellEnd"/>
      <w:proofErr w:type="gramEnd"/>
      <w:r w:rsidRPr="00EC5D37">
        <w:rPr>
          <w:rStyle w:val="LiteralBold"/>
        </w:rPr>
        <w:t>("distill")</w:t>
      </w:r>
      <w:r>
        <w:t xml:space="preserve">. Then start a project in R Studio by navigating to </w:t>
      </w:r>
      <w:r>
        <w:rPr>
          <w:rStyle w:val="Bold"/>
        </w:rPr>
        <w:t>File</w:t>
      </w:r>
      <w:r>
        <w:rPr>
          <w:rFonts w:ascii="Webdings" w:hAnsi="Webdings"/>
          <w:color w:val="3366FF"/>
          <w:u w:color="3366FF"/>
        </w:rPr>
        <w:sym w:font="Webdings" w:char="F034"/>
      </w:r>
      <w:r>
        <w:rPr>
          <w:rStyle w:val="Bold"/>
        </w:rPr>
        <w:t>New Project</w:t>
      </w:r>
      <w:r>
        <w:rPr>
          <w:rFonts w:ascii="Webdings" w:hAnsi="Webdings"/>
          <w:color w:val="3366FF"/>
          <w:u w:color="3366FF"/>
        </w:rPr>
        <w:sym w:font="Webdings" w:char="F034"/>
      </w:r>
      <w:r>
        <w:rPr>
          <w:rStyle w:val="Bold"/>
        </w:rPr>
        <w:t>New Directory</w:t>
      </w:r>
      <w:r>
        <w:t xml:space="preserve"> and selecting </w:t>
      </w:r>
      <w:r>
        <w:rPr>
          <w:rStyle w:val="Bold"/>
        </w:rPr>
        <w:t>Distill Website</w:t>
      </w:r>
      <w:r>
        <w:t xml:space="preserve"> as the project type. This should take you to the menu in Figure 9-</w:t>
      </w:r>
      <w:r w:rsidR="00DA3D95">
        <w:t>1</w:t>
      </w:r>
      <w:r>
        <w:t>.</w:t>
      </w:r>
    </w:p>
    <w:bookmarkEnd w:id="3"/>
    <w:bookmarkEnd w:id="4"/>
    <w:p w14:paraId="66A62F79" w14:textId="357FD386" w:rsidR="00E9621E" w:rsidRDefault="00346E6D">
      <w:pPr>
        <w:pStyle w:val="GraphicSlug"/>
      </w:pPr>
      <w:r>
        <w:t>[F0900</w:t>
      </w:r>
      <w:r w:rsidR="00DA3D95">
        <w:t>1</w:t>
      </w:r>
      <w:r>
        <w:t>.png]</w:t>
      </w:r>
    </w:p>
    <w:p w14:paraId="10781A57" w14:textId="77777777" w:rsidR="00E9621E" w:rsidRDefault="00346E6D">
      <w:pPr>
        <w:pStyle w:val="CaptionedFigure"/>
      </w:pPr>
      <w:r>
        <w:rPr>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8"/>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Pr="00737CF5" w:rsidRDefault="00346E6D" w:rsidP="00737CF5">
      <w:pPr>
        <w:pStyle w:val="CaptionLine"/>
      </w:pPr>
      <w:r w:rsidRPr="00737CF5">
        <w:t xml:space="preserve">Giving your </w:t>
      </w:r>
      <w:r w:rsidRPr="00737CF5">
        <w:rPr>
          <w:rStyle w:val="Literal"/>
        </w:rPr>
        <w:t>distill</w:t>
      </w:r>
      <w:r w:rsidRPr="00737CF5">
        <w:t xml:space="preserve"> website a name</w:t>
      </w:r>
    </w:p>
    <w:p w14:paraId="43947A35" w14:textId="77777777" w:rsidR="00E9621E" w:rsidRDefault="00346E6D" w:rsidP="008A409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w:t>
      </w:r>
      <w:proofErr w:type="spellStart"/>
      <w:r>
        <w:rPr>
          <w:rStyle w:val="Xref"/>
          <w:u w:color="FF0000"/>
        </w:rPr>
        <w:t>Using</w:t>
      </w:r>
      <w:proofErr w:type="spellEnd"/>
      <w:r>
        <w:rPr>
          <w:rStyle w:val="Xref"/>
          <w:u w:color="FF0000"/>
        </w:rPr>
        <w:t xml:space="preserve"> GitHub Pages” on page XX</w:t>
      </w:r>
      <w:r>
        <w:t>. Select it if you’d like to use this deployment option.</w:t>
      </w:r>
    </w:p>
    <w:p w14:paraId="322124D0" w14:textId="77777777" w:rsidR="00E9621E" w:rsidRDefault="00346E6D">
      <w:pPr>
        <w:pStyle w:val="HeadA"/>
      </w:pPr>
      <w:bookmarkStart w:id="5" w:name="_Toc1"/>
      <w:bookmarkStart w:id="6" w:name="X592525109cd472094160cf9c8a2cbdd7a9178ac"/>
      <w:r>
        <w:lastRenderedPageBreak/>
        <w:t>The Project Files</w:t>
      </w:r>
      <w:bookmarkEnd w:id="5"/>
    </w:p>
    <w:p w14:paraId="3C8E0612" w14:textId="77777777" w:rsidR="00E9621E" w:rsidRDefault="00346E6D" w:rsidP="008A4092">
      <w:pPr>
        <w:pStyle w:val="Body"/>
      </w:pPr>
      <w:r>
        <w:t xml:space="preserve">You should now have a project with several files. In addition to the </w:t>
      </w:r>
      <w:r w:rsidRPr="008A4092">
        <w:rPr>
          <w:rStyle w:val="Italic"/>
        </w:rPr>
        <w:t>covid-</w:t>
      </w:r>
      <w:proofErr w:type="spellStart"/>
      <w:proofErr w:type="gramStart"/>
      <w:r w:rsidRPr="008A4092">
        <w:rPr>
          <w:rStyle w:val="Italic"/>
        </w:rPr>
        <w:t>website.Rproj</w:t>
      </w:r>
      <w:proofErr w:type="spellEnd"/>
      <w:proofErr w:type="gramEnd"/>
      <w:r w:rsidRPr="008A4092">
        <w:rPr>
          <w:rStyle w:val="Italic"/>
        </w:rPr>
        <w:t xml:space="preserve"> </w:t>
      </w:r>
      <w:r>
        <w:t xml:space="preserve">file that indicates that we’re working in an RStudio project, we have two R Markdown documents, a </w:t>
      </w:r>
      <w:r w:rsidRPr="008A4092">
        <w:rPr>
          <w:rStyle w:val="Italic"/>
        </w:rPr>
        <w:t>_</w:t>
      </w:r>
      <w:proofErr w:type="spellStart"/>
      <w:r w:rsidRPr="008A4092">
        <w:rPr>
          <w:rStyle w:val="Italic"/>
        </w:rPr>
        <w:t>site.yml</w:t>
      </w:r>
      <w:proofErr w:type="spellEnd"/>
      <w:r>
        <w:t xml:space="preserve"> file, and a </w:t>
      </w:r>
      <w:r w:rsidRPr="008A4092">
        <w:rPr>
          <w:rStyle w:val="Italic"/>
        </w:rPr>
        <w:t>docs</w:t>
      </w:r>
      <w:r>
        <w:t xml:space="preserve"> folder, where the rendered HTML files will go. Let’s take a look at these website’s files.</w:t>
      </w:r>
    </w:p>
    <w:p w14:paraId="2F8BB775" w14:textId="03E2984C" w:rsidR="00E9621E" w:rsidRDefault="00346E6D">
      <w:pPr>
        <w:pStyle w:val="HeadB"/>
      </w:pPr>
      <w:bookmarkStart w:id="7" w:name="_Toc2"/>
      <w:r>
        <w:t>R Markdown Documents</w:t>
      </w:r>
      <w:bookmarkEnd w:id="7"/>
    </w:p>
    <w:p w14:paraId="1E09D1F5" w14:textId="0DF0DDF8" w:rsidR="00E9621E" w:rsidRDefault="00346E6D" w:rsidP="008A4092">
      <w:pPr>
        <w:pStyle w:val="Body"/>
      </w:pPr>
      <w:r>
        <w:t xml:space="preserve">Each R Markdown file represents a page of the website. By default, </w:t>
      </w:r>
      <w:r w:rsidRPr="008A4092">
        <w:rPr>
          <w:rStyle w:val="Literal"/>
        </w:rPr>
        <w:t>distill</w:t>
      </w:r>
      <w:r>
        <w:t xml:space="preserve"> creates a Home page (</w:t>
      </w:r>
      <w:proofErr w:type="spellStart"/>
      <w:proofErr w:type="gramStart"/>
      <w:r w:rsidRPr="008A4092">
        <w:rPr>
          <w:rStyle w:val="Italic"/>
        </w:rPr>
        <w:t>index.Rmd</w:t>
      </w:r>
      <w:proofErr w:type="spellEnd"/>
      <w:proofErr w:type="gramEnd"/>
      <w:r>
        <w:t>) and an About page (</w:t>
      </w:r>
      <w:proofErr w:type="spellStart"/>
      <w:r w:rsidRPr="008A4092">
        <w:rPr>
          <w:rStyle w:val="Italic"/>
        </w:rPr>
        <w:t>about.Rmd</w:t>
      </w:r>
      <w:proofErr w:type="spellEnd"/>
      <w:r>
        <w:t xml:space="preserve">) containing placeholder content. If you wanted to generate additional pages, you would simply add new R Markdown files, then </w:t>
      </w:r>
      <w:r w:rsidR="00EC5D37">
        <w:t>list</w:t>
      </w:r>
      <w:r>
        <w:t xml:space="preserve"> them </w:t>
      </w:r>
      <w:r w:rsidR="00EC5D37">
        <w:t>in</w:t>
      </w:r>
      <w:r>
        <w:t xml:space="preserve"> the </w:t>
      </w:r>
      <w:r w:rsidRPr="008A4092">
        <w:rPr>
          <w:rStyle w:val="Italic"/>
        </w:rPr>
        <w:t>_</w:t>
      </w:r>
      <w:proofErr w:type="spellStart"/>
      <w:r w:rsidRPr="008A4092">
        <w:rPr>
          <w:rStyle w:val="Italic"/>
        </w:rPr>
        <w:t>site.yml</w:t>
      </w:r>
      <w:proofErr w:type="spellEnd"/>
      <w:r>
        <w:t xml:space="preserve"> file discussed in the next section.</w:t>
      </w:r>
    </w:p>
    <w:p w14:paraId="55D4A805" w14:textId="4775CC25" w:rsidR="00737CF5" w:rsidRDefault="00346E6D" w:rsidP="008A4092">
      <w:pPr>
        <w:pStyle w:val="Body"/>
      </w:pPr>
      <w:r>
        <w:t xml:space="preserve">If you open the </w:t>
      </w:r>
      <w:proofErr w:type="spellStart"/>
      <w:r w:rsidRPr="008A4092">
        <w:rPr>
          <w:rStyle w:val="Italic"/>
        </w:rPr>
        <w:t>index.Rmd</w:t>
      </w:r>
      <w:proofErr w:type="spellEnd"/>
      <w:r>
        <w:t xml:space="preserve"> file, you’ll notice that the YAML contains two </w:t>
      </w:r>
      <w:r w:rsidR="0068081C">
        <w:t>arguments</w:t>
      </w:r>
      <w:r w:rsidR="005911B7">
        <w:t xml:space="preserve"> </w:t>
      </w:r>
      <w:r>
        <w:t xml:space="preserve">not present in the R Markdown documents from previous chapters: </w:t>
      </w:r>
      <w:r w:rsidRPr="008A4092">
        <w:rPr>
          <w:rStyle w:val="Literal"/>
        </w:rPr>
        <w:t>description</w:t>
      </w:r>
      <w:r>
        <w:t xml:space="preserve"> and </w:t>
      </w:r>
      <w:r w:rsidRPr="008A4092">
        <w:rPr>
          <w:rStyle w:val="Literal"/>
        </w:rPr>
        <w:t>site</w:t>
      </w:r>
      <w:r w:rsidR="00737CF5">
        <w:t>:</w:t>
      </w:r>
      <w:r>
        <w:t xml:space="preserve"> </w:t>
      </w:r>
    </w:p>
    <w:p w14:paraId="52360D5A" w14:textId="77777777"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 xml:space="preserve">site: </w:t>
      </w:r>
      <w:proofErr w:type="gramStart"/>
      <w:r w:rsidRPr="00737CF5">
        <w:t>distill::</w:t>
      </w:r>
      <w:proofErr w:type="spellStart"/>
      <w:proofErr w:type="gramEnd"/>
      <w:r w:rsidRPr="00737CF5">
        <w:t>distill_website</w:t>
      </w:r>
      <w:proofErr w:type="spellEnd"/>
    </w:p>
    <w:p w14:paraId="7B28523B" w14:textId="77777777" w:rsidR="00737CF5" w:rsidRPr="00737CF5" w:rsidRDefault="00737CF5" w:rsidP="00737CF5">
      <w:pPr>
        <w:pStyle w:val="Code"/>
      </w:pPr>
      <w:r w:rsidRPr="00737CF5">
        <w:t>---</w:t>
      </w:r>
    </w:p>
    <w:p w14:paraId="79C85E4B" w14:textId="26F93C34" w:rsidR="00E9621E" w:rsidRDefault="00346E6D" w:rsidP="008A4092">
      <w:pPr>
        <w:pStyle w:val="Body"/>
      </w:pPr>
      <w:r>
        <w:t xml:space="preserve">The </w:t>
      </w:r>
      <w:r w:rsidRPr="008A4092">
        <w:rPr>
          <w:rStyle w:val="Literal"/>
        </w:rPr>
        <w:t>description</w:t>
      </w:r>
      <w:r>
        <w:t xml:space="preserve"> </w:t>
      </w:r>
      <w:r w:rsidR="0068081C">
        <w:t xml:space="preserve">argument </w:t>
      </w:r>
      <w:r>
        <w:t xml:space="preserve">specifies the text that should go below the title of each page, as shown in Figure </w:t>
      </w:r>
      <w:r w:rsidR="00737CF5">
        <w:t>9</w:t>
      </w:r>
      <w:r>
        <w:t>-</w:t>
      </w:r>
      <w:r w:rsidR="00DA3D95">
        <w:t>2</w:t>
      </w:r>
      <w:r>
        <w:t>.</w:t>
      </w:r>
    </w:p>
    <w:p w14:paraId="16D66F97" w14:textId="42877141" w:rsidR="00E9621E" w:rsidRDefault="00346E6D">
      <w:pPr>
        <w:pStyle w:val="GraphicSlug"/>
      </w:pPr>
      <w:r>
        <w:t>[F0900</w:t>
      </w:r>
      <w:r w:rsidR="00DA3D95">
        <w:t>2</w:t>
      </w:r>
      <w:r>
        <w:t>.png]</w:t>
      </w:r>
    </w:p>
    <w:p w14:paraId="3B83AF93" w14:textId="77777777" w:rsidR="00E9621E" w:rsidRDefault="00346E6D">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9"/>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346E6D" w:rsidP="00737CF5">
      <w:pPr>
        <w:pStyle w:val="CaptionLine"/>
      </w:pPr>
      <w:r>
        <w:t>The default website description</w:t>
      </w:r>
    </w:p>
    <w:p w14:paraId="26692F96" w14:textId="41B8315B" w:rsidR="00E9621E" w:rsidRDefault="00346E6D" w:rsidP="008A4092">
      <w:pPr>
        <w:pStyle w:val="Body"/>
      </w:pPr>
      <w:r>
        <w:t xml:space="preserve">The </w:t>
      </w:r>
      <w:r w:rsidRPr="008A4092">
        <w:rPr>
          <w:rStyle w:val="Literal"/>
        </w:rPr>
        <w:t xml:space="preserve">site: </w:t>
      </w:r>
      <w:proofErr w:type="gramStart"/>
      <w:r w:rsidRPr="008A4092">
        <w:rPr>
          <w:rStyle w:val="Literal"/>
        </w:rPr>
        <w:t>distill::</w:t>
      </w:r>
      <w:proofErr w:type="spellStart"/>
      <w:proofErr w:type="gramEnd"/>
      <w:r w:rsidRPr="008A4092">
        <w:rPr>
          <w:rStyle w:val="Literal"/>
        </w:rPr>
        <w:t>distill_website</w:t>
      </w:r>
      <w:proofErr w:type="spellEnd"/>
      <w:r>
        <w:t xml:space="preserve"> line </w:t>
      </w:r>
      <w:r w:rsidR="00737CF5">
        <w:t xml:space="preserve">identifies </w:t>
      </w:r>
      <w:r>
        <w:t xml:space="preserve">the root page of a </w:t>
      </w:r>
      <w:r w:rsidRPr="008A4092">
        <w:rPr>
          <w:rStyle w:val="Literal"/>
        </w:rPr>
        <w:t>distill</w:t>
      </w:r>
      <w:r>
        <w:t xml:space="preserve"> website. This means that when we knit the document, R Markdown knows to create a website, rather than an individual HTML file</w:t>
      </w:r>
      <w:r w:rsidR="00737CF5">
        <w:t>, and that the website should display this page first</w:t>
      </w:r>
      <w:r>
        <w:t xml:space="preserve">. Other </w:t>
      </w:r>
      <w:r w:rsidR="0090628D">
        <w:t>pages of the website</w:t>
      </w:r>
      <w:r>
        <w:t xml:space="preserve"> don</w:t>
      </w:r>
      <w:r w:rsidR="00737CF5">
        <w:t>’</w:t>
      </w:r>
      <w:r>
        <w:t xml:space="preserve">t require </w:t>
      </w:r>
      <w:r w:rsidR="00737CF5">
        <w:t>this</w:t>
      </w:r>
      <w:r>
        <w:t xml:space="preserve"> line. As long as they are listed in the </w:t>
      </w:r>
      <w:r w:rsidRPr="008A4092">
        <w:rPr>
          <w:rStyle w:val="Italic"/>
        </w:rPr>
        <w:t>_</w:t>
      </w:r>
      <w:proofErr w:type="spellStart"/>
      <w:r w:rsidRPr="008A4092">
        <w:rPr>
          <w:rStyle w:val="Italic"/>
        </w:rPr>
        <w:t>site.yml</w:t>
      </w:r>
      <w:proofErr w:type="spellEnd"/>
      <w:r>
        <w:t xml:space="preserve"> file, </w:t>
      </w:r>
      <w:r w:rsidR="0090628D">
        <w:t>they will</w:t>
      </w:r>
      <w:r>
        <w:t xml:space="preserve"> be added</w:t>
      </w:r>
      <w:r w:rsidR="00737CF5">
        <w:t xml:space="preserve"> to the</w:t>
      </w:r>
      <w:r w:rsidR="0090628D">
        <w:t xml:space="preserve"> </w:t>
      </w:r>
      <w:r w:rsidR="00737CF5">
        <w:t>site</w:t>
      </w:r>
      <w:r>
        <w:t xml:space="preserve">. </w:t>
      </w:r>
    </w:p>
    <w:p w14:paraId="2C535E91" w14:textId="72422BA3" w:rsidR="00E9621E" w:rsidRDefault="00346E6D" w:rsidP="008A4092">
      <w:pPr>
        <w:pStyle w:val="Body"/>
      </w:pPr>
      <w:r>
        <w:t>You’ll</w:t>
      </w:r>
      <w:r w:rsidR="00EC5D37">
        <w:t xml:space="preserve"> also</w:t>
      </w:r>
      <w:r>
        <w:t xml:space="preserve"> notice we’re missing a</w:t>
      </w:r>
      <w:r w:rsidR="0068081C">
        <w:t xml:space="preserve">n argument </w:t>
      </w:r>
      <w:r>
        <w:t xml:space="preserve">we’ve seen in other R Markdown documents: </w:t>
      </w:r>
      <w:r w:rsidRPr="008A4092">
        <w:rPr>
          <w:rStyle w:val="Literal"/>
        </w:rPr>
        <w:t>output</w:t>
      </w:r>
      <w:r>
        <w:t xml:space="preserve">, which specifies the output format to use while knitting. The reason we don’t have this </w:t>
      </w:r>
      <w:r w:rsidR="0068081C">
        <w:t xml:space="preserve">argument </w:t>
      </w:r>
      <w:r>
        <w:t xml:space="preserve">here is that we specify the output for the entire website in the </w:t>
      </w:r>
      <w:r w:rsidRPr="008A4092">
        <w:rPr>
          <w:rStyle w:val="Italic"/>
        </w:rPr>
        <w:t>_</w:t>
      </w:r>
      <w:proofErr w:type="spellStart"/>
      <w:r w:rsidRPr="008A4092">
        <w:rPr>
          <w:rStyle w:val="Italic"/>
        </w:rPr>
        <w:t>site.yml</w:t>
      </w:r>
      <w:proofErr w:type="spellEnd"/>
      <w:r>
        <w:t xml:space="preserve"> file.</w:t>
      </w:r>
    </w:p>
    <w:p w14:paraId="155FA8AF" w14:textId="77777777" w:rsidR="00E9621E" w:rsidRDefault="00346E6D">
      <w:pPr>
        <w:pStyle w:val="HeadB"/>
      </w:pPr>
      <w:bookmarkStart w:id="8" w:name="_Toc3"/>
      <w:bookmarkStart w:id="9" w:name="X8f2cbd5701b4e4db8f48f4e9d3082a953d8d32e"/>
      <w:r>
        <w:lastRenderedPageBreak/>
        <w:t>The _</w:t>
      </w:r>
      <w:proofErr w:type="spellStart"/>
      <w:r>
        <w:t>site.yml</w:t>
      </w:r>
      <w:proofErr w:type="spellEnd"/>
      <w:r>
        <w:t xml:space="preserve"> File</w:t>
      </w:r>
      <w:bookmarkEnd w:id="8"/>
    </w:p>
    <w:p w14:paraId="11D70A68" w14:textId="77777777" w:rsidR="00E9621E" w:rsidRDefault="00346E6D" w:rsidP="00E81FB2">
      <w:pPr>
        <w:pStyle w:val="Body"/>
      </w:pPr>
      <w:r>
        <w:t xml:space="preserve">The </w:t>
      </w:r>
      <w:r w:rsidRPr="008A4092">
        <w:rPr>
          <w:rStyle w:val="Italic"/>
        </w:rPr>
        <w:t>_</w:t>
      </w:r>
      <w:proofErr w:type="spellStart"/>
      <w:r w:rsidRPr="008A4092">
        <w:rPr>
          <w:rStyle w:val="Italic"/>
        </w:rPr>
        <w:t>site.yml</w:t>
      </w:r>
      <w:proofErr w:type="spellEnd"/>
      <w: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346E6D" w:rsidP="0008711A">
      <w:pPr>
        <w:pStyle w:val="Code"/>
      </w:pPr>
      <w:r w:rsidRPr="0008711A">
        <w:t>name: "covid-website"</w:t>
      </w:r>
    </w:p>
    <w:p w14:paraId="649C6FEB" w14:textId="77777777" w:rsidR="00E9621E" w:rsidRPr="0008711A" w:rsidRDefault="00346E6D" w:rsidP="0008711A">
      <w:pPr>
        <w:pStyle w:val="Code"/>
      </w:pPr>
      <w:r w:rsidRPr="0008711A">
        <w:t>title: "COVID Website"</w:t>
      </w:r>
    </w:p>
    <w:p w14:paraId="607E76A5" w14:textId="77777777" w:rsidR="00E9621E" w:rsidRPr="0008711A" w:rsidRDefault="00346E6D" w:rsidP="0008711A">
      <w:pPr>
        <w:pStyle w:val="Code"/>
      </w:pPr>
      <w:r w:rsidRPr="0008711A">
        <w:t>description: |</w:t>
      </w:r>
    </w:p>
    <w:p w14:paraId="6E9A747A" w14:textId="77777777" w:rsidR="00E9621E" w:rsidRPr="0008711A" w:rsidRDefault="00346E6D" w:rsidP="0008711A">
      <w:pPr>
        <w:pStyle w:val="Code"/>
      </w:pPr>
      <w:r w:rsidRPr="0008711A">
        <w:t xml:space="preserve">  COVID Website</w:t>
      </w:r>
    </w:p>
    <w:p w14:paraId="367352AC" w14:textId="77777777" w:rsidR="00E9621E" w:rsidRPr="0008711A" w:rsidRDefault="00346E6D" w:rsidP="0008711A">
      <w:pPr>
        <w:pStyle w:val="Code"/>
      </w:pPr>
      <w:proofErr w:type="spellStart"/>
      <w:r w:rsidRPr="0008711A">
        <w:t>output_dir</w:t>
      </w:r>
      <w:proofErr w:type="spellEnd"/>
      <w:r w:rsidRPr="0008711A">
        <w:t>: "docs"</w:t>
      </w:r>
    </w:p>
    <w:p w14:paraId="01376F1F" w14:textId="77777777" w:rsidR="00E9621E" w:rsidRPr="0008711A" w:rsidRDefault="00346E6D" w:rsidP="0008711A">
      <w:pPr>
        <w:pStyle w:val="Code"/>
      </w:pPr>
      <w:r w:rsidRPr="0008711A">
        <w:t>navbar:</w:t>
      </w:r>
    </w:p>
    <w:p w14:paraId="46AEBB8C" w14:textId="77777777" w:rsidR="00E9621E" w:rsidRPr="0008711A" w:rsidRDefault="00346E6D" w:rsidP="0008711A">
      <w:pPr>
        <w:pStyle w:val="Code"/>
      </w:pPr>
      <w:r w:rsidRPr="0008711A">
        <w:t xml:space="preserve">  right:</w:t>
      </w:r>
    </w:p>
    <w:p w14:paraId="385DC80C" w14:textId="77777777" w:rsidR="00E9621E" w:rsidRPr="0008711A" w:rsidRDefault="00346E6D" w:rsidP="0008711A">
      <w:pPr>
        <w:pStyle w:val="Code"/>
      </w:pPr>
      <w:r w:rsidRPr="0008711A">
        <w:t xml:space="preserve">    - text: "Home"</w:t>
      </w:r>
    </w:p>
    <w:p w14:paraId="00D03FAB" w14:textId="77777777" w:rsidR="00E9621E" w:rsidRPr="0008711A" w:rsidRDefault="00346E6D" w:rsidP="0008711A">
      <w:pPr>
        <w:pStyle w:val="Code"/>
      </w:pPr>
      <w:r w:rsidRPr="0008711A">
        <w:t xml:space="preserve">      </w:t>
      </w:r>
      <w:proofErr w:type="spellStart"/>
      <w:r w:rsidRPr="0008711A">
        <w:t>href</w:t>
      </w:r>
      <w:proofErr w:type="spellEnd"/>
      <w:r w:rsidRPr="0008711A">
        <w:t>: index.html</w:t>
      </w:r>
    </w:p>
    <w:p w14:paraId="5027254A" w14:textId="77777777" w:rsidR="00E9621E" w:rsidRPr="0008711A" w:rsidRDefault="00346E6D" w:rsidP="0008711A">
      <w:pPr>
        <w:pStyle w:val="Code"/>
      </w:pPr>
      <w:r w:rsidRPr="0008711A">
        <w:t xml:space="preserve">    - text: "About"</w:t>
      </w:r>
    </w:p>
    <w:p w14:paraId="08CE5B22" w14:textId="77777777" w:rsidR="00E9621E" w:rsidRPr="0008711A" w:rsidRDefault="00346E6D" w:rsidP="0008711A">
      <w:pPr>
        <w:pStyle w:val="Code"/>
      </w:pPr>
      <w:r w:rsidRPr="0008711A">
        <w:t xml:space="preserve">      </w:t>
      </w:r>
      <w:proofErr w:type="spellStart"/>
      <w:r w:rsidRPr="0008711A">
        <w:t>href</w:t>
      </w:r>
      <w:proofErr w:type="spellEnd"/>
      <w:r w:rsidRPr="0008711A">
        <w:t>: about.html</w:t>
      </w:r>
    </w:p>
    <w:p w14:paraId="6F8ADEB9" w14:textId="77777777" w:rsidR="00E9621E" w:rsidRPr="0008711A" w:rsidRDefault="00346E6D" w:rsidP="0008711A">
      <w:pPr>
        <w:pStyle w:val="Code"/>
      </w:pPr>
      <w:r w:rsidRPr="0008711A">
        <w:t xml:space="preserve">output: </w:t>
      </w:r>
      <w:proofErr w:type="gramStart"/>
      <w:r w:rsidRPr="0008711A">
        <w:t>distill::</w:t>
      </w:r>
      <w:proofErr w:type="spellStart"/>
      <w:proofErr w:type="gramEnd"/>
      <w:r w:rsidRPr="0008711A">
        <w:t>distill_article</w:t>
      </w:r>
      <w:proofErr w:type="spellEnd"/>
    </w:p>
    <w:p w14:paraId="3D8F41F7" w14:textId="60EFB0A6" w:rsidR="00E9621E" w:rsidRDefault="00346E6D" w:rsidP="008A4092">
      <w:pPr>
        <w:pStyle w:val="Body"/>
      </w:pPr>
      <w:r>
        <w:t xml:space="preserve">The </w:t>
      </w:r>
      <w:r w:rsidRPr="008A4092">
        <w:rPr>
          <w:rStyle w:val="Literal"/>
        </w:rPr>
        <w:t>name</w:t>
      </w:r>
      <w:r>
        <w:t xml:space="preserve"> </w:t>
      </w:r>
      <w:r w:rsidR="0068081C">
        <w:t xml:space="preserve">argument </w:t>
      </w:r>
      <w:r>
        <w:t xml:space="preserve">determines the URL for your website. By default, </w:t>
      </w:r>
      <w:r w:rsidR="002C1BF6">
        <w:t>this should</w:t>
      </w:r>
      <w:r>
        <w:t xml:space="preserve"> be the name of the directory in which </w:t>
      </w:r>
      <w:proofErr w:type="gramStart"/>
      <w:r>
        <w:t>your</w:t>
      </w:r>
      <w:proofErr w:type="gramEnd"/>
      <w:r>
        <w:t xml:space="preserve"> </w:t>
      </w:r>
      <w:r w:rsidRPr="008A4092">
        <w:rPr>
          <w:rStyle w:val="Literal"/>
        </w:rPr>
        <w:t>distill</w:t>
      </w:r>
      <w:r>
        <w:t xml:space="preserve"> project lives. The </w:t>
      </w:r>
      <w:r w:rsidRPr="008A4092">
        <w:rPr>
          <w:rStyle w:val="Literal"/>
        </w:rPr>
        <w:t>title</w:t>
      </w:r>
      <w:r>
        <w:t xml:space="preserve"> </w:t>
      </w:r>
      <w:r w:rsidR="00B43750">
        <w:t xml:space="preserve">argument </w:t>
      </w:r>
      <w:r>
        <w:t xml:space="preserve">creates the title for the entire website and shows up in the top left of the navigation bar by default. The </w:t>
      </w:r>
      <w:r w:rsidRPr="008A4092">
        <w:rPr>
          <w:rStyle w:val="Literal"/>
        </w:rPr>
        <w:t>description</w:t>
      </w:r>
      <w:r w:rsidRPr="008A4092">
        <w:t xml:space="preserve"> </w:t>
      </w:r>
      <w:r w:rsidR="00B43750">
        <w:t xml:space="preserve">argument </w:t>
      </w:r>
      <w:r>
        <w:t xml:space="preserve">provides what’s known as a </w:t>
      </w:r>
      <w:r w:rsidRPr="008A4092">
        <w:rPr>
          <w:rStyle w:val="Italic"/>
        </w:rPr>
        <w:t>meta description</w:t>
      </w:r>
      <w:r>
        <w:t xml:space="preserve">, which will show up on Google search results as a couple of lines </w:t>
      </w:r>
      <w:r w:rsidR="002C1BF6">
        <w:t>to</w:t>
      </w:r>
      <w:r>
        <w:t xml:space="preserve"> give the user an overview of the website content.</w:t>
      </w:r>
    </w:p>
    <w:p w14:paraId="3BE263CB" w14:textId="1EFFFBF1" w:rsidR="00E9621E" w:rsidRDefault="00346E6D" w:rsidP="008A4092">
      <w:pPr>
        <w:pStyle w:val="Body"/>
      </w:pPr>
      <w:r>
        <w:t xml:space="preserve">The </w:t>
      </w:r>
      <w:proofErr w:type="spellStart"/>
      <w:r w:rsidRPr="008A4092">
        <w:rPr>
          <w:rStyle w:val="Literal"/>
        </w:rPr>
        <w:t>output_dir</w:t>
      </w:r>
      <w:proofErr w:type="spellEnd"/>
      <w:r>
        <w:t xml:space="preserve"> </w:t>
      </w:r>
      <w:r w:rsidR="00B43750">
        <w:t xml:space="preserve">argument </w:t>
      </w:r>
      <w:r>
        <w:t xml:space="preserve">determines where the rendered HTML files live when we generate </w:t>
      </w:r>
      <w:r w:rsidR="002C1BF6">
        <w:t xml:space="preserve">the </w:t>
      </w:r>
      <w:r>
        <w:t xml:space="preserve">website. You should see </w:t>
      </w:r>
      <w:proofErr w:type="gramStart"/>
      <w:r>
        <w:t xml:space="preserve">the </w:t>
      </w:r>
      <w:r w:rsidRPr="00E81FB2">
        <w:rPr>
          <w:rStyle w:val="Italic"/>
          <w:rFonts w:eastAsia="Arial Unicode MS"/>
        </w:rPr>
        <w:t>.</w:t>
      </w:r>
      <w:r w:rsidRPr="008A4092">
        <w:rPr>
          <w:rStyle w:val="Italic"/>
        </w:rPr>
        <w:t>docs</w:t>
      </w:r>
      <w:proofErr w:type="gramEnd"/>
      <w:r>
        <w:rPr>
          <w:i/>
          <w:iCs/>
          <w:color w:val="0000FF"/>
          <w:u w:color="0000FF"/>
        </w:rPr>
        <w:t xml:space="preserve"> </w:t>
      </w:r>
      <w:r>
        <w:t xml:space="preserve">directory listed here if you selected the Configure for GitHub Pages option. However, you can change the output directory to any folder you choose. </w:t>
      </w:r>
    </w:p>
    <w:p w14:paraId="771B2C06" w14:textId="6110A6B3" w:rsidR="00E9621E" w:rsidRDefault="00346E6D" w:rsidP="008A4092">
      <w:pPr>
        <w:pStyle w:val="Body"/>
      </w:pPr>
      <w:r>
        <w:t xml:space="preserve">Next, the </w:t>
      </w:r>
      <w:r w:rsidRPr="008A4092">
        <w:rPr>
          <w:rStyle w:val="Literal"/>
        </w:rPr>
        <w:t>navbar</w:t>
      </w:r>
      <w:r>
        <w:t xml:space="preserve"> section defines the website’s navigation. Ours appears on the right side of the header, but swapping the </w:t>
      </w:r>
      <w:r w:rsidRPr="008A4092">
        <w:rPr>
          <w:rStyle w:val="Literal"/>
        </w:rPr>
        <w:t>right</w:t>
      </w:r>
      <w:r>
        <w:t xml:space="preserve"> parameter for </w:t>
      </w:r>
      <w:r w:rsidRPr="008A4092">
        <w:rPr>
          <w:rStyle w:val="Literal"/>
        </w:rPr>
        <w:t>left</w:t>
      </w:r>
      <w:r>
        <w:t xml:space="preserve"> would switch its position. It include</w:t>
      </w:r>
      <w:r w:rsidR="002C1BF6">
        <w:t>s</w:t>
      </w:r>
      <w:r>
        <w:t xml:space="preserve"> links to the site’s two pages: Home and About, as shown in Figure </w:t>
      </w:r>
      <w:r w:rsidR="002C1BF6">
        <w:t>9</w:t>
      </w:r>
      <w:r>
        <w:t>-</w:t>
      </w:r>
      <w:r w:rsidR="00DA3D95">
        <w:t>3</w:t>
      </w:r>
      <w:r>
        <w:t>.</w:t>
      </w:r>
    </w:p>
    <w:p w14:paraId="6874D4BE" w14:textId="56D803EE" w:rsidR="00E9621E" w:rsidRDefault="00346E6D">
      <w:pPr>
        <w:pStyle w:val="GraphicSlug"/>
      </w:pPr>
      <w:r>
        <w:t>[F0900</w:t>
      </w:r>
      <w:r w:rsidR="00DA3D95">
        <w:t>3</w:t>
      </w:r>
      <w:r>
        <w:t>.png]</w:t>
      </w:r>
    </w:p>
    <w:p w14:paraId="651272E2" w14:textId="77777777" w:rsidR="00E9621E" w:rsidRDefault="00346E6D">
      <w:pPr>
        <w:pStyle w:val="CaptionedFigure"/>
      </w:pPr>
      <w:r>
        <w:rPr>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0"/>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346E6D" w:rsidP="00E81FB2">
      <w:pPr>
        <w:pStyle w:val="CaptionLine"/>
      </w:pPr>
      <w:r w:rsidRPr="002C1BF6">
        <w:t>The</w:t>
      </w:r>
      <w:r>
        <w:t xml:space="preserve"> website navigation bar</w:t>
      </w:r>
    </w:p>
    <w:p w14:paraId="761D9C80" w14:textId="2D904622" w:rsidR="00E9621E" w:rsidRDefault="00346E6D" w:rsidP="008A4092">
      <w:pPr>
        <w:pStyle w:val="Body"/>
      </w:pPr>
      <w:r>
        <w:t xml:space="preserve">Within the </w:t>
      </w:r>
      <w:r w:rsidRPr="008A4092">
        <w:rPr>
          <w:rStyle w:val="Literal"/>
        </w:rPr>
        <w:t>navbar</w:t>
      </w:r>
      <w:r>
        <w:t xml:space="preserve"> code, the </w:t>
      </w:r>
      <w:r w:rsidRPr="008A4092">
        <w:rPr>
          <w:rStyle w:val="Literal"/>
        </w:rPr>
        <w:t>text</w:t>
      </w:r>
      <w:r>
        <w:t xml:space="preserve"> </w:t>
      </w:r>
      <w:r w:rsidR="00B43750">
        <w:t xml:space="preserve">argument </w:t>
      </w:r>
      <w:r>
        <w:t xml:space="preserve">determines what text shows up in the menu. (Try, for example, changing “About” to “About this Website.”) The </w:t>
      </w:r>
      <w:proofErr w:type="spellStart"/>
      <w:r w:rsidRPr="008A4092">
        <w:rPr>
          <w:rStyle w:val="Literal"/>
        </w:rPr>
        <w:lastRenderedPageBreak/>
        <w:t>href</w:t>
      </w:r>
      <w:proofErr w:type="spellEnd"/>
      <w:r>
        <w:t xml:space="preserve"> </w:t>
      </w:r>
      <w:r w:rsidR="00B43750">
        <w:t xml:space="preserve">argument </w:t>
      </w:r>
      <w:r>
        <w:t xml:space="preserve">determines which HTML file the text in the navigation bar links to. If you want to include additional pages on your menu, you’ll need to add both the </w:t>
      </w:r>
      <w:r w:rsidRPr="008A4092">
        <w:rPr>
          <w:rStyle w:val="Literal"/>
        </w:rPr>
        <w:t>text</w:t>
      </w:r>
      <w:r>
        <w:t xml:space="preserve"> and </w:t>
      </w:r>
      <w:proofErr w:type="spellStart"/>
      <w:r w:rsidRPr="008A4092">
        <w:rPr>
          <w:rStyle w:val="Literal"/>
        </w:rPr>
        <w:t>href</w:t>
      </w:r>
      <w:proofErr w:type="spellEnd"/>
      <w:r>
        <w:t xml:space="preserve"> parameters.</w:t>
      </w:r>
    </w:p>
    <w:p w14:paraId="6909C1C0" w14:textId="65122272" w:rsidR="00E9621E" w:rsidRDefault="00346E6D" w:rsidP="008A4092">
      <w:pPr>
        <w:pStyle w:val="Body"/>
      </w:pPr>
      <w:r>
        <w:t xml:space="preserve">Lastly, the </w:t>
      </w:r>
      <w:r w:rsidRPr="008A4092">
        <w:rPr>
          <w:rStyle w:val="Literal"/>
        </w:rPr>
        <w:t>output</w:t>
      </w:r>
      <w:r>
        <w:t xml:space="preserve"> </w:t>
      </w:r>
      <w:r w:rsidR="00B43750">
        <w:t xml:space="preserve">argument </w:t>
      </w:r>
      <w:r>
        <w:t xml:space="preserve">specifies that all R Markdown documents should be rendered using the </w:t>
      </w:r>
      <w:proofErr w:type="spellStart"/>
      <w:r w:rsidRPr="008A4092">
        <w:rPr>
          <w:rStyle w:val="Literal"/>
        </w:rPr>
        <w:t>distill_article</w:t>
      </w:r>
      <w:proofErr w:type="spellEnd"/>
      <w:r>
        <w:t xml:space="preserve"> format. This format allows for layouts of different widths, </w:t>
      </w:r>
      <w:r w:rsidRPr="008A4092">
        <w:rPr>
          <w:rStyle w:val="Italic"/>
        </w:rPr>
        <w:t>asides</w:t>
      </w:r>
      <w:r>
        <w:t xml:space="preserve"> (parenthetical items that live in a sidebar next to the main content), easily customizable CSS, and more. </w:t>
      </w:r>
    </w:p>
    <w:p w14:paraId="365AC847" w14:textId="77777777" w:rsidR="00E9621E" w:rsidRDefault="00346E6D">
      <w:pPr>
        <w:pStyle w:val="HeadA"/>
      </w:pPr>
      <w:bookmarkStart w:id="10" w:name="_Toc4"/>
      <w:bookmarkStart w:id="11" w:name="buildingoursite"/>
      <w:r>
        <w:t>Building the Site</w:t>
      </w:r>
      <w:bookmarkEnd w:id="10"/>
    </w:p>
    <w:p w14:paraId="53C22A5A" w14:textId="55615A70" w:rsidR="00E9621E" w:rsidRPr="00204FEB" w:rsidRDefault="00346E6D" w:rsidP="002C1BF6">
      <w:pPr>
        <w:pStyle w:val="Body"/>
      </w:pPr>
      <w:r>
        <w:t xml:space="preserve">We explored the project’s files but haven’t yet used these to create the website. </w:t>
      </w:r>
      <w:r w:rsidR="00E064FA">
        <w:t>To do this,</w:t>
      </w:r>
      <w:r>
        <w:t xml:space="preserve"> click the </w:t>
      </w:r>
      <w:r w:rsidRPr="0004518E">
        <w:rPr>
          <w:rStyle w:val="LiteralBold"/>
        </w:rPr>
        <w:t>Build Website</w:t>
      </w:r>
      <w:r>
        <w:t xml:space="preserve"> button in the Build tab of RStudio’s top-right pane. </w:t>
      </w:r>
      <w:r w:rsidR="00E064FA">
        <w:t xml:space="preserve">(You could also </w:t>
      </w:r>
      <w:r>
        <w:t xml:space="preserve">run </w:t>
      </w:r>
      <w:proofErr w:type="spellStart"/>
      <w:proofErr w:type="gramStart"/>
      <w:r w:rsidRPr="008A4092">
        <w:rPr>
          <w:rStyle w:val="Literal"/>
        </w:rPr>
        <w:t>rmarkdown</w:t>
      </w:r>
      <w:proofErr w:type="spellEnd"/>
      <w:r w:rsidRPr="008A4092">
        <w:rPr>
          <w:rStyle w:val="Literal"/>
        </w:rPr>
        <w:t>::</w:t>
      </w:r>
      <w:proofErr w:type="spellStart"/>
      <w:proofErr w:type="gramEnd"/>
      <w:r w:rsidRPr="008A4092">
        <w:rPr>
          <w:rStyle w:val="Literal"/>
        </w:rPr>
        <w:t>render_site</w:t>
      </w:r>
      <w:proofErr w:type="spellEnd"/>
      <w:r w:rsidRPr="008A4092">
        <w:rPr>
          <w:rStyle w:val="Literal"/>
        </w:rPr>
        <w:t>()</w:t>
      </w:r>
      <w:r>
        <w:t xml:space="preserve"> in the console or in an R script file.</w:t>
      </w:r>
      <w:r w:rsidR="00E064FA">
        <w:t>)</w:t>
      </w:r>
    </w:p>
    <w:p w14:paraId="5ADFA160" w14:textId="6C1CF654" w:rsidR="00E9621E" w:rsidRDefault="00346E6D" w:rsidP="008A4092">
      <w:pPr>
        <w:pStyle w:val="Body"/>
      </w:pPr>
      <w:r>
        <w:t>Th</w:t>
      </w:r>
      <w:r w:rsidR="00E064FA">
        <w:t xml:space="preserve">is should </w:t>
      </w:r>
      <w:r>
        <w:t xml:space="preserve">render all R Markdown documents and add the top navigation bar to them with the options specified in the </w:t>
      </w:r>
      <w:r w:rsidRPr="008A4092">
        <w:rPr>
          <w:rStyle w:val="Italic"/>
        </w:rPr>
        <w:t>_</w:t>
      </w:r>
      <w:proofErr w:type="spellStart"/>
      <w:r w:rsidRPr="008A4092">
        <w:rPr>
          <w:rStyle w:val="Italic"/>
        </w:rPr>
        <w:t>site.yml</w:t>
      </w:r>
      <w:proofErr w:type="spellEnd"/>
      <w:r>
        <w:t xml:space="preserve"> file. To find the rendered files, look in the output directory you specified (for us, that was </w:t>
      </w:r>
      <w:r w:rsidRPr="008A4092">
        <w:rPr>
          <w:rStyle w:val="Italic"/>
        </w:rPr>
        <w:t>docs</w:t>
      </w:r>
      <w:r>
        <w:t xml:space="preserve">). Open the </w:t>
      </w:r>
      <w:r w:rsidRPr="008A4092">
        <w:rPr>
          <w:rStyle w:val="Italic"/>
        </w:rPr>
        <w:t>index.html</w:t>
      </w:r>
      <w:r>
        <w:t xml:space="preserve"> file and you’ll find your website, which should look like Figure </w:t>
      </w:r>
      <w:r w:rsidR="002C1BF6">
        <w:t>9</w:t>
      </w:r>
      <w:r>
        <w:t>-</w:t>
      </w:r>
      <w:r w:rsidR="00DA3D95">
        <w:t>4.</w:t>
      </w:r>
    </w:p>
    <w:p w14:paraId="503EC22E" w14:textId="2E22F791" w:rsidR="00E9621E" w:rsidRDefault="00346E6D">
      <w:pPr>
        <w:pStyle w:val="GraphicSlug"/>
      </w:pPr>
      <w:r>
        <w:t>[F0900</w:t>
      </w:r>
      <w:r w:rsidR="00DA3D95">
        <w:t>4</w:t>
      </w:r>
      <w:r>
        <w:t>.png]</w:t>
      </w:r>
    </w:p>
    <w:p w14:paraId="12AC448B" w14:textId="77777777" w:rsidR="00E9621E" w:rsidRDefault="00346E6D">
      <w:pPr>
        <w:pStyle w:val="CaptionedFigure"/>
      </w:pPr>
      <w:r>
        <w:rPr>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1"/>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346E6D" w:rsidP="00E81FB2">
      <w:pPr>
        <w:pStyle w:val="CaptionLine"/>
      </w:pPr>
      <w:r>
        <w:t xml:space="preserve">The COVID website with </w:t>
      </w:r>
      <w:r w:rsidRPr="002C1BF6">
        <w:t>default</w:t>
      </w:r>
      <w:r>
        <w:t xml:space="preserve"> content</w:t>
      </w:r>
    </w:p>
    <w:p w14:paraId="03023B17" w14:textId="2FBBC627" w:rsidR="00E9621E" w:rsidRDefault="00346E6D" w:rsidP="008A4092">
      <w:pPr>
        <w:pStyle w:val="Body"/>
      </w:pPr>
      <w:r>
        <w:t>You can open</w:t>
      </w:r>
      <w:r w:rsidR="002C1BF6">
        <w:t xml:space="preserve"> </w:t>
      </w:r>
      <w:r>
        <w:t>any other HTML file as well to see its rendered version.</w:t>
      </w:r>
    </w:p>
    <w:p w14:paraId="07A19EE0" w14:textId="0E8043AE" w:rsidR="00E9621E" w:rsidRDefault="00346E6D">
      <w:pPr>
        <w:pStyle w:val="HeadA"/>
      </w:pPr>
      <w:bookmarkStart w:id="12" w:name="_Toc5"/>
      <w:bookmarkStart w:id="13" w:name="customcss"/>
      <w:r>
        <w:lastRenderedPageBreak/>
        <w:t xml:space="preserve">Applying Custom CSS </w:t>
      </w:r>
      <w:bookmarkEnd w:id="12"/>
    </w:p>
    <w:p w14:paraId="5E58AFB9" w14:textId="77777777" w:rsidR="00E9621E" w:rsidRDefault="00346E6D" w:rsidP="002C1BF6">
      <w:pPr>
        <w:pStyle w:val="Body"/>
      </w:pPr>
      <w:r>
        <w:t xml:space="preserve">Websites made with </w:t>
      </w:r>
      <w:r w:rsidRPr="008A4092">
        <w:rPr>
          <w:rStyle w:val="Literal"/>
        </w:rPr>
        <w:t>distill</w:t>
      </w:r>
      <w:r>
        <w:t xml:space="preserve"> tend to look similar, but you can change this design using custom CSS. The </w:t>
      </w:r>
      <w:r w:rsidRPr="008A4092">
        <w:rPr>
          <w:rStyle w:val="Literal"/>
        </w:rPr>
        <w:t>distill</w:t>
      </w:r>
      <w:r>
        <w:t xml:space="preserve"> package even provides a function to simplify the process. Running this </w:t>
      </w:r>
      <w:proofErr w:type="gramStart"/>
      <w:r w:rsidRPr="00204FEB">
        <w:rPr>
          <w:rStyle w:val="LiteralBold"/>
        </w:rPr>
        <w:t>distill::</w:t>
      </w:r>
      <w:proofErr w:type="spellStart"/>
      <w:proofErr w:type="gramEnd"/>
      <w:r w:rsidRPr="00204FEB">
        <w:rPr>
          <w:rStyle w:val="LiteralBold"/>
        </w:rPr>
        <w:t>create_theme</w:t>
      </w:r>
      <w:proofErr w:type="spellEnd"/>
      <w:r w:rsidRPr="00204FEB">
        <w:rPr>
          <w:rStyle w:val="LiteralBold"/>
        </w:rPr>
        <w:t>()</w:t>
      </w:r>
      <w:r>
        <w:t xml:space="preserve"> function in the console should create a file called </w:t>
      </w:r>
      <w:r w:rsidRPr="008A4092">
        <w:rPr>
          <w:rStyle w:val="Italic"/>
        </w:rPr>
        <w:t>theme.css</w:t>
      </w:r>
      <w:r>
        <w:t>, shown here:</w:t>
      </w:r>
    </w:p>
    <w:p w14:paraId="0B5A2D75" w14:textId="77777777" w:rsidR="00E9621E" w:rsidRPr="00E81FB2" w:rsidRDefault="00346E6D">
      <w:pPr>
        <w:pStyle w:val="Code"/>
      </w:pPr>
      <w:r w:rsidRPr="00E81FB2">
        <w:t>/* base variables */</w:t>
      </w:r>
    </w:p>
    <w:p w14:paraId="1D8EA338" w14:textId="77777777" w:rsidR="00E9621E" w:rsidRPr="00E81FB2" w:rsidRDefault="00E9621E">
      <w:pPr>
        <w:pStyle w:val="Code"/>
      </w:pPr>
    </w:p>
    <w:p w14:paraId="04185A4A" w14:textId="77777777" w:rsidR="00E9621E" w:rsidRPr="00E81FB2" w:rsidRDefault="00346E6D">
      <w:pPr>
        <w:pStyle w:val="Code"/>
      </w:pPr>
      <w:r w:rsidRPr="00E81FB2">
        <w:t>/* Edit the CSS properties in this file to create a custom</w:t>
      </w:r>
    </w:p>
    <w:p w14:paraId="354C6C2D" w14:textId="77777777" w:rsidR="00E9621E" w:rsidRPr="00E81FB2" w:rsidRDefault="00346E6D">
      <w:pPr>
        <w:pStyle w:val="Code"/>
      </w:pPr>
      <w:r w:rsidRPr="00E81FB2">
        <w:t xml:space="preserve">   Distill theme. Only edit values in the right column</w:t>
      </w:r>
    </w:p>
    <w:p w14:paraId="4FDEC307" w14:textId="77777777" w:rsidR="00E9621E" w:rsidRPr="00E81FB2" w:rsidRDefault="00346E6D">
      <w:pPr>
        <w:pStyle w:val="Code"/>
      </w:pPr>
      <w:r w:rsidRPr="00E81FB2">
        <w:t xml:space="preserve">   for each row; values shown are the CSS defaults.</w:t>
      </w:r>
    </w:p>
    <w:p w14:paraId="2FECC4BA" w14:textId="77777777" w:rsidR="00E9621E" w:rsidRPr="00E81FB2" w:rsidRDefault="00346E6D">
      <w:pPr>
        <w:pStyle w:val="Code"/>
      </w:pPr>
      <w:r w:rsidRPr="00E81FB2">
        <w:t xml:space="preserve">   To return any property to the default,</w:t>
      </w:r>
    </w:p>
    <w:p w14:paraId="2943DD9A" w14:textId="77777777" w:rsidR="00E9621E" w:rsidRPr="00E81FB2" w:rsidRDefault="00346E6D">
      <w:pPr>
        <w:pStyle w:val="Code"/>
      </w:pPr>
      <w:r w:rsidRPr="00E81FB2">
        <w:t xml:space="preserve">   you may set its value to: unset</w:t>
      </w:r>
    </w:p>
    <w:p w14:paraId="2B99221B" w14:textId="77777777" w:rsidR="00E9621E" w:rsidRPr="00E81FB2" w:rsidRDefault="00346E6D">
      <w:pPr>
        <w:pStyle w:val="Code"/>
      </w:pPr>
      <w:r w:rsidRPr="00E81FB2">
        <w:t xml:space="preserve">   All rows must end with a semi-colon.                      */</w:t>
      </w:r>
    </w:p>
    <w:p w14:paraId="2CBE3263" w14:textId="77777777" w:rsidR="00E9621E" w:rsidRPr="00E81FB2" w:rsidRDefault="00E9621E">
      <w:pPr>
        <w:pStyle w:val="Code"/>
      </w:pPr>
    </w:p>
    <w:p w14:paraId="179FCBDF" w14:textId="77777777" w:rsidR="00E9621E" w:rsidRPr="00E81FB2" w:rsidRDefault="00346E6D">
      <w:pPr>
        <w:pStyle w:val="Code"/>
      </w:pPr>
      <w:r w:rsidRPr="00E81FB2">
        <w:t>/* Optional: embed custom fonts here with `@import`          */</w:t>
      </w:r>
    </w:p>
    <w:p w14:paraId="685CDD8F" w14:textId="77777777" w:rsidR="00E9621E" w:rsidRPr="00E81FB2" w:rsidRDefault="00346E6D">
      <w:pPr>
        <w:pStyle w:val="Code"/>
      </w:pPr>
      <w:r w:rsidRPr="00E81FB2">
        <w:t>/* This must remain at the top of this file.                 */</w:t>
      </w:r>
    </w:p>
    <w:p w14:paraId="4DACB5F4" w14:textId="77777777" w:rsidR="00E9621E" w:rsidRPr="00E81FB2" w:rsidRDefault="00E9621E">
      <w:pPr>
        <w:pStyle w:val="Code"/>
      </w:pPr>
    </w:p>
    <w:p w14:paraId="75CD26E8" w14:textId="77777777" w:rsidR="00E9621E" w:rsidRPr="00E81FB2" w:rsidRDefault="00346E6D">
      <w:pPr>
        <w:pStyle w:val="Code"/>
      </w:pPr>
      <w:r w:rsidRPr="00E81FB2">
        <w:t>html {</w:t>
      </w:r>
    </w:p>
    <w:p w14:paraId="5A5A873E" w14:textId="77777777" w:rsidR="00E9621E" w:rsidRPr="00E81FB2" w:rsidRDefault="00346E6D">
      <w:pPr>
        <w:pStyle w:val="Code"/>
      </w:pPr>
      <w:r w:rsidRPr="00E81FB2">
        <w:t xml:space="preserve">  /*-- Main font sizes --*/</w:t>
      </w:r>
    </w:p>
    <w:p w14:paraId="5E034431" w14:textId="77777777" w:rsidR="00E9621E" w:rsidRPr="00E81FB2" w:rsidRDefault="00346E6D">
      <w:pPr>
        <w:pStyle w:val="Code"/>
      </w:pPr>
      <w:r w:rsidRPr="00E81FB2">
        <w:t xml:space="preserve">  --title-size:      50px;</w:t>
      </w:r>
    </w:p>
    <w:p w14:paraId="3E5BF081" w14:textId="77777777" w:rsidR="00E9621E" w:rsidRPr="00E81FB2" w:rsidRDefault="00346E6D">
      <w:pPr>
        <w:pStyle w:val="Code"/>
      </w:pPr>
      <w:r w:rsidRPr="00E81FB2">
        <w:t xml:space="preserve">  --body-size:       1.06rem;</w:t>
      </w:r>
    </w:p>
    <w:p w14:paraId="6826637F" w14:textId="77777777" w:rsidR="00E9621E" w:rsidRPr="00E81FB2" w:rsidRDefault="00346E6D">
      <w:pPr>
        <w:pStyle w:val="Code"/>
      </w:pPr>
      <w:r w:rsidRPr="00E81FB2">
        <w:t xml:space="preserve">  --code-size:       14px;</w:t>
      </w:r>
    </w:p>
    <w:p w14:paraId="23C3E8CA" w14:textId="77777777" w:rsidR="00E9621E" w:rsidRPr="00E81FB2" w:rsidRDefault="00346E6D">
      <w:pPr>
        <w:pStyle w:val="Code"/>
      </w:pPr>
      <w:r w:rsidRPr="00E81FB2">
        <w:t xml:space="preserve">  --aside-size:      12px;</w:t>
      </w:r>
    </w:p>
    <w:p w14:paraId="2DC64535" w14:textId="77777777" w:rsidR="00E9621E" w:rsidRPr="00E81FB2" w:rsidRDefault="00346E6D">
      <w:pPr>
        <w:pStyle w:val="Code"/>
      </w:pPr>
      <w:r w:rsidRPr="00E81FB2">
        <w:t xml:space="preserve">  --fig-cap-size:    13px;</w:t>
      </w:r>
    </w:p>
    <w:p w14:paraId="2A59C218" w14:textId="77777777" w:rsidR="00E9621E" w:rsidRPr="00E81FB2" w:rsidRDefault="00346E6D">
      <w:pPr>
        <w:pStyle w:val="Code"/>
      </w:pPr>
      <w:r w:rsidRPr="00E81FB2">
        <w:t xml:space="preserve">  /*-- Main font colors --*/</w:t>
      </w:r>
    </w:p>
    <w:p w14:paraId="5077E344" w14:textId="77777777" w:rsidR="00E9621E" w:rsidRPr="00E81FB2" w:rsidRDefault="00346E6D">
      <w:pPr>
        <w:pStyle w:val="Code"/>
      </w:pPr>
      <w:r w:rsidRPr="00E81FB2">
        <w:t xml:space="preserve">  --title-color:     #000000;</w:t>
      </w:r>
    </w:p>
    <w:p w14:paraId="22568BA9" w14:textId="77777777" w:rsidR="00E9621E" w:rsidRPr="00E81FB2" w:rsidRDefault="00346E6D">
      <w:pPr>
        <w:pStyle w:val="Code"/>
      </w:pPr>
      <w:r w:rsidRPr="00E81FB2">
        <w:t xml:space="preserve">  --header-color:    </w:t>
      </w:r>
      <w:proofErr w:type="spellStart"/>
      <w:proofErr w:type="gramStart"/>
      <w:r w:rsidRPr="00E81FB2">
        <w:t>rgba</w:t>
      </w:r>
      <w:proofErr w:type="spellEnd"/>
      <w:r w:rsidRPr="00E81FB2">
        <w:t>(</w:t>
      </w:r>
      <w:proofErr w:type="gramEnd"/>
      <w:r w:rsidRPr="00E81FB2">
        <w:t>0, 0, 0, 0.8);</w:t>
      </w:r>
    </w:p>
    <w:p w14:paraId="6D3891B5" w14:textId="77777777" w:rsidR="00E9621E" w:rsidRPr="00E81FB2" w:rsidRDefault="00346E6D">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2E3AB940" w14:textId="77777777" w:rsidR="00E9621E" w:rsidRPr="00E81FB2" w:rsidRDefault="00346E6D">
      <w:pPr>
        <w:pStyle w:val="Code"/>
      </w:pPr>
      <w:r w:rsidRPr="00E81FB2">
        <w:t xml:space="preserve">  --aside-color:     </w:t>
      </w:r>
      <w:proofErr w:type="spellStart"/>
      <w:proofErr w:type="gramStart"/>
      <w:r w:rsidRPr="00E81FB2">
        <w:t>rgba</w:t>
      </w:r>
      <w:proofErr w:type="spellEnd"/>
      <w:r w:rsidRPr="00E81FB2">
        <w:t>(</w:t>
      </w:r>
      <w:proofErr w:type="gramEnd"/>
      <w:r w:rsidRPr="00E81FB2">
        <w:t>0, 0, 0, 0.6);</w:t>
      </w:r>
    </w:p>
    <w:p w14:paraId="1DE1A6B1" w14:textId="77777777" w:rsidR="00E9621E" w:rsidRPr="00E81FB2" w:rsidRDefault="00346E6D">
      <w:pPr>
        <w:pStyle w:val="Code"/>
      </w:pPr>
      <w:r w:rsidRPr="00E81FB2">
        <w:t xml:space="preserve">  --fig-cap-color:   </w:t>
      </w:r>
      <w:proofErr w:type="spellStart"/>
      <w:proofErr w:type="gramStart"/>
      <w:r w:rsidRPr="00E81FB2">
        <w:t>rgba</w:t>
      </w:r>
      <w:proofErr w:type="spellEnd"/>
      <w:r w:rsidRPr="00E81FB2">
        <w:t>(</w:t>
      </w:r>
      <w:proofErr w:type="gramEnd"/>
      <w:r w:rsidRPr="00E81FB2">
        <w:t>0, 0, 0, 0.6);</w:t>
      </w:r>
    </w:p>
    <w:p w14:paraId="74C490FD" w14:textId="77777777" w:rsidR="00E9621E" w:rsidRPr="00E81FB2" w:rsidRDefault="00346E6D">
      <w:pPr>
        <w:pStyle w:val="Code"/>
      </w:pPr>
      <w:r w:rsidRPr="00E81FB2">
        <w:t xml:space="preserve">  /*-- Specify custom fonts ~~~ must be imported above   --*/</w:t>
      </w:r>
    </w:p>
    <w:p w14:paraId="33FB3F0F" w14:textId="77777777" w:rsidR="00E9621E" w:rsidRPr="00E81FB2" w:rsidRDefault="00346E6D">
      <w:pPr>
        <w:pStyle w:val="Code"/>
      </w:pPr>
      <w:r w:rsidRPr="00E81FB2">
        <w:t xml:space="preserve">  --heading-font:    sans-serif;</w:t>
      </w:r>
    </w:p>
    <w:p w14:paraId="48AEF3BF" w14:textId="77777777" w:rsidR="00E9621E" w:rsidRPr="00E81FB2" w:rsidRDefault="00346E6D">
      <w:pPr>
        <w:pStyle w:val="Code"/>
      </w:pPr>
      <w:r w:rsidRPr="00E81FB2">
        <w:t xml:space="preserve">  --mono-font:       monospace;</w:t>
      </w:r>
    </w:p>
    <w:p w14:paraId="7AC9C34B" w14:textId="77777777" w:rsidR="00E9621E" w:rsidRPr="00E81FB2" w:rsidRDefault="00346E6D">
      <w:pPr>
        <w:pStyle w:val="Code"/>
      </w:pPr>
      <w:r w:rsidRPr="00E81FB2">
        <w:t xml:space="preserve">  --body-font:       sans-serif;</w:t>
      </w:r>
    </w:p>
    <w:p w14:paraId="29561D71" w14:textId="77777777" w:rsidR="00E9621E" w:rsidRPr="00E81FB2" w:rsidRDefault="00346E6D">
      <w:pPr>
        <w:pStyle w:val="Code"/>
      </w:pPr>
      <w:r w:rsidRPr="00E81FB2">
        <w:t xml:space="preserve">  --navbar-font:     sans-</w:t>
      </w:r>
      <w:proofErr w:type="gramStart"/>
      <w:r w:rsidRPr="00E81FB2">
        <w:t>serif;  /</w:t>
      </w:r>
      <w:proofErr w:type="gramEnd"/>
      <w:r w:rsidRPr="00E81FB2">
        <w:t>* websites + blogs only */</w:t>
      </w:r>
    </w:p>
    <w:p w14:paraId="67B44201" w14:textId="77777777" w:rsidR="00E9621E" w:rsidRPr="00E81FB2" w:rsidRDefault="00346E6D">
      <w:pPr>
        <w:pStyle w:val="Code"/>
      </w:pPr>
      <w:r w:rsidRPr="00E81FB2">
        <w:t>}</w:t>
      </w:r>
    </w:p>
    <w:p w14:paraId="095504EC" w14:textId="77777777" w:rsidR="00E9621E" w:rsidRPr="00E81FB2" w:rsidRDefault="00E9621E">
      <w:pPr>
        <w:pStyle w:val="Code"/>
      </w:pPr>
    </w:p>
    <w:p w14:paraId="1DAA7C12" w14:textId="77777777" w:rsidR="00E9621E" w:rsidRPr="00E81FB2" w:rsidRDefault="00346E6D">
      <w:pPr>
        <w:pStyle w:val="Code"/>
      </w:pPr>
      <w:r w:rsidRPr="00E81FB2">
        <w:t>/*-- ARTICLE METADATA --*/</w:t>
      </w:r>
    </w:p>
    <w:p w14:paraId="30668A11" w14:textId="77777777" w:rsidR="00E9621E" w:rsidRPr="00E81FB2" w:rsidRDefault="00346E6D">
      <w:pPr>
        <w:pStyle w:val="Code"/>
      </w:pPr>
      <w:r w:rsidRPr="00E81FB2">
        <w:t>d-byline {</w:t>
      </w:r>
    </w:p>
    <w:p w14:paraId="68CB8B9C" w14:textId="77777777" w:rsidR="00E9621E" w:rsidRPr="00E81FB2" w:rsidRDefault="00346E6D">
      <w:pPr>
        <w:pStyle w:val="Code"/>
      </w:pPr>
      <w:r w:rsidRPr="00E81FB2">
        <w:t xml:space="preserve">  --heading-size:    0.6rem;</w:t>
      </w:r>
    </w:p>
    <w:p w14:paraId="63B7CCEA" w14:textId="77777777" w:rsidR="00E9621E" w:rsidRPr="00E81FB2" w:rsidRDefault="00346E6D">
      <w:pPr>
        <w:pStyle w:val="Code"/>
      </w:pPr>
      <w:r w:rsidRPr="00E81FB2">
        <w:t xml:space="preserve">  --heading-color:   </w:t>
      </w:r>
      <w:proofErr w:type="spellStart"/>
      <w:proofErr w:type="gramStart"/>
      <w:r w:rsidRPr="00E81FB2">
        <w:t>rgba</w:t>
      </w:r>
      <w:proofErr w:type="spellEnd"/>
      <w:r w:rsidRPr="00E81FB2">
        <w:t>(</w:t>
      </w:r>
      <w:proofErr w:type="gramEnd"/>
      <w:r w:rsidRPr="00E81FB2">
        <w:t>0, 0, 0, 0.5);</w:t>
      </w:r>
    </w:p>
    <w:p w14:paraId="1D3D26C5" w14:textId="77777777" w:rsidR="00E9621E" w:rsidRPr="00E81FB2" w:rsidRDefault="00346E6D">
      <w:pPr>
        <w:pStyle w:val="Code"/>
      </w:pPr>
      <w:r w:rsidRPr="00E81FB2">
        <w:t xml:space="preserve">  --body-size:       0.8rem;</w:t>
      </w:r>
    </w:p>
    <w:p w14:paraId="4E050D69" w14:textId="77777777" w:rsidR="00E9621E" w:rsidRPr="00E81FB2" w:rsidRDefault="00346E6D">
      <w:pPr>
        <w:pStyle w:val="Code"/>
      </w:pPr>
      <w:r w:rsidRPr="00E81FB2">
        <w:t xml:space="preserve">  --body-color:      </w:t>
      </w:r>
      <w:proofErr w:type="spellStart"/>
      <w:proofErr w:type="gramStart"/>
      <w:r w:rsidRPr="00E81FB2">
        <w:t>rgba</w:t>
      </w:r>
      <w:proofErr w:type="spellEnd"/>
      <w:r w:rsidRPr="00E81FB2">
        <w:t>(</w:t>
      </w:r>
      <w:proofErr w:type="gramEnd"/>
      <w:r w:rsidRPr="00E81FB2">
        <w:t>0, 0, 0, 0.8);</w:t>
      </w:r>
    </w:p>
    <w:p w14:paraId="32E057AD" w14:textId="77777777" w:rsidR="00E9621E" w:rsidRPr="00E81FB2" w:rsidRDefault="00346E6D">
      <w:pPr>
        <w:pStyle w:val="Code"/>
      </w:pPr>
      <w:r w:rsidRPr="00E81FB2">
        <w:t>}</w:t>
      </w:r>
    </w:p>
    <w:p w14:paraId="63905C37" w14:textId="77777777" w:rsidR="00E9621E" w:rsidRPr="00E81FB2" w:rsidRDefault="00E9621E">
      <w:pPr>
        <w:pStyle w:val="Code"/>
      </w:pPr>
    </w:p>
    <w:p w14:paraId="342E980D" w14:textId="77777777" w:rsidR="00E9621E" w:rsidRPr="00E81FB2" w:rsidRDefault="00346E6D">
      <w:pPr>
        <w:pStyle w:val="Code"/>
      </w:pPr>
      <w:r w:rsidRPr="00E81FB2">
        <w:t>/*-- ARTICLE TABLE OF CONTENTS --*/</w:t>
      </w:r>
    </w:p>
    <w:p w14:paraId="7A8BFE0A" w14:textId="77777777" w:rsidR="00E9621E" w:rsidRPr="00E81FB2" w:rsidRDefault="00346E6D">
      <w:pPr>
        <w:pStyle w:val="Code"/>
      </w:pPr>
      <w:proofErr w:type="gramStart"/>
      <w:r w:rsidRPr="00E81FB2">
        <w:t>.d</w:t>
      </w:r>
      <w:proofErr w:type="gramEnd"/>
      <w:r w:rsidRPr="00E81FB2">
        <w:t>-contents {</w:t>
      </w:r>
    </w:p>
    <w:p w14:paraId="679DC53C" w14:textId="77777777" w:rsidR="00E9621E" w:rsidRPr="00E81FB2" w:rsidRDefault="00346E6D">
      <w:pPr>
        <w:pStyle w:val="Code"/>
      </w:pPr>
      <w:r w:rsidRPr="00E81FB2">
        <w:t xml:space="preserve">  --heading-size:    18px;</w:t>
      </w:r>
    </w:p>
    <w:p w14:paraId="2AA47586" w14:textId="77777777" w:rsidR="00E9621E" w:rsidRPr="00E81FB2" w:rsidRDefault="00346E6D">
      <w:pPr>
        <w:pStyle w:val="Code"/>
      </w:pPr>
      <w:r w:rsidRPr="00E81FB2">
        <w:t xml:space="preserve">  --contents-size:   13px;</w:t>
      </w:r>
    </w:p>
    <w:p w14:paraId="023D70A6" w14:textId="77777777" w:rsidR="00E9621E" w:rsidRPr="00E81FB2" w:rsidRDefault="00346E6D">
      <w:pPr>
        <w:pStyle w:val="Code"/>
      </w:pPr>
      <w:r w:rsidRPr="00E81FB2">
        <w:t>}</w:t>
      </w:r>
    </w:p>
    <w:p w14:paraId="0A17310D" w14:textId="77777777" w:rsidR="00E9621E" w:rsidRPr="00E81FB2" w:rsidRDefault="00E9621E">
      <w:pPr>
        <w:pStyle w:val="Code"/>
      </w:pPr>
    </w:p>
    <w:p w14:paraId="36C181AA" w14:textId="77777777" w:rsidR="00E9621E" w:rsidRPr="00E81FB2" w:rsidRDefault="00346E6D">
      <w:pPr>
        <w:pStyle w:val="Code"/>
      </w:pPr>
      <w:r w:rsidRPr="00E81FB2">
        <w:t>/*-- ARTICLE APPENDIX --*/</w:t>
      </w:r>
    </w:p>
    <w:p w14:paraId="38981B3C" w14:textId="77777777" w:rsidR="00E9621E" w:rsidRPr="00E81FB2" w:rsidRDefault="00346E6D">
      <w:pPr>
        <w:pStyle w:val="Code"/>
      </w:pPr>
      <w:r w:rsidRPr="00E81FB2">
        <w:t>d-appendix {</w:t>
      </w:r>
    </w:p>
    <w:p w14:paraId="3E59981A" w14:textId="77777777" w:rsidR="00E9621E" w:rsidRPr="00E81FB2" w:rsidRDefault="00346E6D">
      <w:pPr>
        <w:pStyle w:val="Code"/>
      </w:pPr>
      <w:r w:rsidRPr="00E81FB2">
        <w:t xml:space="preserve">  --heading-size:    15px;</w:t>
      </w:r>
    </w:p>
    <w:p w14:paraId="0E2CE5FB" w14:textId="77777777" w:rsidR="00E9621E" w:rsidRPr="00E81FB2" w:rsidRDefault="00346E6D">
      <w:pPr>
        <w:pStyle w:val="Code"/>
      </w:pPr>
      <w:r w:rsidRPr="00E81FB2">
        <w:t xml:space="preserve">  --heading-color:   </w:t>
      </w:r>
      <w:proofErr w:type="spellStart"/>
      <w:proofErr w:type="gramStart"/>
      <w:r w:rsidRPr="00E81FB2">
        <w:t>rgba</w:t>
      </w:r>
      <w:proofErr w:type="spellEnd"/>
      <w:r w:rsidRPr="00E81FB2">
        <w:t>(</w:t>
      </w:r>
      <w:proofErr w:type="gramEnd"/>
      <w:r w:rsidRPr="00E81FB2">
        <w:t>0, 0, 0, 0.65);</w:t>
      </w:r>
    </w:p>
    <w:p w14:paraId="6B7F7B10" w14:textId="77777777" w:rsidR="00E9621E" w:rsidRPr="00E81FB2" w:rsidRDefault="00346E6D">
      <w:pPr>
        <w:pStyle w:val="Code"/>
      </w:pPr>
      <w:r w:rsidRPr="00E81FB2">
        <w:t xml:space="preserve">  --text-size:       0.8em;</w:t>
      </w:r>
    </w:p>
    <w:p w14:paraId="14A10D73" w14:textId="77777777" w:rsidR="00E9621E" w:rsidRPr="00E81FB2" w:rsidRDefault="00346E6D">
      <w:pPr>
        <w:pStyle w:val="Code"/>
      </w:pPr>
      <w:r w:rsidRPr="00E81FB2">
        <w:t xml:space="preserve">  --text-color:      </w:t>
      </w:r>
      <w:proofErr w:type="spellStart"/>
      <w:proofErr w:type="gramStart"/>
      <w:r w:rsidRPr="00E81FB2">
        <w:t>rgba</w:t>
      </w:r>
      <w:proofErr w:type="spellEnd"/>
      <w:r w:rsidRPr="00E81FB2">
        <w:t>(</w:t>
      </w:r>
      <w:proofErr w:type="gramEnd"/>
      <w:r w:rsidRPr="00E81FB2">
        <w:t>0, 0, 0, 0.5);</w:t>
      </w:r>
    </w:p>
    <w:p w14:paraId="018DB957" w14:textId="77777777" w:rsidR="00E9621E" w:rsidRPr="00E81FB2" w:rsidRDefault="00346E6D">
      <w:pPr>
        <w:pStyle w:val="Code"/>
      </w:pPr>
      <w:r w:rsidRPr="00E81FB2">
        <w:t>}</w:t>
      </w:r>
    </w:p>
    <w:p w14:paraId="350BF9CD" w14:textId="77777777" w:rsidR="00E9621E" w:rsidRPr="00E81FB2" w:rsidRDefault="00E9621E">
      <w:pPr>
        <w:pStyle w:val="Code"/>
      </w:pPr>
    </w:p>
    <w:p w14:paraId="277AF3FC" w14:textId="77777777" w:rsidR="00E9621E" w:rsidRPr="00E81FB2" w:rsidRDefault="00346E6D">
      <w:pPr>
        <w:pStyle w:val="Code"/>
      </w:pPr>
      <w:r w:rsidRPr="00E81FB2">
        <w:t>/*-- WEBSITE HEADER + FOOTER --*/</w:t>
      </w:r>
    </w:p>
    <w:p w14:paraId="32EEC69A" w14:textId="77777777" w:rsidR="00E9621E" w:rsidRPr="00E81FB2" w:rsidRDefault="00346E6D">
      <w:pPr>
        <w:pStyle w:val="Code"/>
      </w:pPr>
      <w:r w:rsidRPr="00E81FB2">
        <w:t xml:space="preserve">/* These properties only apply to Distill sites and </w:t>
      </w:r>
      <w:proofErr w:type="gramStart"/>
      <w:r w:rsidRPr="00E81FB2">
        <w:t>blogs  *</w:t>
      </w:r>
      <w:proofErr w:type="gramEnd"/>
      <w:r w:rsidRPr="00E81FB2">
        <w:t>/</w:t>
      </w:r>
    </w:p>
    <w:p w14:paraId="0D45DF0C" w14:textId="77777777" w:rsidR="00E9621E" w:rsidRPr="00E81FB2" w:rsidRDefault="00E9621E">
      <w:pPr>
        <w:pStyle w:val="Code"/>
      </w:pPr>
    </w:p>
    <w:p w14:paraId="4C8A8A11" w14:textId="77777777" w:rsidR="00E9621E" w:rsidRPr="00E81FB2" w:rsidRDefault="00346E6D">
      <w:pPr>
        <w:pStyle w:val="Code"/>
      </w:pPr>
      <w:proofErr w:type="gramStart"/>
      <w:r w:rsidRPr="00E81FB2">
        <w:t>.distill</w:t>
      </w:r>
      <w:proofErr w:type="gramEnd"/>
      <w:r w:rsidRPr="00E81FB2">
        <w:t>-site-header {</w:t>
      </w:r>
    </w:p>
    <w:p w14:paraId="79DF80EE" w14:textId="77777777" w:rsidR="00E9621E" w:rsidRPr="00E81FB2" w:rsidRDefault="00346E6D">
      <w:pPr>
        <w:pStyle w:val="Code"/>
      </w:pPr>
      <w:r w:rsidRPr="00E81FB2">
        <w:t xml:space="preserve">  --title-size:       18px;</w:t>
      </w:r>
    </w:p>
    <w:p w14:paraId="0E622F63" w14:textId="77777777" w:rsidR="00E9621E" w:rsidRPr="00E81FB2" w:rsidRDefault="00346E6D">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67C0A56E" w14:textId="77777777" w:rsidR="00E9621E" w:rsidRPr="00E81FB2" w:rsidRDefault="00346E6D">
      <w:pPr>
        <w:pStyle w:val="Code"/>
      </w:pPr>
      <w:r w:rsidRPr="00E81FB2">
        <w:t xml:space="preserve">  --text-size:        15px;</w:t>
      </w:r>
    </w:p>
    <w:p w14:paraId="64975D34" w14:textId="77777777" w:rsidR="00E9621E" w:rsidRPr="00E81FB2" w:rsidRDefault="00346E6D">
      <w:pPr>
        <w:pStyle w:val="Code"/>
      </w:pPr>
      <w:r w:rsidRPr="00E81FB2">
        <w:t xml:space="preserve">  --hover-color:      white;</w:t>
      </w:r>
    </w:p>
    <w:p w14:paraId="1DDF717A" w14:textId="77777777" w:rsidR="00E9621E" w:rsidRPr="00E81FB2" w:rsidRDefault="00346E6D">
      <w:pPr>
        <w:pStyle w:val="Code"/>
      </w:pPr>
      <w:r w:rsidRPr="00E81FB2">
        <w:t xml:space="preserve">  --</w:t>
      </w:r>
      <w:proofErr w:type="spellStart"/>
      <w:r w:rsidRPr="00E81FB2">
        <w:t>bkgd</w:t>
      </w:r>
      <w:proofErr w:type="spellEnd"/>
      <w:r w:rsidRPr="00E81FB2">
        <w:t>-color:       #0F2E3D;</w:t>
      </w:r>
    </w:p>
    <w:p w14:paraId="20112A24" w14:textId="77777777" w:rsidR="00E9621E" w:rsidRPr="00E81FB2" w:rsidRDefault="00346E6D">
      <w:pPr>
        <w:pStyle w:val="Code"/>
      </w:pPr>
      <w:r w:rsidRPr="00E81FB2">
        <w:t>}</w:t>
      </w:r>
    </w:p>
    <w:p w14:paraId="4D8A723B" w14:textId="77777777" w:rsidR="00E9621E" w:rsidRPr="00E81FB2" w:rsidRDefault="00E9621E">
      <w:pPr>
        <w:pStyle w:val="Code"/>
      </w:pPr>
    </w:p>
    <w:p w14:paraId="534D2264" w14:textId="77777777" w:rsidR="00E9621E" w:rsidRPr="00E81FB2" w:rsidRDefault="00346E6D">
      <w:pPr>
        <w:pStyle w:val="Code"/>
      </w:pPr>
      <w:proofErr w:type="gramStart"/>
      <w:r w:rsidRPr="00E81FB2">
        <w:t>.distill</w:t>
      </w:r>
      <w:proofErr w:type="gramEnd"/>
      <w:r w:rsidRPr="00E81FB2">
        <w:t>-site-footer {</w:t>
      </w:r>
    </w:p>
    <w:p w14:paraId="512D31D1" w14:textId="77777777" w:rsidR="00E9621E" w:rsidRPr="00E81FB2" w:rsidRDefault="00346E6D">
      <w:pPr>
        <w:pStyle w:val="Code"/>
      </w:pPr>
      <w:r w:rsidRPr="00E81FB2">
        <w:t xml:space="preserve">  --text-color:       </w:t>
      </w:r>
      <w:proofErr w:type="spellStart"/>
      <w:proofErr w:type="gramStart"/>
      <w:r w:rsidRPr="00E81FB2">
        <w:t>rgba</w:t>
      </w:r>
      <w:proofErr w:type="spellEnd"/>
      <w:r w:rsidRPr="00E81FB2">
        <w:t>(</w:t>
      </w:r>
      <w:proofErr w:type="gramEnd"/>
      <w:r w:rsidRPr="00E81FB2">
        <w:t>255, 255, 255, 0.8);</w:t>
      </w:r>
    </w:p>
    <w:p w14:paraId="4DDCF072" w14:textId="77777777" w:rsidR="00E9621E" w:rsidRPr="00E81FB2" w:rsidRDefault="00346E6D">
      <w:pPr>
        <w:pStyle w:val="Code"/>
      </w:pPr>
      <w:r w:rsidRPr="00E81FB2">
        <w:t xml:space="preserve">  --text-size:        15px;</w:t>
      </w:r>
    </w:p>
    <w:p w14:paraId="3001373B" w14:textId="77777777" w:rsidR="00E9621E" w:rsidRPr="00E81FB2" w:rsidRDefault="00346E6D">
      <w:pPr>
        <w:pStyle w:val="Code"/>
      </w:pPr>
      <w:r w:rsidRPr="00E81FB2">
        <w:t xml:space="preserve">  --hover-color:      white;</w:t>
      </w:r>
    </w:p>
    <w:p w14:paraId="39B0A8E7" w14:textId="77777777" w:rsidR="00E9621E" w:rsidRPr="00E81FB2" w:rsidRDefault="00346E6D">
      <w:pPr>
        <w:pStyle w:val="Code"/>
      </w:pPr>
      <w:r w:rsidRPr="00E81FB2">
        <w:t xml:space="preserve">  --</w:t>
      </w:r>
      <w:proofErr w:type="spellStart"/>
      <w:r w:rsidRPr="00E81FB2">
        <w:t>bkgd</w:t>
      </w:r>
      <w:proofErr w:type="spellEnd"/>
      <w:r w:rsidRPr="00E81FB2">
        <w:t>-color:       #0F2E3D;</w:t>
      </w:r>
    </w:p>
    <w:p w14:paraId="494C70EC" w14:textId="77777777" w:rsidR="00E9621E" w:rsidRPr="00E81FB2" w:rsidRDefault="00346E6D">
      <w:pPr>
        <w:pStyle w:val="Code"/>
      </w:pPr>
      <w:r w:rsidRPr="00E81FB2">
        <w:t>}</w:t>
      </w:r>
    </w:p>
    <w:p w14:paraId="1494E0C2" w14:textId="77777777" w:rsidR="00E9621E" w:rsidRPr="00E81FB2" w:rsidRDefault="00E9621E">
      <w:pPr>
        <w:pStyle w:val="Code"/>
      </w:pPr>
    </w:p>
    <w:p w14:paraId="2E7F2FD8" w14:textId="77777777" w:rsidR="00E9621E" w:rsidRPr="00E81FB2" w:rsidRDefault="00346E6D">
      <w:pPr>
        <w:pStyle w:val="Code"/>
      </w:pPr>
      <w:r w:rsidRPr="00E81FB2">
        <w:t>/*-- Additional custom styles --*/</w:t>
      </w:r>
    </w:p>
    <w:p w14:paraId="605B423D" w14:textId="77777777" w:rsidR="00E9621E" w:rsidRPr="00E81FB2" w:rsidRDefault="00346E6D">
      <w:pPr>
        <w:pStyle w:val="Code"/>
      </w:pPr>
      <w:r w:rsidRPr="00E81FB2">
        <w:t>/* Add any additional CSS rules below                      */</w:t>
      </w:r>
    </w:p>
    <w:p w14:paraId="28091705" w14:textId="77777777" w:rsidR="00E9621E" w:rsidRDefault="00346E6D" w:rsidP="00E81FB2">
      <w:pPr>
        <w:pStyle w:val="Body"/>
      </w:pPr>
      <w:r>
        <w:t xml:space="preserve">Within that file is a set of what are known as </w:t>
      </w:r>
      <w:r w:rsidRPr="008A4092">
        <w:rPr>
          <w:rStyle w:val="Italic"/>
        </w:rPr>
        <w:t>CSS variables</w:t>
      </w:r>
      <w: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Pr="00884731" w:rsidRDefault="00346E6D">
      <w:pPr>
        <w:pStyle w:val="Code"/>
      </w:pPr>
      <w:proofErr w:type="gramStart"/>
      <w:r w:rsidRPr="0004518E">
        <w:t>.distill</w:t>
      </w:r>
      <w:proofErr w:type="gramEnd"/>
      <w:r w:rsidRPr="0004518E">
        <w:t>-site-header {</w:t>
      </w:r>
    </w:p>
    <w:p w14:paraId="41D6839C" w14:textId="77777777" w:rsidR="00E9621E" w:rsidRPr="00884731" w:rsidRDefault="00346E6D">
      <w:pPr>
        <w:pStyle w:val="Code"/>
      </w:pPr>
      <w:r w:rsidRPr="0004518E">
        <w:t xml:space="preserve">  --title-size:       28px;</w:t>
      </w:r>
    </w:p>
    <w:p w14:paraId="5D83C79E" w14:textId="77777777" w:rsidR="00E9621E" w:rsidRPr="00884731" w:rsidRDefault="00346E6D">
      <w:pPr>
        <w:pStyle w:val="Code"/>
      </w:pPr>
      <w:r w:rsidRPr="0004518E">
        <w:t xml:space="preserve">  --text-color:       </w:t>
      </w:r>
      <w:proofErr w:type="spellStart"/>
      <w:proofErr w:type="gramStart"/>
      <w:r w:rsidRPr="0004518E">
        <w:t>rgba</w:t>
      </w:r>
      <w:proofErr w:type="spellEnd"/>
      <w:r w:rsidRPr="0004518E">
        <w:t>(</w:t>
      </w:r>
      <w:proofErr w:type="gramEnd"/>
      <w:r w:rsidRPr="0004518E">
        <w:t>255, 255, 255, 0.8);</w:t>
      </w:r>
    </w:p>
    <w:p w14:paraId="238DF156" w14:textId="77777777" w:rsidR="00E9621E" w:rsidRPr="00884731" w:rsidRDefault="00346E6D">
      <w:pPr>
        <w:pStyle w:val="Code"/>
      </w:pPr>
      <w:r w:rsidRPr="0004518E">
        <w:t xml:space="preserve">  --text-size:        20px;</w:t>
      </w:r>
    </w:p>
    <w:p w14:paraId="17702A2A" w14:textId="77777777" w:rsidR="00E9621E" w:rsidRPr="00884731" w:rsidRDefault="00346E6D">
      <w:pPr>
        <w:pStyle w:val="Code"/>
      </w:pPr>
      <w:r w:rsidRPr="0004518E">
        <w:t xml:space="preserve">  --hover-color:      white;</w:t>
      </w:r>
    </w:p>
    <w:p w14:paraId="450E5065" w14:textId="77777777" w:rsidR="00E9621E" w:rsidRPr="00884731" w:rsidRDefault="00346E6D">
      <w:pPr>
        <w:pStyle w:val="Code"/>
      </w:pPr>
      <w:r w:rsidRPr="0004518E">
        <w:t xml:space="preserve">  --</w:t>
      </w:r>
      <w:proofErr w:type="spellStart"/>
      <w:r w:rsidRPr="0004518E">
        <w:t>bkgd</w:t>
      </w:r>
      <w:proofErr w:type="spellEnd"/>
      <w:r w:rsidRPr="0004518E">
        <w:t>-color:       #6cabdd;</w:t>
      </w:r>
    </w:p>
    <w:p w14:paraId="512F02F0" w14:textId="77777777" w:rsidR="00E9621E" w:rsidRPr="00884731" w:rsidRDefault="00346E6D">
      <w:pPr>
        <w:pStyle w:val="Code"/>
      </w:pPr>
      <w:r w:rsidRPr="0004518E">
        <w:t>}</w:t>
      </w:r>
    </w:p>
    <w:p w14:paraId="13909FA3" w14:textId="77777777" w:rsidR="00E9621E" w:rsidRDefault="00346E6D" w:rsidP="00E81FB2">
      <w:pPr>
        <w:pStyle w:val="Body"/>
      </w:pPr>
      <w:r>
        <w:t xml:space="preserve">Before we can see these changes, we need to tell </w:t>
      </w:r>
      <w:r w:rsidRPr="008A4092">
        <w:rPr>
          <w:rStyle w:val="Literal"/>
        </w:rPr>
        <w:t>distill</w:t>
      </w:r>
      <w:r>
        <w:t xml:space="preserve"> to use this custom CSS when rendering by adding a line to the </w:t>
      </w:r>
      <w:r w:rsidRPr="008A4092">
        <w:rPr>
          <w:rStyle w:val="Italic"/>
        </w:rPr>
        <w:t>_</w:t>
      </w:r>
      <w:proofErr w:type="spellStart"/>
      <w:r w:rsidRPr="008A4092">
        <w:rPr>
          <w:rStyle w:val="Italic"/>
        </w:rPr>
        <w:t>site.yml</w:t>
      </w:r>
      <w:proofErr w:type="spellEnd"/>
      <w:r>
        <w:t xml:space="preserve"> file:</w:t>
      </w:r>
    </w:p>
    <w:p w14:paraId="2E48D9A7" w14:textId="77777777" w:rsidR="00E9621E" w:rsidRPr="00884731" w:rsidRDefault="00346E6D">
      <w:pPr>
        <w:pStyle w:val="Code"/>
      </w:pPr>
      <w:r w:rsidRPr="0004518E">
        <w:t>name: "covid-website"</w:t>
      </w:r>
    </w:p>
    <w:p w14:paraId="3BD2A04E" w14:textId="77777777" w:rsidR="00E9621E" w:rsidRPr="00884731" w:rsidRDefault="00346E6D">
      <w:pPr>
        <w:pStyle w:val="Code"/>
      </w:pPr>
      <w:r w:rsidRPr="0004518E">
        <w:t>title: "COVID Website"</w:t>
      </w:r>
    </w:p>
    <w:p w14:paraId="1A5C9280" w14:textId="77777777" w:rsidR="00E9621E" w:rsidRPr="00884731" w:rsidRDefault="00346E6D">
      <w:pPr>
        <w:pStyle w:val="Code"/>
      </w:pPr>
      <w:r w:rsidRPr="0004518E">
        <w:t>description: |</w:t>
      </w:r>
    </w:p>
    <w:p w14:paraId="6C6CFAE2" w14:textId="77777777" w:rsidR="00E9621E" w:rsidRPr="00884731" w:rsidRDefault="00346E6D">
      <w:pPr>
        <w:pStyle w:val="Code"/>
      </w:pPr>
      <w:r w:rsidRPr="0004518E">
        <w:t xml:space="preserve">  COVID Website</w:t>
      </w:r>
    </w:p>
    <w:p w14:paraId="2BE1ADC2" w14:textId="77777777" w:rsidR="00E9621E" w:rsidRPr="008A4092" w:rsidRDefault="00346E6D">
      <w:pPr>
        <w:pStyle w:val="Code"/>
        <w:rPr>
          <w:rStyle w:val="LiteralBold"/>
        </w:rPr>
      </w:pPr>
      <w:r w:rsidRPr="008A4092">
        <w:rPr>
          <w:rStyle w:val="LiteralBold"/>
        </w:rPr>
        <w:t>theme:  theme.css</w:t>
      </w:r>
    </w:p>
    <w:p w14:paraId="0BD3B67C" w14:textId="77777777" w:rsidR="00E9621E" w:rsidRPr="00884731" w:rsidRDefault="00346E6D">
      <w:pPr>
        <w:pStyle w:val="Code"/>
      </w:pPr>
      <w:proofErr w:type="spellStart"/>
      <w:r w:rsidRPr="0004518E">
        <w:t>output_dir</w:t>
      </w:r>
      <w:proofErr w:type="spellEnd"/>
      <w:r w:rsidRPr="0004518E">
        <w:t>: "docs"</w:t>
      </w:r>
    </w:p>
    <w:p w14:paraId="540C5FB4" w14:textId="77777777" w:rsidR="00E9621E" w:rsidRPr="0004518E" w:rsidRDefault="00346E6D">
      <w:pPr>
        <w:pStyle w:val="Code"/>
      </w:pPr>
      <w:r w:rsidRPr="0004518E">
        <w:t>navbar:</w:t>
      </w:r>
    </w:p>
    <w:p w14:paraId="79C0601E" w14:textId="77777777" w:rsidR="00E9621E" w:rsidRPr="008A4092" w:rsidRDefault="00346E6D">
      <w:pPr>
        <w:pStyle w:val="Code"/>
        <w:rPr>
          <w:rStyle w:val="LiteralItalic"/>
          <w:rFonts w:eastAsia="Courier"/>
        </w:rPr>
      </w:pPr>
      <w:r w:rsidRPr="008A4092">
        <w:rPr>
          <w:rStyle w:val="LiteralItalic"/>
        </w:rPr>
        <w:t>--snip--</w:t>
      </w:r>
    </w:p>
    <w:p w14:paraId="64345608" w14:textId="3FD9E498" w:rsidR="00E9621E" w:rsidRDefault="00346E6D" w:rsidP="008A4092">
      <w:pPr>
        <w:pStyle w:val="Body"/>
      </w:pPr>
      <w:r>
        <w:t xml:space="preserve">Now we can generate the site again. As you can see in the </w:t>
      </w:r>
      <w:r w:rsidRPr="008A4092">
        <w:rPr>
          <w:rStyle w:val="Italic"/>
        </w:rPr>
        <w:t>theme.css</w:t>
      </w:r>
      <w:r>
        <w:t xml:space="preserve"> file, there are a lot of CSS variables we can change to tweak the appearance of </w:t>
      </w:r>
      <w:r w:rsidR="002C1BF6">
        <w:t>the</w:t>
      </w:r>
      <w:r>
        <w:t xml:space="preserve"> website. Playing around with them and rebuilding your site is a great way to figure out what does what.</w:t>
      </w:r>
    </w:p>
    <w:p w14:paraId="4B6D0504" w14:textId="69B1210E" w:rsidR="004568E9" w:rsidRDefault="009E616F" w:rsidP="008A4092">
      <w:pPr>
        <w:pStyle w:val="Body"/>
      </w:pPr>
      <w:r>
        <w:t>T</w:t>
      </w:r>
      <w:r w:rsidR="000B4EEA">
        <w:t xml:space="preserve">o learn </w:t>
      </w:r>
      <w:r>
        <w:t xml:space="preserve">more </w:t>
      </w:r>
      <w:r w:rsidR="000B4EEA">
        <w:t>about customizing the look and feel of your website</w:t>
      </w:r>
      <w:r>
        <w:t>,</w:t>
      </w:r>
      <w:r w:rsidR="000B4EEA">
        <w:t xml:space="preserve"> look at </w:t>
      </w:r>
      <w:r w:rsidR="000B4EEA" w:rsidRPr="008A4092">
        <w:rPr>
          <w:rStyle w:val="Literal"/>
        </w:rPr>
        <w:t>distill</w:t>
      </w:r>
      <w:r w:rsidR="000B4EEA">
        <w:t xml:space="preserve"> websites made by others. You can see many examples of </w:t>
      </w:r>
      <w:r w:rsidR="000B4EEA" w:rsidRPr="008A4092">
        <w:rPr>
          <w:rStyle w:val="Literal"/>
        </w:rPr>
        <w:t>distill</w:t>
      </w:r>
      <w:r w:rsidR="000B4EEA">
        <w:t xml:space="preserve"> websites on </w:t>
      </w:r>
      <w:r w:rsidR="004568E9">
        <w:t xml:space="preserve">the Distillery website at </w:t>
      </w:r>
      <w:r w:rsidR="00884731" w:rsidRPr="009E616F">
        <w:rPr>
          <w:rStyle w:val="LinkURL"/>
        </w:rPr>
        <w:t>https://distillery.rbind.io/</w:t>
      </w:r>
      <w:r w:rsidR="004568E9">
        <w:t>.</w:t>
      </w:r>
      <w:r w:rsidR="00A91901">
        <w:t xml:space="preserve"> </w:t>
      </w:r>
    </w:p>
    <w:p w14:paraId="46D569EA" w14:textId="77777777" w:rsidR="00E9621E" w:rsidRDefault="00346E6D">
      <w:pPr>
        <w:pStyle w:val="HeadA"/>
      </w:pPr>
      <w:bookmarkStart w:id="14" w:name="_Toc6"/>
      <w:bookmarkStart w:id="15" w:name="addingcontenttoourwebsite"/>
      <w:r>
        <w:lastRenderedPageBreak/>
        <w:t>Working with Website Content</w:t>
      </w:r>
      <w:bookmarkEnd w:id="14"/>
    </w:p>
    <w:p w14:paraId="044D1D43" w14:textId="062B8FB4" w:rsidR="00E9621E" w:rsidRDefault="00FD31C7" w:rsidP="008A4092">
      <w:pPr>
        <w:pStyle w:val="Body"/>
      </w:pPr>
      <w:r>
        <w:t xml:space="preserve">We can </w:t>
      </w:r>
      <w:r w:rsidR="00346E6D">
        <w:t>add content to a page on the website</w:t>
      </w:r>
      <w:r w:rsidR="002E3BA8">
        <w:t xml:space="preserve"> by</w:t>
      </w:r>
      <w:r w:rsidR="00346E6D">
        <w:t xml:space="preserve"> creat</w:t>
      </w:r>
      <w:r w:rsidR="002E3BA8">
        <w:t>ing</w:t>
      </w:r>
      <w:r w:rsidR="00346E6D">
        <w:t xml:space="preserve"> Markdown text and code chunks in the page’s R Markdown document. For example, </w:t>
      </w:r>
      <w:r w:rsidR="002E3BA8">
        <w:t xml:space="preserve">to highlight rates of COVID cases over time, </w:t>
      </w:r>
      <w:r w:rsidR="00346E6D">
        <w:t xml:space="preserve">let’s replace the contents of </w:t>
      </w:r>
      <w:proofErr w:type="spellStart"/>
      <w:proofErr w:type="gramStart"/>
      <w:r w:rsidR="00346E6D" w:rsidRPr="008A4092">
        <w:rPr>
          <w:rStyle w:val="Italic"/>
        </w:rPr>
        <w:t>index.Rmd</w:t>
      </w:r>
      <w:proofErr w:type="spellEnd"/>
      <w:proofErr w:type="gramEnd"/>
      <w:r w:rsidR="00346E6D">
        <w:t xml:space="preserve"> with code </w:t>
      </w:r>
      <w:r>
        <w:t xml:space="preserve">that </w:t>
      </w:r>
      <w:r w:rsidR="00346E6D">
        <w:t>make</w:t>
      </w:r>
      <w:r>
        <w:t>s</w:t>
      </w:r>
      <w:r w:rsidR="00346E6D">
        <w:t xml:space="preserve"> a table, a map, and a chart appear on the website’s Home page. Here is the start of the file:</w:t>
      </w:r>
    </w:p>
    <w:p w14:paraId="1D68525B" w14:textId="77777777" w:rsidR="00E9621E" w:rsidRPr="00AA41CF" w:rsidRDefault="00346E6D">
      <w:pPr>
        <w:pStyle w:val="Code"/>
      </w:pPr>
      <w:r w:rsidRPr="0004518E">
        <w:t>---</w:t>
      </w:r>
    </w:p>
    <w:p w14:paraId="462C3DAE" w14:textId="77777777" w:rsidR="00E9621E" w:rsidRPr="00AA41CF" w:rsidRDefault="00346E6D">
      <w:pPr>
        <w:pStyle w:val="Code"/>
      </w:pPr>
      <w:r w:rsidRPr="0004518E">
        <w:t>title: "COVID Website"</w:t>
      </w:r>
    </w:p>
    <w:p w14:paraId="2A472723" w14:textId="77777777" w:rsidR="00E9621E" w:rsidRDefault="00346E6D">
      <w:pPr>
        <w:pStyle w:val="Code"/>
      </w:pPr>
      <w:r w:rsidRPr="00AA41CF">
        <w:t>description: "</w:t>
      </w:r>
      <w:r>
        <w:t>Information about COVID rates in the United States over time"</w:t>
      </w:r>
    </w:p>
    <w:p w14:paraId="06B524E9" w14:textId="77777777" w:rsidR="00E9621E" w:rsidRDefault="00346E6D">
      <w:pPr>
        <w:pStyle w:val="Code"/>
      </w:pPr>
      <w:r>
        <w:t xml:space="preserve">site: </w:t>
      </w:r>
      <w:proofErr w:type="gramStart"/>
      <w:r>
        <w:t>distill::</w:t>
      </w:r>
      <w:proofErr w:type="spellStart"/>
      <w:proofErr w:type="gramEnd"/>
      <w:r>
        <w:t>distill_website</w:t>
      </w:r>
      <w:proofErr w:type="spellEnd"/>
    </w:p>
    <w:p w14:paraId="6E55C526" w14:textId="77777777" w:rsidR="00E9621E" w:rsidRDefault="00346E6D">
      <w:pPr>
        <w:pStyle w:val="Code"/>
      </w:pPr>
      <w:r>
        <w:t>---</w:t>
      </w:r>
    </w:p>
    <w:p w14:paraId="6B794015" w14:textId="77777777" w:rsidR="00E9621E" w:rsidRDefault="00E9621E">
      <w:pPr>
        <w:pStyle w:val="Code"/>
      </w:pPr>
    </w:p>
    <w:p w14:paraId="259C5A72" w14:textId="77777777" w:rsidR="00E9621E" w:rsidRDefault="00346E6D">
      <w:pPr>
        <w:pStyle w:val="Code"/>
      </w:pPr>
      <w:r>
        <w:t>``</w:t>
      </w:r>
      <w:proofErr w:type="gramStart"/>
      <w:r>
        <w:t>`{</w:t>
      </w:r>
      <w:proofErr w:type="gramEnd"/>
      <w:r>
        <w:t>r setup, include=FALSE}</w:t>
      </w:r>
    </w:p>
    <w:p w14:paraId="7A4681C8" w14:textId="77777777" w:rsidR="00E9621E" w:rsidRDefault="00346E6D">
      <w:pPr>
        <w:pStyle w:val="Code"/>
      </w:pPr>
      <w:proofErr w:type="spellStart"/>
      <w:proofErr w:type="gramStart"/>
      <w:r>
        <w:t>knitr</w:t>
      </w:r>
      <w:proofErr w:type="spellEnd"/>
      <w:r>
        <w:t>::</w:t>
      </w:r>
      <w:proofErr w:type="spellStart"/>
      <w:proofErr w:type="gramEnd"/>
      <w:r>
        <w:t>opts_chunk$set</w:t>
      </w:r>
      <w:proofErr w:type="spellEnd"/>
      <w:r>
        <w:t>(echo = FALSE,</w:t>
      </w:r>
    </w:p>
    <w:p w14:paraId="7DEDC299" w14:textId="77777777" w:rsidR="00E9621E" w:rsidRDefault="00346E6D">
      <w:pPr>
        <w:pStyle w:val="Code"/>
      </w:pPr>
      <w:r>
        <w:t xml:space="preserve">                      warning = FALSE,</w:t>
      </w:r>
    </w:p>
    <w:p w14:paraId="254F6BFB" w14:textId="77777777" w:rsidR="00E9621E" w:rsidRDefault="00346E6D">
      <w:pPr>
        <w:pStyle w:val="Code"/>
      </w:pPr>
      <w:r>
        <w:t xml:space="preserve">                      message = FALSE)</w:t>
      </w:r>
    </w:p>
    <w:p w14:paraId="72EE5485" w14:textId="77777777" w:rsidR="00E9621E" w:rsidRDefault="00346E6D">
      <w:pPr>
        <w:pStyle w:val="Code"/>
      </w:pPr>
      <w:r>
        <w:t>```</w:t>
      </w:r>
    </w:p>
    <w:p w14:paraId="3C2D7870" w14:textId="77777777" w:rsidR="00E9621E" w:rsidRDefault="00E9621E">
      <w:pPr>
        <w:pStyle w:val="Code"/>
      </w:pPr>
    </w:p>
    <w:p w14:paraId="37723FEC" w14:textId="77777777" w:rsidR="00E9621E" w:rsidRDefault="00346E6D">
      <w:pPr>
        <w:pStyle w:val="Code"/>
      </w:pPr>
      <w:r>
        <w:t>```{r}</w:t>
      </w:r>
    </w:p>
    <w:p w14:paraId="350B1568" w14:textId="77777777" w:rsidR="00E9621E" w:rsidRDefault="00346E6D">
      <w:pPr>
        <w:pStyle w:val="Code"/>
      </w:pPr>
      <w:r>
        <w:t># Load packages</w:t>
      </w:r>
    </w:p>
    <w:p w14:paraId="0540F400" w14:textId="77777777" w:rsidR="00E9621E" w:rsidRDefault="00E9621E">
      <w:pPr>
        <w:pStyle w:val="Code"/>
      </w:pPr>
    </w:p>
    <w:p w14:paraId="27DD66D6" w14:textId="77777777" w:rsidR="00E9621E" w:rsidRDefault="00346E6D">
      <w:pPr>
        <w:pStyle w:val="Code"/>
      </w:pPr>
      <w:r>
        <w:t>library(tidyverse)</w:t>
      </w:r>
    </w:p>
    <w:p w14:paraId="73BEFA7A" w14:textId="77777777" w:rsidR="00E9621E" w:rsidRDefault="00346E6D">
      <w:pPr>
        <w:pStyle w:val="Code"/>
      </w:pPr>
      <w:r>
        <w:t>library(janitor)</w:t>
      </w:r>
    </w:p>
    <w:p w14:paraId="009C1941" w14:textId="77777777" w:rsidR="00E9621E" w:rsidRDefault="00346E6D">
      <w:pPr>
        <w:pStyle w:val="Code"/>
      </w:pPr>
      <w:r>
        <w:t>library(</w:t>
      </w:r>
      <w:proofErr w:type="spellStart"/>
      <w:r>
        <w:t>tigris</w:t>
      </w:r>
      <w:proofErr w:type="spellEnd"/>
      <w:r>
        <w:t>)</w:t>
      </w:r>
    </w:p>
    <w:p w14:paraId="7F817AB2" w14:textId="77777777" w:rsidR="00E9621E" w:rsidRDefault="00346E6D">
      <w:pPr>
        <w:pStyle w:val="Code"/>
      </w:pPr>
      <w:r>
        <w:t>library(</w:t>
      </w:r>
      <w:proofErr w:type="spellStart"/>
      <w:r>
        <w:t>gt</w:t>
      </w:r>
      <w:proofErr w:type="spellEnd"/>
      <w:r>
        <w:t>)</w:t>
      </w:r>
    </w:p>
    <w:p w14:paraId="254D05B0" w14:textId="77777777" w:rsidR="00E9621E" w:rsidRDefault="00346E6D">
      <w:pPr>
        <w:pStyle w:val="Code"/>
      </w:pPr>
      <w:r>
        <w:t>library(</w:t>
      </w:r>
      <w:proofErr w:type="spellStart"/>
      <w:r>
        <w:t>lubridate</w:t>
      </w:r>
      <w:proofErr w:type="spellEnd"/>
      <w:r>
        <w:t>)</w:t>
      </w:r>
    </w:p>
    <w:p w14:paraId="16DFFC18" w14:textId="77777777" w:rsidR="00E9621E" w:rsidRDefault="00346E6D">
      <w:pPr>
        <w:pStyle w:val="Code"/>
      </w:pPr>
      <w:r>
        <w:t>```</w:t>
      </w:r>
    </w:p>
    <w:p w14:paraId="29D6DF50" w14:textId="6DB1122F" w:rsidR="00E9621E" w:rsidRDefault="00346E6D" w:rsidP="00E81FB2">
      <w:pPr>
        <w:pStyle w:val="Body"/>
      </w:pPr>
      <w:r>
        <w:t xml:space="preserve">After the YAML and </w:t>
      </w:r>
      <w:r w:rsidRPr="008A4092">
        <w:rPr>
          <w:rStyle w:val="Literal"/>
        </w:rPr>
        <w:t>setup</w:t>
      </w:r>
      <w:r>
        <w:t xml:space="preserve"> code chunk, we load several packages, most of which you’ve seen in previous chapters: </w:t>
      </w:r>
      <w:r w:rsidRPr="008A4092">
        <w:rPr>
          <w:rStyle w:val="Literal"/>
        </w:rPr>
        <w:t>tidyverse</w:t>
      </w:r>
      <w:r>
        <w:t xml:space="preserve"> for data import, manipulation, and plotting (with ggplot)</w:t>
      </w:r>
      <w:r w:rsidR="002C1BF6">
        <w:t>;</w:t>
      </w:r>
      <w:r>
        <w:t xml:space="preserve"> </w:t>
      </w:r>
      <w:r w:rsidRPr="008A4092">
        <w:rPr>
          <w:rStyle w:val="Literal"/>
        </w:rPr>
        <w:t>janitor</w:t>
      </w:r>
      <w:r>
        <w:t xml:space="preserve"> for its </w:t>
      </w:r>
      <w:proofErr w:type="spellStart"/>
      <w:r w:rsidRPr="008A4092">
        <w:rPr>
          <w:rStyle w:val="Literal"/>
        </w:rPr>
        <w:t>clean_</w:t>
      </w:r>
      <w:proofErr w:type="gramStart"/>
      <w:r w:rsidRPr="008A4092">
        <w:rPr>
          <w:rStyle w:val="Literal"/>
        </w:rPr>
        <w:t>names</w:t>
      </w:r>
      <w:proofErr w:type="spellEnd"/>
      <w:r w:rsidRPr="008A4092">
        <w:rPr>
          <w:rStyle w:val="Literal"/>
        </w:rPr>
        <w:t>(</w:t>
      </w:r>
      <w:proofErr w:type="gramEnd"/>
      <w:r w:rsidRPr="008A4092">
        <w:rPr>
          <w:rStyle w:val="Literal"/>
        </w:rPr>
        <w:t>)</w:t>
      </w:r>
      <w:r>
        <w:t xml:space="preserve"> function, which makes our variable names easier to work with</w:t>
      </w:r>
      <w:r w:rsidR="002C1BF6">
        <w:t>;</w:t>
      </w:r>
      <w:r>
        <w:t xml:space="preserve"> </w:t>
      </w:r>
      <w:proofErr w:type="spellStart"/>
      <w:r w:rsidRPr="008A4092">
        <w:rPr>
          <w:rStyle w:val="Literal"/>
        </w:rPr>
        <w:t>tigris</w:t>
      </w:r>
      <w:proofErr w:type="spellEnd"/>
      <w:r>
        <w:t xml:space="preserve"> to import geospatial data about states</w:t>
      </w:r>
      <w:r w:rsidR="002C1BF6">
        <w:t>;</w:t>
      </w:r>
      <w:r>
        <w:t xml:space="preserve"> </w:t>
      </w:r>
      <w:proofErr w:type="spellStart"/>
      <w:r w:rsidRPr="008A4092">
        <w:rPr>
          <w:rStyle w:val="Literal"/>
        </w:rPr>
        <w:t>gt</w:t>
      </w:r>
      <w:proofErr w:type="spellEnd"/>
      <w:r>
        <w:t xml:space="preserve"> for making nice tables</w:t>
      </w:r>
      <w:r w:rsidR="002C1BF6">
        <w:t>;</w:t>
      </w:r>
      <w:r>
        <w:t xml:space="preserve"> and </w:t>
      </w:r>
      <w:proofErr w:type="spellStart"/>
      <w:r w:rsidRPr="008A4092">
        <w:rPr>
          <w:rStyle w:val="Literal"/>
        </w:rPr>
        <w:t>lubridate</w:t>
      </w:r>
      <w:proofErr w:type="spellEnd"/>
      <w:r>
        <w:t xml:space="preserve"> to work with dates.</w:t>
      </w:r>
    </w:p>
    <w:p w14:paraId="3341DB8D" w14:textId="77777777" w:rsidR="00E9621E" w:rsidRDefault="00346E6D" w:rsidP="00E81FB2">
      <w:pPr>
        <w:pStyle w:val="Body"/>
      </w:pPr>
      <w:r>
        <w:t>Next, we create a new code chunk to import and clean our data:</w:t>
      </w:r>
    </w:p>
    <w:p w14:paraId="009081C0" w14:textId="77777777" w:rsidR="00E9621E" w:rsidRDefault="00346E6D">
      <w:pPr>
        <w:pStyle w:val="Code"/>
      </w:pPr>
      <w:r>
        <w:t>```{r}</w:t>
      </w:r>
    </w:p>
    <w:p w14:paraId="42CE47D7" w14:textId="77777777" w:rsidR="00E9621E" w:rsidRDefault="00346E6D">
      <w:pPr>
        <w:pStyle w:val="Code"/>
      </w:pPr>
      <w:r>
        <w:t># Import data</w:t>
      </w:r>
    </w:p>
    <w:p w14:paraId="7EA6D992" w14:textId="77777777" w:rsidR="00E9621E" w:rsidRDefault="00E9621E">
      <w:pPr>
        <w:pStyle w:val="Code"/>
      </w:pPr>
    </w:p>
    <w:p w14:paraId="61F5B2DE" w14:textId="77777777" w:rsidR="00E9621E" w:rsidRDefault="00346E6D">
      <w:pPr>
        <w:pStyle w:val="Code"/>
      </w:pPr>
      <w:proofErr w:type="spellStart"/>
      <w:r>
        <w:t>us_states</w:t>
      </w:r>
      <w:proofErr w:type="spellEnd"/>
      <w:r>
        <w:t xml:space="preserve"> &lt;- </w:t>
      </w:r>
      <w:proofErr w:type="gramStart"/>
      <w:r>
        <w:t>states(</w:t>
      </w:r>
      <w:proofErr w:type="spellStart"/>
      <w:proofErr w:type="gramEnd"/>
      <w:r>
        <w:t>cb</w:t>
      </w:r>
      <w:proofErr w:type="spellEnd"/>
      <w:r>
        <w:t xml:space="preserve"> = TRUE, </w:t>
      </w:r>
    </w:p>
    <w:p w14:paraId="29DBE02B" w14:textId="77777777" w:rsidR="00E9621E" w:rsidRDefault="00346E6D">
      <w:pPr>
        <w:pStyle w:val="Code"/>
      </w:pPr>
      <w:r>
        <w:t xml:space="preserve">                    resolution = "20m",</w:t>
      </w:r>
    </w:p>
    <w:p w14:paraId="73338C36" w14:textId="77777777" w:rsidR="00E9621E" w:rsidRDefault="00346E6D">
      <w:pPr>
        <w:pStyle w:val="Code"/>
      </w:pPr>
      <w:r>
        <w:t xml:space="preserve">                    </w:t>
      </w:r>
      <w:proofErr w:type="spellStart"/>
      <w:r>
        <w:t>progress_bar</w:t>
      </w:r>
      <w:proofErr w:type="spellEnd"/>
      <w:r>
        <w:t xml:space="preserve"> = FALSE) %&gt;%</w:t>
      </w:r>
    </w:p>
    <w:p w14:paraId="1B96F578" w14:textId="77777777" w:rsidR="00E9621E" w:rsidRDefault="00346E6D">
      <w:pPr>
        <w:pStyle w:val="Code"/>
      </w:pPr>
      <w:r>
        <w:t xml:space="preserve">  </w:t>
      </w:r>
      <w:proofErr w:type="spellStart"/>
      <w:r>
        <w:t>shift_</w:t>
      </w:r>
      <w:proofErr w:type="gramStart"/>
      <w:r>
        <w:t>geometry</w:t>
      </w:r>
      <w:proofErr w:type="spellEnd"/>
      <w:r>
        <w:t>(</w:t>
      </w:r>
      <w:proofErr w:type="gramEnd"/>
      <w:r>
        <w:t xml:space="preserve">) %&gt;% </w:t>
      </w:r>
    </w:p>
    <w:p w14:paraId="0953CE32" w14:textId="77777777" w:rsidR="00E9621E" w:rsidRDefault="00346E6D">
      <w:pPr>
        <w:pStyle w:val="Code"/>
      </w:pPr>
      <w:r>
        <w:t xml:space="preserve">  </w:t>
      </w:r>
      <w:proofErr w:type="spellStart"/>
      <w:r>
        <w:t>clean_</w:t>
      </w:r>
      <w:proofErr w:type="gramStart"/>
      <w:r>
        <w:t>names</w:t>
      </w:r>
      <w:proofErr w:type="spellEnd"/>
      <w:r>
        <w:t>(</w:t>
      </w:r>
      <w:proofErr w:type="gramEnd"/>
      <w:r>
        <w:t xml:space="preserve">) %&gt;% </w:t>
      </w:r>
    </w:p>
    <w:p w14:paraId="6F1A0038" w14:textId="77777777" w:rsidR="00E9621E" w:rsidRDefault="00346E6D">
      <w:pPr>
        <w:pStyle w:val="Code"/>
      </w:pPr>
      <w:r>
        <w:t xml:space="preserve">  </w:t>
      </w:r>
      <w:proofErr w:type="gramStart"/>
      <w:r>
        <w:t>select(</w:t>
      </w:r>
      <w:proofErr w:type="gramEnd"/>
      <w:r>
        <w:t xml:space="preserve">geoid, name) %&gt;% </w:t>
      </w:r>
    </w:p>
    <w:p w14:paraId="53875D0D" w14:textId="77777777" w:rsidR="00E9621E" w:rsidRDefault="00346E6D">
      <w:pPr>
        <w:pStyle w:val="Code"/>
      </w:pPr>
      <w:r>
        <w:t xml:space="preserve">  </w:t>
      </w:r>
      <w:proofErr w:type="gramStart"/>
      <w:r>
        <w:t>rename(</w:t>
      </w:r>
      <w:proofErr w:type="gramEnd"/>
      <w:r>
        <w:t xml:space="preserve">state = name) %&gt;% </w:t>
      </w:r>
    </w:p>
    <w:p w14:paraId="0B09AD8B" w14:textId="77777777" w:rsidR="00E9621E" w:rsidRDefault="00346E6D">
      <w:pPr>
        <w:pStyle w:val="Code"/>
      </w:pPr>
      <w:r>
        <w:t xml:space="preserve">  </w:t>
      </w:r>
      <w:proofErr w:type="gramStart"/>
      <w:r>
        <w:t>filter(</w:t>
      </w:r>
      <w:proofErr w:type="gramEnd"/>
      <w:r>
        <w:t>state %in% state.name)</w:t>
      </w:r>
    </w:p>
    <w:p w14:paraId="0D535D9A" w14:textId="77777777" w:rsidR="00E9621E" w:rsidRDefault="00E9621E">
      <w:pPr>
        <w:pStyle w:val="Code"/>
      </w:pPr>
    </w:p>
    <w:p w14:paraId="63EF2A7A" w14:textId="3CA8721C" w:rsidR="002E3BA8" w:rsidDel="00071678" w:rsidRDefault="00346E6D" w:rsidP="00071678">
      <w:pPr>
        <w:pStyle w:val="Code"/>
        <w:rPr>
          <w:del w:id="16" w:author="David Keyes" w:date="2023-09-25T15:54:00Z"/>
        </w:rPr>
      </w:pPr>
      <w:commentRangeStart w:id="17"/>
      <w:commentRangeStart w:id="18"/>
      <w:commentRangeStart w:id="19"/>
      <w:proofErr w:type="spellStart"/>
      <w:r>
        <w:t>covid_data</w:t>
      </w:r>
      <w:proofErr w:type="spellEnd"/>
      <w:r>
        <w:t xml:space="preserve"> &lt;- read_</w:t>
      </w:r>
      <w:proofErr w:type="gramStart"/>
      <w:r>
        <w:t>csv(</w:t>
      </w:r>
      <w:proofErr w:type="gramEnd"/>
      <w:r>
        <w:t>"</w:t>
      </w:r>
      <w:ins w:id="20" w:author="David Keyes" w:date="2023-09-25T15:54:00Z">
        <w:r w:rsidR="00071678" w:rsidRPr="00071678">
          <w:t>https://raw.githubusercontent.com/nytimes/covid-19-data/master/rolling-averages/us-states.csv</w:t>
        </w:r>
        <w:r w:rsidR="00071678" w:rsidRPr="00071678" w:rsidDel="00071678">
          <w:t xml:space="preserve"> </w:t>
        </w:r>
      </w:ins>
      <w:del w:id="21" w:author="David Keyes" w:date="2023-09-25T15:54:00Z">
        <w:r w:rsidDel="00071678">
          <w:delText>https://raw.githubusercontent.com/nytimes/</w:delText>
        </w:r>
      </w:del>
    </w:p>
    <w:p w14:paraId="523AA7F3" w14:textId="1B75DDDC" w:rsidR="00E9621E" w:rsidRDefault="00346E6D" w:rsidP="00071678">
      <w:pPr>
        <w:pStyle w:val="Code"/>
      </w:pPr>
      <w:del w:id="22" w:author="David Keyes" w:date="2023-09-25T15:54:00Z">
        <w:r w:rsidDel="00071678">
          <w:delText>covid-19-data/master/rolling-averages/us-states.csv</w:delText>
        </w:r>
      </w:del>
      <w:r>
        <w:t xml:space="preserve">") %&gt;% </w:t>
      </w:r>
    </w:p>
    <w:p w14:paraId="2F49E84D" w14:textId="77777777" w:rsidR="00E9621E" w:rsidRDefault="00346E6D">
      <w:pPr>
        <w:pStyle w:val="Code"/>
      </w:pPr>
      <w:r>
        <w:t xml:space="preserve">  </w:t>
      </w:r>
      <w:proofErr w:type="gramStart"/>
      <w:r>
        <w:t>filter(</w:t>
      </w:r>
      <w:proofErr w:type="gramEnd"/>
      <w:r>
        <w:t xml:space="preserve">state %in% state.name) %&gt;% </w:t>
      </w:r>
    </w:p>
    <w:p w14:paraId="41618F57" w14:textId="77777777" w:rsidR="00E9621E" w:rsidRDefault="00346E6D">
      <w:pPr>
        <w:pStyle w:val="Code"/>
      </w:pPr>
      <w:r>
        <w:t xml:space="preserve">  </w:t>
      </w:r>
      <w:proofErr w:type="gramStart"/>
      <w:r>
        <w:t>mutate(</w:t>
      </w:r>
      <w:proofErr w:type="gramEnd"/>
      <w:r>
        <w:t xml:space="preserve">geoid = </w:t>
      </w:r>
      <w:proofErr w:type="spellStart"/>
      <w:r>
        <w:t>str_remove</w:t>
      </w:r>
      <w:proofErr w:type="spellEnd"/>
      <w:r>
        <w:t xml:space="preserve">(geoid, "USA-")) </w:t>
      </w:r>
      <w:commentRangeEnd w:id="17"/>
      <w:r w:rsidR="00C74F0A">
        <w:rPr>
          <w:rStyle w:val="CommentReference"/>
          <w:rFonts w:asciiTheme="minorHAnsi" w:hAnsiTheme="minorHAnsi" w:cstheme="minorBidi"/>
          <w:color w:val="auto"/>
          <w:lang w:eastAsia="en-US"/>
        </w:rPr>
        <w:commentReference w:id="17"/>
      </w:r>
      <w:commentRangeEnd w:id="18"/>
      <w:r w:rsidR="00C013AD">
        <w:rPr>
          <w:rStyle w:val="CommentReference"/>
          <w:rFonts w:asciiTheme="minorHAnsi" w:hAnsiTheme="minorHAnsi" w:cstheme="minorBidi"/>
          <w:color w:val="auto"/>
          <w:lang w:eastAsia="en-US"/>
        </w:rPr>
        <w:commentReference w:id="18"/>
      </w:r>
      <w:commentRangeEnd w:id="19"/>
      <w:r w:rsidR="00421A51">
        <w:rPr>
          <w:rStyle w:val="CommentReference"/>
          <w:rFonts w:asciiTheme="minorHAnsi" w:hAnsiTheme="minorHAnsi" w:cstheme="minorBidi"/>
          <w:color w:val="auto"/>
          <w:lang w:eastAsia="en-US"/>
        </w:rPr>
        <w:commentReference w:id="19"/>
      </w:r>
    </w:p>
    <w:p w14:paraId="56C4CD61" w14:textId="77777777" w:rsidR="00E9621E" w:rsidRDefault="00E9621E">
      <w:pPr>
        <w:pStyle w:val="Code"/>
      </w:pPr>
    </w:p>
    <w:p w14:paraId="5707D4BC" w14:textId="77777777" w:rsidR="00E9621E" w:rsidRDefault="00346E6D">
      <w:pPr>
        <w:pStyle w:val="CodeAnnotated"/>
      </w:pPr>
      <w:r>
        <w:rPr>
          <w:color w:val="FFFFFF"/>
          <w:sz w:val="17"/>
          <w:u w:color="FFFFFF"/>
          <w:shd w:val="clear" w:color="auto" w:fill="000000"/>
        </w:rPr>
        <w:t>1</w:t>
      </w:r>
      <w:r>
        <w:rPr>
          <w:bCs/>
          <w:sz w:val="17"/>
        </w:rPr>
        <w:t xml:space="preserve"> </w:t>
      </w:r>
      <w:proofErr w:type="spellStart"/>
      <w:r>
        <w:t>most_recent_day</w:t>
      </w:r>
      <w:proofErr w:type="spellEnd"/>
      <w:r>
        <w:t xml:space="preserve"> &lt;- </w:t>
      </w:r>
      <w:proofErr w:type="spellStart"/>
      <w:r>
        <w:t>covid_data</w:t>
      </w:r>
      <w:proofErr w:type="spellEnd"/>
      <w:r>
        <w:t xml:space="preserve"> %&gt;% </w:t>
      </w:r>
    </w:p>
    <w:p w14:paraId="6279099C" w14:textId="77777777" w:rsidR="00E9621E" w:rsidRDefault="00346E6D">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5872934A" w14:textId="77777777" w:rsidR="00E9621E" w:rsidRDefault="00346E6D">
      <w:pPr>
        <w:pStyle w:val="Code"/>
      </w:pPr>
      <w:r>
        <w:t xml:space="preserve">            n = 1) %&gt;% </w:t>
      </w:r>
    </w:p>
    <w:p w14:paraId="3E89741F" w14:textId="77777777" w:rsidR="00E9621E" w:rsidRDefault="00346E6D">
      <w:pPr>
        <w:pStyle w:val="Code"/>
      </w:pPr>
      <w:r>
        <w:lastRenderedPageBreak/>
        <w:t xml:space="preserve">  distinct(date) %&gt;% </w:t>
      </w:r>
    </w:p>
    <w:p w14:paraId="4367D53F" w14:textId="77777777" w:rsidR="002E3BA8" w:rsidRDefault="00346E6D">
      <w:pPr>
        <w:pStyle w:val="Code"/>
      </w:pPr>
      <w:r>
        <w:t xml:space="preserve">  </w:t>
      </w:r>
      <w:proofErr w:type="gramStart"/>
      <w:r>
        <w:t>mutate(</w:t>
      </w:r>
      <w:proofErr w:type="spellStart"/>
      <w:proofErr w:type="gramEnd"/>
      <w:r>
        <w:t>date_nice_format</w:t>
      </w:r>
      <w:proofErr w:type="spellEnd"/>
      <w:r>
        <w:t xml:space="preserve"> = </w:t>
      </w:r>
      <w:proofErr w:type="spellStart"/>
      <w:r>
        <w:t>str_glue</w:t>
      </w:r>
      <w:proofErr w:type="spellEnd"/>
      <w:r>
        <w:t xml:space="preserve">("{month(date, label = TRUE, </w:t>
      </w:r>
    </w:p>
    <w:p w14:paraId="10F5B6DC" w14:textId="3415CD0A" w:rsidR="00E81FB2" w:rsidRDefault="00346E6D">
      <w:pPr>
        <w:pStyle w:val="Code"/>
      </w:pPr>
      <w:proofErr w:type="spellStart"/>
      <w:r>
        <w:t>abbr</w:t>
      </w:r>
      <w:proofErr w:type="spellEnd"/>
      <w:r>
        <w:t xml:space="preserve"> = FALSE)} </w:t>
      </w:r>
    </w:p>
    <w:p w14:paraId="3A3894DD" w14:textId="354AC85F" w:rsidR="00E9621E" w:rsidRDefault="00346E6D">
      <w:pPr>
        <w:pStyle w:val="Code"/>
      </w:pPr>
      <w:r>
        <w:t xml:space="preserve">{day(date)}, {year(date)}")) %&gt;% </w:t>
      </w:r>
    </w:p>
    <w:p w14:paraId="27B3C6B1" w14:textId="77777777" w:rsidR="00E9621E" w:rsidRDefault="00346E6D">
      <w:pPr>
        <w:pStyle w:val="Code"/>
      </w:pPr>
      <w:r>
        <w:t xml:space="preserve">  pull(</w:t>
      </w:r>
      <w:proofErr w:type="spellStart"/>
      <w:r>
        <w:t>date_nice_format</w:t>
      </w:r>
      <w:proofErr w:type="spellEnd"/>
      <w:r>
        <w:t>)</w:t>
      </w:r>
    </w:p>
    <w:p w14:paraId="36DA3710" w14:textId="77777777" w:rsidR="00E9621E" w:rsidRDefault="00346E6D">
      <w:pPr>
        <w:pStyle w:val="Code"/>
      </w:pPr>
      <w:r>
        <w:t>```</w:t>
      </w:r>
    </w:p>
    <w:p w14:paraId="6C7F3494" w14:textId="77777777" w:rsidR="00E9621E" w:rsidRDefault="00E9621E">
      <w:pPr>
        <w:pStyle w:val="Code"/>
      </w:pPr>
    </w:p>
    <w:p w14:paraId="671114D0" w14:textId="77777777" w:rsidR="00E9621E" w:rsidRDefault="00346E6D">
      <w:pPr>
        <w:pStyle w:val="CodeAnnotated"/>
      </w:pPr>
      <w:r>
        <w:rPr>
          <w:color w:val="FFFFFF"/>
          <w:sz w:val="17"/>
          <w:u w:color="FFFFFF"/>
          <w:shd w:val="clear" w:color="auto" w:fill="000000"/>
        </w:rPr>
        <w:t>2</w:t>
      </w:r>
      <w:r>
        <w:rPr>
          <w:i/>
          <w:iCs/>
          <w:sz w:val="17"/>
        </w:rPr>
        <w:t xml:space="preserve"> </w:t>
      </w:r>
      <w:r>
        <w:rPr>
          <w:sz w:val="17"/>
        </w:rPr>
        <w:t xml:space="preserve"># COVID </w:t>
      </w:r>
      <w:r>
        <w:t xml:space="preserve">Death Rates as of `r </w:t>
      </w:r>
      <w:proofErr w:type="spellStart"/>
      <w:r>
        <w:t>most_recent_day</w:t>
      </w:r>
      <w:proofErr w:type="spellEnd"/>
      <w:r>
        <w:t>`</w:t>
      </w:r>
    </w:p>
    <w:p w14:paraId="155863EE" w14:textId="77777777" w:rsidR="00E9621E" w:rsidRDefault="00E9621E">
      <w:pPr>
        <w:pStyle w:val="Code"/>
      </w:pPr>
    </w:p>
    <w:p w14:paraId="7AFE584E" w14:textId="0FF6C187" w:rsidR="00E9621E" w:rsidRDefault="00346E6D">
      <w:pPr>
        <w:pStyle w:val="Code"/>
      </w:pPr>
      <w:r>
        <w:t>This table shows COVID death rates per 100,000 people in four states.</w:t>
      </w:r>
    </w:p>
    <w:p w14:paraId="77923E4D" w14:textId="28EAED1B" w:rsidR="002E3BA8" w:rsidDel="007646A1" w:rsidRDefault="00C013AD" w:rsidP="007646A1">
      <w:pPr>
        <w:pStyle w:val="Body"/>
        <w:rPr>
          <w:del w:id="23" w:author="David Keyes" w:date="2023-09-25T15:37:00Z"/>
        </w:rPr>
        <w:pPrChange w:id="24" w:author="David Keyes" w:date="2023-09-25T15:37:00Z">
          <w:pPr>
            <w:pStyle w:val="Body"/>
          </w:pPr>
        </w:pPrChange>
      </w:pPr>
      <w:bookmarkStart w:id="25" w:name="OLE_LINK4"/>
      <w:bookmarkStart w:id="26" w:name="OLE_LINK5"/>
      <w:ins w:id="27" w:author="David Keyes" w:date="2023-09-25T15:32:00Z">
        <w:r>
          <w:t>In this code,</w:t>
        </w:r>
      </w:ins>
      <w:ins w:id="28" w:author="David Keyes" w:date="2023-09-25T15:34:00Z">
        <w:r w:rsidR="007646A1">
          <w:t xml:space="preserve"> we use the </w:t>
        </w:r>
        <w:proofErr w:type="spellStart"/>
        <w:r w:rsidR="007646A1" w:rsidRPr="007646A1">
          <w:rPr>
            <w:rStyle w:val="Literal"/>
            <w:rPrChange w:id="29" w:author="David Keyes" w:date="2023-09-25T15:38:00Z">
              <w:rPr/>
            </w:rPrChange>
          </w:rPr>
          <w:t>slice_</w:t>
        </w:r>
        <w:proofErr w:type="gramStart"/>
        <w:r w:rsidR="007646A1" w:rsidRPr="007646A1">
          <w:rPr>
            <w:rStyle w:val="Literal"/>
            <w:rPrChange w:id="30" w:author="David Keyes" w:date="2023-09-25T15:38:00Z">
              <w:rPr/>
            </w:rPrChange>
          </w:rPr>
          <w:t>max</w:t>
        </w:r>
        <w:proofErr w:type="spellEnd"/>
        <w:r w:rsidR="007646A1" w:rsidRPr="007646A1">
          <w:rPr>
            <w:rStyle w:val="Literal"/>
            <w:rPrChange w:id="31" w:author="David Keyes" w:date="2023-09-25T15:38:00Z">
              <w:rPr/>
            </w:rPrChange>
          </w:rPr>
          <w:t>(</w:t>
        </w:r>
        <w:proofErr w:type="gramEnd"/>
        <w:r w:rsidR="007646A1" w:rsidRPr="007646A1">
          <w:rPr>
            <w:rStyle w:val="Literal"/>
            <w:rPrChange w:id="32" w:author="David Keyes" w:date="2023-09-25T15:38:00Z">
              <w:rPr/>
            </w:rPrChange>
          </w:rPr>
          <w:t>)</w:t>
        </w:r>
        <w:r w:rsidR="007646A1">
          <w:t xml:space="preserve"> function to ge</w:t>
        </w:r>
      </w:ins>
      <w:ins w:id="33" w:author="David Keyes" w:date="2023-09-25T15:35:00Z">
        <w:r w:rsidR="007646A1">
          <w:t xml:space="preserve">t the most recent date in the </w:t>
        </w:r>
        <w:proofErr w:type="spellStart"/>
        <w:r w:rsidR="007646A1" w:rsidRPr="007646A1">
          <w:rPr>
            <w:rStyle w:val="Literal"/>
            <w:rPrChange w:id="34" w:author="David Keyes" w:date="2023-09-25T15:38:00Z">
              <w:rPr/>
            </w:rPrChange>
          </w:rPr>
          <w:t>covid_data</w:t>
        </w:r>
        <w:proofErr w:type="spellEnd"/>
        <w:r w:rsidR="007646A1">
          <w:t xml:space="preserve"> data frame</w:t>
        </w:r>
      </w:ins>
      <w:ins w:id="35" w:author="David Keyes" w:date="2023-09-25T15:55:00Z">
        <w:r w:rsidR="00421A51">
          <w:t xml:space="preserve"> (</w:t>
        </w:r>
        <w:commentRangeStart w:id="36"/>
        <w:r w:rsidR="00421A51">
          <w:t xml:space="preserve">data was added until </w:t>
        </w:r>
      </w:ins>
      <w:ins w:id="37" w:author="David Keyes" w:date="2023-09-25T15:56:00Z">
        <w:r w:rsidR="00421A51">
          <w:t>March 23, 2023</w:t>
        </w:r>
      </w:ins>
      <w:ins w:id="38" w:author="David Keyes" w:date="2023-09-25T16:06:00Z">
        <w:r w:rsidR="00AD09AA">
          <w:t xml:space="preserve"> so that date is the most recent one</w:t>
        </w:r>
      </w:ins>
      <w:commentRangeEnd w:id="36"/>
      <w:ins w:id="39" w:author="David Keyes" w:date="2023-09-25T16:07:00Z">
        <w:r w:rsidR="00AD09AA">
          <w:rPr>
            <w:rStyle w:val="CommentReference"/>
            <w:rFonts w:asciiTheme="minorHAnsi" w:hAnsiTheme="minorHAnsi" w:cstheme="minorBidi"/>
            <w:color w:val="auto"/>
            <w:lang w:eastAsia="en-US"/>
          </w:rPr>
          <w:commentReference w:id="36"/>
        </w:r>
      </w:ins>
      <w:ins w:id="40" w:author="David Keyes" w:date="2023-09-25T16:06:00Z">
        <w:r w:rsidR="00AD09AA">
          <w:t>)</w:t>
        </w:r>
      </w:ins>
      <w:ins w:id="41" w:author="David Keyes" w:date="2023-09-25T15:35:00Z">
        <w:r w:rsidR="007646A1">
          <w:t xml:space="preserve">. From there, we use </w:t>
        </w:r>
        <w:proofErr w:type="gramStart"/>
        <w:r w:rsidR="007646A1" w:rsidRPr="007646A1">
          <w:rPr>
            <w:rStyle w:val="Literal"/>
            <w:rPrChange w:id="42" w:author="David Keyes" w:date="2023-09-25T15:38:00Z">
              <w:rPr/>
            </w:rPrChange>
          </w:rPr>
          <w:t>distinct(</w:t>
        </w:r>
        <w:proofErr w:type="gramEnd"/>
        <w:r w:rsidR="007646A1" w:rsidRPr="007646A1">
          <w:rPr>
            <w:rStyle w:val="Literal"/>
            <w:rPrChange w:id="43" w:author="David Keyes" w:date="2023-09-25T15:38:00Z">
              <w:rPr/>
            </w:rPrChange>
          </w:rPr>
          <w:t>)</w:t>
        </w:r>
        <w:r w:rsidR="007646A1">
          <w:t xml:space="preserve"> to get a single observation of the most recent date (each date shows up multiple times in the </w:t>
        </w:r>
        <w:proofErr w:type="spellStart"/>
        <w:r w:rsidR="007646A1" w:rsidRPr="007646A1">
          <w:rPr>
            <w:rStyle w:val="Literal"/>
            <w:rPrChange w:id="44" w:author="David Keyes" w:date="2023-09-25T15:38:00Z">
              <w:rPr/>
            </w:rPrChange>
          </w:rPr>
          <w:t>covid_data</w:t>
        </w:r>
        <w:proofErr w:type="spellEnd"/>
        <w:r w:rsidR="007646A1">
          <w:t xml:space="preserve"> data frame). Next we create a </w:t>
        </w:r>
      </w:ins>
      <w:proofErr w:type="spellStart"/>
      <w:ins w:id="45" w:author="David Keyes" w:date="2023-09-25T15:36:00Z">
        <w:r w:rsidR="007646A1" w:rsidRPr="007646A1">
          <w:rPr>
            <w:rStyle w:val="Literal"/>
            <w:rPrChange w:id="46" w:author="David Keyes" w:date="2023-09-25T15:38:00Z">
              <w:rPr/>
            </w:rPrChange>
          </w:rPr>
          <w:t>date_nice_format</w:t>
        </w:r>
        <w:proofErr w:type="spellEnd"/>
        <w:r w:rsidR="007646A1">
          <w:t xml:space="preserve"> variable using the </w:t>
        </w:r>
        <w:proofErr w:type="spellStart"/>
        <w:r w:rsidR="007646A1" w:rsidRPr="007646A1">
          <w:rPr>
            <w:rStyle w:val="Literal"/>
            <w:rPrChange w:id="47" w:author="David Keyes" w:date="2023-09-25T15:38:00Z">
              <w:rPr/>
            </w:rPrChange>
          </w:rPr>
          <w:t>str_</w:t>
        </w:r>
        <w:proofErr w:type="gramStart"/>
        <w:r w:rsidR="007646A1" w:rsidRPr="007646A1">
          <w:rPr>
            <w:rStyle w:val="Literal"/>
            <w:rPrChange w:id="48" w:author="David Keyes" w:date="2023-09-25T15:38:00Z">
              <w:rPr/>
            </w:rPrChange>
          </w:rPr>
          <w:t>glue</w:t>
        </w:r>
        <w:proofErr w:type="spellEnd"/>
        <w:r w:rsidR="007646A1" w:rsidRPr="007646A1">
          <w:rPr>
            <w:rStyle w:val="Literal"/>
            <w:rPrChange w:id="49" w:author="David Keyes" w:date="2023-09-25T15:38:00Z">
              <w:rPr/>
            </w:rPrChange>
          </w:rPr>
          <w:t>(</w:t>
        </w:r>
        <w:proofErr w:type="gramEnd"/>
        <w:r w:rsidR="007646A1" w:rsidRPr="007646A1">
          <w:rPr>
            <w:rStyle w:val="Literal"/>
            <w:rPrChange w:id="50" w:author="David Keyes" w:date="2023-09-25T15:38:00Z">
              <w:rPr/>
            </w:rPrChange>
          </w:rPr>
          <w:t>)</w:t>
        </w:r>
        <w:r w:rsidR="007646A1">
          <w:t xml:space="preserve"> function to combine easy-to-read versions of th</w:t>
        </w:r>
      </w:ins>
      <w:ins w:id="51" w:author="David Keyes" w:date="2023-09-25T15:37:00Z">
        <w:r w:rsidR="007646A1">
          <w:t xml:space="preserve">e month, day, and year. Finally, we use the </w:t>
        </w:r>
        <w:proofErr w:type="gramStart"/>
        <w:r w:rsidR="007646A1" w:rsidRPr="007646A1">
          <w:rPr>
            <w:rStyle w:val="Literal"/>
            <w:rPrChange w:id="52" w:author="David Keyes" w:date="2023-09-25T15:38:00Z">
              <w:rPr/>
            </w:rPrChange>
          </w:rPr>
          <w:t>pull(</w:t>
        </w:r>
        <w:proofErr w:type="gramEnd"/>
        <w:r w:rsidR="007646A1" w:rsidRPr="007646A1">
          <w:rPr>
            <w:rStyle w:val="Literal"/>
            <w:rPrChange w:id="53" w:author="David Keyes" w:date="2023-09-25T15:38:00Z">
              <w:rPr/>
            </w:rPrChange>
          </w:rPr>
          <w:t>)</w:t>
        </w:r>
        <w:r w:rsidR="007646A1">
          <w:t xml:space="preserve"> function to turn the data frame into a single variable called</w:t>
        </w:r>
      </w:ins>
      <w:commentRangeStart w:id="54"/>
      <w:commentRangeStart w:id="55"/>
      <w:del w:id="56" w:author="David Keyes" w:date="2023-09-25T15:37:00Z">
        <w:r w:rsidR="002E3BA8" w:rsidDel="007646A1">
          <w:delText>XXXX</w:delText>
        </w:r>
        <w:commentRangeEnd w:id="54"/>
        <w:r w:rsidR="002E3BA8" w:rsidDel="007646A1">
          <w:rPr>
            <w:rStyle w:val="CommentReference"/>
            <w:rFonts w:asciiTheme="minorHAnsi" w:hAnsiTheme="minorHAnsi" w:cstheme="minorBidi"/>
            <w:color w:val="auto"/>
            <w:lang w:eastAsia="en-US"/>
          </w:rPr>
          <w:commentReference w:id="54"/>
        </w:r>
      </w:del>
      <w:commentRangeEnd w:id="55"/>
      <w:r w:rsidR="00E7058E">
        <w:rPr>
          <w:rStyle w:val="CommentReference"/>
          <w:rFonts w:asciiTheme="minorHAnsi" w:hAnsiTheme="minorHAnsi" w:cstheme="minorBidi"/>
          <w:color w:val="auto"/>
          <w:lang w:eastAsia="en-US"/>
        </w:rPr>
        <w:commentReference w:id="55"/>
      </w:r>
    </w:p>
    <w:p w14:paraId="3B175E56" w14:textId="77777777" w:rsidR="00E7058E" w:rsidRDefault="00346E6D" w:rsidP="007646A1">
      <w:pPr>
        <w:pStyle w:val="Body"/>
        <w:rPr>
          <w:ins w:id="57" w:author="David Keyes" w:date="2023-09-25T15:39:00Z"/>
        </w:rPr>
      </w:pPr>
      <w:del w:id="58" w:author="David Keyes" w:date="2023-09-25T15:37:00Z">
        <w:r w:rsidDel="007646A1">
          <w:delText>We also create a variable</w:delText>
        </w:r>
      </w:del>
      <w:r>
        <w:t xml:space="preserve"> </w:t>
      </w:r>
      <w:proofErr w:type="spellStart"/>
      <w:r>
        <w:t>called</w:t>
      </w:r>
      <w:proofErr w:type="spellEnd"/>
      <w:r>
        <w:t xml:space="preserve"> </w:t>
      </w:r>
      <w:proofErr w:type="spellStart"/>
      <w:r>
        <w:rPr>
          <w:rFonts w:ascii="Courier New" w:hAnsi="Courier New"/>
          <w:color w:val="3366FF"/>
          <w:u w:color="3366FF"/>
        </w:rPr>
        <w:t>most_recent_day</w:t>
      </w:r>
      <w:proofErr w:type="spellEnd"/>
      <w:r w:rsidRPr="008A4092">
        <w:t xml:space="preserve"> </w:t>
      </w:r>
      <w:r>
        <w:rPr>
          <w:rFonts w:ascii="Courier New" w:hAnsi="Courier New"/>
          <w:color w:val="FFFFFF"/>
          <w:sz w:val="17"/>
          <w:szCs w:val="17"/>
          <w:u w:color="FFFFFF"/>
          <w:shd w:val="clear" w:color="auto" w:fill="000000"/>
        </w:rPr>
        <w:t>1</w:t>
      </w:r>
      <w:r>
        <w:t xml:space="preserve">, which we later reference in a text section. Using inline R code, this header now displays the current date </w:t>
      </w:r>
      <w:r>
        <w:rPr>
          <w:rFonts w:ascii="Courier New" w:hAnsi="Courier New"/>
          <w:color w:val="FFFFFF"/>
          <w:sz w:val="17"/>
          <w:szCs w:val="17"/>
          <w:u w:color="FFFFFF"/>
          <w:shd w:val="clear" w:color="auto" w:fill="000000"/>
        </w:rPr>
        <w:t>2</w:t>
      </w:r>
      <w:r>
        <w:t xml:space="preserve">. </w:t>
      </w:r>
    </w:p>
    <w:p w14:paraId="0A8EA70B" w14:textId="1417A37D" w:rsidR="00E9621E" w:rsidRDefault="00346E6D" w:rsidP="007646A1">
      <w:pPr>
        <w:pStyle w:val="Body"/>
      </w:pPr>
      <w:r>
        <w:t>We then make a table that shows the death rates per 100,000 people in four states (as using all states would create too large a table)</w:t>
      </w:r>
      <w:ins w:id="59" w:author="David Keyes" w:date="2023-09-25T15:39:00Z">
        <w:r w:rsidR="00E7058E">
          <w:t>. To make this table, we</w:t>
        </w:r>
      </w:ins>
      <w:ins w:id="60" w:author="David Keyes" w:date="2023-09-25T15:40:00Z">
        <w:r w:rsidR="00E7058E">
          <w:t xml:space="preserve"> filter to only include the states we care about before getting the most recent date with the </w:t>
        </w:r>
        <w:proofErr w:type="spellStart"/>
        <w:r w:rsidR="00E7058E" w:rsidRPr="00E7058E">
          <w:rPr>
            <w:rStyle w:val="Literal"/>
            <w:rPrChange w:id="61" w:author="David Keyes" w:date="2023-09-25T15:42:00Z">
              <w:rPr/>
            </w:rPrChange>
          </w:rPr>
          <w:t>slice_</w:t>
        </w:r>
        <w:proofErr w:type="gramStart"/>
        <w:r w:rsidR="00E7058E" w:rsidRPr="00E7058E">
          <w:rPr>
            <w:rStyle w:val="Literal"/>
            <w:rPrChange w:id="62" w:author="David Keyes" w:date="2023-09-25T15:42:00Z">
              <w:rPr/>
            </w:rPrChange>
          </w:rPr>
          <w:t>max</w:t>
        </w:r>
        <w:proofErr w:type="spellEnd"/>
        <w:r w:rsidR="00E7058E" w:rsidRPr="00E7058E">
          <w:rPr>
            <w:rStyle w:val="Literal"/>
            <w:rPrChange w:id="63" w:author="David Keyes" w:date="2023-09-25T15:42:00Z">
              <w:rPr/>
            </w:rPrChange>
          </w:rPr>
          <w:t>(</w:t>
        </w:r>
        <w:proofErr w:type="gramEnd"/>
        <w:r w:rsidR="00E7058E" w:rsidRPr="00E7058E">
          <w:rPr>
            <w:rStyle w:val="Literal"/>
            <w:rPrChange w:id="64" w:author="David Keyes" w:date="2023-09-25T15:42:00Z">
              <w:rPr/>
            </w:rPrChange>
          </w:rPr>
          <w:t>)</w:t>
        </w:r>
        <w:r w:rsidR="00E7058E">
          <w:t xml:space="preserve"> function. We then select relevant variables (</w:t>
        </w:r>
        <w:r w:rsidR="00E7058E" w:rsidRPr="00E7058E">
          <w:rPr>
            <w:rStyle w:val="Literal"/>
            <w:rPrChange w:id="65" w:author="David Keyes" w:date="2023-09-25T15:41:00Z">
              <w:rPr/>
            </w:rPrChange>
          </w:rPr>
          <w:t>state</w:t>
        </w:r>
        <w:r w:rsidR="00E7058E">
          <w:t xml:space="preserve"> and </w:t>
        </w:r>
        <w:r w:rsidR="00E7058E" w:rsidRPr="00E7058E">
          <w:rPr>
            <w:rStyle w:val="Literal"/>
            <w:rPrChange w:id="66" w:author="David Keyes" w:date="2023-09-25T15:41:00Z">
              <w:rPr/>
            </w:rPrChange>
          </w:rPr>
          <w:t>deaths_avg_per_100k</w:t>
        </w:r>
        <w:r w:rsidR="00E7058E">
          <w:t>)</w:t>
        </w:r>
      </w:ins>
      <w:ins w:id="67" w:author="David Keyes" w:date="2023-09-25T15:41:00Z">
        <w:r w:rsidR="00E7058E">
          <w:t xml:space="preserve">, arrange our data in alphabetical order by state, set our variable names, and then pipe this into a table made with the </w:t>
        </w:r>
        <w:proofErr w:type="spellStart"/>
        <w:r w:rsidR="00E7058E" w:rsidRPr="00E7058E">
          <w:rPr>
            <w:rStyle w:val="Literal"/>
            <w:rPrChange w:id="68" w:author="David Keyes" w:date="2023-09-25T15:41:00Z">
              <w:rPr/>
            </w:rPrChange>
          </w:rPr>
          <w:t>gt</w:t>
        </w:r>
        <w:proofErr w:type="spellEnd"/>
        <w:r w:rsidR="00E7058E">
          <w:t xml:space="preserve"> package.</w:t>
        </w:r>
      </w:ins>
      <w:del w:id="69" w:author="David Keyes" w:date="2023-09-25T15:39:00Z">
        <w:r w:rsidDel="00E7058E">
          <w:delText xml:space="preserve">: </w:delText>
        </w:r>
      </w:del>
    </w:p>
    <w:bookmarkEnd w:id="25"/>
    <w:bookmarkEnd w:id="26"/>
    <w:p w14:paraId="1DAB0A78" w14:textId="77777777" w:rsidR="00E9621E" w:rsidRDefault="00346E6D">
      <w:pPr>
        <w:pStyle w:val="Code"/>
      </w:pPr>
      <w:r>
        <w:t>```{r}</w:t>
      </w:r>
    </w:p>
    <w:p w14:paraId="45BD5D48" w14:textId="77777777" w:rsidR="00E9621E" w:rsidRDefault="00346E6D">
      <w:pPr>
        <w:pStyle w:val="Code"/>
      </w:pPr>
      <w:proofErr w:type="spellStart"/>
      <w:r>
        <w:t>covid_data</w:t>
      </w:r>
      <w:proofErr w:type="spellEnd"/>
      <w:r>
        <w:t xml:space="preserve"> %&gt;% </w:t>
      </w:r>
    </w:p>
    <w:p w14:paraId="0CB07C22" w14:textId="5DB20E78" w:rsidR="00E9621E" w:rsidRDefault="00346E6D">
      <w:pPr>
        <w:pStyle w:val="Code"/>
      </w:pPr>
      <w:r>
        <w:t xml:space="preserve">  </w:t>
      </w:r>
      <w:proofErr w:type="gramStart"/>
      <w:r>
        <w:t>filter(</w:t>
      </w:r>
      <w:proofErr w:type="gramEnd"/>
      <w:r>
        <w:t>state %in% c(</w:t>
      </w:r>
      <w:r w:rsidR="002E3BA8">
        <w:t>"</w:t>
      </w:r>
      <w:r>
        <w:t>Alabama</w:t>
      </w:r>
      <w:r w:rsidR="002E3BA8">
        <w:t>"</w:t>
      </w:r>
      <w:r>
        <w:t>,</w:t>
      </w:r>
    </w:p>
    <w:p w14:paraId="6996EA2F" w14:textId="0BC24CDD" w:rsidR="00E9621E" w:rsidRDefault="00346E6D">
      <w:pPr>
        <w:pStyle w:val="Code"/>
      </w:pPr>
      <w:r>
        <w:t xml:space="preserve">                      </w:t>
      </w:r>
      <w:r w:rsidR="002E3BA8">
        <w:t>"</w:t>
      </w:r>
      <w:r>
        <w:t>Alaska</w:t>
      </w:r>
      <w:r w:rsidR="002E3BA8">
        <w:t>"</w:t>
      </w:r>
      <w:r>
        <w:t>,</w:t>
      </w:r>
    </w:p>
    <w:p w14:paraId="5DA2F200" w14:textId="711BDF56" w:rsidR="00E9621E" w:rsidRDefault="00346E6D">
      <w:pPr>
        <w:pStyle w:val="Code"/>
      </w:pPr>
      <w:r>
        <w:t xml:space="preserve">                      </w:t>
      </w:r>
      <w:r w:rsidR="002E3BA8">
        <w:t>"</w:t>
      </w:r>
      <w:r>
        <w:t>Arizona</w:t>
      </w:r>
      <w:r w:rsidR="002E3BA8">
        <w:t>"</w:t>
      </w:r>
      <w:r>
        <w:t>,</w:t>
      </w:r>
    </w:p>
    <w:p w14:paraId="4F2ADD8A" w14:textId="50477687" w:rsidR="00E9621E" w:rsidRDefault="00346E6D">
      <w:pPr>
        <w:pStyle w:val="Code"/>
      </w:pPr>
      <w:r>
        <w:t xml:space="preserve">                      </w:t>
      </w:r>
      <w:r w:rsidR="002E3BA8">
        <w:t>"</w:t>
      </w:r>
      <w:r>
        <w:t>Arkansas</w:t>
      </w:r>
      <w:r w:rsidR="002E3BA8">
        <w:t>"</w:t>
      </w:r>
      <w:r>
        <w:t xml:space="preserve">)) %&gt;% </w:t>
      </w:r>
    </w:p>
    <w:p w14:paraId="3A81D46B" w14:textId="77777777" w:rsidR="00E9621E" w:rsidRDefault="00346E6D">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21BEEC2F" w14:textId="77777777" w:rsidR="00E9621E" w:rsidRDefault="00346E6D">
      <w:pPr>
        <w:pStyle w:val="Code"/>
      </w:pPr>
      <w:r>
        <w:t xml:space="preserve">            n = 1) %&gt;% </w:t>
      </w:r>
    </w:p>
    <w:p w14:paraId="34777C59" w14:textId="77777777" w:rsidR="00E9621E" w:rsidRDefault="00346E6D">
      <w:pPr>
        <w:pStyle w:val="Code"/>
      </w:pPr>
      <w:r>
        <w:t xml:space="preserve">  </w:t>
      </w:r>
      <w:proofErr w:type="gramStart"/>
      <w:r>
        <w:t>select(</w:t>
      </w:r>
      <w:proofErr w:type="gramEnd"/>
      <w:r>
        <w:t xml:space="preserve">state, deaths_avg_per_100k) %&gt;% </w:t>
      </w:r>
    </w:p>
    <w:p w14:paraId="66EA41CA" w14:textId="77777777" w:rsidR="00E9621E" w:rsidRDefault="00346E6D">
      <w:pPr>
        <w:pStyle w:val="Code"/>
      </w:pPr>
      <w:r>
        <w:t xml:space="preserve">  arrange(state) %&gt;% </w:t>
      </w:r>
    </w:p>
    <w:p w14:paraId="43EACBF5" w14:textId="4ACEA038" w:rsidR="00E9621E" w:rsidRDefault="00346E6D">
      <w:pPr>
        <w:pStyle w:val="Code"/>
      </w:pPr>
      <w:r>
        <w:t xml:space="preserve">  </w:t>
      </w:r>
      <w:proofErr w:type="spellStart"/>
      <w:r>
        <w:t>set_</w:t>
      </w:r>
      <w:proofErr w:type="gramStart"/>
      <w:r>
        <w:t>names</w:t>
      </w:r>
      <w:proofErr w:type="spellEnd"/>
      <w:r>
        <w:t>(</w:t>
      </w:r>
      <w:proofErr w:type="gramEnd"/>
      <w:r w:rsidR="002E3BA8">
        <w:t>"</w:t>
      </w:r>
      <w:r>
        <w:t>State</w:t>
      </w:r>
      <w:r w:rsidR="002E3BA8">
        <w:t>"</w:t>
      </w:r>
      <w:r>
        <w:t xml:space="preserve">, </w:t>
      </w:r>
      <w:r w:rsidR="002E3BA8">
        <w:t>"</w:t>
      </w:r>
      <w:r>
        <w:t>Death rate</w:t>
      </w:r>
      <w:r w:rsidR="002E3BA8">
        <w:t>"</w:t>
      </w:r>
      <w:r>
        <w:t xml:space="preserve">) %&gt;% </w:t>
      </w:r>
    </w:p>
    <w:p w14:paraId="219F4D39" w14:textId="77777777" w:rsidR="00E9621E" w:rsidRDefault="00346E6D">
      <w:pPr>
        <w:pStyle w:val="Code"/>
      </w:pPr>
      <w:r>
        <w:t xml:space="preserve">  </w:t>
      </w:r>
      <w:proofErr w:type="spellStart"/>
      <w:proofErr w:type="gramStart"/>
      <w:r>
        <w:t>gt</w:t>
      </w:r>
      <w:proofErr w:type="spellEnd"/>
      <w:r>
        <w:t>(</w:t>
      </w:r>
      <w:proofErr w:type="gramEnd"/>
      <w:r>
        <w:t xml:space="preserve">) %&gt;% </w:t>
      </w:r>
    </w:p>
    <w:p w14:paraId="776247AA" w14:textId="77777777" w:rsidR="00E9621E" w:rsidRDefault="00346E6D">
      <w:pPr>
        <w:pStyle w:val="Code"/>
      </w:pPr>
      <w:r>
        <w:t xml:space="preserve">  </w:t>
      </w:r>
      <w:proofErr w:type="spellStart"/>
      <w:r>
        <w:t>tab_</w:t>
      </w:r>
      <w:proofErr w:type="gramStart"/>
      <w:r>
        <w:t>style</w:t>
      </w:r>
      <w:proofErr w:type="spellEnd"/>
      <w:r>
        <w:t>(</w:t>
      </w:r>
      <w:proofErr w:type="gramEnd"/>
    </w:p>
    <w:p w14:paraId="10643B4C" w14:textId="15886662" w:rsidR="00E9621E" w:rsidRDefault="00346E6D">
      <w:pPr>
        <w:pStyle w:val="Code"/>
      </w:pPr>
      <w:r>
        <w:t xml:space="preserve">    style = </w:t>
      </w:r>
      <w:proofErr w:type="spellStart"/>
      <w:r>
        <w:t>cell_</w:t>
      </w:r>
      <w:proofErr w:type="gramStart"/>
      <w:r>
        <w:t>text</w:t>
      </w:r>
      <w:proofErr w:type="spellEnd"/>
      <w:r>
        <w:t>(</w:t>
      </w:r>
      <w:proofErr w:type="gramEnd"/>
      <w:r>
        <w:t xml:space="preserve">weight = </w:t>
      </w:r>
      <w:r w:rsidR="002E3BA8">
        <w:t>"</w:t>
      </w:r>
      <w:r>
        <w:t>bold</w:t>
      </w:r>
      <w:r w:rsidR="002E3BA8">
        <w:t>"</w:t>
      </w:r>
      <w:r>
        <w:t>),</w:t>
      </w:r>
    </w:p>
    <w:p w14:paraId="704393DF" w14:textId="77777777" w:rsidR="00E9621E" w:rsidRDefault="00346E6D">
      <w:pPr>
        <w:pStyle w:val="Code"/>
      </w:pPr>
      <w:r>
        <w:t xml:space="preserve">    locations = </w:t>
      </w:r>
      <w:proofErr w:type="spellStart"/>
      <w:r>
        <w:t>cells_column_</w:t>
      </w:r>
      <w:proofErr w:type="gramStart"/>
      <w:r>
        <w:t>labels</w:t>
      </w:r>
      <w:proofErr w:type="spellEnd"/>
      <w:r>
        <w:t>(</w:t>
      </w:r>
      <w:proofErr w:type="gramEnd"/>
      <w:r>
        <w:t>)</w:t>
      </w:r>
    </w:p>
    <w:p w14:paraId="6B8CB3DE" w14:textId="77777777" w:rsidR="00E9621E" w:rsidRDefault="00346E6D">
      <w:pPr>
        <w:pStyle w:val="Code"/>
      </w:pPr>
      <w:r>
        <w:t xml:space="preserve">  )</w:t>
      </w:r>
    </w:p>
    <w:p w14:paraId="0FDD2E2F" w14:textId="77777777" w:rsidR="00E9621E" w:rsidRDefault="00346E6D">
      <w:pPr>
        <w:pStyle w:val="Code"/>
      </w:pPr>
      <w:r>
        <w:t>```</w:t>
      </w:r>
    </w:p>
    <w:p w14:paraId="33416F28" w14:textId="1CBAAC31" w:rsidR="00E9621E" w:rsidRDefault="00346E6D" w:rsidP="00E81FB2">
      <w:pPr>
        <w:pStyle w:val="Body"/>
      </w:pPr>
      <w:bookmarkStart w:id="70" w:name="OLE_LINK6"/>
      <w:bookmarkStart w:id="71" w:name="OLE_LINK7"/>
      <w:commentRangeStart w:id="72"/>
      <w:commentRangeStart w:id="73"/>
      <w:r>
        <w:t xml:space="preserve">This table resembles the code we discussed in </w:t>
      </w:r>
      <w:r>
        <w:rPr>
          <w:rStyle w:val="Xref"/>
          <w:u w:color="FF0000"/>
        </w:rPr>
        <w:t>Chapter 5</w:t>
      </w:r>
      <w:r>
        <w:t>.</w:t>
      </w:r>
      <w:commentRangeEnd w:id="72"/>
      <w:r w:rsidR="002E3BA8">
        <w:rPr>
          <w:rStyle w:val="CommentReference"/>
          <w:rFonts w:asciiTheme="minorHAnsi" w:hAnsiTheme="minorHAnsi" w:cstheme="minorBidi"/>
          <w:color w:val="auto"/>
          <w:lang w:eastAsia="en-US"/>
        </w:rPr>
        <w:commentReference w:id="72"/>
      </w:r>
      <w:commentRangeEnd w:id="73"/>
      <w:r w:rsidR="00D1683E">
        <w:rPr>
          <w:rStyle w:val="CommentReference"/>
          <w:rFonts w:asciiTheme="minorHAnsi" w:hAnsiTheme="minorHAnsi" w:cstheme="minorBidi"/>
          <w:color w:val="auto"/>
          <w:lang w:eastAsia="en-US"/>
        </w:rPr>
        <w:commentReference w:id="73"/>
      </w:r>
      <w:r>
        <w:t xml:space="preserve"> Next, we make a map of this data for all states using techniques covered in </w:t>
      </w:r>
      <w:r>
        <w:rPr>
          <w:rStyle w:val="Xref"/>
          <w:u w:color="FF0000"/>
        </w:rPr>
        <w:t>Chapter 4</w:t>
      </w:r>
      <w:ins w:id="74" w:author="David Keyes" w:date="2023-09-25T15:42:00Z">
        <w:r w:rsidR="002713DA">
          <w:t xml:space="preserve">. To do this, we create a </w:t>
        </w:r>
        <w:proofErr w:type="spellStart"/>
        <w:r w:rsidR="002713DA" w:rsidRPr="00D80554">
          <w:rPr>
            <w:rStyle w:val="Literal"/>
            <w:rPrChange w:id="75" w:author="David Keyes" w:date="2023-09-25T15:43:00Z">
              <w:rPr/>
            </w:rPrChange>
          </w:rPr>
          <w:t>most_recent</w:t>
        </w:r>
        <w:proofErr w:type="spellEnd"/>
        <w:r w:rsidR="002713DA">
          <w:t xml:space="preserve"> data frame by joining the </w:t>
        </w:r>
        <w:proofErr w:type="spellStart"/>
        <w:r w:rsidR="002713DA" w:rsidRPr="002713DA">
          <w:rPr>
            <w:rStyle w:val="Literal"/>
            <w:rPrChange w:id="76" w:author="David Keyes" w:date="2023-09-25T15:43:00Z">
              <w:rPr/>
            </w:rPrChange>
          </w:rPr>
          <w:t>us_states</w:t>
        </w:r>
        <w:proofErr w:type="spellEnd"/>
        <w:r w:rsidR="002713DA">
          <w:t xml:space="preserve"> geospatial d</w:t>
        </w:r>
      </w:ins>
      <w:ins w:id="77" w:author="David Keyes" w:date="2023-09-25T15:43:00Z">
        <w:r w:rsidR="002713DA">
          <w:t xml:space="preserve">ata </w:t>
        </w:r>
      </w:ins>
      <w:ins w:id="78" w:author="David Keyes" w:date="2023-09-25T15:42:00Z">
        <w:r w:rsidR="002713DA">
          <w:t xml:space="preserve">with the </w:t>
        </w:r>
        <w:proofErr w:type="spellStart"/>
        <w:r w:rsidR="002713DA" w:rsidRPr="002713DA">
          <w:rPr>
            <w:rStyle w:val="Literal"/>
            <w:rPrChange w:id="79" w:author="David Keyes" w:date="2023-09-25T15:43:00Z">
              <w:rPr/>
            </w:rPrChange>
          </w:rPr>
          <w:t>covid_data</w:t>
        </w:r>
        <w:proofErr w:type="spellEnd"/>
        <w:r w:rsidR="002713DA">
          <w:t xml:space="preserve"> data frame</w:t>
        </w:r>
      </w:ins>
      <w:ins w:id="80" w:author="David Keyes" w:date="2023-09-25T15:43:00Z">
        <w:r w:rsidR="002713DA">
          <w:t xml:space="preserve"> before filtering to only include the most recent date.</w:t>
        </w:r>
        <w:r w:rsidR="00D80554">
          <w:t xml:space="preserve"> Then, we use the </w:t>
        </w:r>
        <w:proofErr w:type="spellStart"/>
        <w:r w:rsidR="00D80554" w:rsidRPr="00EE57C1">
          <w:rPr>
            <w:rStyle w:val="Literal"/>
          </w:rPr>
          <w:t>most_recent</w:t>
        </w:r>
        <w:proofErr w:type="spellEnd"/>
        <w:r w:rsidR="00D80554">
          <w:t xml:space="preserve"> data frame</w:t>
        </w:r>
        <w:r w:rsidR="00D80554">
          <w:t xml:space="preserve"> to create a map that shows deaths per 100,000 people. </w:t>
        </w:r>
      </w:ins>
      <w:del w:id="81" w:author="David Keyes" w:date="2023-09-25T15:42:00Z">
        <w:r w:rsidDel="002713DA">
          <w:delText>:</w:delText>
        </w:r>
      </w:del>
    </w:p>
    <w:bookmarkEnd w:id="70"/>
    <w:bookmarkEnd w:id="71"/>
    <w:p w14:paraId="70522034" w14:textId="77777777" w:rsidR="00E9621E" w:rsidRDefault="00346E6D">
      <w:pPr>
        <w:pStyle w:val="Code"/>
      </w:pPr>
      <w:r>
        <w:t>We can see this same death rate data for all states on a map.</w:t>
      </w:r>
    </w:p>
    <w:p w14:paraId="19AA6075" w14:textId="77777777" w:rsidR="00E9621E" w:rsidRDefault="00E9621E">
      <w:pPr>
        <w:pStyle w:val="Code"/>
      </w:pPr>
    </w:p>
    <w:p w14:paraId="38431BD5" w14:textId="77777777" w:rsidR="00E9621E" w:rsidRDefault="00346E6D">
      <w:pPr>
        <w:pStyle w:val="Code"/>
      </w:pPr>
      <w:r>
        <w:t>```{r}</w:t>
      </w:r>
    </w:p>
    <w:p w14:paraId="018F7E1E" w14:textId="77777777" w:rsidR="00E9621E" w:rsidRDefault="00E9621E">
      <w:pPr>
        <w:pStyle w:val="Code"/>
      </w:pPr>
    </w:p>
    <w:p w14:paraId="78E6002A" w14:textId="77777777" w:rsidR="00E9621E" w:rsidRDefault="00346E6D">
      <w:pPr>
        <w:pStyle w:val="Code"/>
      </w:pPr>
      <w:proofErr w:type="spellStart"/>
      <w:r>
        <w:t>most_recent</w:t>
      </w:r>
      <w:proofErr w:type="spellEnd"/>
      <w:r>
        <w:t xml:space="preserve"> &lt;- </w:t>
      </w:r>
      <w:proofErr w:type="spellStart"/>
      <w:r>
        <w:t>us_states</w:t>
      </w:r>
      <w:proofErr w:type="spellEnd"/>
      <w:r>
        <w:t xml:space="preserve"> %&gt;% </w:t>
      </w:r>
    </w:p>
    <w:p w14:paraId="2AA13F1A" w14:textId="0B844935" w:rsidR="00E9621E" w:rsidRDefault="00346E6D">
      <w:pPr>
        <w:pStyle w:val="Code"/>
      </w:pPr>
      <w:r>
        <w:t xml:space="preserve">  </w:t>
      </w:r>
      <w:proofErr w:type="spellStart"/>
      <w:r>
        <w:t>left_</w:t>
      </w:r>
      <w:proofErr w:type="gramStart"/>
      <w:r>
        <w:t>join</w:t>
      </w:r>
      <w:proofErr w:type="spellEnd"/>
      <w:r>
        <w:t>(</w:t>
      </w:r>
      <w:proofErr w:type="spellStart"/>
      <w:proofErr w:type="gramEnd"/>
      <w:r>
        <w:t>covid_data</w:t>
      </w:r>
      <w:proofErr w:type="spellEnd"/>
      <w:r>
        <w:t xml:space="preserve">, by = </w:t>
      </w:r>
      <w:r w:rsidR="002E3BA8">
        <w:t>"</w:t>
      </w:r>
      <w:r>
        <w:t>state</w:t>
      </w:r>
      <w:r w:rsidR="002E3BA8">
        <w:t>"</w:t>
      </w:r>
      <w:r>
        <w:t xml:space="preserve">) %&gt;% </w:t>
      </w:r>
    </w:p>
    <w:p w14:paraId="06FE806C" w14:textId="77777777" w:rsidR="00E9621E" w:rsidRDefault="00346E6D">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6C9156A5" w14:textId="77777777" w:rsidR="00E9621E" w:rsidRDefault="00346E6D">
      <w:pPr>
        <w:pStyle w:val="Code"/>
      </w:pPr>
      <w:r>
        <w:t xml:space="preserve">            n = 1) </w:t>
      </w:r>
    </w:p>
    <w:p w14:paraId="1EB5E69D" w14:textId="77777777" w:rsidR="00E9621E" w:rsidRDefault="00E9621E">
      <w:pPr>
        <w:pStyle w:val="Code"/>
      </w:pPr>
    </w:p>
    <w:p w14:paraId="435CD373" w14:textId="77777777" w:rsidR="00E9621E" w:rsidRDefault="00346E6D">
      <w:pPr>
        <w:pStyle w:val="Code"/>
      </w:pPr>
      <w:proofErr w:type="spellStart"/>
      <w:r>
        <w:t>most_recent</w:t>
      </w:r>
      <w:proofErr w:type="spellEnd"/>
      <w:r>
        <w:t xml:space="preserve"> %&gt;% </w:t>
      </w:r>
    </w:p>
    <w:p w14:paraId="5B28C861" w14:textId="77777777" w:rsidR="00E9621E" w:rsidRDefault="00346E6D">
      <w:pPr>
        <w:pStyle w:val="Code"/>
      </w:pPr>
      <w:r>
        <w:t xml:space="preserve">  </w:t>
      </w:r>
      <w:proofErr w:type="gramStart"/>
      <w:r>
        <w:t>ggplot(</w:t>
      </w:r>
      <w:proofErr w:type="spellStart"/>
      <w:proofErr w:type="gramEnd"/>
      <w:r>
        <w:t>aes</w:t>
      </w:r>
      <w:proofErr w:type="spellEnd"/>
      <w:r>
        <w:t>(fill = deaths_avg_per_100k)) +</w:t>
      </w:r>
    </w:p>
    <w:p w14:paraId="469C16C4" w14:textId="77777777" w:rsidR="00E9621E" w:rsidRDefault="00346E6D">
      <w:pPr>
        <w:pStyle w:val="Code"/>
      </w:pPr>
      <w:r>
        <w:t xml:space="preserve">  </w:t>
      </w:r>
      <w:proofErr w:type="spellStart"/>
      <w:r>
        <w:t>geom_</w:t>
      </w:r>
      <w:proofErr w:type="gramStart"/>
      <w:r>
        <w:t>sf</w:t>
      </w:r>
      <w:proofErr w:type="spellEnd"/>
      <w:r>
        <w:t>(</w:t>
      </w:r>
      <w:proofErr w:type="gramEnd"/>
      <w:r>
        <w:t>) +</w:t>
      </w:r>
    </w:p>
    <w:p w14:paraId="6D223BC3" w14:textId="703C4647" w:rsidR="00E9621E" w:rsidRDefault="00346E6D">
      <w:pPr>
        <w:pStyle w:val="Code"/>
      </w:pPr>
      <w:r>
        <w:t xml:space="preserve">  </w:t>
      </w:r>
      <w:proofErr w:type="spellStart"/>
      <w:r>
        <w:t>scale_fill_viridis_</w:t>
      </w:r>
      <w:proofErr w:type="gramStart"/>
      <w:r>
        <w:t>c</w:t>
      </w:r>
      <w:proofErr w:type="spellEnd"/>
      <w:r>
        <w:t>(</w:t>
      </w:r>
      <w:proofErr w:type="gramEnd"/>
      <w:r>
        <w:t xml:space="preserve">option = </w:t>
      </w:r>
      <w:r w:rsidR="002E3BA8">
        <w:t>"</w:t>
      </w:r>
      <w:r>
        <w:t>rocket</w:t>
      </w:r>
      <w:r w:rsidR="002E3BA8">
        <w:t>"</w:t>
      </w:r>
      <w:r>
        <w:t>) +</w:t>
      </w:r>
    </w:p>
    <w:p w14:paraId="555B8A85" w14:textId="49693C08" w:rsidR="00E9621E" w:rsidRDefault="00346E6D">
      <w:pPr>
        <w:pStyle w:val="Code"/>
      </w:pPr>
      <w:r>
        <w:t xml:space="preserve">  </w:t>
      </w:r>
      <w:proofErr w:type="gramStart"/>
      <w:r>
        <w:t>labs(</w:t>
      </w:r>
      <w:proofErr w:type="gramEnd"/>
      <w:r>
        <w:t xml:space="preserve">fill = </w:t>
      </w:r>
      <w:r w:rsidR="002E3BA8">
        <w:t>"</w:t>
      </w:r>
      <w:r>
        <w:t>Deaths per\n100,000 people</w:t>
      </w:r>
      <w:r w:rsidR="002E3BA8">
        <w:t>"</w:t>
      </w:r>
      <w:r>
        <w:t>) +</w:t>
      </w:r>
    </w:p>
    <w:p w14:paraId="33DDF2B3" w14:textId="77777777" w:rsidR="00E9621E" w:rsidRDefault="00346E6D">
      <w:pPr>
        <w:pStyle w:val="Code"/>
      </w:pPr>
      <w:r>
        <w:t xml:space="preserve">  </w:t>
      </w:r>
      <w:proofErr w:type="spellStart"/>
      <w:r>
        <w:t>theme_</w:t>
      </w:r>
      <w:proofErr w:type="gramStart"/>
      <w:r>
        <w:t>void</w:t>
      </w:r>
      <w:proofErr w:type="spellEnd"/>
      <w:r>
        <w:t>(</w:t>
      </w:r>
      <w:proofErr w:type="gramEnd"/>
      <w:r>
        <w:t>)</w:t>
      </w:r>
    </w:p>
    <w:p w14:paraId="64B48375" w14:textId="77777777" w:rsidR="00E9621E" w:rsidRDefault="00346E6D">
      <w:pPr>
        <w:pStyle w:val="Code"/>
      </w:pPr>
      <w:r>
        <w:t>```</w:t>
      </w:r>
    </w:p>
    <w:p w14:paraId="7C2415D0" w14:textId="03E38C7A" w:rsidR="00E9621E" w:rsidRDefault="00346E6D" w:rsidP="00E81FB2">
      <w:pPr>
        <w:pStyle w:val="Body"/>
      </w:pPr>
      <w:bookmarkStart w:id="82" w:name="OLE_LINK8"/>
      <w:bookmarkStart w:id="83" w:name="OLE_LINK9"/>
      <w:r>
        <w:t>Finally, we make a chart that shows COVID death rates over time in the four states from the table</w:t>
      </w:r>
      <w:ins w:id="84" w:author="David Keyes" w:date="2023-09-25T15:44:00Z">
        <w:r w:rsidR="00D80554">
          <w:t>.</w:t>
        </w:r>
      </w:ins>
      <w:ins w:id="85" w:author="David Keyes" w:date="2023-09-25T15:48:00Z">
        <w:r w:rsidR="00D80554">
          <w:t xml:space="preserve"> This chart, made with the </w:t>
        </w:r>
        <w:proofErr w:type="spellStart"/>
        <w:r w:rsidR="00D80554" w:rsidRPr="00D80554">
          <w:rPr>
            <w:rStyle w:val="Literal"/>
            <w:rPrChange w:id="86" w:author="David Keyes" w:date="2023-09-25T15:52:00Z">
              <w:rPr/>
            </w:rPrChange>
          </w:rPr>
          <w:t>geom_</w:t>
        </w:r>
        <w:proofErr w:type="gramStart"/>
        <w:r w:rsidR="00D80554" w:rsidRPr="00D80554">
          <w:rPr>
            <w:rStyle w:val="Literal"/>
            <w:rPrChange w:id="87" w:author="David Keyes" w:date="2023-09-25T15:52:00Z">
              <w:rPr/>
            </w:rPrChange>
          </w:rPr>
          <w:t>col</w:t>
        </w:r>
        <w:proofErr w:type="spellEnd"/>
        <w:r w:rsidR="00D80554" w:rsidRPr="00D80554">
          <w:rPr>
            <w:rStyle w:val="Literal"/>
            <w:rPrChange w:id="88" w:author="David Keyes" w:date="2023-09-25T15:52:00Z">
              <w:rPr/>
            </w:rPrChange>
          </w:rPr>
          <w:t>(</w:t>
        </w:r>
        <w:proofErr w:type="gramEnd"/>
        <w:r w:rsidR="00D80554" w:rsidRPr="00D80554">
          <w:rPr>
            <w:rStyle w:val="Literal"/>
            <w:rPrChange w:id="89" w:author="David Keyes" w:date="2023-09-25T15:52:00Z">
              <w:rPr/>
            </w:rPrChange>
          </w:rPr>
          <w:t>)</w:t>
        </w:r>
        <w:r w:rsidR="00D80554">
          <w:t xml:space="preserve"> function, creates a series of bar charts that show change over time</w:t>
        </w:r>
      </w:ins>
      <w:ins w:id="90" w:author="David Keyes" w:date="2023-09-25T15:49:00Z">
        <w:r w:rsidR="00D80554">
          <w:t xml:space="preserve"> by state</w:t>
        </w:r>
      </w:ins>
      <w:ins w:id="91" w:author="David Keyes" w:date="2023-09-25T15:50:00Z">
        <w:r w:rsidR="00D80554">
          <w:t xml:space="preserve"> (using the faceting discussed in </w:t>
        </w:r>
        <w:commentRangeStart w:id="92"/>
        <w:r w:rsidR="00D80554" w:rsidRPr="00D80554">
          <w:rPr>
            <w:rStyle w:val="Xref"/>
            <w:rPrChange w:id="93" w:author="David Keyes" w:date="2023-09-25T15:50:00Z">
              <w:rPr/>
            </w:rPrChange>
          </w:rPr>
          <w:t>Chapter 2</w:t>
        </w:r>
        <w:commentRangeEnd w:id="92"/>
        <w:r w:rsidR="00D80554">
          <w:rPr>
            <w:rStyle w:val="CommentReference"/>
            <w:rFonts w:asciiTheme="minorHAnsi" w:hAnsiTheme="minorHAnsi" w:cstheme="minorBidi"/>
            <w:color w:val="auto"/>
            <w:lang w:eastAsia="en-US"/>
          </w:rPr>
          <w:commentReference w:id="92"/>
        </w:r>
        <w:r w:rsidR="00D80554">
          <w:t xml:space="preserve">). Finally, we apply </w:t>
        </w:r>
      </w:ins>
      <w:ins w:id="94" w:author="David Keyes" w:date="2023-09-25T15:51:00Z">
        <w:r w:rsidR="00D80554">
          <w:t xml:space="preserve">the rocket color palette, apply </w:t>
        </w:r>
      </w:ins>
      <w:proofErr w:type="spellStart"/>
      <w:ins w:id="95" w:author="David Keyes" w:date="2023-09-25T15:49:00Z">
        <w:r w:rsidR="00D80554" w:rsidRPr="00D80554">
          <w:rPr>
            <w:rStyle w:val="Literal"/>
            <w:rPrChange w:id="96" w:author="David Keyes" w:date="2023-09-25T15:51:00Z">
              <w:rPr/>
            </w:rPrChange>
          </w:rPr>
          <w:t>theme_</w:t>
        </w:r>
        <w:proofErr w:type="gramStart"/>
        <w:r w:rsidR="00D80554" w:rsidRPr="00D80554">
          <w:rPr>
            <w:rStyle w:val="Literal"/>
            <w:rPrChange w:id="97" w:author="David Keyes" w:date="2023-09-25T15:51:00Z">
              <w:rPr/>
            </w:rPrChange>
          </w:rPr>
          <w:t>minimal</w:t>
        </w:r>
        <w:proofErr w:type="spellEnd"/>
        <w:r w:rsidR="00D80554" w:rsidRPr="00D80554">
          <w:rPr>
            <w:rStyle w:val="Literal"/>
            <w:rPrChange w:id="98" w:author="David Keyes" w:date="2023-09-25T15:51:00Z">
              <w:rPr/>
            </w:rPrChange>
          </w:rPr>
          <w:t>(</w:t>
        </w:r>
        <w:proofErr w:type="gramEnd"/>
        <w:r w:rsidR="00D80554" w:rsidRPr="00D80554">
          <w:rPr>
            <w:rStyle w:val="Literal"/>
            <w:rPrChange w:id="99" w:author="David Keyes" w:date="2023-09-25T15:51:00Z">
              <w:rPr/>
            </w:rPrChange>
          </w:rPr>
          <w:t>)</w:t>
        </w:r>
      </w:ins>
      <w:ins w:id="100" w:author="David Keyes" w:date="2023-09-25T15:51:00Z">
        <w:r w:rsidR="00D80554">
          <w:t xml:space="preserve">, and make </w:t>
        </w:r>
      </w:ins>
      <w:ins w:id="101" w:author="David Keyes" w:date="2023-09-25T15:49:00Z">
        <w:r w:rsidR="00D80554">
          <w:t xml:space="preserve">a few additional </w:t>
        </w:r>
      </w:ins>
      <w:ins w:id="102" w:author="David Keyes" w:date="2023-09-25T15:48:00Z">
        <w:r w:rsidR="00D80554">
          <w:t>tweaks to the theme</w:t>
        </w:r>
      </w:ins>
      <w:del w:id="103" w:author="David Keyes" w:date="2023-09-25T15:44:00Z">
        <w:r w:rsidDel="00D80554">
          <w:delText>:</w:delText>
        </w:r>
      </w:del>
      <w:ins w:id="104" w:author="David Keyes" w:date="2023-09-25T15:51:00Z">
        <w:r w:rsidR="00D80554">
          <w:t>.</w:t>
        </w:r>
      </w:ins>
    </w:p>
    <w:bookmarkEnd w:id="82"/>
    <w:bookmarkEnd w:id="83"/>
    <w:p w14:paraId="0F65C580" w14:textId="77777777" w:rsidR="00E9621E" w:rsidRDefault="00346E6D" w:rsidP="00E81FB2">
      <w:pPr>
        <w:pStyle w:val="Code"/>
      </w:pPr>
      <w:r>
        <w:rPr>
          <w:sz w:val="17"/>
        </w:rPr>
        <w:t xml:space="preserve"># </w:t>
      </w:r>
      <w:r>
        <w:t>COVID Death Rates Over Time</w:t>
      </w:r>
    </w:p>
    <w:p w14:paraId="4E567992" w14:textId="77777777" w:rsidR="00E9621E" w:rsidRDefault="00E9621E" w:rsidP="00E81FB2">
      <w:pPr>
        <w:pStyle w:val="Code"/>
      </w:pPr>
    </w:p>
    <w:p w14:paraId="1E50DB95" w14:textId="77777777" w:rsidR="00E81FB2" w:rsidRDefault="00346E6D" w:rsidP="00E81FB2">
      <w:pPr>
        <w:pStyle w:val="Code"/>
      </w:pPr>
      <w:r>
        <w:t xml:space="preserve">The following chart shows COVID death rates from the start of COVID in early </w:t>
      </w:r>
    </w:p>
    <w:p w14:paraId="6682A71C" w14:textId="1F5BC2E7" w:rsidR="00E9621E" w:rsidRDefault="00346E6D" w:rsidP="00E81FB2">
      <w:pPr>
        <w:pStyle w:val="Code"/>
      </w:pPr>
      <w:r>
        <w:t xml:space="preserve">2020 until </w:t>
      </w:r>
      <w:commentRangeStart w:id="105"/>
      <w:r>
        <w:t xml:space="preserve">`r </w:t>
      </w:r>
      <w:proofErr w:type="spellStart"/>
      <w:r>
        <w:t>most_recent_day</w:t>
      </w:r>
      <w:proofErr w:type="spellEnd"/>
      <w:r>
        <w:t>`.</w:t>
      </w:r>
      <w:commentRangeEnd w:id="105"/>
      <w:r w:rsidR="00C74F0A">
        <w:rPr>
          <w:rStyle w:val="CommentReference"/>
          <w:rFonts w:asciiTheme="minorHAnsi" w:hAnsiTheme="minorHAnsi" w:cstheme="minorBidi"/>
          <w:color w:val="auto"/>
          <w:lang w:eastAsia="en-US"/>
        </w:rPr>
        <w:commentReference w:id="105"/>
      </w:r>
    </w:p>
    <w:p w14:paraId="3D51CB8B" w14:textId="77777777" w:rsidR="00E9621E" w:rsidRDefault="00E9621E" w:rsidP="00E81FB2">
      <w:pPr>
        <w:pStyle w:val="Code"/>
      </w:pPr>
    </w:p>
    <w:p w14:paraId="05FA5C55" w14:textId="77777777" w:rsidR="00E9621E" w:rsidRDefault="00346E6D" w:rsidP="00E81FB2">
      <w:pPr>
        <w:pStyle w:val="Code"/>
      </w:pPr>
      <w:r>
        <w:t>```{r}</w:t>
      </w:r>
    </w:p>
    <w:p w14:paraId="70B4CB45" w14:textId="77777777" w:rsidR="00E9621E" w:rsidRDefault="00E9621E" w:rsidP="00E81FB2">
      <w:pPr>
        <w:pStyle w:val="Code"/>
      </w:pPr>
    </w:p>
    <w:p w14:paraId="62E6FE37" w14:textId="77777777" w:rsidR="00E9621E" w:rsidRDefault="00346E6D" w:rsidP="00E81FB2">
      <w:pPr>
        <w:pStyle w:val="Code"/>
      </w:pPr>
      <w:proofErr w:type="spellStart"/>
      <w:r>
        <w:t>covid_data</w:t>
      </w:r>
      <w:proofErr w:type="spellEnd"/>
      <w:r>
        <w:t xml:space="preserve"> %&gt;% </w:t>
      </w:r>
    </w:p>
    <w:p w14:paraId="52B37067" w14:textId="77777777" w:rsidR="00E9621E" w:rsidRDefault="00346E6D" w:rsidP="00E81FB2">
      <w:pPr>
        <w:pStyle w:val="Code"/>
      </w:pPr>
      <w:r>
        <w:t xml:space="preserve">  </w:t>
      </w:r>
      <w:proofErr w:type="gramStart"/>
      <w:r>
        <w:t>filter(</w:t>
      </w:r>
      <w:proofErr w:type="gramEnd"/>
      <w:r>
        <w:t>state %in% c("Alabama",</w:t>
      </w:r>
    </w:p>
    <w:p w14:paraId="48EBF2E3" w14:textId="77777777" w:rsidR="00E9621E" w:rsidRDefault="00346E6D" w:rsidP="00E81FB2">
      <w:pPr>
        <w:pStyle w:val="Code"/>
      </w:pPr>
      <w:r>
        <w:t xml:space="preserve">                      "Alaska",</w:t>
      </w:r>
    </w:p>
    <w:p w14:paraId="1ED1D5A5" w14:textId="77777777" w:rsidR="00E9621E" w:rsidRDefault="00346E6D" w:rsidP="00E81FB2">
      <w:pPr>
        <w:pStyle w:val="Code"/>
      </w:pPr>
      <w:r>
        <w:t xml:space="preserve">                      "Arizona",</w:t>
      </w:r>
    </w:p>
    <w:p w14:paraId="72FDD2FC" w14:textId="77777777" w:rsidR="00E9621E" w:rsidRDefault="00346E6D" w:rsidP="00E81FB2">
      <w:pPr>
        <w:pStyle w:val="Code"/>
      </w:pPr>
      <w:r>
        <w:t xml:space="preserve">                      "Arkansas")) %&gt;% </w:t>
      </w:r>
    </w:p>
    <w:p w14:paraId="0E9408A8" w14:textId="77777777" w:rsidR="00E9621E" w:rsidRDefault="00346E6D" w:rsidP="00E81FB2">
      <w:pPr>
        <w:pStyle w:val="Code"/>
      </w:pPr>
      <w:r>
        <w:t xml:space="preserve">  </w:t>
      </w:r>
      <w:proofErr w:type="gramStart"/>
      <w:r>
        <w:t>ggplot(</w:t>
      </w:r>
      <w:proofErr w:type="spellStart"/>
      <w:proofErr w:type="gramEnd"/>
      <w:r>
        <w:t>aes</w:t>
      </w:r>
      <w:proofErr w:type="spellEnd"/>
      <w:r>
        <w:t>(x = date,</w:t>
      </w:r>
    </w:p>
    <w:p w14:paraId="601CD94A" w14:textId="77777777" w:rsidR="00E9621E" w:rsidRDefault="00346E6D" w:rsidP="00E81FB2">
      <w:pPr>
        <w:pStyle w:val="Code"/>
      </w:pPr>
      <w:r>
        <w:t xml:space="preserve">             y = deaths_avg_per_100k,</w:t>
      </w:r>
    </w:p>
    <w:p w14:paraId="4DC8D7EE" w14:textId="77777777" w:rsidR="00E9621E" w:rsidRDefault="00346E6D" w:rsidP="00E81FB2">
      <w:pPr>
        <w:pStyle w:val="Code"/>
      </w:pPr>
      <w:r>
        <w:t xml:space="preserve">             group = state,</w:t>
      </w:r>
    </w:p>
    <w:p w14:paraId="2D109C74" w14:textId="77777777" w:rsidR="00E9621E" w:rsidRDefault="00346E6D" w:rsidP="00E81FB2">
      <w:pPr>
        <w:pStyle w:val="Code"/>
      </w:pPr>
      <w:r>
        <w:t xml:space="preserve">             fill = deaths_avg_per_100k)) +</w:t>
      </w:r>
    </w:p>
    <w:p w14:paraId="714EE38E" w14:textId="77777777" w:rsidR="00E9621E" w:rsidRDefault="00346E6D" w:rsidP="00E81FB2">
      <w:pPr>
        <w:pStyle w:val="Code"/>
      </w:pPr>
      <w:r>
        <w:t xml:space="preserve">  </w:t>
      </w:r>
      <w:proofErr w:type="spellStart"/>
      <w:r>
        <w:t>geom_</w:t>
      </w:r>
      <w:proofErr w:type="gramStart"/>
      <w:r>
        <w:t>col</w:t>
      </w:r>
      <w:proofErr w:type="spellEnd"/>
      <w:r>
        <w:t>(</w:t>
      </w:r>
      <w:proofErr w:type="gramEnd"/>
      <w:r>
        <w:t>) +</w:t>
      </w:r>
    </w:p>
    <w:p w14:paraId="7A7CC17C" w14:textId="77777777" w:rsidR="00E9621E" w:rsidRDefault="00346E6D" w:rsidP="00E81FB2">
      <w:pPr>
        <w:pStyle w:val="Code"/>
      </w:pPr>
      <w:r>
        <w:t xml:space="preserve">  </w:t>
      </w:r>
      <w:proofErr w:type="spellStart"/>
      <w:r>
        <w:t>scale_fill_viridis_</w:t>
      </w:r>
      <w:proofErr w:type="gramStart"/>
      <w:r>
        <w:t>c</w:t>
      </w:r>
      <w:proofErr w:type="spellEnd"/>
      <w:r>
        <w:t>(</w:t>
      </w:r>
      <w:proofErr w:type="gramEnd"/>
      <w:r>
        <w:t>option = "rocket") +</w:t>
      </w:r>
    </w:p>
    <w:p w14:paraId="1F17987A" w14:textId="77777777" w:rsidR="00E9621E" w:rsidRDefault="00346E6D" w:rsidP="00E81FB2">
      <w:pPr>
        <w:pStyle w:val="Code"/>
      </w:pPr>
      <w:r>
        <w:t xml:space="preserve">  </w:t>
      </w:r>
      <w:proofErr w:type="spellStart"/>
      <w:r>
        <w:t>theme_</w:t>
      </w:r>
      <w:proofErr w:type="gramStart"/>
      <w:r>
        <w:t>minimal</w:t>
      </w:r>
      <w:proofErr w:type="spellEnd"/>
      <w:r>
        <w:t>(</w:t>
      </w:r>
      <w:proofErr w:type="gramEnd"/>
      <w:r>
        <w:t>) +</w:t>
      </w:r>
    </w:p>
    <w:p w14:paraId="67413F7C" w14:textId="77777777" w:rsidR="00E9621E" w:rsidRDefault="00346E6D" w:rsidP="00E81FB2">
      <w:pPr>
        <w:pStyle w:val="Code"/>
      </w:pPr>
      <w:r>
        <w:t xml:space="preserve">  </w:t>
      </w:r>
      <w:proofErr w:type="gramStart"/>
      <w:r>
        <w:t>labs(</w:t>
      </w:r>
      <w:proofErr w:type="gramEnd"/>
      <w:r>
        <w:t>title = "Deaths per 100,000 people over time") +</w:t>
      </w:r>
    </w:p>
    <w:p w14:paraId="4D2D569B" w14:textId="77777777" w:rsidR="00E9621E" w:rsidRDefault="00346E6D" w:rsidP="00E81FB2">
      <w:pPr>
        <w:pStyle w:val="Code"/>
      </w:pPr>
      <w:r>
        <w:t xml:space="preserve">  </w:t>
      </w:r>
      <w:proofErr w:type="gramStart"/>
      <w:r>
        <w:t>theme(</w:t>
      </w:r>
      <w:proofErr w:type="spellStart"/>
      <w:proofErr w:type="gramEnd"/>
      <w:r>
        <w:t>legend.position</w:t>
      </w:r>
      <w:proofErr w:type="spellEnd"/>
      <w:r>
        <w:t xml:space="preserve"> = "none",</w:t>
      </w:r>
    </w:p>
    <w:p w14:paraId="5F605AFD" w14:textId="77777777" w:rsidR="00E9621E" w:rsidRDefault="00346E6D" w:rsidP="00E81FB2">
      <w:pPr>
        <w:pStyle w:val="Code"/>
      </w:pPr>
      <w:r>
        <w:t xml:space="preserve">        </w:t>
      </w:r>
      <w:proofErr w:type="spellStart"/>
      <w:proofErr w:type="gramStart"/>
      <w:r>
        <w:t>plot.title</w:t>
      </w:r>
      <w:proofErr w:type="gramEnd"/>
      <w:r>
        <w:t>.position</w:t>
      </w:r>
      <w:proofErr w:type="spellEnd"/>
      <w:r>
        <w:t xml:space="preserve"> = "plot",</w:t>
      </w:r>
    </w:p>
    <w:p w14:paraId="0E8F7E38" w14:textId="77777777" w:rsidR="00E9621E" w:rsidRDefault="00346E6D" w:rsidP="00E81FB2">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31E9E9CF" w14:textId="77777777" w:rsidR="00E9621E" w:rsidRDefault="00346E6D" w:rsidP="00E81FB2">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75BB7E44" w14:textId="77777777" w:rsidR="00E9621E" w:rsidRDefault="00346E6D" w:rsidP="00E81FB2">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34E7EF44" w14:textId="77777777" w:rsidR="00E9621E" w:rsidRDefault="00346E6D" w:rsidP="00E81FB2">
      <w:pPr>
        <w:pStyle w:val="Code"/>
      </w:pPr>
      <w:r>
        <w:t xml:space="preserve">  </w:t>
      </w:r>
      <w:proofErr w:type="spellStart"/>
      <w:r>
        <w:t>facet_</w:t>
      </w:r>
      <w:proofErr w:type="gramStart"/>
      <w:r>
        <w:t>wrap</w:t>
      </w:r>
      <w:proofErr w:type="spellEnd"/>
      <w:r>
        <w:t>(</w:t>
      </w:r>
      <w:proofErr w:type="gramEnd"/>
      <w:r>
        <w:t>~state,</w:t>
      </w:r>
    </w:p>
    <w:p w14:paraId="40D2C138" w14:textId="77777777" w:rsidR="00E9621E" w:rsidRDefault="00346E6D" w:rsidP="00E81FB2">
      <w:pPr>
        <w:pStyle w:val="Code"/>
      </w:pPr>
      <w:r>
        <w:t xml:space="preserve">             </w:t>
      </w:r>
      <w:proofErr w:type="spellStart"/>
      <w:r>
        <w:t>nrow</w:t>
      </w:r>
      <w:proofErr w:type="spellEnd"/>
      <w:r>
        <w:t xml:space="preserve"> = 2)</w:t>
      </w:r>
    </w:p>
    <w:p w14:paraId="704B600D" w14:textId="77777777" w:rsidR="00E9621E" w:rsidRDefault="00346E6D" w:rsidP="00E81FB2">
      <w:pPr>
        <w:pStyle w:val="Code"/>
      </w:pPr>
      <w:r>
        <w:t>```</w:t>
      </w:r>
    </w:p>
    <w:p w14:paraId="16B0C358" w14:textId="45F7F0D6" w:rsidR="00E9621E" w:rsidRDefault="00346E6D" w:rsidP="008A4092">
      <w:pPr>
        <w:pStyle w:val="Body"/>
      </w:pPr>
      <w:r>
        <w:t xml:space="preserve">Figure </w:t>
      </w:r>
      <w:r w:rsidR="00DA3D95">
        <w:t>9</w:t>
      </w:r>
      <w:r>
        <w:t>-</w:t>
      </w:r>
      <w:r w:rsidR="00DA3D95">
        <w:t>5</w:t>
      </w:r>
      <w:r>
        <w:t xml:space="preserve"> shows what the website’s home page looks like</w:t>
      </w:r>
      <w:r w:rsidR="00C74F0A">
        <w:t xml:space="preserve"> three years after the start of the pandemic</w:t>
      </w:r>
      <w:r>
        <w:t>.</w:t>
      </w:r>
    </w:p>
    <w:p w14:paraId="1642BABF" w14:textId="53DF1450" w:rsidR="00E9621E" w:rsidRDefault="00346E6D">
      <w:pPr>
        <w:pStyle w:val="GraphicSlug"/>
      </w:pPr>
      <w:r>
        <w:t>[F0900</w:t>
      </w:r>
      <w:r w:rsidR="00884731">
        <w:t>5</w:t>
      </w:r>
      <w:r>
        <w:t>.png]</w:t>
      </w:r>
    </w:p>
    <w:p w14:paraId="1902F892" w14:textId="77777777" w:rsidR="00E9621E" w:rsidRDefault="00346E6D">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6"/>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346E6D" w:rsidP="008A4092">
      <w:pPr>
        <w:pStyle w:val="CaptionLine"/>
      </w:pPr>
      <w:r>
        <w:lastRenderedPageBreak/>
        <w:t>The COVID website with a table, map, and chart</w:t>
      </w:r>
    </w:p>
    <w:p w14:paraId="784B30A2" w14:textId="77777777" w:rsidR="00E9621E" w:rsidRDefault="00346E6D" w:rsidP="00E81FB2">
      <w:pPr>
        <w:pStyle w:val="Body"/>
      </w:pPr>
      <w:bookmarkStart w:id="106" w:name="usingdifferentlayouts"/>
      <w:r>
        <w:t>Now that we have some content, we can tweak it. For example, because many states are quite small, especially in the northeast, it’s a bit challenging to see them. Let’s make the entire map bigger.</w:t>
      </w:r>
    </w:p>
    <w:p w14:paraId="7795C13E" w14:textId="77777777" w:rsidR="00E9621E" w:rsidRDefault="00346E6D">
      <w:pPr>
        <w:pStyle w:val="HeadB"/>
      </w:pPr>
      <w:bookmarkStart w:id="107" w:name="_Toc7"/>
      <w:r>
        <w:t>Applying distill Layouts</w:t>
      </w:r>
      <w:bookmarkEnd w:id="107"/>
    </w:p>
    <w:p w14:paraId="4723543F" w14:textId="77777777" w:rsidR="00E9621E" w:rsidRDefault="00346E6D" w:rsidP="00E81FB2">
      <w:pPr>
        <w:pStyle w:val="Body"/>
      </w:pPr>
      <w:r>
        <w:t xml:space="preserve">One nice feature of </w:t>
      </w:r>
      <w:r w:rsidRPr="008A4092">
        <w:rPr>
          <w:rStyle w:val="Literal"/>
        </w:rPr>
        <w:t>distill</w:t>
      </w:r>
      <w:r w:rsidRPr="008A4092">
        <w:t xml:space="preserve"> </w:t>
      </w:r>
      <w:r>
        <w:t xml:space="preserve">is the ability to make the output of certain code chunks larger. It has four layouts that you can apply to a code chunk to widen its output: </w:t>
      </w:r>
      <w:r w:rsidRPr="008A4092">
        <w:rPr>
          <w:rStyle w:val="Literal"/>
        </w:rPr>
        <w:t>l-body-outset</w:t>
      </w:r>
      <w:r>
        <w:t xml:space="preserve"> (creates output that is a bit wider than default), </w:t>
      </w:r>
      <w:r w:rsidRPr="008A4092">
        <w:rPr>
          <w:rStyle w:val="Literal"/>
        </w:rPr>
        <w:t>l-page</w:t>
      </w:r>
      <w:r>
        <w:t xml:space="preserve"> (creates output that is wider still), </w:t>
      </w:r>
      <w:r w:rsidRPr="008A4092">
        <w:rPr>
          <w:rStyle w:val="Literal"/>
        </w:rPr>
        <w:t>l-screen</w:t>
      </w:r>
      <w:r>
        <w:t xml:space="preserve"> (creates full-screen output), and </w:t>
      </w:r>
      <w:r w:rsidRPr="008A4092">
        <w:rPr>
          <w:rStyle w:val="Literal"/>
        </w:rPr>
        <w:t>l-screen-inset</w:t>
      </w:r>
      <w:r>
        <w:t xml:space="preserve"> (creates full-screen output with a bit of a buffer). </w:t>
      </w:r>
    </w:p>
    <w:p w14:paraId="3163BDF1" w14:textId="77777777" w:rsidR="00E9621E" w:rsidRDefault="00346E6D" w:rsidP="008A4092">
      <w:pPr>
        <w:pStyle w:val="Body"/>
      </w:pPr>
      <w:r>
        <w:t xml:space="preserve">Apply </w:t>
      </w:r>
      <w:r w:rsidRPr="008A4092">
        <w:rPr>
          <w:rStyle w:val="Literal"/>
        </w:rPr>
        <w:t>l-screen-inset</w:t>
      </w:r>
      <w:r w:rsidRPr="008A4092">
        <w:t xml:space="preserve"> to</w:t>
      </w:r>
      <w:r>
        <w:t xml:space="preserve"> the map by modifying the first line of its code chunk as follows:</w:t>
      </w:r>
    </w:p>
    <w:p w14:paraId="5A7AA436" w14:textId="77777777" w:rsidR="00E9621E" w:rsidRDefault="00346E6D">
      <w:pPr>
        <w:pStyle w:val="Code"/>
      </w:pPr>
      <w:r>
        <w:t>``</w:t>
      </w:r>
      <w:proofErr w:type="gramStart"/>
      <w:r>
        <w:t>`{</w:t>
      </w:r>
      <w:proofErr w:type="gramEnd"/>
      <w:r>
        <w:t>r layout = "l-screen-inset"}</w:t>
      </w:r>
    </w:p>
    <w:p w14:paraId="2DFA8768" w14:textId="14D2A227" w:rsidR="00E9621E" w:rsidRDefault="00346E6D" w:rsidP="008A4092">
      <w:pPr>
        <w:pStyle w:val="Body"/>
      </w:pPr>
      <w:r>
        <w:t>Doing this makes our map wider and taller, and as a result, much easier to read.</w:t>
      </w:r>
    </w:p>
    <w:p w14:paraId="7F2967CF" w14:textId="77777777" w:rsidR="00E9621E" w:rsidRDefault="00346E6D">
      <w:pPr>
        <w:pStyle w:val="HeadB"/>
      </w:pPr>
      <w:bookmarkStart w:id="108" w:name="_Toc8"/>
      <w:bookmarkStart w:id="109" w:name="makingourcontentinteractive"/>
      <w:r>
        <w:t>Making the Content Interactive</w:t>
      </w:r>
      <w:bookmarkEnd w:id="108"/>
    </w:p>
    <w:p w14:paraId="728077E4" w14:textId="301B2159" w:rsidR="00E9621E" w:rsidRDefault="00346E6D" w:rsidP="008A4092">
      <w:pPr>
        <w:pStyle w:val="Body"/>
      </w:pPr>
      <w:r>
        <w:t xml:space="preserve">The static content we’ve added to the website so far has none of the interactivity common in websites, which can use JavaScript to respond to user behavior. If you have limited familiarity with HTML and JavaScript, you can use R packages like </w:t>
      </w:r>
      <w:r w:rsidRPr="008A4092">
        <w:rPr>
          <w:rStyle w:val="Literal"/>
        </w:rPr>
        <w:t>distill</w:t>
      </w:r>
      <w:r>
        <w:t xml:space="preserve">, </w:t>
      </w:r>
      <w:proofErr w:type="spellStart"/>
      <w:r w:rsidRPr="008A4092">
        <w:rPr>
          <w:rStyle w:val="Literal"/>
        </w:rPr>
        <w:t>plotly</w:t>
      </w:r>
      <w:proofErr w:type="spellEnd"/>
      <w:r>
        <w:t xml:space="preserve">, and </w:t>
      </w:r>
      <w:r w:rsidRPr="008A4092">
        <w:rPr>
          <w:rStyle w:val="Literal"/>
        </w:rPr>
        <w:t>DT</w:t>
      </w:r>
      <w:r>
        <w:t xml:space="preserve">, which wrap JavaScript libraries, to add interactivity to your website. Matt Herman uses interactive graphics and maps on his Westchester County COVID website. Figure </w:t>
      </w:r>
      <w:r w:rsidR="002C1BF6">
        <w:t>9</w:t>
      </w:r>
      <w:r>
        <w:t>-</w:t>
      </w:r>
      <w:r w:rsidR="00DA3D95">
        <w:t>6</w:t>
      </w:r>
      <w:r>
        <w:t>, for example, shows a tooltip that allows the user to see results for any single day.</w:t>
      </w:r>
    </w:p>
    <w:p w14:paraId="4584643B" w14:textId="1BDB1678" w:rsidR="00E9621E" w:rsidRDefault="00346E6D">
      <w:pPr>
        <w:pStyle w:val="GraphicSlug"/>
      </w:pPr>
      <w:r>
        <w:t>[F090</w:t>
      </w:r>
      <w:r w:rsidR="002C1BF6">
        <w:t>0</w:t>
      </w:r>
      <w:r w:rsidR="00DA3D95">
        <w:t>6</w:t>
      </w:r>
      <w:r>
        <w:t>.png]</w:t>
      </w:r>
    </w:p>
    <w:p w14:paraId="030615C3" w14:textId="77777777" w:rsidR="00E9621E" w:rsidRDefault="00346E6D">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7"/>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346E6D" w:rsidP="00E81FB2">
      <w:pPr>
        <w:pStyle w:val="CaptionLine"/>
      </w:pPr>
      <w:r>
        <w:t xml:space="preserve">Interactive tooltips </w:t>
      </w:r>
      <w:r w:rsidRPr="002C1BF6">
        <w:t>showing</w:t>
      </w:r>
      <w:r>
        <w:t xml:space="preserve"> new cases by day</w:t>
      </w:r>
    </w:p>
    <w:p w14:paraId="39305EC9" w14:textId="3EF9C9D8" w:rsidR="00E9621E" w:rsidRDefault="00346E6D" w:rsidP="008A4092">
      <w:pPr>
        <w:pStyle w:val="Body"/>
      </w:pPr>
      <w:r>
        <w:lastRenderedPageBreak/>
        <w:t xml:space="preserve">Herman also makes interactive tables with the </w:t>
      </w:r>
      <w:r w:rsidRPr="008A4092">
        <w:rPr>
          <w:rStyle w:val="Literal"/>
        </w:rPr>
        <w:t>DT</w:t>
      </w:r>
      <w:r>
        <w:t xml:space="preserve"> package, allowing the user to scroll through the data and sort the values by clicking any of the variables in the heading. Figure </w:t>
      </w:r>
      <w:r w:rsidR="002C1BF6">
        <w:t>9</w:t>
      </w:r>
      <w:r>
        <w:t>-</w:t>
      </w:r>
      <w:r w:rsidR="00DA3D95">
        <w:t>7</w:t>
      </w:r>
      <w:r>
        <w:t xml:space="preserve"> shows the table.</w:t>
      </w:r>
    </w:p>
    <w:p w14:paraId="0FB10995" w14:textId="0FC12B8E" w:rsidR="00E9621E" w:rsidRDefault="00346E6D">
      <w:pPr>
        <w:pStyle w:val="GraphicSlug"/>
      </w:pPr>
      <w:r>
        <w:t>[F090</w:t>
      </w:r>
      <w:r w:rsidR="002C1BF6">
        <w:t>0</w:t>
      </w:r>
      <w:r w:rsidR="00884731">
        <w:t>7</w:t>
      </w:r>
      <w:r>
        <w:t>.png]</w:t>
      </w:r>
    </w:p>
    <w:p w14:paraId="15C95453" w14:textId="77777777" w:rsidR="00E9621E" w:rsidRDefault="00346E6D">
      <w:pPr>
        <w:pStyle w:val="CaptionedFigure"/>
      </w:pPr>
      <w:r>
        <w:rPr>
          <w:noProof/>
        </w:rPr>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8"/>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346E6D" w:rsidP="008A4092">
      <w:pPr>
        <w:pStyle w:val="CaptionLine"/>
      </w:pPr>
      <w:r>
        <w:t xml:space="preserve">An interactive table made with the </w:t>
      </w:r>
      <w:r w:rsidRPr="008A4092">
        <w:rPr>
          <w:rStyle w:val="Literal"/>
        </w:rPr>
        <w:t>DT</w:t>
      </w:r>
      <w:r>
        <w:t xml:space="preserve"> package</w:t>
      </w:r>
    </w:p>
    <w:p w14:paraId="1B69BC50" w14:textId="00B09007" w:rsidR="00E9621E" w:rsidRDefault="00346E6D" w:rsidP="00E81FB2">
      <w:pPr>
        <w:pStyle w:val="Body"/>
      </w:pPr>
      <w:r>
        <w:t xml:space="preserve">Let’s add some interactivity to </w:t>
      </w:r>
      <w:r w:rsidR="00D23B0D">
        <w:t>our</w:t>
      </w:r>
      <w:r>
        <w:t xml:space="preserve"> COVID website. We’ll begin by making our table interactive. </w:t>
      </w:r>
    </w:p>
    <w:p w14:paraId="426A1783" w14:textId="77777777" w:rsidR="00E9621E" w:rsidRDefault="00346E6D">
      <w:pPr>
        <w:pStyle w:val="HeadC"/>
      </w:pPr>
      <w:bookmarkStart w:id="110" w:name="_Toc9"/>
      <w:r>
        <w:t xml:space="preserve">Adding Pagination to a Table with </w:t>
      </w:r>
      <w:proofErr w:type="spellStart"/>
      <w:r>
        <w:t>reactable</w:t>
      </w:r>
      <w:bookmarkEnd w:id="110"/>
      <w:proofErr w:type="spellEnd"/>
    </w:p>
    <w:p w14:paraId="7B14DD3E" w14:textId="1091FAD1" w:rsidR="00E9621E" w:rsidRDefault="00346E6D" w:rsidP="00E81FB2">
      <w:pPr>
        <w:pStyle w:val="Body"/>
      </w:pPr>
      <w:r>
        <w:t xml:space="preserve">Remember how we included only four states in the table in to keep it from getting </w:t>
      </w:r>
      <w:r w:rsidR="00D23B0D">
        <w:t xml:space="preserve">too </w:t>
      </w:r>
      <w:r>
        <w:t xml:space="preserve">long? By creating an interactive table, we can avoid this. The </w:t>
      </w:r>
      <w:proofErr w:type="spellStart"/>
      <w:r w:rsidRPr="008A4092">
        <w:rPr>
          <w:rStyle w:val="Literal"/>
        </w:rPr>
        <w:t>reactable</w:t>
      </w:r>
      <w:proofErr w:type="spellEnd"/>
      <w:r>
        <w:t xml:space="preserve"> package is a great option for interactive tables. You can install it with </w:t>
      </w:r>
      <w:proofErr w:type="spellStart"/>
      <w:proofErr w:type="gramStart"/>
      <w:r w:rsidRPr="008A4092">
        <w:rPr>
          <w:rStyle w:val="Literal"/>
        </w:rPr>
        <w:t>install.packages</w:t>
      </w:r>
      <w:proofErr w:type="spellEnd"/>
      <w:proofErr w:type="gramEnd"/>
      <w:r w:rsidRPr="008A4092">
        <w:rPr>
          <w:rStyle w:val="Literal"/>
        </w:rPr>
        <w:t>("</w:t>
      </w:r>
      <w:proofErr w:type="spellStart"/>
      <w:r w:rsidRPr="008A4092">
        <w:rPr>
          <w:rStyle w:val="Literal"/>
        </w:rPr>
        <w:t>reactable</w:t>
      </w:r>
      <w:proofErr w:type="spellEnd"/>
      <w:r w:rsidRPr="008A4092">
        <w:rPr>
          <w:rStyle w:val="Literal"/>
        </w:rPr>
        <w:t>")</w:t>
      </w:r>
      <w:r>
        <w:t>. If we swap out the</w:t>
      </w:r>
      <w:r w:rsidRPr="008A4092">
        <w:t xml:space="preserve"> </w:t>
      </w:r>
      <w:proofErr w:type="spellStart"/>
      <w:r w:rsidRPr="008A4092">
        <w:rPr>
          <w:rStyle w:val="Literal"/>
        </w:rPr>
        <w:t>gt</w:t>
      </w:r>
      <w:proofErr w:type="spellEnd"/>
      <w:r>
        <w:t xml:space="preserve"> package code we used to make our static table with 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we can show all states:</w:t>
      </w:r>
    </w:p>
    <w:p w14:paraId="6A789FDD" w14:textId="77777777" w:rsidR="00E9621E" w:rsidRDefault="00346E6D">
      <w:pPr>
        <w:pStyle w:val="Code"/>
      </w:pPr>
      <w:r>
        <w:t>library(</w:t>
      </w:r>
      <w:proofErr w:type="spellStart"/>
      <w:r>
        <w:t>reactable</w:t>
      </w:r>
      <w:proofErr w:type="spellEnd"/>
      <w:r>
        <w:t>)</w:t>
      </w:r>
    </w:p>
    <w:p w14:paraId="3099C35E" w14:textId="77777777" w:rsidR="00E9621E" w:rsidRDefault="00E9621E">
      <w:pPr>
        <w:pStyle w:val="Code"/>
      </w:pPr>
    </w:p>
    <w:p w14:paraId="15E8BE13" w14:textId="77777777" w:rsidR="00E9621E" w:rsidRDefault="00346E6D">
      <w:pPr>
        <w:pStyle w:val="Code"/>
      </w:pPr>
      <w:proofErr w:type="spellStart"/>
      <w:r>
        <w:t>covid_data</w:t>
      </w:r>
      <w:proofErr w:type="spellEnd"/>
      <w:r>
        <w:t xml:space="preserve"> %&gt;% </w:t>
      </w:r>
    </w:p>
    <w:p w14:paraId="1CD098F9" w14:textId="77777777" w:rsidR="00E9621E" w:rsidRDefault="00346E6D">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09895988" w14:textId="77777777" w:rsidR="00E9621E" w:rsidRDefault="00346E6D">
      <w:pPr>
        <w:pStyle w:val="Code"/>
      </w:pPr>
      <w:r>
        <w:t xml:space="preserve">            n = 1) %&gt;% </w:t>
      </w:r>
    </w:p>
    <w:p w14:paraId="753C7E69" w14:textId="77777777" w:rsidR="00E9621E" w:rsidRDefault="00346E6D">
      <w:pPr>
        <w:pStyle w:val="Code"/>
      </w:pPr>
      <w:r>
        <w:t xml:space="preserve">  </w:t>
      </w:r>
      <w:proofErr w:type="gramStart"/>
      <w:r>
        <w:t>select(</w:t>
      </w:r>
      <w:proofErr w:type="gramEnd"/>
      <w:r>
        <w:t xml:space="preserve">state, deaths_avg_per_100k) %&gt;% </w:t>
      </w:r>
    </w:p>
    <w:p w14:paraId="2CCA7157" w14:textId="77777777" w:rsidR="00E9621E" w:rsidRDefault="00346E6D">
      <w:pPr>
        <w:pStyle w:val="Code"/>
      </w:pPr>
      <w:r>
        <w:t xml:space="preserve">  arrange(state) %&gt;% </w:t>
      </w:r>
    </w:p>
    <w:p w14:paraId="6D6ADF5C" w14:textId="77777777" w:rsidR="00E9621E" w:rsidRDefault="00346E6D">
      <w:pPr>
        <w:pStyle w:val="Code"/>
      </w:pPr>
      <w:r>
        <w:t xml:space="preserve">  </w:t>
      </w:r>
      <w:proofErr w:type="spellStart"/>
      <w:r>
        <w:t>set_</w:t>
      </w:r>
      <w:proofErr w:type="gramStart"/>
      <w:r>
        <w:t>names</w:t>
      </w:r>
      <w:proofErr w:type="spellEnd"/>
      <w:r>
        <w:t>(</w:t>
      </w:r>
      <w:proofErr w:type="gramEnd"/>
      <w:r>
        <w:t xml:space="preserve">"State", "Death rate") %&gt;% </w:t>
      </w:r>
    </w:p>
    <w:p w14:paraId="3807B493" w14:textId="77777777" w:rsidR="00E9621E" w:rsidRDefault="00346E6D">
      <w:pPr>
        <w:pStyle w:val="Code"/>
      </w:pPr>
      <w:r>
        <w:t xml:space="preserve">  </w:t>
      </w:r>
      <w:proofErr w:type="spellStart"/>
      <w:proofErr w:type="gramStart"/>
      <w:r>
        <w:t>reactable</w:t>
      </w:r>
      <w:proofErr w:type="spellEnd"/>
      <w:r>
        <w:t>(</w:t>
      </w:r>
      <w:proofErr w:type="gramEnd"/>
      <w:r>
        <w:t>)</w:t>
      </w:r>
    </w:p>
    <w:p w14:paraId="1AA73177" w14:textId="4B4FE617" w:rsidR="00E9621E" w:rsidRDefault="00346E6D" w:rsidP="008A4092">
      <w:pPr>
        <w:pStyle w:val="Body"/>
      </w:pPr>
      <w:r>
        <w:t xml:space="preserve">The </w:t>
      </w:r>
      <w:proofErr w:type="spellStart"/>
      <w:r w:rsidRPr="008A4092">
        <w:rPr>
          <w:rStyle w:val="Literal"/>
        </w:rPr>
        <w:t>reactable</w:t>
      </w:r>
      <w:proofErr w:type="spellEnd"/>
      <w:r>
        <w:t xml:space="preserve"> package shows 10 rows by default and adds pagination, as shown in Figure </w:t>
      </w:r>
      <w:r w:rsidR="002C1BF6">
        <w:t>9</w:t>
      </w:r>
      <w:r>
        <w:t>-</w:t>
      </w:r>
      <w:r w:rsidR="00DA3D95">
        <w:t>8</w:t>
      </w:r>
      <w:r>
        <w:t>.</w:t>
      </w:r>
    </w:p>
    <w:p w14:paraId="1B214F57" w14:textId="533ACE3E" w:rsidR="00E9621E" w:rsidRDefault="00346E6D">
      <w:pPr>
        <w:pStyle w:val="GraphicSlug"/>
      </w:pPr>
      <w:r>
        <w:t>[F090</w:t>
      </w:r>
      <w:r w:rsidR="002C1BF6">
        <w:t>0</w:t>
      </w:r>
      <w:r w:rsidR="00DA3D95">
        <w:t>8</w:t>
      </w:r>
      <w:r>
        <w:t>.png]</w:t>
      </w:r>
    </w:p>
    <w:p w14:paraId="67ED7D6B" w14:textId="77777777" w:rsidR="00E9621E" w:rsidRDefault="00346E6D">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19"/>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346E6D" w:rsidP="008A4092">
      <w:pPr>
        <w:pStyle w:val="CaptionLine"/>
      </w:pPr>
      <w:r>
        <w:t xml:space="preserve">An interactive table built with </w:t>
      </w:r>
      <w:proofErr w:type="spellStart"/>
      <w:r w:rsidRPr="008A4092">
        <w:rPr>
          <w:rStyle w:val="Literal"/>
        </w:rPr>
        <w:t>reactable</w:t>
      </w:r>
      <w:proofErr w:type="spellEnd"/>
    </w:p>
    <w:p w14:paraId="70A1AEE6" w14:textId="5613F6E2" w:rsidR="00E9621E" w:rsidRDefault="00346E6D" w:rsidP="008A4092">
      <w:pPr>
        <w:pStyle w:val="Body"/>
      </w:pPr>
      <w:r>
        <w:t xml:space="preserve">The </w:t>
      </w:r>
      <w:proofErr w:type="spellStart"/>
      <w:proofErr w:type="gramStart"/>
      <w:r w:rsidRPr="008A4092">
        <w:rPr>
          <w:rStyle w:val="Literal"/>
        </w:rPr>
        <w:t>reactable</w:t>
      </w:r>
      <w:proofErr w:type="spellEnd"/>
      <w:r w:rsidRPr="008A4092">
        <w:rPr>
          <w:rStyle w:val="Literal"/>
        </w:rPr>
        <w:t>(</w:t>
      </w:r>
      <w:proofErr w:type="gramEnd"/>
      <w:r w:rsidRPr="008A4092">
        <w:rPr>
          <w:rStyle w:val="Literal"/>
        </w:rPr>
        <w:t>)</w:t>
      </w:r>
      <w:r>
        <w:t xml:space="preserve"> function also enables sorting by default. Although we used the </w:t>
      </w:r>
      <w:proofErr w:type="gramStart"/>
      <w:r w:rsidRPr="008A4092">
        <w:rPr>
          <w:rStyle w:val="Literal"/>
        </w:rPr>
        <w:t>arrange(</w:t>
      </w:r>
      <w:proofErr w:type="gramEnd"/>
      <w:r w:rsidRPr="008A4092">
        <w:rPr>
          <w:rStyle w:val="Literal"/>
        </w:rPr>
        <w:t>)</w:t>
      </w:r>
      <w:r>
        <w:t xml:space="preserve"> function in our code to sort </w:t>
      </w:r>
      <w:r w:rsidR="002C1BF6">
        <w:t xml:space="preserve">the data </w:t>
      </w:r>
      <w:r>
        <w:t xml:space="preserve">by state name, users can click the “Death rate” column to sort values using that variable. </w:t>
      </w:r>
    </w:p>
    <w:p w14:paraId="05BF981B" w14:textId="77777777" w:rsidR="00E9621E" w:rsidRDefault="00346E6D">
      <w:pPr>
        <w:pStyle w:val="HeadC"/>
      </w:pPr>
      <w:bookmarkStart w:id="111" w:name="_Toc10"/>
      <w:r>
        <w:t xml:space="preserve">Creating a Hovering Tooltip with </w:t>
      </w:r>
      <w:proofErr w:type="spellStart"/>
      <w:r>
        <w:t>Plotly</w:t>
      </w:r>
      <w:bookmarkEnd w:id="111"/>
      <w:proofErr w:type="spellEnd"/>
    </w:p>
    <w:p w14:paraId="223B02AD" w14:textId="12070681" w:rsidR="00E9621E" w:rsidRDefault="00346E6D" w:rsidP="008A4092">
      <w:pPr>
        <w:pStyle w:val="Body"/>
      </w:pPr>
      <w:r>
        <w:t xml:space="preserve">Let’s also give the website’s chart some interactivity using </w:t>
      </w:r>
      <w:proofErr w:type="spellStart"/>
      <w:r w:rsidRPr="008A4092">
        <w:rPr>
          <w:rStyle w:val="Literal"/>
        </w:rPr>
        <w:t>plotly</w:t>
      </w:r>
      <w:proofErr w:type="spellEnd"/>
      <w:r>
        <w:t>, which has the following basic workflow</w:t>
      </w:r>
      <w:r w:rsidR="002C1BF6">
        <w:t>.</w:t>
      </w:r>
      <w:r>
        <w:t xml:space="preserve"> </w:t>
      </w:r>
      <w:r w:rsidR="002C1BF6">
        <w:t xml:space="preserve">First, </w:t>
      </w:r>
      <w:r>
        <w:t xml:space="preserve">create a plot with ggplot and save it as an object. Then, pass </w:t>
      </w:r>
      <w:r w:rsidR="00D23B0D">
        <w:t xml:space="preserve">the object </w:t>
      </w:r>
      <w:r>
        <w:t xml:space="preserve">to the </w:t>
      </w:r>
      <w:proofErr w:type="spellStart"/>
      <w:proofErr w:type="gramStart"/>
      <w:r w:rsidRPr="008A4092">
        <w:rPr>
          <w:rStyle w:val="Literal"/>
        </w:rPr>
        <w:t>ggplotly</w:t>
      </w:r>
      <w:proofErr w:type="spellEnd"/>
      <w:r w:rsidRPr="008A4092">
        <w:rPr>
          <w:rStyle w:val="Literal"/>
        </w:rPr>
        <w:t>(</w:t>
      </w:r>
      <w:proofErr w:type="gramEnd"/>
      <w:r w:rsidRPr="008A4092">
        <w:rPr>
          <w:rStyle w:val="Literal"/>
        </w:rPr>
        <w:t>)</w:t>
      </w:r>
      <w:r>
        <w:t xml:space="preserve"> function, which turns it into an interactive plot. In the following code, which assumes you have installed the </w:t>
      </w:r>
      <w:proofErr w:type="spellStart"/>
      <w:r w:rsidRPr="008A4092">
        <w:rPr>
          <w:rStyle w:val="Literal"/>
        </w:rPr>
        <w:t>plotly</w:t>
      </w:r>
      <w:proofErr w:type="spellEnd"/>
      <w:r w:rsidRPr="008A4092">
        <w:t xml:space="preserve"> </w:t>
      </w:r>
      <w:r>
        <w:t xml:space="preserve">package using </w:t>
      </w:r>
      <w:proofErr w:type="spellStart"/>
      <w:proofErr w:type="gramStart"/>
      <w:r w:rsidRPr="0004518E">
        <w:rPr>
          <w:rStyle w:val="LiteralBold"/>
        </w:rPr>
        <w:t>install.packages</w:t>
      </w:r>
      <w:bookmarkEnd w:id="106"/>
      <w:bookmarkEnd w:id="109"/>
      <w:proofErr w:type="spellEnd"/>
      <w:proofErr w:type="gramEnd"/>
      <w:r w:rsidRPr="0004518E">
        <w:rPr>
          <w:rStyle w:val="LiteralBold"/>
        </w:rPr>
        <w:t>(</w:t>
      </w:r>
      <w:bookmarkStart w:id="112" w:name="OLE_LINK1"/>
      <w:r w:rsidRPr="0004518E">
        <w:rPr>
          <w:rStyle w:val="LiteralBold"/>
        </w:rPr>
        <w:t>"</w:t>
      </w:r>
      <w:bookmarkEnd w:id="15"/>
      <w:bookmarkEnd w:id="112"/>
      <w:proofErr w:type="spellStart"/>
      <w:r w:rsidRPr="0004518E">
        <w:rPr>
          <w:rStyle w:val="LiteralBold"/>
        </w:rPr>
        <w:t>plotly</w:t>
      </w:r>
      <w:proofErr w:type="spellEnd"/>
      <w:r w:rsidRPr="0004518E">
        <w:rPr>
          <w:rStyle w:val="LiteralBold"/>
        </w:rPr>
        <w:t>")</w:t>
      </w:r>
      <w:bookmarkEnd w:id="13"/>
      <w:r>
        <w:t>, we apply it to the chart showing COVID death rates over time:</w:t>
      </w:r>
      <w:bookmarkEnd w:id="11"/>
    </w:p>
    <w:bookmarkEnd w:id="9"/>
    <w:p w14:paraId="4CE26989" w14:textId="77777777" w:rsidR="00E9621E" w:rsidRPr="0004518E" w:rsidRDefault="00346E6D">
      <w:pPr>
        <w:pStyle w:val="Code"/>
        <w:rPr>
          <w:rStyle w:val="LiteralBold"/>
        </w:rPr>
      </w:pPr>
      <w:r w:rsidRPr="0004518E">
        <w:rPr>
          <w:rStyle w:val="LiteralBold"/>
        </w:rPr>
        <w:t>library(</w:t>
      </w:r>
      <w:proofErr w:type="spellStart"/>
      <w:r w:rsidRPr="0004518E">
        <w:rPr>
          <w:rStyle w:val="LiteralBold"/>
        </w:rPr>
        <w:t>plotly</w:t>
      </w:r>
      <w:proofErr w:type="spellEnd"/>
      <w:r w:rsidRPr="0004518E">
        <w:rPr>
          <w:rStyle w:val="LiteralBold"/>
        </w:rPr>
        <w:t>)</w:t>
      </w:r>
      <w:bookmarkEnd w:id="6"/>
    </w:p>
    <w:bookmarkEnd w:id="2"/>
    <w:p w14:paraId="24F77993" w14:textId="77777777" w:rsidR="00E9621E" w:rsidRPr="0004518E" w:rsidRDefault="00E9621E">
      <w:pPr>
        <w:pStyle w:val="Code"/>
        <w:rPr>
          <w:rStyle w:val="LiteralBold"/>
        </w:rPr>
      </w:pPr>
    </w:p>
    <w:p w14:paraId="44FFB6D9" w14:textId="77777777" w:rsidR="00E9621E" w:rsidRPr="0004518E" w:rsidRDefault="00346E6D">
      <w:pPr>
        <w:pStyle w:val="Code"/>
        <w:rPr>
          <w:rStyle w:val="LiteralBold"/>
        </w:rPr>
      </w:pPr>
      <w:proofErr w:type="spellStart"/>
      <w:r w:rsidRPr="0004518E">
        <w:rPr>
          <w:rStyle w:val="LiteralBold"/>
        </w:rPr>
        <w:t>covid_chart</w:t>
      </w:r>
      <w:proofErr w:type="spellEnd"/>
      <w:r w:rsidRPr="0004518E">
        <w:rPr>
          <w:rStyle w:val="LiteralBold"/>
        </w:rPr>
        <w:t xml:space="preserve"> &lt;- </w:t>
      </w:r>
      <w:proofErr w:type="spellStart"/>
      <w:r w:rsidRPr="0004518E">
        <w:rPr>
          <w:rStyle w:val="LiteralBold"/>
        </w:rPr>
        <w:t>covid_data</w:t>
      </w:r>
      <w:proofErr w:type="spellEnd"/>
      <w:r w:rsidRPr="0004518E">
        <w:rPr>
          <w:rStyle w:val="LiteralBold"/>
        </w:rPr>
        <w:t xml:space="preserve"> %&gt;% </w:t>
      </w:r>
    </w:p>
    <w:p w14:paraId="21167063" w14:textId="77777777" w:rsidR="00E9621E" w:rsidRDefault="00346E6D">
      <w:pPr>
        <w:pStyle w:val="Code"/>
      </w:pPr>
      <w:r>
        <w:t xml:space="preserve">  </w:t>
      </w:r>
      <w:proofErr w:type="gramStart"/>
      <w:r>
        <w:t>filter(</w:t>
      </w:r>
      <w:proofErr w:type="gramEnd"/>
      <w:r>
        <w:t>state %in% c("Alabama",</w:t>
      </w:r>
    </w:p>
    <w:p w14:paraId="74E2395D" w14:textId="77777777" w:rsidR="00E9621E" w:rsidRDefault="00346E6D">
      <w:pPr>
        <w:pStyle w:val="Code"/>
      </w:pPr>
      <w:r>
        <w:t xml:space="preserve">                      "Alaska",</w:t>
      </w:r>
    </w:p>
    <w:p w14:paraId="25BF95DB" w14:textId="77777777" w:rsidR="00E9621E" w:rsidRDefault="00346E6D">
      <w:pPr>
        <w:pStyle w:val="Code"/>
      </w:pPr>
      <w:r>
        <w:t xml:space="preserve">                      "Arizona",</w:t>
      </w:r>
    </w:p>
    <w:p w14:paraId="41E4A9C8" w14:textId="77777777" w:rsidR="00E9621E" w:rsidRDefault="00346E6D">
      <w:pPr>
        <w:pStyle w:val="Code"/>
      </w:pPr>
      <w:r>
        <w:lastRenderedPageBreak/>
        <w:t xml:space="preserve">                      "Arkansas")) %&gt;% </w:t>
      </w:r>
    </w:p>
    <w:p w14:paraId="7C523279" w14:textId="77777777" w:rsidR="00E9621E" w:rsidRDefault="00346E6D">
      <w:pPr>
        <w:pStyle w:val="Code"/>
      </w:pPr>
      <w:r>
        <w:t xml:space="preserve">  </w:t>
      </w:r>
      <w:proofErr w:type="gramStart"/>
      <w:r>
        <w:t>ggplot(</w:t>
      </w:r>
      <w:proofErr w:type="spellStart"/>
      <w:proofErr w:type="gramEnd"/>
      <w:r>
        <w:t>aes</w:t>
      </w:r>
      <w:proofErr w:type="spellEnd"/>
      <w:r>
        <w:t>(x = date,</w:t>
      </w:r>
    </w:p>
    <w:p w14:paraId="78673D78" w14:textId="77777777" w:rsidR="00E9621E" w:rsidRDefault="00346E6D">
      <w:pPr>
        <w:pStyle w:val="Code"/>
      </w:pPr>
      <w:r>
        <w:t xml:space="preserve">             y = deaths_avg_per_100k,</w:t>
      </w:r>
    </w:p>
    <w:p w14:paraId="2BAE2BFE" w14:textId="77777777" w:rsidR="00E9621E" w:rsidRDefault="00346E6D">
      <w:pPr>
        <w:pStyle w:val="Code"/>
      </w:pPr>
      <w:r>
        <w:t xml:space="preserve">             group = state,</w:t>
      </w:r>
    </w:p>
    <w:p w14:paraId="53DA6B71" w14:textId="77777777" w:rsidR="00E9621E" w:rsidRDefault="00346E6D">
      <w:pPr>
        <w:pStyle w:val="Code"/>
      </w:pPr>
      <w:r>
        <w:t xml:space="preserve">             fill = deaths_avg_per_100k)) +</w:t>
      </w:r>
    </w:p>
    <w:p w14:paraId="7D58A26B" w14:textId="77777777" w:rsidR="00E9621E" w:rsidRDefault="00346E6D">
      <w:pPr>
        <w:pStyle w:val="Code"/>
      </w:pPr>
      <w:r>
        <w:t xml:space="preserve">  </w:t>
      </w:r>
      <w:proofErr w:type="spellStart"/>
      <w:r>
        <w:t>geom_</w:t>
      </w:r>
      <w:proofErr w:type="gramStart"/>
      <w:r>
        <w:t>col</w:t>
      </w:r>
      <w:proofErr w:type="spellEnd"/>
      <w:r>
        <w:t>(</w:t>
      </w:r>
      <w:proofErr w:type="gramEnd"/>
      <w:r>
        <w:t>) +</w:t>
      </w:r>
    </w:p>
    <w:p w14:paraId="4C5BD0F1" w14:textId="77777777" w:rsidR="00E9621E" w:rsidRDefault="00346E6D">
      <w:pPr>
        <w:pStyle w:val="Code"/>
      </w:pPr>
      <w:r>
        <w:t xml:space="preserve">  </w:t>
      </w:r>
      <w:proofErr w:type="spellStart"/>
      <w:r>
        <w:t>scale_fill_viridis_</w:t>
      </w:r>
      <w:proofErr w:type="gramStart"/>
      <w:r>
        <w:t>c</w:t>
      </w:r>
      <w:proofErr w:type="spellEnd"/>
      <w:r>
        <w:t>(</w:t>
      </w:r>
      <w:proofErr w:type="gramEnd"/>
      <w:r>
        <w:t>option = "rocket") +</w:t>
      </w:r>
    </w:p>
    <w:p w14:paraId="796B80F1" w14:textId="77777777" w:rsidR="00E9621E" w:rsidRDefault="00346E6D">
      <w:pPr>
        <w:pStyle w:val="Code"/>
      </w:pPr>
      <w:r>
        <w:t xml:space="preserve">  </w:t>
      </w:r>
      <w:proofErr w:type="spellStart"/>
      <w:r>
        <w:t>theme_</w:t>
      </w:r>
      <w:proofErr w:type="gramStart"/>
      <w:r>
        <w:t>minimal</w:t>
      </w:r>
      <w:proofErr w:type="spellEnd"/>
      <w:r>
        <w:t>(</w:t>
      </w:r>
      <w:proofErr w:type="gramEnd"/>
      <w:r>
        <w:t>) +</w:t>
      </w:r>
    </w:p>
    <w:p w14:paraId="2C3EA420" w14:textId="77777777" w:rsidR="00E9621E" w:rsidRDefault="00346E6D">
      <w:pPr>
        <w:pStyle w:val="Code"/>
      </w:pPr>
      <w:r>
        <w:t xml:space="preserve">  </w:t>
      </w:r>
      <w:proofErr w:type="gramStart"/>
      <w:r>
        <w:t>labs(</w:t>
      </w:r>
      <w:proofErr w:type="gramEnd"/>
      <w:r>
        <w:t>title = "Deaths per 100,000 people over time") +</w:t>
      </w:r>
    </w:p>
    <w:p w14:paraId="7A2B1BCA" w14:textId="77777777" w:rsidR="00E9621E" w:rsidRDefault="00346E6D">
      <w:pPr>
        <w:pStyle w:val="Code"/>
      </w:pPr>
      <w:r>
        <w:t xml:space="preserve">  </w:t>
      </w:r>
      <w:proofErr w:type="gramStart"/>
      <w:r>
        <w:t>theme(</w:t>
      </w:r>
      <w:proofErr w:type="spellStart"/>
      <w:proofErr w:type="gramEnd"/>
      <w:r>
        <w:t>legend.position</w:t>
      </w:r>
      <w:proofErr w:type="spellEnd"/>
      <w:r>
        <w:t xml:space="preserve"> = "none",</w:t>
      </w:r>
    </w:p>
    <w:p w14:paraId="62D60F1D" w14:textId="77777777" w:rsidR="00E9621E" w:rsidRDefault="00346E6D">
      <w:pPr>
        <w:pStyle w:val="Code"/>
      </w:pPr>
      <w:r>
        <w:t xml:space="preserve">        </w:t>
      </w:r>
      <w:proofErr w:type="spellStart"/>
      <w:proofErr w:type="gramStart"/>
      <w:r>
        <w:t>plot.title</w:t>
      </w:r>
      <w:proofErr w:type="gramEnd"/>
      <w:r>
        <w:t>.position</w:t>
      </w:r>
      <w:proofErr w:type="spellEnd"/>
      <w:r>
        <w:t xml:space="preserve"> = "plot",</w:t>
      </w:r>
    </w:p>
    <w:p w14:paraId="490EB9C1" w14:textId="77777777" w:rsidR="00E9621E" w:rsidRDefault="00346E6D">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54F9025F" w14:textId="77777777" w:rsidR="00E9621E" w:rsidRDefault="00346E6D">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6FDCC782" w14:textId="77777777" w:rsidR="00E9621E" w:rsidRDefault="00346E6D">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03DEADA2" w14:textId="77777777" w:rsidR="00E9621E" w:rsidRDefault="00346E6D">
      <w:pPr>
        <w:pStyle w:val="Code"/>
      </w:pPr>
      <w:r>
        <w:t xml:space="preserve">  </w:t>
      </w:r>
      <w:proofErr w:type="spellStart"/>
      <w:r>
        <w:t>facet_</w:t>
      </w:r>
      <w:proofErr w:type="gramStart"/>
      <w:r>
        <w:t>wrap</w:t>
      </w:r>
      <w:proofErr w:type="spellEnd"/>
      <w:r>
        <w:t>(</w:t>
      </w:r>
      <w:proofErr w:type="gramEnd"/>
      <w:r>
        <w:t>~state,</w:t>
      </w:r>
    </w:p>
    <w:p w14:paraId="10B7C671" w14:textId="77777777" w:rsidR="00E9621E" w:rsidRDefault="00346E6D">
      <w:pPr>
        <w:pStyle w:val="Code"/>
      </w:pPr>
      <w:r>
        <w:t xml:space="preserve">             </w:t>
      </w:r>
      <w:proofErr w:type="spellStart"/>
      <w:r>
        <w:t>nrow</w:t>
      </w:r>
      <w:proofErr w:type="spellEnd"/>
      <w:r>
        <w:t xml:space="preserve"> = 2)</w:t>
      </w:r>
    </w:p>
    <w:p w14:paraId="7544A56E" w14:textId="77777777" w:rsidR="00E9621E" w:rsidRDefault="00E9621E">
      <w:pPr>
        <w:pStyle w:val="Code"/>
      </w:pPr>
    </w:p>
    <w:p w14:paraId="658B58A2" w14:textId="77777777" w:rsidR="00E9621E" w:rsidRPr="0004518E" w:rsidRDefault="00346E6D">
      <w:pPr>
        <w:pStyle w:val="Code"/>
        <w:rPr>
          <w:rStyle w:val="LiteralBold"/>
        </w:rPr>
      </w:pPr>
      <w:proofErr w:type="spellStart"/>
      <w:r w:rsidRPr="0004518E">
        <w:rPr>
          <w:rStyle w:val="LiteralBold"/>
        </w:rPr>
        <w:t>ggplotly</w:t>
      </w:r>
      <w:proofErr w:type="spellEnd"/>
      <w:r w:rsidRPr="0004518E">
        <w:rPr>
          <w:rStyle w:val="LiteralBold"/>
        </w:rPr>
        <w:t>(</w:t>
      </w:r>
      <w:proofErr w:type="spellStart"/>
      <w:r w:rsidRPr="0004518E">
        <w:rPr>
          <w:rStyle w:val="LiteralBold"/>
        </w:rPr>
        <w:t>covid_chart</w:t>
      </w:r>
      <w:proofErr w:type="spellEnd"/>
      <w:r w:rsidRPr="0004518E">
        <w:rPr>
          <w:rStyle w:val="LiteralBold"/>
        </w:rPr>
        <w:t>)</w:t>
      </w:r>
    </w:p>
    <w:p w14:paraId="2DD41971" w14:textId="0AAA6968" w:rsidR="00E9621E" w:rsidRDefault="002C1BF6" w:rsidP="00E81FB2">
      <w:pPr>
        <w:pStyle w:val="Body"/>
      </w:pPr>
      <w:r>
        <w:t xml:space="preserve">The code to make the chart is identical to the chart code shown earlier in this chapter. The only difference is that we save our chart as an object called </w:t>
      </w:r>
      <w:proofErr w:type="spellStart"/>
      <w:r w:rsidRPr="00E81FB2">
        <w:rPr>
          <w:rStyle w:val="Literal"/>
        </w:rPr>
        <w:t>covid_chart</w:t>
      </w:r>
      <w:proofErr w:type="spellEnd"/>
      <w:r>
        <w:t xml:space="preserve"> and then run </w:t>
      </w:r>
      <w:proofErr w:type="spellStart"/>
      <w:r w:rsidRPr="00E81FB2">
        <w:rPr>
          <w:rStyle w:val="Literal"/>
        </w:rPr>
        <w:t>ggplotly</w:t>
      </w:r>
      <w:proofErr w:type="spellEnd"/>
      <w:r w:rsidRPr="00E81FB2">
        <w:rPr>
          <w:rStyle w:val="Literal"/>
        </w:rPr>
        <w:t>(</w:t>
      </w:r>
      <w:proofErr w:type="spellStart"/>
      <w:r w:rsidRPr="00E81FB2">
        <w:rPr>
          <w:rStyle w:val="Literal"/>
        </w:rPr>
        <w:t>covid_chart</w:t>
      </w:r>
      <w:proofErr w:type="spellEnd"/>
      <w:r w:rsidRPr="00E81FB2">
        <w:rPr>
          <w:rStyle w:val="Literal"/>
        </w:rPr>
        <w:t>)</w:t>
      </w:r>
      <w:r>
        <w:t>. This code produces an interactive chart that shows the data for a particular day when a user hovers over it. But the tooltip that users see when hovering, shown in Figure 9-</w:t>
      </w:r>
      <w:r w:rsidR="00F2132D">
        <w:t>9</w:t>
      </w:r>
      <w:r>
        <w:t xml:space="preserve">, is cluttered and overwhelming because the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function shows all data by default.</w:t>
      </w:r>
    </w:p>
    <w:p w14:paraId="3CE0CEAE" w14:textId="2B628439" w:rsidR="00E9621E" w:rsidRDefault="00346E6D">
      <w:pPr>
        <w:pStyle w:val="GraphicSlug"/>
      </w:pPr>
      <w:r>
        <w:t>[F090</w:t>
      </w:r>
      <w:r w:rsidR="00F2132D">
        <w:t>09</w:t>
      </w:r>
      <w:r>
        <w:t>.png]</w:t>
      </w:r>
    </w:p>
    <w:p w14:paraId="1765BFC2" w14:textId="77777777" w:rsidR="00E9621E" w:rsidRDefault="00346E6D">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20"/>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1A42D7E3" w:rsidR="00E9621E" w:rsidRDefault="00D23B0D" w:rsidP="00E81FB2">
      <w:pPr>
        <w:pStyle w:val="CaptionLine"/>
      </w:pPr>
      <w:r>
        <w:t xml:space="preserve">The </w:t>
      </w:r>
      <w:proofErr w:type="spellStart"/>
      <w:r w:rsidRPr="0004518E">
        <w:rPr>
          <w:rStyle w:val="Literal"/>
        </w:rPr>
        <w:t>plotly</w:t>
      </w:r>
      <w:proofErr w:type="spellEnd"/>
      <w:r w:rsidRPr="00D23B0D">
        <w:t xml:space="preserve"> </w:t>
      </w:r>
      <w:r>
        <w:t>default produces a messy tooltip</w:t>
      </w:r>
    </w:p>
    <w:p w14:paraId="295417E5" w14:textId="77777777" w:rsidR="00E9621E" w:rsidRDefault="00346E6D" w:rsidP="00E81FB2">
      <w:pPr>
        <w:pStyle w:val="Body"/>
      </w:pPr>
      <w:r>
        <w:t xml:space="preserve">To make the tooltip more informative, we can create a single variable containing the data we want to display and then tell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t xml:space="preserve"> to use this: </w:t>
      </w:r>
    </w:p>
    <w:p w14:paraId="1A2569EF" w14:textId="77777777" w:rsidR="00E9621E" w:rsidRDefault="00346E6D" w:rsidP="0004518E">
      <w:pPr>
        <w:pStyle w:val="Code"/>
      </w:pPr>
      <w:proofErr w:type="spellStart"/>
      <w:r>
        <w:t>covid_chart</w:t>
      </w:r>
      <w:proofErr w:type="spellEnd"/>
      <w:r>
        <w:t xml:space="preserve"> </w:t>
      </w:r>
      <w:r>
        <w:rPr>
          <w:u w:color="000000"/>
        </w:rPr>
        <w:t>&lt;-</w:t>
      </w:r>
      <w:r>
        <w:t xml:space="preserve"> </w:t>
      </w:r>
      <w:proofErr w:type="spellStart"/>
      <w:r>
        <w:t>covid_data</w:t>
      </w:r>
      <w:proofErr w:type="spellEnd"/>
      <w:r>
        <w:t xml:space="preserve"> </w:t>
      </w:r>
      <w:r>
        <w:rPr>
          <w:u w:color="000000"/>
        </w:rPr>
        <w:t>%&gt;%</w:t>
      </w:r>
      <w:r>
        <w:t xml:space="preserve"> </w:t>
      </w:r>
    </w:p>
    <w:p w14:paraId="285DC314" w14:textId="77777777" w:rsidR="00E9621E" w:rsidRDefault="00346E6D" w:rsidP="0004518E">
      <w:pPr>
        <w:pStyle w:val="Code"/>
      </w:pPr>
      <w:r>
        <w:t xml:space="preserve">  </w:t>
      </w:r>
      <w:proofErr w:type="gramStart"/>
      <w:r>
        <w:t>filter(</w:t>
      </w:r>
      <w:proofErr w:type="gramEnd"/>
      <w:r>
        <w:t xml:space="preserve">state </w:t>
      </w:r>
      <w:r>
        <w:rPr>
          <w:u w:color="000000"/>
        </w:rPr>
        <w:t>%in%</w:t>
      </w:r>
      <w:r>
        <w:t xml:space="preserve"> c(</w:t>
      </w:r>
      <w:r>
        <w:rPr>
          <w:u w:color="000000"/>
        </w:rPr>
        <w:t>"Alabama"</w:t>
      </w:r>
      <w:r>
        <w:t>,</w:t>
      </w:r>
    </w:p>
    <w:p w14:paraId="30119428" w14:textId="77777777" w:rsidR="00E9621E" w:rsidRDefault="00346E6D" w:rsidP="0004518E">
      <w:pPr>
        <w:pStyle w:val="Code"/>
      </w:pPr>
      <w:r>
        <w:lastRenderedPageBreak/>
        <w:t xml:space="preserve">                      </w:t>
      </w:r>
      <w:r>
        <w:rPr>
          <w:u w:color="000000"/>
        </w:rPr>
        <w:t>"Alaska"</w:t>
      </w:r>
      <w:r>
        <w:t>,</w:t>
      </w:r>
    </w:p>
    <w:p w14:paraId="2D6D9DB8" w14:textId="77777777" w:rsidR="00E9621E" w:rsidRDefault="00346E6D" w:rsidP="0004518E">
      <w:pPr>
        <w:pStyle w:val="Code"/>
      </w:pPr>
      <w:r>
        <w:t xml:space="preserve">                      </w:t>
      </w:r>
      <w:r>
        <w:rPr>
          <w:u w:color="000000"/>
        </w:rPr>
        <w:t>"Arizona"</w:t>
      </w:r>
      <w:r>
        <w:t>,</w:t>
      </w:r>
    </w:p>
    <w:p w14:paraId="614877DB" w14:textId="77777777" w:rsidR="00E9621E" w:rsidRDefault="00346E6D" w:rsidP="0004518E">
      <w:pPr>
        <w:pStyle w:val="Code"/>
      </w:pPr>
      <w:r>
        <w:t xml:space="preserve">                      </w:t>
      </w:r>
      <w:r>
        <w:rPr>
          <w:u w:color="000000"/>
        </w:rPr>
        <w:t>"Arkansas"</w:t>
      </w:r>
      <w:r>
        <w:t xml:space="preserve">)) </w:t>
      </w:r>
      <w:r>
        <w:rPr>
          <w:u w:color="000000"/>
        </w:rPr>
        <w:t>%&gt;%</w:t>
      </w:r>
      <w:r>
        <w:t xml:space="preserve"> </w:t>
      </w:r>
    </w:p>
    <w:p w14:paraId="75355B92" w14:textId="1160CF59" w:rsidR="00AA41CF" w:rsidRDefault="00AA41CF" w:rsidP="00AA41CF">
      <w:pPr>
        <w:pStyle w:val="Code"/>
        <w:rPr>
          <w:u w:color="000000"/>
        </w:rPr>
      </w:pPr>
      <w:r w:rsidRPr="00E81FB2">
        <w:rPr>
          <w:rStyle w:val="CodeAnnotation"/>
        </w:rPr>
        <w:t>1</w:t>
      </w:r>
      <w:r w:rsidR="00346E6D">
        <w:t xml:space="preserve"> </w:t>
      </w:r>
      <w:proofErr w:type="gramStart"/>
      <w:r w:rsidR="00346E6D">
        <w:t>mutate(</w:t>
      </w:r>
      <w:proofErr w:type="spellStart"/>
      <w:proofErr w:type="gramEnd"/>
      <w:r w:rsidR="00346E6D">
        <w:rPr>
          <w:u w:color="000000"/>
        </w:rPr>
        <w:t>date_nice_format</w:t>
      </w:r>
      <w:proofErr w:type="spellEnd"/>
      <w:r w:rsidR="00346E6D">
        <w:rPr>
          <w:u w:color="000000"/>
        </w:rPr>
        <w:t xml:space="preserve"> =</w:t>
      </w:r>
      <w:r w:rsidR="00346E6D">
        <w:t xml:space="preserve"> </w:t>
      </w:r>
      <w:proofErr w:type="spellStart"/>
      <w:r w:rsidR="00346E6D">
        <w:t>str_glue</w:t>
      </w:r>
      <w:proofErr w:type="spellEnd"/>
      <w:r w:rsidR="00346E6D">
        <w:t>(</w:t>
      </w:r>
      <w:r w:rsidR="00346E6D">
        <w:rPr>
          <w:u w:color="000000"/>
        </w:rPr>
        <w:t xml:space="preserve">"{month(date, label = TRUE, </w:t>
      </w:r>
      <w:proofErr w:type="spellStart"/>
      <w:r w:rsidR="00346E6D">
        <w:rPr>
          <w:u w:color="000000"/>
        </w:rPr>
        <w:t>abbr</w:t>
      </w:r>
      <w:proofErr w:type="spellEnd"/>
      <w:r w:rsidR="00346E6D">
        <w:rPr>
          <w:u w:color="000000"/>
        </w:rPr>
        <w:t xml:space="preserve"> = </w:t>
      </w:r>
    </w:p>
    <w:p w14:paraId="342AE87F" w14:textId="5C319893" w:rsidR="00E9621E" w:rsidRDefault="00346E6D" w:rsidP="0004518E">
      <w:pPr>
        <w:pStyle w:val="Code"/>
      </w:pPr>
      <w:r>
        <w:rPr>
          <w:u w:color="000000"/>
        </w:rPr>
        <w:t>FALSE)} {day(date)}, {year(date)}"</w:t>
      </w:r>
      <w:r>
        <w:t xml:space="preserve">)) </w:t>
      </w:r>
      <w:r>
        <w:rPr>
          <w:u w:color="000000"/>
        </w:rPr>
        <w:t>%&gt;%</w:t>
      </w:r>
    </w:p>
    <w:p w14:paraId="614FB7B2" w14:textId="75B71ABD" w:rsidR="00AA41CF" w:rsidRDefault="00AA41CF" w:rsidP="00AA41CF">
      <w:pPr>
        <w:pStyle w:val="Code"/>
        <w:rPr>
          <w:u w:color="000000"/>
        </w:rPr>
      </w:pPr>
      <w:r>
        <w:rPr>
          <w:rStyle w:val="CodeAnnotation"/>
        </w:rPr>
        <w:t>2</w:t>
      </w:r>
      <w:r w:rsidR="00346E6D">
        <w:t xml:space="preserve"> </w:t>
      </w:r>
      <w:proofErr w:type="gramStart"/>
      <w:r w:rsidR="00346E6D">
        <w:t>mutate(</w:t>
      </w:r>
      <w:proofErr w:type="spellStart"/>
      <w:proofErr w:type="gramEnd"/>
      <w:r w:rsidR="00346E6D">
        <w:rPr>
          <w:u w:color="000000"/>
        </w:rPr>
        <w:t>tooltip_text</w:t>
      </w:r>
      <w:proofErr w:type="spellEnd"/>
      <w:r w:rsidR="00346E6D">
        <w:rPr>
          <w:u w:color="000000"/>
        </w:rPr>
        <w:t xml:space="preserve"> =</w:t>
      </w:r>
      <w:r w:rsidR="00346E6D">
        <w:t xml:space="preserve"> </w:t>
      </w:r>
      <w:proofErr w:type="spellStart"/>
      <w:r w:rsidR="00346E6D">
        <w:t>str_glue</w:t>
      </w:r>
      <w:proofErr w:type="spellEnd"/>
      <w:r w:rsidR="00346E6D">
        <w:t>(</w:t>
      </w:r>
      <w:r w:rsidR="00346E6D">
        <w:rPr>
          <w:u w:color="000000"/>
        </w:rPr>
        <w:t>"{state}&lt;</w:t>
      </w:r>
      <w:proofErr w:type="spellStart"/>
      <w:r w:rsidR="00346E6D">
        <w:rPr>
          <w:u w:color="000000"/>
        </w:rPr>
        <w:t>br</w:t>
      </w:r>
      <w:proofErr w:type="spellEnd"/>
      <w:r w:rsidR="00346E6D">
        <w:rPr>
          <w:u w:color="000000"/>
        </w:rPr>
        <w:t>&gt;{</w:t>
      </w:r>
      <w:proofErr w:type="spellStart"/>
      <w:r w:rsidR="00346E6D">
        <w:rPr>
          <w:u w:color="000000"/>
        </w:rPr>
        <w:t>date_nice_format</w:t>
      </w:r>
      <w:proofErr w:type="spellEnd"/>
      <w:r w:rsidR="00346E6D">
        <w:rPr>
          <w:u w:color="000000"/>
        </w:rPr>
        <w:t>}&lt;</w:t>
      </w:r>
      <w:proofErr w:type="spellStart"/>
      <w:r w:rsidR="00346E6D">
        <w:rPr>
          <w:u w:color="000000"/>
        </w:rPr>
        <w:t>br</w:t>
      </w:r>
      <w:proofErr w:type="spellEnd"/>
      <w:r w:rsidR="00346E6D">
        <w:rPr>
          <w:u w:color="000000"/>
        </w:rPr>
        <w:t>&gt;</w:t>
      </w:r>
    </w:p>
    <w:p w14:paraId="6D26251A" w14:textId="18FC6A5F" w:rsidR="00E9621E" w:rsidRDefault="00346E6D" w:rsidP="0004518E">
      <w:pPr>
        <w:pStyle w:val="Code"/>
      </w:pPr>
      <w:r>
        <w:rPr>
          <w:u w:color="000000"/>
        </w:rPr>
        <w:t>{deaths_avg_per_100k} per 100,000 people"</w:t>
      </w:r>
      <w:r>
        <w:t xml:space="preserve">)) </w:t>
      </w:r>
      <w:r>
        <w:rPr>
          <w:u w:color="000000"/>
        </w:rPr>
        <w:t>%&gt;%</w:t>
      </w:r>
      <w:r>
        <w:t xml:space="preserve"> </w:t>
      </w:r>
    </w:p>
    <w:p w14:paraId="6B6A55E5" w14:textId="77777777" w:rsidR="00E9621E" w:rsidRDefault="00346E6D" w:rsidP="0004518E">
      <w:pPr>
        <w:pStyle w:val="Code"/>
      </w:pPr>
      <w:r>
        <w:t xml:space="preserve">  </w:t>
      </w:r>
      <w:proofErr w:type="gramStart"/>
      <w:r>
        <w:t>ggplot(</w:t>
      </w:r>
      <w:proofErr w:type="spellStart"/>
      <w:proofErr w:type="gramEnd"/>
      <w:r>
        <w:t>aes</w:t>
      </w:r>
      <w:proofErr w:type="spellEnd"/>
      <w:r>
        <w:t>(</w:t>
      </w:r>
      <w:r>
        <w:rPr>
          <w:u w:color="000000"/>
        </w:rPr>
        <w:t>x =</w:t>
      </w:r>
      <w:r>
        <w:t xml:space="preserve"> date,</w:t>
      </w:r>
    </w:p>
    <w:p w14:paraId="696E3158" w14:textId="77777777" w:rsidR="00E9621E" w:rsidRDefault="00346E6D" w:rsidP="0004518E">
      <w:pPr>
        <w:pStyle w:val="Code"/>
      </w:pPr>
      <w:r>
        <w:t xml:space="preserve">             </w:t>
      </w:r>
      <w:r>
        <w:rPr>
          <w:u w:color="000000"/>
        </w:rPr>
        <w:t>y =</w:t>
      </w:r>
      <w:r>
        <w:t xml:space="preserve"> deaths_avg_per_100k,</w:t>
      </w:r>
    </w:p>
    <w:p w14:paraId="4367E040" w14:textId="77777777" w:rsidR="00E9621E" w:rsidRDefault="00346E6D" w:rsidP="0004518E">
      <w:pPr>
        <w:pStyle w:val="Code"/>
      </w:pPr>
      <w:r>
        <w:t xml:space="preserve">             </w:t>
      </w:r>
      <w:r>
        <w:rPr>
          <w:u w:color="000000"/>
        </w:rPr>
        <w:t>group =</w:t>
      </w:r>
      <w:r>
        <w:t xml:space="preserve"> state,</w:t>
      </w:r>
    </w:p>
    <w:p w14:paraId="0312C494" w14:textId="0148AFB3" w:rsidR="00E9621E" w:rsidRDefault="00346E6D" w:rsidP="0004518E">
      <w:pPr>
        <w:pStyle w:val="Code"/>
      </w:pPr>
      <w:r>
        <w:t xml:space="preserve">           </w:t>
      </w:r>
      <w:r w:rsidR="00AA41CF">
        <w:rPr>
          <w:rStyle w:val="CodeAnnotation"/>
        </w:rPr>
        <w:t>3</w:t>
      </w:r>
      <w:r w:rsidR="00AA41CF" w:rsidRPr="0004518E">
        <w:t xml:space="preserve"> </w:t>
      </w:r>
      <w:proofErr w:type="gramStart"/>
      <w:r>
        <w:rPr>
          <w:u w:color="000000"/>
        </w:rPr>
        <w:t>text</w:t>
      </w:r>
      <w:proofErr w:type="gramEnd"/>
      <w:r>
        <w:rPr>
          <w:u w:color="000000"/>
        </w:rPr>
        <w:t xml:space="preserve"> =</w:t>
      </w:r>
      <w:r>
        <w:t xml:space="preserve"> </w:t>
      </w:r>
      <w:proofErr w:type="spellStart"/>
      <w:r>
        <w:t>tooltip_text</w:t>
      </w:r>
      <w:proofErr w:type="spellEnd"/>
      <w:r>
        <w:t xml:space="preserve">, </w:t>
      </w:r>
    </w:p>
    <w:p w14:paraId="020C26A1" w14:textId="77777777" w:rsidR="00E9621E" w:rsidRDefault="00346E6D" w:rsidP="0004518E">
      <w:pPr>
        <w:pStyle w:val="Code"/>
      </w:pPr>
      <w:r>
        <w:t xml:space="preserve">             </w:t>
      </w:r>
      <w:r>
        <w:rPr>
          <w:u w:color="000000"/>
        </w:rPr>
        <w:t>fill =</w:t>
      </w:r>
      <w:r>
        <w:t xml:space="preserve"> deaths_avg_per_100k)) </w:t>
      </w:r>
      <w:r>
        <w:rPr>
          <w:u w:color="000000"/>
        </w:rPr>
        <w:t>+</w:t>
      </w:r>
    </w:p>
    <w:p w14:paraId="27329F32" w14:textId="77777777" w:rsidR="00E9621E" w:rsidRDefault="00346E6D" w:rsidP="0004518E">
      <w:pPr>
        <w:pStyle w:val="Code"/>
      </w:pPr>
      <w:r>
        <w:t xml:space="preserve">  </w:t>
      </w:r>
      <w:proofErr w:type="spellStart"/>
      <w:r>
        <w:t>geom_</w:t>
      </w:r>
      <w:proofErr w:type="gramStart"/>
      <w:r>
        <w:t>col</w:t>
      </w:r>
      <w:proofErr w:type="spellEnd"/>
      <w:r>
        <w:t>(</w:t>
      </w:r>
      <w:proofErr w:type="gramEnd"/>
      <w:r>
        <w:t xml:space="preserve">) </w:t>
      </w:r>
      <w:r>
        <w:rPr>
          <w:u w:color="000000"/>
        </w:rPr>
        <w:t>+</w:t>
      </w:r>
    </w:p>
    <w:p w14:paraId="5C120E2F" w14:textId="77777777" w:rsidR="00E9621E" w:rsidRDefault="00346E6D" w:rsidP="0004518E">
      <w:pPr>
        <w:pStyle w:val="Code"/>
      </w:pPr>
      <w:r>
        <w:t xml:space="preserve">  </w:t>
      </w:r>
      <w:proofErr w:type="spellStart"/>
      <w:r>
        <w:t>scale_fill_viridis_</w:t>
      </w:r>
      <w:proofErr w:type="gramStart"/>
      <w:r>
        <w:t>c</w:t>
      </w:r>
      <w:proofErr w:type="spellEnd"/>
      <w:r>
        <w:t>(</w:t>
      </w:r>
      <w:proofErr w:type="gramEnd"/>
      <w:r>
        <w:rPr>
          <w:u w:color="000000"/>
        </w:rPr>
        <w:t>option =</w:t>
      </w:r>
      <w:r>
        <w:t xml:space="preserve"> </w:t>
      </w:r>
      <w:r>
        <w:rPr>
          <w:u w:color="000000"/>
        </w:rPr>
        <w:t>"rocket"</w:t>
      </w:r>
      <w:r>
        <w:t xml:space="preserve">) </w:t>
      </w:r>
      <w:r>
        <w:rPr>
          <w:u w:color="000000"/>
        </w:rPr>
        <w:t>+</w:t>
      </w:r>
    </w:p>
    <w:p w14:paraId="3BB70F25" w14:textId="77777777" w:rsidR="00E9621E" w:rsidRDefault="00346E6D" w:rsidP="0004518E">
      <w:pPr>
        <w:pStyle w:val="Code"/>
      </w:pPr>
      <w:r>
        <w:t xml:space="preserve">  </w:t>
      </w:r>
      <w:proofErr w:type="spellStart"/>
      <w:r>
        <w:t>theme_</w:t>
      </w:r>
      <w:proofErr w:type="gramStart"/>
      <w:r>
        <w:t>minimal</w:t>
      </w:r>
      <w:proofErr w:type="spellEnd"/>
      <w:r>
        <w:t>(</w:t>
      </w:r>
      <w:proofErr w:type="gramEnd"/>
      <w:r>
        <w:t xml:space="preserve">) </w:t>
      </w:r>
      <w:r>
        <w:rPr>
          <w:u w:color="000000"/>
        </w:rPr>
        <w:t>+</w:t>
      </w:r>
    </w:p>
    <w:p w14:paraId="78CCD1C2" w14:textId="77777777" w:rsidR="00E9621E" w:rsidRDefault="00346E6D" w:rsidP="0004518E">
      <w:pPr>
        <w:pStyle w:val="Code"/>
      </w:pPr>
      <w:r>
        <w:t xml:space="preserve">  </w:t>
      </w:r>
      <w:proofErr w:type="gramStart"/>
      <w:r>
        <w:t>labs(</w:t>
      </w:r>
      <w:proofErr w:type="gramEnd"/>
      <w:r>
        <w:rPr>
          <w:u w:color="000000"/>
        </w:rPr>
        <w:t>title =</w:t>
      </w:r>
      <w:r>
        <w:t xml:space="preserve"> </w:t>
      </w:r>
      <w:r>
        <w:rPr>
          <w:u w:color="000000"/>
        </w:rPr>
        <w:t>"Deaths per 100,000 people over time"</w:t>
      </w:r>
      <w:r>
        <w:t xml:space="preserve">) </w:t>
      </w:r>
      <w:r>
        <w:rPr>
          <w:u w:color="000000"/>
        </w:rPr>
        <w:t>+</w:t>
      </w:r>
    </w:p>
    <w:p w14:paraId="6497FF14" w14:textId="77777777" w:rsidR="00E9621E" w:rsidRDefault="00346E6D" w:rsidP="0004518E">
      <w:pPr>
        <w:pStyle w:val="Code"/>
      </w:pPr>
      <w:r>
        <w:t xml:space="preserve">  </w:t>
      </w:r>
      <w:proofErr w:type="gramStart"/>
      <w:r>
        <w:t>theme(</w:t>
      </w:r>
      <w:proofErr w:type="spellStart"/>
      <w:proofErr w:type="gramEnd"/>
      <w:r>
        <w:rPr>
          <w:u w:color="000000"/>
        </w:rPr>
        <w:t>legend.position</w:t>
      </w:r>
      <w:proofErr w:type="spellEnd"/>
      <w:r>
        <w:rPr>
          <w:u w:color="000000"/>
        </w:rPr>
        <w:t xml:space="preserve"> =</w:t>
      </w:r>
      <w:r>
        <w:t xml:space="preserve"> </w:t>
      </w:r>
      <w:r>
        <w:rPr>
          <w:u w:color="000000"/>
        </w:rPr>
        <w:t>"none"</w:t>
      </w:r>
      <w:r>
        <w:t>,</w:t>
      </w:r>
    </w:p>
    <w:p w14:paraId="362188FE" w14:textId="77777777" w:rsidR="00E9621E" w:rsidRDefault="00346E6D" w:rsidP="0004518E">
      <w:pPr>
        <w:pStyle w:val="Code"/>
      </w:pPr>
      <w:r>
        <w:t xml:space="preserve">        </w:t>
      </w:r>
      <w:proofErr w:type="spellStart"/>
      <w:proofErr w:type="gramStart"/>
      <w:r>
        <w:rPr>
          <w:u w:color="000000"/>
        </w:rPr>
        <w:t>plot.title</w:t>
      </w:r>
      <w:proofErr w:type="gramEnd"/>
      <w:r>
        <w:rPr>
          <w:u w:color="000000"/>
        </w:rPr>
        <w:t>.position</w:t>
      </w:r>
      <w:proofErr w:type="spellEnd"/>
      <w:r>
        <w:rPr>
          <w:u w:color="000000"/>
        </w:rPr>
        <w:t xml:space="preserve"> =</w:t>
      </w:r>
      <w:r>
        <w:t xml:space="preserve"> </w:t>
      </w:r>
      <w:r>
        <w:rPr>
          <w:u w:color="000000"/>
        </w:rPr>
        <w:t>"plot"</w:t>
      </w:r>
      <w:r>
        <w:t>,</w:t>
      </w:r>
    </w:p>
    <w:p w14:paraId="3F91533D" w14:textId="77777777" w:rsidR="00E9621E" w:rsidRDefault="00346E6D" w:rsidP="0004518E">
      <w:pPr>
        <w:pStyle w:val="Code"/>
      </w:pPr>
      <w:r>
        <w:t xml:space="preserve">        </w:t>
      </w:r>
      <w:proofErr w:type="spellStart"/>
      <w:proofErr w:type="gramStart"/>
      <w:r>
        <w:rPr>
          <w:u w:color="000000"/>
        </w:rPr>
        <w:t>plot.title</w:t>
      </w:r>
      <w:proofErr w:type="spellEnd"/>
      <w:proofErr w:type="gramEnd"/>
      <w:r>
        <w:rPr>
          <w:u w:color="000000"/>
        </w:rPr>
        <w:t xml:space="preserve"> =</w:t>
      </w:r>
      <w:r>
        <w:t xml:space="preserve"> </w:t>
      </w:r>
      <w:proofErr w:type="spellStart"/>
      <w:r>
        <w:t>element_text</w:t>
      </w:r>
      <w:proofErr w:type="spellEnd"/>
      <w:r>
        <w:t>(</w:t>
      </w:r>
      <w:r>
        <w:rPr>
          <w:u w:color="000000"/>
        </w:rPr>
        <w:t>face =</w:t>
      </w:r>
      <w:r>
        <w:t xml:space="preserve"> </w:t>
      </w:r>
      <w:r>
        <w:rPr>
          <w:u w:color="000000"/>
        </w:rPr>
        <w:t>"bold"</w:t>
      </w:r>
      <w:r>
        <w:t>),</w:t>
      </w:r>
    </w:p>
    <w:p w14:paraId="45331244" w14:textId="77777777" w:rsidR="00E9621E" w:rsidRDefault="00346E6D" w:rsidP="0004518E">
      <w:pPr>
        <w:pStyle w:val="Code"/>
      </w:pPr>
      <w:r>
        <w:t xml:space="preserve">        </w:t>
      </w:r>
      <w:proofErr w:type="spellStart"/>
      <w:proofErr w:type="gramStart"/>
      <w:r>
        <w:rPr>
          <w:u w:color="000000"/>
        </w:rPr>
        <w:t>panel.grid</w:t>
      </w:r>
      <w:proofErr w:type="gramEnd"/>
      <w:r>
        <w:rPr>
          <w:u w:color="000000"/>
        </w:rPr>
        <w:t>.minor</w:t>
      </w:r>
      <w:proofErr w:type="spellEnd"/>
      <w:r>
        <w:rPr>
          <w:u w:color="000000"/>
        </w:rPr>
        <w:t xml:space="preserve"> =</w:t>
      </w:r>
      <w:r>
        <w:t xml:space="preserve"> </w:t>
      </w:r>
      <w:proofErr w:type="spellStart"/>
      <w:r>
        <w:t>element_blank</w:t>
      </w:r>
      <w:proofErr w:type="spellEnd"/>
      <w:r>
        <w:t>(),</w:t>
      </w:r>
    </w:p>
    <w:p w14:paraId="5350A301" w14:textId="77777777" w:rsidR="00E9621E" w:rsidRDefault="00346E6D" w:rsidP="0004518E">
      <w:pPr>
        <w:pStyle w:val="Code"/>
      </w:pPr>
      <w:r>
        <w:t xml:space="preserve">        </w:t>
      </w:r>
      <w:proofErr w:type="spellStart"/>
      <w:proofErr w:type="gramStart"/>
      <w:r>
        <w:rPr>
          <w:u w:color="000000"/>
        </w:rPr>
        <w:t>axis.title</w:t>
      </w:r>
      <w:proofErr w:type="spellEnd"/>
      <w:proofErr w:type="gramEnd"/>
      <w:r>
        <w:rPr>
          <w:u w:color="000000"/>
        </w:rPr>
        <w:t xml:space="preserve"> =</w:t>
      </w:r>
      <w:r>
        <w:t xml:space="preserve"> </w:t>
      </w:r>
      <w:proofErr w:type="spellStart"/>
      <w:r>
        <w:t>element_blank</w:t>
      </w:r>
      <w:proofErr w:type="spellEnd"/>
      <w:r>
        <w:t xml:space="preserve">()) </w:t>
      </w:r>
      <w:r>
        <w:rPr>
          <w:u w:color="000000"/>
        </w:rPr>
        <w:t>+</w:t>
      </w:r>
    </w:p>
    <w:p w14:paraId="578A3135" w14:textId="77777777" w:rsidR="00E9621E" w:rsidRDefault="00346E6D" w:rsidP="0004518E">
      <w:pPr>
        <w:pStyle w:val="Code"/>
      </w:pPr>
      <w:r>
        <w:t xml:space="preserve">  </w:t>
      </w:r>
      <w:proofErr w:type="spellStart"/>
      <w:r>
        <w:t>facet_</w:t>
      </w:r>
      <w:proofErr w:type="gramStart"/>
      <w:r>
        <w:t>wrap</w:t>
      </w:r>
      <w:proofErr w:type="spellEnd"/>
      <w:r>
        <w:t>(</w:t>
      </w:r>
      <w:proofErr w:type="gramEnd"/>
      <w:r>
        <w:rPr>
          <w:u w:color="000000"/>
        </w:rPr>
        <w:t>~</w:t>
      </w:r>
      <w:r>
        <w:t>state,</w:t>
      </w:r>
    </w:p>
    <w:p w14:paraId="6B8EA1E8" w14:textId="77777777" w:rsidR="00E9621E" w:rsidRDefault="00346E6D" w:rsidP="0004518E">
      <w:pPr>
        <w:pStyle w:val="Code"/>
      </w:pPr>
      <w:r>
        <w:t xml:space="preserve">             </w:t>
      </w:r>
      <w:proofErr w:type="spellStart"/>
      <w:r>
        <w:rPr>
          <w:u w:color="000000"/>
        </w:rPr>
        <w:t>nrow</w:t>
      </w:r>
      <w:proofErr w:type="spellEnd"/>
      <w:r>
        <w:rPr>
          <w:u w:color="000000"/>
        </w:rPr>
        <w:t xml:space="preserve"> =</w:t>
      </w:r>
      <w:r>
        <w:t xml:space="preserve"> </w:t>
      </w:r>
      <w:r>
        <w:rPr>
          <w:u w:color="000000"/>
        </w:rPr>
        <w:t>2</w:t>
      </w:r>
      <w:r>
        <w:t>)</w:t>
      </w:r>
    </w:p>
    <w:p w14:paraId="59E63173" w14:textId="77777777" w:rsidR="00E9621E" w:rsidRDefault="00E9621E" w:rsidP="0004518E">
      <w:pPr>
        <w:pStyle w:val="Code"/>
      </w:pPr>
    </w:p>
    <w:p w14:paraId="6F03DF78" w14:textId="77777777" w:rsidR="00E9621E" w:rsidRDefault="00E9621E" w:rsidP="0004518E">
      <w:pPr>
        <w:pStyle w:val="Code"/>
      </w:pPr>
    </w:p>
    <w:p w14:paraId="02A0DE82" w14:textId="77777777" w:rsidR="00E9621E" w:rsidRDefault="00346E6D" w:rsidP="0004518E">
      <w:pPr>
        <w:pStyle w:val="Code"/>
      </w:pPr>
      <w:proofErr w:type="spellStart"/>
      <w:proofErr w:type="gramStart"/>
      <w:r>
        <w:t>ggplotly</w:t>
      </w:r>
      <w:proofErr w:type="spellEnd"/>
      <w:r>
        <w:t>(</w:t>
      </w:r>
      <w:proofErr w:type="spellStart"/>
      <w:proofErr w:type="gramEnd"/>
      <w:r>
        <w:t>covid_chart</w:t>
      </w:r>
      <w:proofErr w:type="spellEnd"/>
      <w:r>
        <w:t>,</w:t>
      </w:r>
    </w:p>
    <w:p w14:paraId="7084C185" w14:textId="120BE265" w:rsidR="00E9621E" w:rsidRDefault="00346E6D" w:rsidP="0004518E">
      <w:pPr>
        <w:pStyle w:val="Code"/>
      </w:pPr>
      <w:r>
        <w:t xml:space="preserve">       </w:t>
      </w:r>
      <w:r w:rsidR="003B67D1">
        <w:t xml:space="preserve"> </w:t>
      </w:r>
      <w:r w:rsidR="00AA41CF">
        <w:rPr>
          <w:rStyle w:val="CodeAnnotation"/>
        </w:rPr>
        <w:t>4</w:t>
      </w:r>
      <w:r w:rsidR="00AA41CF" w:rsidRPr="0004518E">
        <w:t xml:space="preserve"> </w:t>
      </w:r>
      <w:proofErr w:type="gramStart"/>
      <w:r>
        <w:rPr>
          <w:u w:color="000000"/>
        </w:rPr>
        <w:t>tooltip</w:t>
      </w:r>
      <w:proofErr w:type="gramEnd"/>
      <w:r>
        <w:rPr>
          <w:u w:color="000000"/>
        </w:rPr>
        <w:t xml:space="preserve"> =</w:t>
      </w:r>
      <w:r>
        <w:t xml:space="preserve"> </w:t>
      </w:r>
      <w:r>
        <w:rPr>
          <w:u w:color="000000"/>
        </w:rPr>
        <w:t>"</w:t>
      </w:r>
      <w:proofErr w:type="spellStart"/>
      <w:r>
        <w:rPr>
          <w:u w:color="000000"/>
        </w:rPr>
        <w:t>tooltip_text</w:t>
      </w:r>
      <w:proofErr w:type="spellEnd"/>
      <w:r>
        <w:rPr>
          <w:u w:color="000000"/>
        </w:rPr>
        <w:t>"</w:t>
      </w:r>
      <w:r>
        <w:t xml:space="preserve">) </w:t>
      </w:r>
    </w:p>
    <w:p w14:paraId="3000F02C" w14:textId="2505B497" w:rsidR="00E9621E" w:rsidRDefault="00346E6D" w:rsidP="00E81FB2">
      <w:pPr>
        <w:pStyle w:val="Body"/>
      </w:pPr>
      <w:r>
        <w:t xml:space="preserve">We begin by creating a </w:t>
      </w:r>
      <w:proofErr w:type="spellStart"/>
      <w:r w:rsidRPr="00E81FB2">
        <w:rPr>
          <w:rStyle w:val="Literal"/>
        </w:rPr>
        <w:t>date_nice_format</w:t>
      </w:r>
      <w:proofErr w:type="spellEnd"/>
      <w:r>
        <w:t xml:space="preserve"> variable that produces dates in the more readable </w:t>
      </w:r>
      <w:r w:rsidRPr="00E81FB2">
        <w:rPr>
          <w:rStyle w:val="Italic"/>
        </w:rPr>
        <w:t>January 1, 2023</w:t>
      </w:r>
      <w:r>
        <w:t xml:space="preserve"> format instead of </w:t>
      </w:r>
      <w:r w:rsidRPr="00E81FB2">
        <w:rPr>
          <w:rStyle w:val="Italic"/>
        </w:rPr>
        <w:t>2023-01-01</w:t>
      </w:r>
      <w:r>
        <w:t xml:space="preserve"> </w:t>
      </w:r>
      <w:r w:rsidR="00E81FB2" w:rsidRPr="00E81FB2">
        <w:rPr>
          <w:rStyle w:val="CodeAnnotation"/>
        </w:rPr>
        <w:t>1</w:t>
      </w:r>
      <w:r>
        <w:t xml:space="preserve">. We then combine this value with the state and death rate variables, saving the result as </w:t>
      </w:r>
      <w:proofErr w:type="spellStart"/>
      <w:r w:rsidRPr="00E81FB2">
        <w:rPr>
          <w:rStyle w:val="Literal"/>
        </w:rPr>
        <w:t>tooltip_text</w:t>
      </w:r>
      <w:proofErr w:type="spellEnd"/>
      <w:r w:rsidRPr="0004518E">
        <w:t xml:space="preserve"> </w:t>
      </w:r>
      <w:r w:rsidR="00E81FB2">
        <w:rPr>
          <w:rStyle w:val="CodeAnnotation"/>
        </w:rPr>
        <w:t>2</w:t>
      </w:r>
      <w:r>
        <w:t xml:space="preserve">. Next, we add a new aesthetic property in the </w:t>
      </w:r>
      <w:proofErr w:type="gramStart"/>
      <w:r w:rsidRPr="00E81FB2">
        <w:rPr>
          <w:rStyle w:val="Literal"/>
        </w:rPr>
        <w:t>ggplot(</w:t>
      </w:r>
      <w:proofErr w:type="gramEnd"/>
      <w:r w:rsidRPr="00E81FB2">
        <w:rPr>
          <w:rStyle w:val="Literal"/>
        </w:rPr>
        <w:t>)</w:t>
      </w:r>
      <w:r>
        <w:t xml:space="preserve"> function </w:t>
      </w:r>
      <w:r w:rsidR="00E81FB2">
        <w:rPr>
          <w:rStyle w:val="CodeAnnotation"/>
        </w:rPr>
        <w:t>3</w:t>
      </w:r>
      <w:r>
        <w:t xml:space="preserve">. On its own, this doesn’t do anything until we pass the new property to </w:t>
      </w:r>
      <w:proofErr w:type="spellStart"/>
      <w:proofErr w:type="gramStart"/>
      <w:r w:rsidRPr="00E81FB2">
        <w:rPr>
          <w:rStyle w:val="Literal"/>
        </w:rPr>
        <w:t>ggplotly</w:t>
      </w:r>
      <w:proofErr w:type="spellEnd"/>
      <w:r w:rsidRPr="00E81FB2">
        <w:rPr>
          <w:rStyle w:val="Literal"/>
        </w:rPr>
        <w:t>(</w:t>
      </w:r>
      <w:proofErr w:type="gramEnd"/>
      <w:r w:rsidRPr="00E81FB2">
        <w:rPr>
          <w:rStyle w:val="Literal"/>
        </w:rPr>
        <w:t>)</w:t>
      </w:r>
      <w:r w:rsidR="00E81FB2">
        <w:rPr>
          <w:rStyle w:val="CodeAnnotation"/>
        </w:rPr>
        <w:t>4</w:t>
      </w:r>
      <w:r>
        <w:t>.</w:t>
      </w:r>
    </w:p>
    <w:p w14:paraId="2F0AA545" w14:textId="66EDBABA" w:rsidR="00E9621E" w:rsidRDefault="00346E6D" w:rsidP="00E81FB2">
      <w:pPr>
        <w:pStyle w:val="Body"/>
      </w:pPr>
      <w:r>
        <w:t xml:space="preserve">Figure </w:t>
      </w:r>
      <w:r w:rsidR="002C1BF6">
        <w:t>9</w:t>
      </w:r>
      <w:r>
        <w:t>-1</w:t>
      </w:r>
      <w:r w:rsidR="00F2132D">
        <w:t>0</w:t>
      </w:r>
      <w:r>
        <w:t xml:space="preserve"> shows what our new tooltip looks like: the name of the state, a nicely formatted date, and the death rate for that day.</w:t>
      </w:r>
    </w:p>
    <w:p w14:paraId="46732760" w14:textId="49216269" w:rsidR="00E9621E" w:rsidRDefault="00346E6D">
      <w:pPr>
        <w:pStyle w:val="GraphicSlug"/>
      </w:pPr>
      <w:r>
        <w:t>[F0901</w:t>
      </w:r>
      <w:r w:rsidR="00F2132D">
        <w:t>0</w:t>
      </w:r>
      <w:r>
        <w:t>.png]</w:t>
      </w:r>
    </w:p>
    <w:p w14:paraId="4ABA6983" w14:textId="77777777" w:rsidR="00E9621E" w:rsidRDefault="00346E6D">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21"/>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64B3B3B6" w:rsidR="00E9621E" w:rsidRDefault="00346E6D" w:rsidP="00E81FB2">
      <w:pPr>
        <w:pStyle w:val="CaptionLine"/>
      </w:pPr>
      <w:r>
        <w:t xml:space="preserve">Easy-to-read </w:t>
      </w:r>
      <w:r w:rsidRPr="002C1BF6">
        <w:t>interactive</w:t>
      </w:r>
      <w:r>
        <w:t xml:space="preserve"> tooltips on the COVID</w:t>
      </w:r>
      <w:r w:rsidR="00DD4E79">
        <w:t>-19</w:t>
      </w:r>
      <w:r>
        <w:t xml:space="preserve"> death rate chart</w:t>
      </w:r>
    </w:p>
    <w:p w14:paraId="6BE503EE" w14:textId="77777777" w:rsidR="00E9621E" w:rsidRDefault="00346E6D" w:rsidP="00E81FB2">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346E6D">
      <w:pPr>
        <w:pStyle w:val="HeadA"/>
      </w:pPr>
      <w:bookmarkStart w:id="113" w:name="_Toc11"/>
      <w:bookmarkStart w:id="114" w:name="hosting"/>
      <w:r>
        <w:t>Hosting the Website</w:t>
      </w:r>
      <w:bookmarkEnd w:id="113"/>
    </w:p>
    <w:p w14:paraId="3BB4ACE7" w14:textId="77777777" w:rsidR="00E9621E" w:rsidRDefault="00346E6D" w:rsidP="00E81FB2">
      <w:pPr>
        <w:pStyle w:val="Body"/>
      </w:pPr>
      <w:r>
        <w:t xml:space="preserve">Now that you’ve made a website, you need a way to share it. There are various ways to do this, ranging from simple to quite complex. The easiest solution is to compress the files in your </w:t>
      </w:r>
      <w:proofErr w:type="gramStart"/>
      <w:r w:rsidRPr="00E81FB2">
        <w:rPr>
          <w:rStyle w:val="Italic"/>
        </w:rPr>
        <w:t>docs</w:t>
      </w:r>
      <w:proofErr w:type="gramEnd"/>
      <w:r>
        <w:rPr>
          <w:rStyle w:val="ItalicA"/>
        </w:rPr>
        <w:t xml:space="preserve"> </w:t>
      </w:r>
      <w: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r>
        <w:rPr>
          <w:rStyle w:val="Xref"/>
          <w:u w:color="FF0000"/>
        </w:rPr>
        <w:t>Chapter 5</w:t>
      </w:r>
      <w:r>
        <w:t>, most projects aren’t really one-time.</w:t>
      </w:r>
    </w:p>
    <w:p w14:paraId="1D59ECF1" w14:textId="4E15BBF1" w:rsidR="00E9621E" w:rsidRDefault="00D65B5D">
      <w:pPr>
        <w:pStyle w:val="HeadB"/>
      </w:pPr>
      <w:bookmarkStart w:id="115" w:name="_Toc12"/>
      <w:r>
        <w:t>In the Cloud</w:t>
      </w:r>
      <w:bookmarkEnd w:id="115"/>
    </w:p>
    <w:p w14:paraId="1DE396EB" w14:textId="77777777" w:rsidR="00E9621E" w:rsidRDefault="00346E6D" w:rsidP="00E81FB2">
      <w:pPr>
        <w:pStyle w:val="Body"/>
      </w:pPr>
      <w:r>
        <w:t xml:space="preserve">A better approach is to put your entire </w:t>
      </w:r>
      <w:r w:rsidRPr="00E81FB2">
        <w:rPr>
          <w:rStyle w:val="Italic"/>
        </w:rPr>
        <w:t>docs</w:t>
      </w:r>
      <w: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346E6D" w:rsidP="00E81FB2">
      <w:pPr>
        <w:pStyle w:val="Body"/>
      </w:pPr>
      <w:r>
        <w:t>You can even automate the process of copying your</w:t>
      </w:r>
      <w:r>
        <w:rPr>
          <w:i/>
          <w:iCs/>
          <w:color w:val="0000FF"/>
          <w:u w:color="0000FF"/>
        </w:rPr>
        <w:t xml:space="preserve"> </w:t>
      </w:r>
      <w:r w:rsidRPr="00E81FB2">
        <w:rPr>
          <w:rStyle w:val="Italic"/>
        </w:rPr>
        <w:t xml:space="preserve">docs </w:t>
      </w:r>
      <w:r>
        <w:t xml:space="preserve">folder to various online file-sharing sites using R packages: the </w:t>
      </w:r>
      <w:r w:rsidRPr="00E81FB2">
        <w:rPr>
          <w:rStyle w:val="Literal"/>
        </w:rPr>
        <w:t>rdrop2</w:t>
      </w:r>
      <w:r>
        <w:t xml:space="preserve"> package works with Dropbox, </w:t>
      </w:r>
      <w:proofErr w:type="spellStart"/>
      <w:r w:rsidRPr="00E81FB2">
        <w:rPr>
          <w:rStyle w:val="Literal"/>
        </w:rPr>
        <w:t>googledrive</w:t>
      </w:r>
      <w:proofErr w:type="spellEnd"/>
      <w:r>
        <w:t xml:space="preserve"> works with Google Drive, and </w:t>
      </w:r>
      <w:proofErr w:type="spellStart"/>
      <w:r w:rsidRPr="00E81FB2">
        <w:rPr>
          <w:rStyle w:val="Literal"/>
        </w:rPr>
        <w:t>boxr</w:t>
      </w:r>
      <w:proofErr w:type="spellEnd"/>
      <w:r>
        <w:t xml:space="preserve"> works with Box. For example, code like the following would automatically upload the project to Dropbox: </w:t>
      </w:r>
    </w:p>
    <w:p w14:paraId="04240BF1" w14:textId="77777777" w:rsidR="00E9621E" w:rsidRPr="00884731" w:rsidRDefault="00346E6D">
      <w:pPr>
        <w:pStyle w:val="Code"/>
      </w:pPr>
      <w:r w:rsidRPr="0004518E">
        <w:t>library(tidyverse)</w:t>
      </w:r>
    </w:p>
    <w:p w14:paraId="75EACF80" w14:textId="77777777" w:rsidR="00E9621E" w:rsidRPr="00884731" w:rsidRDefault="00346E6D">
      <w:pPr>
        <w:pStyle w:val="Code"/>
      </w:pPr>
      <w:r w:rsidRPr="0004518E">
        <w:lastRenderedPageBreak/>
        <w:t>library(</w:t>
      </w:r>
      <w:proofErr w:type="spellStart"/>
      <w:r w:rsidRPr="0004518E">
        <w:t>rmarkdown</w:t>
      </w:r>
      <w:proofErr w:type="spellEnd"/>
      <w:r w:rsidRPr="0004518E">
        <w:t>)</w:t>
      </w:r>
    </w:p>
    <w:p w14:paraId="4C274F1F" w14:textId="77777777" w:rsidR="00E9621E" w:rsidRPr="00884731" w:rsidRDefault="00346E6D">
      <w:pPr>
        <w:pStyle w:val="Code"/>
      </w:pPr>
      <w:r w:rsidRPr="0004518E">
        <w:t>library(fs)</w:t>
      </w:r>
    </w:p>
    <w:p w14:paraId="1B132836" w14:textId="77777777" w:rsidR="00E9621E" w:rsidRPr="00884731" w:rsidRDefault="00346E6D">
      <w:pPr>
        <w:pStyle w:val="Code"/>
      </w:pPr>
      <w:r w:rsidRPr="0004518E">
        <w:t>library(rdrop2)</w:t>
      </w:r>
    </w:p>
    <w:p w14:paraId="48FA7230" w14:textId="77777777" w:rsidR="00E9621E" w:rsidRPr="00884731" w:rsidRDefault="00E9621E">
      <w:pPr>
        <w:pStyle w:val="Code"/>
      </w:pPr>
    </w:p>
    <w:p w14:paraId="4AFB7BB8" w14:textId="77777777" w:rsidR="00E9621E" w:rsidRPr="00884731" w:rsidRDefault="00346E6D">
      <w:pPr>
        <w:pStyle w:val="Code"/>
      </w:pPr>
      <w:proofErr w:type="spellStart"/>
      <w:r w:rsidRPr="0004518E">
        <w:t>render_</w:t>
      </w:r>
      <w:proofErr w:type="gramStart"/>
      <w:r w:rsidRPr="0004518E">
        <w:t>site</w:t>
      </w:r>
      <w:proofErr w:type="spellEnd"/>
      <w:r w:rsidRPr="0004518E">
        <w:t>(</w:t>
      </w:r>
      <w:proofErr w:type="gramEnd"/>
      <w:r w:rsidRPr="0004518E">
        <w:t>)</w:t>
      </w:r>
    </w:p>
    <w:p w14:paraId="2CC62B58" w14:textId="77777777" w:rsidR="00E9621E" w:rsidRPr="00884731" w:rsidRDefault="00E9621E">
      <w:pPr>
        <w:pStyle w:val="Code"/>
      </w:pPr>
    </w:p>
    <w:p w14:paraId="49799F37" w14:textId="77777777" w:rsidR="00E9621E" w:rsidRPr="00884731" w:rsidRDefault="00346E6D">
      <w:pPr>
        <w:pStyle w:val="Code"/>
      </w:pPr>
      <w:proofErr w:type="spellStart"/>
      <w:r w:rsidRPr="0004518E">
        <w:t>website_files</w:t>
      </w:r>
      <w:proofErr w:type="spellEnd"/>
      <w:r w:rsidRPr="0004518E">
        <w:t xml:space="preserve"> &lt;- </w:t>
      </w:r>
      <w:proofErr w:type="spellStart"/>
      <w:r w:rsidRPr="0004518E">
        <w:t>dir_</w:t>
      </w:r>
      <w:proofErr w:type="gramStart"/>
      <w:r w:rsidRPr="0004518E">
        <w:t>ls</w:t>
      </w:r>
      <w:proofErr w:type="spellEnd"/>
      <w:r w:rsidRPr="0004518E">
        <w:t>(</w:t>
      </w:r>
      <w:proofErr w:type="gramEnd"/>
      <w:r w:rsidRPr="0004518E">
        <w:t>path = "docs",</w:t>
      </w:r>
    </w:p>
    <w:p w14:paraId="59DDEF6C" w14:textId="77777777" w:rsidR="00E9621E" w:rsidRPr="00884731" w:rsidRDefault="00346E6D">
      <w:pPr>
        <w:pStyle w:val="Code"/>
      </w:pPr>
      <w:r w:rsidRPr="0004518E">
        <w:t xml:space="preserve">                        type = "file",</w:t>
      </w:r>
    </w:p>
    <w:p w14:paraId="3236F866" w14:textId="77777777" w:rsidR="00E9621E" w:rsidRPr="00884731" w:rsidRDefault="00346E6D">
      <w:pPr>
        <w:pStyle w:val="Code"/>
      </w:pPr>
      <w:r w:rsidRPr="0004518E">
        <w:t xml:space="preserve">                        recurse = TRUE)</w:t>
      </w:r>
    </w:p>
    <w:p w14:paraId="01E425B1" w14:textId="77777777" w:rsidR="00E9621E" w:rsidRPr="00884731" w:rsidRDefault="00E9621E">
      <w:pPr>
        <w:pStyle w:val="Code"/>
      </w:pPr>
    </w:p>
    <w:p w14:paraId="2886B977" w14:textId="7ECF772E" w:rsidR="00E9621E" w:rsidRPr="00884731" w:rsidRDefault="00346E6D">
      <w:pPr>
        <w:pStyle w:val="Code"/>
      </w:pPr>
      <w:proofErr w:type="gramStart"/>
      <w:r w:rsidRPr="0004518E">
        <w:t>walk(</w:t>
      </w:r>
      <w:proofErr w:type="spellStart"/>
      <w:proofErr w:type="gramEnd"/>
      <w:r w:rsidRPr="0004518E">
        <w:t>website_files</w:t>
      </w:r>
      <w:proofErr w:type="spellEnd"/>
      <w:r w:rsidRPr="0004518E">
        <w:t xml:space="preserve">, </w:t>
      </w:r>
      <w:proofErr w:type="spellStart"/>
      <w:r w:rsidRPr="0004518E">
        <w:t>drop_upload</w:t>
      </w:r>
      <w:proofErr w:type="spellEnd"/>
      <w:r w:rsidRPr="0004518E">
        <w:t>, path = "COVID Website")</w:t>
      </w:r>
    </w:p>
    <w:p w14:paraId="5385CC9E" w14:textId="77777777" w:rsidR="00E9621E" w:rsidRDefault="00346E6D" w:rsidP="002C1BF6">
      <w:pPr>
        <w:pStyle w:val="Body"/>
      </w:pPr>
      <w:r>
        <w:t xml:space="preserve">This code, which I typically add to a separate file called </w:t>
      </w:r>
      <w:proofErr w:type="spellStart"/>
      <w:proofErr w:type="gramStart"/>
      <w:r w:rsidRPr="00E81FB2">
        <w:rPr>
          <w:rStyle w:val="Italic"/>
        </w:rPr>
        <w:t>render.R</w:t>
      </w:r>
      <w:proofErr w:type="spellEnd"/>
      <w:proofErr w:type="gramEnd"/>
      <w:r>
        <w:t xml:space="preserve">, renders the site, uses the </w:t>
      </w:r>
      <w:proofErr w:type="spellStart"/>
      <w:r w:rsidRPr="00E81FB2">
        <w:rPr>
          <w:rStyle w:val="Literal"/>
        </w:rPr>
        <w:t>dir_ls</w:t>
      </w:r>
      <w:proofErr w:type="spellEnd"/>
      <w:r w:rsidRPr="00E81FB2">
        <w:rPr>
          <w:rStyle w:val="Literal"/>
        </w:rPr>
        <w:t>()</w:t>
      </w:r>
      <w:r>
        <w:t xml:space="preserve"> function from the </w:t>
      </w:r>
      <w:r w:rsidRPr="00E81FB2">
        <w:rPr>
          <w:rStyle w:val="Literal"/>
        </w:rPr>
        <w:t>fs</w:t>
      </w:r>
      <w:r>
        <w:t xml:space="preserve"> package to identify all files in the </w:t>
      </w:r>
      <w:r w:rsidRPr="00E81FB2">
        <w:rPr>
          <w:rStyle w:val="Italic"/>
        </w:rPr>
        <w:t>docs</w:t>
      </w:r>
      <w:r>
        <w:t xml:space="preserve"> directory, and then uploads these files to Dropbox. Now you can run your entire file to generate and upload your website in one go.</w:t>
      </w:r>
    </w:p>
    <w:p w14:paraId="4F07B7B1" w14:textId="20C9451E" w:rsidR="00E9621E" w:rsidRDefault="00AA41CF">
      <w:pPr>
        <w:pStyle w:val="HeadB"/>
      </w:pPr>
      <w:bookmarkStart w:id="116" w:name="_Toc13"/>
      <w:r>
        <w:t xml:space="preserve">On </w:t>
      </w:r>
      <w:r w:rsidR="00346E6D">
        <w:t>GitHub Pages</w:t>
      </w:r>
      <w:bookmarkEnd w:id="116"/>
    </w:p>
    <w:p w14:paraId="761EE986" w14:textId="2AD61ADE" w:rsidR="00E9621E" w:rsidRDefault="00346E6D" w:rsidP="00E81FB2">
      <w:pPr>
        <w:pStyle w:val="Body"/>
      </w:pPr>
      <w:r>
        <w:t xml:space="preserve">The more complicated yet powerful solution is to use a static hosting service like GitHub Pages. This service deploys the website to a URL you’ve set up each time you commit your code to GitHub. Learning to use GitHub is an investment (the </w:t>
      </w:r>
      <w:r w:rsidR="003A1110">
        <w:t xml:space="preserve">self-published </w:t>
      </w:r>
      <w:r>
        <w:t xml:space="preserve">book </w:t>
      </w:r>
      <w:r w:rsidRPr="00E81FB2">
        <w:rPr>
          <w:rStyle w:val="Italic"/>
        </w:rPr>
        <w:t xml:space="preserve">Happy Git and GitHub for the </w:t>
      </w:r>
      <w:proofErr w:type="spellStart"/>
      <w:r w:rsidRPr="00E81FB2">
        <w:rPr>
          <w:rStyle w:val="Italic"/>
        </w:rPr>
        <w:t>useR</w:t>
      </w:r>
      <w:proofErr w:type="spellEnd"/>
      <w:r>
        <w:t xml:space="preserve"> by Jenny Bryan</w:t>
      </w:r>
      <w:r w:rsidR="003A1110">
        <w:t xml:space="preserve"> at </w:t>
      </w:r>
      <w:r w:rsidR="003A1110" w:rsidRPr="0004518E">
        <w:rPr>
          <w:rStyle w:val="LinkURL"/>
        </w:rPr>
        <w:t>https://happygitwithr.com/</w:t>
      </w:r>
      <w:r>
        <w:t xml:space="preserve"> is a great resource), but being able to host your website for free makes it worth the time and effort.</w:t>
      </w:r>
    </w:p>
    <w:p w14:paraId="1AF1ACEC" w14:textId="646D43BF" w:rsidR="00E9621E" w:rsidRDefault="00346E6D" w:rsidP="00E81FB2">
      <w:pPr>
        <w:pStyle w:val="Body"/>
      </w:pPr>
      <w:r>
        <w:t>Here’s how GitHub Pages works. Most of the time, when you look at a file on GitHub, you see its underlying source code</w:t>
      </w:r>
      <w:r w:rsidR="002C1BF6">
        <w:t>,</w:t>
      </w:r>
      <w:r>
        <w:t xml:space="preserve"> so if you looked at an HTML file, you’d see </w:t>
      </w:r>
      <w:r w:rsidR="002C1BF6">
        <w:t xml:space="preserve">only </w:t>
      </w:r>
      <w:r>
        <w:t xml:space="preserve">the HTML code. GitHub Pages, on the other hand, shows you the rendered HTML files. To host your website on GitHub Pages, you’ll need to first push your code to GitHub. Once you have a repository set up there, go to it, then go to the Settings tab, which should look like Figure </w:t>
      </w:r>
      <w:r w:rsidR="002C1BF6">
        <w:t>9</w:t>
      </w:r>
      <w:r>
        <w:t>-1</w:t>
      </w:r>
      <w:r w:rsidR="00F2132D">
        <w:t>1</w:t>
      </w:r>
      <w:r>
        <w:t>.</w:t>
      </w:r>
    </w:p>
    <w:p w14:paraId="44839B4C" w14:textId="4ECCEAE6" w:rsidR="00E9621E" w:rsidRDefault="00346E6D">
      <w:pPr>
        <w:pStyle w:val="GraphicSlug"/>
      </w:pPr>
      <w:r>
        <w:t>[F0901</w:t>
      </w:r>
      <w:r w:rsidR="00F2132D">
        <w:t>1</w:t>
      </w:r>
      <w:r>
        <w:t>.png]</w:t>
      </w:r>
    </w:p>
    <w:p w14:paraId="07E989FB" w14:textId="77777777" w:rsidR="00E9621E" w:rsidRDefault="00346E6D">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22"/>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346E6D" w:rsidP="00E81FB2">
      <w:pPr>
        <w:pStyle w:val="CaptionLine"/>
      </w:pPr>
      <w:r>
        <w:t xml:space="preserve">Setting up GitHub </w:t>
      </w:r>
      <w:r w:rsidRPr="002C1BF6">
        <w:t>Pages</w:t>
      </w:r>
    </w:p>
    <w:p w14:paraId="4A9E13C6" w14:textId="51B3160F" w:rsidR="00E9621E" w:rsidRDefault="00346E6D" w:rsidP="00E81FB2">
      <w:pPr>
        <w:pStyle w:val="Body"/>
      </w:pPr>
      <w:r>
        <w:t xml:space="preserve">Now choose how you want GitHub to deploy the raw HTML. The easiest approach is to keep the default source by selecting Deploy from a branch, then selecting your default branch (usually </w:t>
      </w:r>
      <w:r w:rsidRPr="00E81FB2">
        <w:rPr>
          <w:rStyle w:val="Italic"/>
        </w:rPr>
        <w:t>main</w:t>
      </w:r>
      <w:r>
        <w:t xml:space="preserve"> or </w:t>
      </w:r>
      <w:r w:rsidRPr="00E81FB2">
        <w:rPr>
          <w:rStyle w:val="Italic"/>
        </w:rPr>
        <w:t>master</w:t>
      </w:r>
      <w:r>
        <w:t xml:space="preserve">). Next, select the directory </w:t>
      </w:r>
      <w:r>
        <w:lastRenderedPageBreak/>
        <w:t xml:space="preserve">containing the HTML files you want to be rendered. If you configured your website for GitHub pages at the beginning of this chapter, they should be in </w:t>
      </w:r>
      <w:r w:rsidRPr="00E81FB2">
        <w:rPr>
          <w:rStyle w:val="Italic"/>
        </w:rPr>
        <w:t>docs</w:t>
      </w:r>
      <w:r>
        <w:t xml:space="preserve">. </w:t>
      </w:r>
      <w:r w:rsidR="002C1BF6">
        <w:t>Click</w:t>
      </w:r>
      <w:r>
        <w:t xml:space="preserve"> save and wait a few minutes. GitHub should then show a URL where our website now lives.</w:t>
      </w:r>
    </w:p>
    <w:p w14:paraId="2D697B28" w14:textId="77777777" w:rsidR="00E9621E" w:rsidRDefault="00346E6D" w:rsidP="00E81FB2">
      <w:pPr>
        <w:pStyle w:val="Body"/>
      </w:pPr>
      <w:r>
        <w:t xml:space="preserve">The best part about hosting your website on GitHub Pages is that any time you update your code or data, the website will update as well. </w:t>
      </w:r>
      <w:proofErr w:type="spellStart"/>
      <w:r>
        <w:t>RMarkdown</w:t>
      </w:r>
      <w:proofErr w:type="spellEnd"/>
      <w:r>
        <w:t xml:space="preserve">, </w:t>
      </w:r>
      <w:r w:rsidRPr="00E81FB2">
        <w:rPr>
          <w:rStyle w:val="Literal"/>
        </w:rPr>
        <w:t>distill</w:t>
      </w:r>
      <w:r>
        <w:t>, and GitHub Pages make building and maintaining websites a snap.</w:t>
      </w:r>
    </w:p>
    <w:p w14:paraId="42A67A68" w14:textId="77777777" w:rsidR="00E9621E" w:rsidRDefault="00346E6D">
      <w:pPr>
        <w:pStyle w:val="HeadA"/>
      </w:pPr>
      <w:bookmarkStart w:id="117" w:name="_Toc14"/>
      <w:bookmarkStart w:id="118" w:name="conclusion1"/>
      <w:r>
        <w:t>Conclusion</w:t>
      </w:r>
      <w:bookmarkEnd w:id="117"/>
    </w:p>
    <w:p w14:paraId="07B2CF90" w14:textId="5F0A8D8F" w:rsidR="00E9621E" w:rsidRDefault="00346E6D" w:rsidP="00E81FB2">
      <w:pPr>
        <w:pStyle w:val="Body"/>
      </w:pPr>
      <w:r>
        <w:t>In this chapter, you</w:t>
      </w:r>
      <w:r w:rsidR="002C1BF6">
        <w:t xml:space="preserve"> learned to</w:t>
      </w:r>
      <w:r>
        <w:t xml:space="preserve"> use the </w:t>
      </w:r>
      <w:r w:rsidRPr="00E81FB2">
        <w:rPr>
          <w:rStyle w:val="Literal"/>
        </w:rPr>
        <w:t>distill</w:t>
      </w:r>
      <w:r>
        <w:t xml:space="preserve"> package to make websites in R. This package provides a simple way to get a website up and running with the tool you’re already using for working with data. You’ve seen how to:</w:t>
      </w:r>
    </w:p>
    <w:p w14:paraId="71D16A60" w14:textId="77777777" w:rsidR="00E9621E" w:rsidRDefault="00346E6D" w:rsidP="00346E6D">
      <w:pPr>
        <w:pStyle w:val="ListBullet"/>
        <w:numPr>
          <w:ilvl w:val="0"/>
          <w:numId w:val="3"/>
        </w:numPr>
      </w:pPr>
      <w:r>
        <w:t xml:space="preserve">Create new pages and add them to your top navigation bar. </w:t>
      </w:r>
    </w:p>
    <w:p w14:paraId="09EAE561" w14:textId="77777777" w:rsidR="00E9621E" w:rsidRDefault="00346E6D" w:rsidP="00346E6D">
      <w:pPr>
        <w:pStyle w:val="ListBullet"/>
        <w:numPr>
          <w:ilvl w:val="0"/>
          <w:numId w:val="3"/>
        </w:numPr>
      </w:pPr>
      <w:r>
        <w:t xml:space="preserve">Customize the look-and-feel of your website with tweaks to the CSS. </w:t>
      </w:r>
    </w:p>
    <w:p w14:paraId="136E8180" w14:textId="5C5A6C66" w:rsidR="00E9621E" w:rsidRDefault="00346E6D" w:rsidP="00346E6D">
      <w:pPr>
        <w:pStyle w:val="ListBullet"/>
        <w:numPr>
          <w:ilvl w:val="0"/>
          <w:numId w:val="3"/>
        </w:numPr>
      </w:pPr>
      <w:r>
        <w:t>Use wider layouts to make content fit better on individual pages.</w:t>
      </w:r>
    </w:p>
    <w:p w14:paraId="116AB503" w14:textId="77777777" w:rsidR="00E9621E" w:rsidRDefault="00346E6D" w:rsidP="00346E6D">
      <w:pPr>
        <w:pStyle w:val="ListBullet"/>
        <w:numPr>
          <w:ilvl w:val="0"/>
          <w:numId w:val="3"/>
        </w:numPr>
      </w:pPr>
      <w:r>
        <w:t>Convert static data visualization and tables into interactive versions.</w:t>
      </w:r>
    </w:p>
    <w:p w14:paraId="45AEFFB1" w14:textId="77777777" w:rsidR="00E9621E" w:rsidRDefault="00346E6D" w:rsidP="00346E6D">
      <w:pPr>
        <w:pStyle w:val="ListBullet"/>
        <w:numPr>
          <w:ilvl w:val="0"/>
          <w:numId w:val="3"/>
        </w:numPr>
      </w:pPr>
      <w:r>
        <w:t>Use GitHub Pages to host an always-up-to-date version of your website.</w:t>
      </w:r>
    </w:p>
    <w:p w14:paraId="65940DB4" w14:textId="265C64B4" w:rsidR="00E9621E" w:rsidRDefault="00346E6D" w:rsidP="00E81FB2">
      <w:pPr>
        <w:pStyle w:val="Body"/>
      </w:pPr>
      <w:r>
        <w:t xml:space="preserve">Herman has continued building websites with R. He and his colleagues at the Council of State Governments Justice Center have made a great website using Quarto, the language-agnostic version of R Markdown. This website, found at </w:t>
      </w:r>
      <w:r w:rsidR="00884731" w:rsidRPr="00E81FB2">
        <w:rPr>
          <w:rStyle w:val="LinkURL"/>
          <w:rFonts w:eastAsia="Arial Unicode MS"/>
        </w:rPr>
        <w:t>https://projects.csgjusticecenter.org/tools-for-states-to-address-crime</w:t>
      </w:r>
      <w:r w:rsidR="00884731" w:rsidRPr="00E81FB2">
        <w:rPr>
          <w:rStyle w:val="LinkURL"/>
        </w:rPr>
        <w:t>/</w:t>
      </w:r>
      <w:r>
        <w:t>, highlights crime trends throughout the United States using many of the same techniques we’ve discussed in this chapter.</w:t>
      </w:r>
    </w:p>
    <w:p w14:paraId="7BDE9B83" w14:textId="77777777" w:rsidR="00E9621E" w:rsidRDefault="00346E6D">
      <w:pPr>
        <w:pStyle w:val="Body"/>
      </w:pPr>
      <w:r>
        <w:t xml:space="preserve">No matter whether you use </w:t>
      </w:r>
      <w:r w:rsidRPr="00E81FB2">
        <w:rPr>
          <w:rStyle w:val="Literal"/>
        </w:rPr>
        <w:t>distill</w:t>
      </w:r>
      <w: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114"/>
      <w:bookmarkEnd w:id="118"/>
    </w:p>
    <w:p w14:paraId="0CBE241F" w14:textId="35B5F66E" w:rsidR="004C3693" w:rsidRDefault="004C3693" w:rsidP="00E81FB2">
      <w:pPr>
        <w:pStyle w:val="HeadA"/>
      </w:pPr>
      <w:r>
        <w:t>Learn More</w:t>
      </w:r>
    </w:p>
    <w:p w14:paraId="47FC53EB" w14:textId="77777777" w:rsidR="004C3693" w:rsidRPr="003D15A6" w:rsidRDefault="004C3693" w:rsidP="004C3693">
      <w:pPr>
        <w:pStyle w:val="Body"/>
      </w:pPr>
      <w:r>
        <w:t xml:space="preserve">Consult the following resources to learn how to make websites with the </w:t>
      </w:r>
      <w:r w:rsidRPr="00E81FB2">
        <w:rPr>
          <w:rStyle w:val="Literal"/>
        </w:rPr>
        <w:t>distill</w:t>
      </w:r>
      <w:r>
        <w:t xml:space="preserve"> package and to see examples of other websites made with </w:t>
      </w:r>
      <w:r w:rsidRPr="00E81FB2">
        <w:rPr>
          <w:rStyle w:val="Literal"/>
        </w:rPr>
        <w:t>distill</w:t>
      </w:r>
      <w:r>
        <w:t>:</w:t>
      </w:r>
    </w:p>
    <w:p w14:paraId="362C3BCF" w14:textId="19CF1EDA" w:rsidR="004C3693" w:rsidRPr="00AA00C6" w:rsidRDefault="004C3693" w:rsidP="004C3693">
      <w:pPr>
        <w:pStyle w:val="ListPlain"/>
        <w:rPr>
          <w:rStyle w:val="LinkURL"/>
        </w:rPr>
      </w:pPr>
      <w:r>
        <w:t>“</w:t>
      </w:r>
      <w:r w:rsidRPr="0050481B">
        <w:t xml:space="preserve">Building a blog </w:t>
      </w:r>
      <w:r w:rsidRPr="00D52048">
        <w:t xml:space="preserve">with </w:t>
      </w:r>
      <w:r w:rsidRPr="00AA00C6">
        <w:t>distill</w:t>
      </w:r>
      <w:r>
        <w:t>”</w:t>
      </w:r>
      <w:r w:rsidRPr="00D52048">
        <w:t xml:space="preserve"> by Tom Mock</w:t>
      </w:r>
      <w:r w:rsidRPr="0050481B">
        <w:t xml:space="preserve"> (2020)</w:t>
      </w:r>
      <w:r>
        <w:t>,</w:t>
      </w:r>
      <w:r w:rsidRPr="0050481B">
        <w:t xml:space="preserve"> </w:t>
      </w:r>
      <w:r w:rsidR="00884731" w:rsidRPr="00AA00C6">
        <w:rPr>
          <w:rStyle w:val="LinkURL"/>
        </w:rPr>
        <w:t>https://themockup.blog/posts/2020-08-01-building-a-blog-with-distill/</w:t>
      </w:r>
    </w:p>
    <w:p w14:paraId="59FF3B15" w14:textId="39DF4A71" w:rsidR="004C3693" w:rsidRPr="00E81FB2" w:rsidRDefault="004C3693" w:rsidP="004C3693">
      <w:pPr>
        <w:pStyle w:val="ListPlain"/>
        <w:rPr>
          <w:rStyle w:val="LinkURL"/>
        </w:rPr>
      </w:pPr>
      <w:r w:rsidRPr="0050481B">
        <w:t>The Distillery website</w:t>
      </w:r>
      <w:r>
        <w:t>,</w:t>
      </w:r>
      <w:r w:rsidRPr="0050481B">
        <w:t xml:space="preserve"> showcasing websites made </w:t>
      </w:r>
      <w:r w:rsidRPr="00D52048">
        <w:t xml:space="preserve">with </w:t>
      </w:r>
      <w:r w:rsidRPr="00E81FB2">
        <w:rPr>
          <w:rStyle w:val="Literal"/>
        </w:rPr>
        <w:t>distill</w:t>
      </w:r>
      <w:r>
        <w:t xml:space="preserve">: </w:t>
      </w:r>
      <w:r w:rsidR="00884731" w:rsidRPr="00E81FB2">
        <w:rPr>
          <w:rStyle w:val="LinkURL"/>
        </w:rPr>
        <w:t>https://distillery.rbind.io/</w:t>
      </w:r>
    </w:p>
    <w:p w14:paraId="4CB991E0" w14:textId="77777777" w:rsidR="004C3693" w:rsidRDefault="004C3693" w:rsidP="00E81FB2">
      <w:pPr>
        <w:pStyle w:val="Body"/>
      </w:pPr>
    </w:p>
    <w:sectPr w:rsidR="004C369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Frances" w:date="2023-09-22T11:48:00Z" w:initials="FS">
    <w:p w14:paraId="0FFA866E" w14:textId="5788D264" w:rsidR="00C74F0A" w:rsidRDefault="00C74F0A">
      <w:pPr>
        <w:pStyle w:val="CommentText"/>
      </w:pPr>
      <w:r>
        <w:rPr>
          <w:rStyle w:val="CommentReference"/>
        </w:rPr>
        <w:annotationRef/>
      </w:r>
      <w:r>
        <w:t>Should this and other line breaks in this listing be formatted like the indented code above (as the line will wrap otherwise)?</w:t>
      </w:r>
    </w:p>
  </w:comment>
  <w:comment w:id="18" w:author="David Keyes" w:date="2023-09-25T15:32:00Z" w:initials="DK">
    <w:p w14:paraId="3E172383" w14:textId="77777777" w:rsidR="00C013AD" w:rsidRDefault="00C013AD" w:rsidP="00E040B8">
      <w:r>
        <w:rPr>
          <w:rStyle w:val="CommentReference"/>
        </w:rPr>
        <w:annotationRef/>
      </w:r>
      <w:r>
        <w:rPr>
          <w:color w:val="000000"/>
          <w:sz w:val="20"/>
          <w:szCs w:val="20"/>
        </w:rPr>
        <w:t>The problem is that the URL to download the data is too long so it has to go on multiple lines. I could create a shorter URL to avoid this?</w:t>
      </w:r>
    </w:p>
  </w:comment>
  <w:comment w:id="19" w:author="David Keyes" w:date="2023-09-25T15:55:00Z" w:initials="DK">
    <w:p w14:paraId="376034A1" w14:textId="77777777" w:rsidR="00421A51" w:rsidRDefault="00421A51" w:rsidP="005F6997">
      <w:r>
        <w:rPr>
          <w:rStyle w:val="CommentReference"/>
        </w:rPr>
        <w:annotationRef/>
      </w:r>
      <w:r>
        <w:rPr>
          <w:color w:val="000000"/>
          <w:sz w:val="20"/>
          <w:szCs w:val="20"/>
        </w:rPr>
        <w:t>Also, I realized the link was no longer working. Updated it.</w:t>
      </w:r>
    </w:p>
  </w:comment>
  <w:comment w:id="36" w:author="David Keyes" w:date="2023-09-25T16:07:00Z" w:initials="DK">
    <w:p w14:paraId="64204224" w14:textId="77777777" w:rsidR="00AD09AA" w:rsidRDefault="00AD09AA" w:rsidP="003347E6">
      <w:r>
        <w:rPr>
          <w:rStyle w:val="CommentReference"/>
        </w:rPr>
        <w:annotationRef/>
      </w:r>
      <w:r>
        <w:rPr>
          <w:color w:val="000000"/>
          <w:sz w:val="20"/>
          <w:szCs w:val="20"/>
        </w:rPr>
        <w:t>Added this to clarify that the data ends on this date.</w:t>
      </w:r>
    </w:p>
  </w:comment>
  <w:comment w:id="54" w:author="Frances" w:date="2023-09-18T17:49:00Z" w:initials="FS">
    <w:p w14:paraId="6F68D8DA" w14:textId="43C93C0F" w:rsidR="002E3BA8" w:rsidRDefault="002E3BA8">
      <w:pPr>
        <w:pStyle w:val="CommentText"/>
      </w:pPr>
      <w:r>
        <w:rPr>
          <w:rStyle w:val="CommentReference"/>
        </w:rPr>
        <w:annotationRef/>
      </w:r>
      <w:r>
        <w:t>David: please add an explanation of the data cleaning steps here</w:t>
      </w:r>
    </w:p>
  </w:comment>
  <w:comment w:id="55" w:author="David Keyes" w:date="2023-09-25T15:39:00Z" w:initials="DK">
    <w:p w14:paraId="4B876D69" w14:textId="77777777" w:rsidR="00E7058E" w:rsidRDefault="00E7058E" w:rsidP="004C59A7">
      <w:r>
        <w:rPr>
          <w:rStyle w:val="CommentReference"/>
        </w:rPr>
        <w:annotationRef/>
      </w:r>
      <w:r>
        <w:rPr>
          <w:color w:val="000000"/>
          <w:sz w:val="20"/>
          <w:szCs w:val="20"/>
        </w:rPr>
        <w:t>Added.</w:t>
      </w:r>
    </w:p>
  </w:comment>
  <w:comment w:id="72" w:author="Frances" w:date="2023-09-18T17:52:00Z" w:initials="FS">
    <w:p w14:paraId="6530D6A5" w14:textId="73B2FB28" w:rsidR="002E3BA8" w:rsidRDefault="002E3BA8">
      <w:pPr>
        <w:pStyle w:val="CommentText"/>
      </w:pPr>
      <w:r>
        <w:rPr>
          <w:rStyle w:val="CommentReference"/>
        </w:rPr>
        <w:annotationRef/>
      </w:r>
      <w:r w:rsidR="00884731">
        <w:t xml:space="preserve">David: </w:t>
      </w:r>
      <w:r>
        <w:t>For the next three listings, consider describing the general approach taken to create the table, map, and chart, even if you don’t go into as much detail as in previous chapters</w:t>
      </w:r>
    </w:p>
  </w:comment>
  <w:comment w:id="73" w:author="David Keyes" w:date="2023-09-25T15:52:00Z" w:initials="DK">
    <w:p w14:paraId="066E3673" w14:textId="77777777" w:rsidR="00D1683E" w:rsidRDefault="00D1683E" w:rsidP="008756E1">
      <w:r>
        <w:rPr>
          <w:rStyle w:val="CommentReference"/>
        </w:rPr>
        <w:annotationRef/>
      </w:r>
      <w:r>
        <w:rPr>
          <w:color w:val="000000"/>
          <w:sz w:val="20"/>
          <w:szCs w:val="20"/>
        </w:rPr>
        <w:t>Done</w:t>
      </w:r>
    </w:p>
  </w:comment>
  <w:comment w:id="92" w:author="David Keyes" w:date="2023-09-25T15:50:00Z" w:initials="DK">
    <w:p w14:paraId="22391ABF" w14:textId="57DD8814" w:rsidR="00D80554" w:rsidRDefault="00D80554" w:rsidP="0061217A">
      <w:r>
        <w:rPr>
          <w:rStyle w:val="CommentReference"/>
        </w:rPr>
        <w:annotationRef/>
      </w:r>
      <w:r>
        <w:rPr>
          <w:color w:val="000000"/>
          <w:sz w:val="20"/>
          <w:szCs w:val="20"/>
        </w:rPr>
        <w:t>I think this should have some special formatting to indicate it is a crossref. I hope I did it correctly.</w:t>
      </w:r>
    </w:p>
  </w:comment>
  <w:comment w:id="105" w:author="Frances" w:date="2023-09-22T11:50:00Z" w:initials="FS">
    <w:p w14:paraId="2B271C99" w14:textId="02CC7657" w:rsidR="00C74F0A" w:rsidRDefault="00C74F0A">
      <w:pPr>
        <w:pStyle w:val="CommentText"/>
      </w:pPr>
      <w:r>
        <w:rPr>
          <w:rStyle w:val="CommentReference"/>
        </w:rPr>
        <w:annotationRef/>
      </w:r>
      <w:r>
        <w:t>Could you change this variable to a specific date? Otherwise, it might make the book look dated—as the data ends in 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A866E" w15:done="0"/>
  <w15:commentEx w15:paraId="3E172383" w15:paraIdParent="0FFA866E" w15:done="0"/>
  <w15:commentEx w15:paraId="376034A1" w15:paraIdParent="0FFA866E" w15:done="0"/>
  <w15:commentEx w15:paraId="64204224" w15:done="0"/>
  <w15:commentEx w15:paraId="6F68D8DA" w15:done="0"/>
  <w15:commentEx w15:paraId="4B876D69" w15:paraIdParent="6F68D8DA" w15:done="0"/>
  <w15:commentEx w15:paraId="6530D6A5" w15:done="0"/>
  <w15:commentEx w15:paraId="066E3673" w15:paraIdParent="6530D6A5" w15:done="0"/>
  <w15:commentEx w15:paraId="22391ABF" w15:done="0"/>
  <w15:commentEx w15:paraId="2B271C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7FDAB" w16cex:dateUtc="2023-09-22T16:48:00Z"/>
  <w16cex:commentExtensible w16cex:durableId="7D886904" w16cex:dateUtc="2023-09-25T22:32:00Z"/>
  <w16cex:commentExtensible w16cex:durableId="15B45769" w16cex:dateUtc="2023-09-25T22:55:00Z"/>
  <w16cex:commentExtensible w16cex:durableId="0E666F2C" w16cex:dateUtc="2023-09-25T23:07:00Z"/>
  <w16cex:commentExtensible w16cex:durableId="28B30C40" w16cex:dateUtc="2023-09-18T22:49:00Z"/>
  <w16cex:commentExtensible w16cex:durableId="1BF7ABA4" w16cex:dateUtc="2023-09-25T22:39:00Z"/>
  <w16cex:commentExtensible w16cex:durableId="28B30CDD" w16cex:dateUtc="2023-09-18T22:52:00Z"/>
  <w16cex:commentExtensible w16cex:durableId="2848A33C" w16cex:dateUtc="2023-09-25T22:52:00Z"/>
  <w16cex:commentExtensible w16cex:durableId="3DF5F173" w16cex:dateUtc="2023-09-25T22:50:00Z"/>
  <w16cex:commentExtensible w16cex:durableId="28B7FDE9" w16cex:dateUtc="2023-09-22T1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A866E" w16cid:durableId="28B7FDAB"/>
  <w16cid:commentId w16cid:paraId="3E172383" w16cid:durableId="7D886904"/>
  <w16cid:commentId w16cid:paraId="376034A1" w16cid:durableId="15B45769"/>
  <w16cid:commentId w16cid:paraId="64204224" w16cid:durableId="0E666F2C"/>
  <w16cid:commentId w16cid:paraId="6F68D8DA" w16cid:durableId="28B30C40"/>
  <w16cid:commentId w16cid:paraId="4B876D69" w16cid:durableId="1BF7ABA4"/>
  <w16cid:commentId w16cid:paraId="6530D6A5" w16cid:durableId="28B30CDD"/>
  <w16cid:commentId w16cid:paraId="066E3673" w16cid:durableId="2848A33C"/>
  <w16cid:commentId w16cid:paraId="22391ABF" w16cid:durableId="3DF5F173"/>
  <w16cid:commentId w16cid:paraId="2B271C99" w16cid:durableId="28B7FD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628BE" w14:textId="77777777" w:rsidR="00AA5A3C" w:rsidRDefault="00AA5A3C">
      <w:pPr>
        <w:spacing w:after="0" w:line="240" w:lineRule="auto"/>
      </w:pPr>
      <w:r>
        <w:separator/>
      </w:r>
    </w:p>
  </w:endnote>
  <w:endnote w:type="continuationSeparator" w:id="0">
    <w:p w14:paraId="1FD71CBB" w14:textId="77777777" w:rsidR="00AA5A3C" w:rsidRDefault="00AA5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E129D" w14:textId="77777777" w:rsidR="00AA5A3C" w:rsidRDefault="00AA5A3C">
      <w:pPr>
        <w:spacing w:after="0" w:line="240" w:lineRule="auto"/>
      </w:pPr>
      <w:r>
        <w:separator/>
      </w:r>
    </w:p>
  </w:footnote>
  <w:footnote w:type="continuationSeparator" w:id="0">
    <w:p w14:paraId="62E697E9" w14:textId="77777777" w:rsidR="00AA5A3C" w:rsidRDefault="00AA5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7"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BCC4FEF"/>
    <w:multiLevelType w:val="hybridMultilevel"/>
    <w:tmpl w:val="71E84276"/>
    <w:numStyleLink w:val="ImportedStyle3"/>
  </w:abstractNum>
  <w:abstractNum w:abstractNumId="2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F829CF"/>
    <w:multiLevelType w:val="multilevel"/>
    <w:tmpl w:val="706E9F88"/>
    <w:numStyleLink w:val="ChapterNumbering"/>
  </w:abstractNum>
  <w:abstractNum w:abstractNumId="34"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5"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6"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1"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95794"/>
    <w:multiLevelType w:val="multilevel"/>
    <w:tmpl w:val="706E9F88"/>
    <w:numStyleLink w:val="ChapterNumbering"/>
  </w:abstractNum>
  <w:num w:numId="1" w16cid:durableId="639313092">
    <w:abstractNumId w:val="41"/>
  </w:num>
  <w:num w:numId="2" w16cid:durableId="707217454">
    <w:abstractNumId w:val="37"/>
  </w:num>
  <w:num w:numId="3" w16cid:durableId="2033070178">
    <w:abstractNumId w:val="28"/>
  </w:num>
  <w:num w:numId="4" w16cid:durableId="2106224492">
    <w:abstractNumId w:val="14"/>
  </w:num>
  <w:num w:numId="5" w16cid:durableId="1243294278">
    <w:abstractNumId w:val="40"/>
  </w:num>
  <w:num w:numId="6" w16cid:durableId="626083358">
    <w:abstractNumId w:val="24"/>
  </w:num>
  <w:num w:numId="7" w16cid:durableId="1088115176">
    <w:abstractNumId w:val="36"/>
  </w:num>
  <w:num w:numId="8" w16cid:durableId="784496573">
    <w:abstractNumId w:val="23"/>
  </w:num>
  <w:num w:numId="9" w16cid:durableId="2118407612">
    <w:abstractNumId w:val="31"/>
  </w:num>
  <w:num w:numId="10" w16cid:durableId="149172456">
    <w:abstractNumId w:val="18"/>
  </w:num>
  <w:num w:numId="11" w16cid:durableId="754671513">
    <w:abstractNumId w:val="33"/>
  </w:num>
  <w:num w:numId="12" w16cid:durableId="1410151560">
    <w:abstractNumId w:val="25"/>
  </w:num>
  <w:num w:numId="13" w16cid:durableId="377974228">
    <w:abstractNumId w:val="21"/>
  </w:num>
  <w:num w:numId="14" w16cid:durableId="693311920">
    <w:abstractNumId w:val="13"/>
  </w:num>
  <w:num w:numId="15" w16cid:durableId="928544717">
    <w:abstractNumId w:val="35"/>
  </w:num>
  <w:num w:numId="16" w16cid:durableId="1581715538">
    <w:abstractNumId w:val="15"/>
  </w:num>
  <w:num w:numId="17" w16cid:durableId="280189649">
    <w:abstractNumId w:val="26"/>
  </w:num>
  <w:num w:numId="18" w16cid:durableId="47071062">
    <w:abstractNumId w:val="30"/>
  </w:num>
  <w:num w:numId="19" w16cid:durableId="64039384">
    <w:abstractNumId w:val="43"/>
  </w:num>
  <w:num w:numId="20" w16cid:durableId="237786800">
    <w:abstractNumId w:val="16"/>
  </w:num>
  <w:num w:numId="21" w16cid:durableId="715592145">
    <w:abstractNumId w:val="17"/>
  </w:num>
  <w:num w:numId="22" w16cid:durableId="151606495">
    <w:abstractNumId w:val="32"/>
  </w:num>
  <w:num w:numId="23" w16cid:durableId="1978339320">
    <w:abstractNumId w:val="19"/>
  </w:num>
  <w:num w:numId="24" w16cid:durableId="1489515338">
    <w:abstractNumId w:val="27"/>
  </w:num>
  <w:num w:numId="25" w16cid:durableId="1630236707">
    <w:abstractNumId w:val="38"/>
    <w:lvlOverride w:ilvl="0">
      <w:startOverride w:val="1"/>
    </w:lvlOverride>
  </w:num>
  <w:num w:numId="26" w16cid:durableId="556748710">
    <w:abstractNumId w:val="39"/>
    <w:lvlOverride w:ilvl="0">
      <w:startOverride w:val="1"/>
    </w:lvlOverride>
  </w:num>
  <w:num w:numId="27" w16cid:durableId="882249596">
    <w:abstractNumId w:val="34"/>
    <w:lvlOverride w:ilvl="0">
      <w:startOverride w:val="1"/>
    </w:lvlOverride>
  </w:num>
  <w:num w:numId="28" w16cid:durableId="2141337209">
    <w:abstractNumId w:val="20"/>
    <w:lvlOverride w:ilvl="0">
      <w:startOverride w:val="1"/>
    </w:lvlOverride>
  </w:num>
  <w:num w:numId="29" w16cid:durableId="1609771822">
    <w:abstractNumId w:val="42"/>
    <w:lvlOverride w:ilvl="0">
      <w:startOverride w:val="1"/>
    </w:lvlOverride>
  </w:num>
  <w:num w:numId="30" w16cid:durableId="213738438">
    <w:abstractNumId w:val="34"/>
  </w:num>
  <w:num w:numId="31" w16cid:durableId="1605309997">
    <w:abstractNumId w:val="42"/>
  </w:num>
  <w:num w:numId="32" w16cid:durableId="1730767573">
    <w:abstractNumId w:val="29"/>
  </w:num>
  <w:num w:numId="33" w16cid:durableId="1169369196">
    <w:abstractNumId w:val="12"/>
  </w:num>
  <w:num w:numId="34" w16cid:durableId="1712878372">
    <w:abstractNumId w:val="22"/>
  </w:num>
  <w:num w:numId="35" w16cid:durableId="1833178706">
    <w:abstractNumId w:val="44"/>
  </w:num>
  <w:num w:numId="36" w16cid:durableId="1893425849">
    <w:abstractNumId w:val="0"/>
  </w:num>
  <w:num w:numId="37" w16cid:durableId="401953370">
    <w:abstractNumId w:val="39"/>
  </w:num>
  <w:num w:numId="38" w16cid:durableId="93986688">
    <w:abstractNumId w:val="20"/>
  </w:num>
  <w:num w:numId="39" w16cid:durableId="876238954">
    <w:abstractNumId w:val="38"/>
  </w:num>
  <w:num w:numId="40" w16cid:durableId="703599515">
    <w:abstractNumId w:val="1"/>
  </w:num>
  <w:num w:numId="41" w16cid:durableId="1473016168">
    <w:abstractNumId w:val="2"/>
  </w:num>
  <w:num w:numId="42" w16cid:durableId="1916428328">
    <w:abstractNumId w:val="3"/>
  </w:num>
  <w:num w:numId="43" w16cid:durableId="984234487">
    <w:abstractNumId w:val="4"/>
  </w:num>
  <w:num w:numId="44" w16cid:durableId="1851528302">
    <w:abstractNumId w:val="9"/>
  </w:num>
  <w:num w:numId="45" w16cid:durableId="2063020622">
    <w:abstractNumId w:val="5"/>
  </w:num>
  <w:num w:numId="46" w16cid:durableId="480388598">
    <w:abstractNumId w:val="6"/>
  </w:num>
  <w:num w:numId="47" w16cid:durableId="236017524">
    <w:abstractNumId w:val="7"/>
  </w:num>
  <w:num w:numId="48" w16cid:durableId="1303459597">
    <w:abstractNumId w:val="8"/>
  </w:num>
  <w:num w:numId="49" w16cid:durableId="848518774">
    <w:abstractNumId w:val="10"/>
  </w:num>
  <w:num w:numId="50" w16cid:durableId="71785026">
    <w:abstractNumId w:val="39"/>
    <w:lvlOverride w:ilvl="0">
      <w:startOverride w:val="1"/>
    </w:lvlOverride>
  </w:num>
  <w:num w:numId="51" w16cid:durableId="604504225">
    <w:abstractNumId w:val="11"/>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15F06"/>
    <w:rsid w:val="0004518E"/>
    <w:rsid w:val="00071678"/>
    <w:rsid w:val="0008711A"/>
    <w:rsid w:val="000B015F"/>
    <w:rsid w:val="000B4EEA"/>
    <w:rsid w:val="000C3A05"/>
    <w:rsid w:val="0019553E"/>
    <w:rsid w:val="00200DDA"/>
    <w:rsid w:val="00204FEB"/>
    <w:rsid w:val="0020706A"/>
    <w:rsid w:val="002713DA"/>
    <w:rsid w:val="002B2BD3"/>
    <w:rsid w:val="002C1BF6"/>
    <w:rsid w:val="002E3BA8"/>
    <w:rsid w:val="003025B4"/>
    <w:rsid w:val="0031799D"/>
    <w:rsid w:val="00323CBC"/>
    <w:rsid w:val="00346E6D"/>
    <w:rsid w:val="00385F6F"/>
    <w:rsid w:val="003A1110"/>
    <w:rsid w:val="003B67D1"/>
    <w:rsid w:val="00421A51"/>
    <w:rsid w:val="004568E9"/>
    <w:rsid w:val="004C3693"/>
    <w:rsid w:val="004D0EFE"/>
    <w:rsid w:val="004F09DC"/>
    <w:rsid w:val="0051240D"/>
    <w:rsid w:val="00554671"/>
    <w:rsid w:val="005911B7"/>
    <w:rsid w:val="005B1A85"/>
    <w:rsid w:val="005F7BF5"/>
    <w:rsid w:val="00602296"/>
    <w:rsid w:val="0068081C"/>
    <w:rsid w:val="006E3C56"/>
    <w:rsid w:val="00737CF5"/>
    <w:rsid w:val="007472CB"/>
    <w:rsid w:val="007646A1"/>
    <w:rsid w:val="007E635E"/>
    <w:rsid w:val="00884731"/>
    <w:rsid w:val="008A4092"/>
    <w:rsid w:val="008E788C"/>
    <w:rsid w:val="0090628D"/>
    <w:rsid w:val="009E616F"/>
    <w:rsid w:val="009F562F"/>
    <w:rsid w:val="00A00873"/>
    <w:rsid w:val="00A84C18"/>
    <w:rsid w:val="00A91901"/>
    <w:rsid w:val="00A95718"/>
    <w:rsid w:val="00AA41CF"/>
    <w:rsid w:val="00AA5A3C"/>
    <w:rsid w:val="00AA654D"/>
    <w:rsid w:val="00AC3A69"/>
    <w:rsid w:val="00AD09AA"/>
    <w:rsid w:val="00AE102A"/>
    <w:rsid w:val="00B006AE"/>
    <w:rsid w:val="00B43750"/>
    <w:rsid w:val="00BF498C"/>
    <w:rsid w:val="00C013AD"/>
    <w:rsid w:val="00C6538D"/>
    <w:rsid w:val="00C74F0A"/>
    <w:rsid w:val="00CA3B7E"/>
    <w:rsid w:val="00CA5025"/>
    <w:rsid w:val="00D1683E"/>
    <w:rsid w:val="00D23B0D"/>
    <w:rsid w:val="00D41F0E"/>
    <w:rsid w:val="00D65B5D"/>
    <w:rsid w:val="00D80554"/>
    <w:rsid w:val="00DA3D95"/>
    <w:rsid w:val="00DD4E79"/>
    <w:rsid w:val="00E064FA"/>
    <w:rsid w:val="00E20EA7"/>
    <w:rsid w:val="00E33583"/>
    <w:rsid w:val="00E350AA"/>
    <w:rsid w:val="00E7058E"/>
    <w:rsid w:val="00E81FB2"/>
    <w:rsid w:val="00E9621E"/>
    <w:rsid w:val="00EB250E"/>
    <w:rsid w:val="00EC0616"/>
    <w:rsid w:val="00EC5D37"/>
    <w:rsid w:val="00F2132D"/>
    <w:rsid w:val="00F57A09"/>
    <w:rsid w:val="00FD3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E064FA"/>
    <w:pPr>
      <w:keepNext/>
      <w:keepLines/>
      <w:numPr>
        <w:ilvl w:val="1"/>
        <w:numId w:val="6"/>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064FA"/>
    <w:pPr>
      <w:keepNext/>
      <w:keepLines/>
      <w:numPr>
        <w:ilvl w:val="2"/>
        <w:numId w:val="6"/>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064FA"/>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064FA"/>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064FA"/>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064F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64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64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4FA"/>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E064FA"/>
    <w:pPr>
      <w:numPr>
        <w:numId w:val="1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E064FA"/>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E064FA"/>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E064FA"/>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E064FA"/>
    <w:pPr>
      <w:numPr>
        <w:ilvl w:val="4"/>
        <w:numId w:val="1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E064FA"/>
    <w:rPr>
      <w:color w:val="FF0000"/>
      <w:lang w:val="fr-FR"/>
    </w:rPr>
  </w:style>
  <w:style w:type="character" w:customStyle="1" w:styleId="Literal">
    <w:name w:val="Literal"/>
    <w:uiPriority w:val="1"/>
    <w:qFormat/>
    <w:rsid w:val="00E064FA"/>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E064FA"/>
    <w:rPr>
      <w:b/>
      <w:bCs/>
      <w:color w:val="3366FF"/>
    </w:rPr>
  </w:style>
  <w:style w:type="paragraph" w:customStyle="1" w:styleId="Code">
    <w:name w:val="Code"/>
    <w:qFormat/>
    <w:rsid w:val="00E064FA"/>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E064F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E064F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E064FA"/>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E064FA"/>
    <w:pPr>
      <w:widowControl w:val="0"/>
      <w:numPr>
        <w:numId w:val="5"/>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2"/>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E064FA"/>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E064FA"/>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E064FA"/>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E064FA"/>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E064FA"/>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E064FA"/>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E064FA"/>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E064FA"/>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E064FA"/>
    <w:rPr>
      <w:rFonts w:cs="NewBaskervilleEF-Bold"/>
      <w:b/>
      <w:bCs/>
      <w:i/>
      <w:iCs/>
      <w:color w:val="3366FF"/>
      <w:w w:val="100"/>
      <w:position w:val="0"/>
      <w:u w:val="none"/>
      <w:vertAlign w:val="baseline"/>
      <w:lang w:val="en-US"/>
    </w:rPr>
  </w:style>
  <w:style w:type="paragraph" w:customStyle="1" w:styleId="BodyCustom">
    <w:name w:val="BodyCustom"/>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E064FA"/>
    <w:pPr>
      <w:numPr>
        <w:ilvl w:val="6"/>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E064FA"/>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E064FA"/>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E064FA"/>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E064FA"/>
    <w:pPr>
      <w:numPr>
        <w:numId w:val="10"/>
      </w:numPr>
    </w:pPr>
  </w:style>
  <w:style w:type="paragraph" w:customStyle="1" w:styleId="Blockquote">
    <w:name w:val="Blockquote"/>
    <w:next w:val="Normal"/>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E064FA"/>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E064FA"/>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E064FA"/>
    <w:pPr>
      <w:widowControl w:val="0"/>
      <w:numPr>
        <w:numId w:val="7"/>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E064FA"/>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E064F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E064FA"/>
    <w:rPr>
      <w:rFonts w:ascii="Wingdings2" w:hAnsi="Wingdings2" w:cs="Wingdings2"/>
      <w:color w:val="000000"/>
      <w:w w:val="100"/>
      <w:position w:val="0"/>
      <w:u w:val="none"/>
      <w:vertAlign w:val="baseline"/>
      <w:lang w:val="en-US"/>
    </w:rPr>
  </w:style>
  <w:style w:type="paragraph" w:customStyle="1" w:styleId="ListBody">
    <w:name w:val="ListBody"/>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E064FA"/>
    <w:rPr>
      <w:rFonts w:cs="NewBaskervilleStd-Italic"/>
      <w:i/>
      <w:iCs/>
      <w:color w:val="3366FF"/>
      <w:w w:val="100"/>
      <w:position w:val="0"/>
      <w:u w:val="none"/>
      <w:vertAlign w:val="baseline"/>
      <w:lang w:val="en-US"/>
    </w:rPr>
  </w:style>
  <w:style w:type="paragraph" w:customStyle="1" w:styleId="Note">
    <w:name w:val="Not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E064FA"/>
    <w:rPr>
      <w:rFonts w:ascii="Symbol" w:hAnsi="Symbol" w:cs="Symbol"/>
      <w:color w:val="000000"/>
    </w:rPr>
  </w:style>
  <w:style w:type="character" w:customStyle="1" w:styleId="Superscript">
    <w:name w:val="Superscript"/>
    <w:uiPriority w:val="1"/>
    <w:qFormat/>
    <w:rsid w:val="00E064FA"/>
    <w:rPr>
      <w:color w:val="3366FF"/>
      <w:vertAlign w:val="superscript"/>
    </w:rPr>
  </w:style>
  <w:style w:type="character" w:customStyle="1" w:styleId="SuperscriptItalic">
    <w:name w:val="SuperscriptItalic"/>
    <w:uiPriority w:val="1"/>
    <w:qFormat/>
    <w:rsid w:val="00E064FA"/>
    <w:rPr>
      <w:i/>
      <w:color w:val="3366FF"/>
      <w:vertAlign w:val="superscript"/>
    </w:rPr>
  </w:style>
  <w:style w:type="character" w:customStyle="1" w:styleId="Subscript">
    <w:name w:val="Subscript"/>
    <w:uiPriority w:val="1"/>
    <w:qFormat/>
    <w:rsid w:val="00E064FA"/>
    <w:rPr>
      <w:color w:val="3366FF"/>
      <w:vertAlign w:val="subscript"/>
    </w:rPr>
  </w:style>
  <w:style w:type="character" w:customStyle="1" w:styleId="SubscriptItalic">
    <w:name w:val="SubscriptItalic"/>
    <w:uiPriority w:val="1"/>
    <w:qFormat/>
    <w:rsid w:val="00E064FA"/>
    <w:rPr>
      <w:i/>
      <w:color w:val="3366FF"/>
      <w:vertAlign w:val="subscript"/>
    </w:rPr>
  </w:style>
  <w:style w:type="character" w:customStyle="1" w:styleId="Symbol">
    <w:name w:val="Symbol"/>
    <w:uiPriority w:val="1"/>
    <w:qFormat/>
    <w:rsid w:val="00E064FA"/>
    <w:rPr>
      <w:rFonts w:ascii="Symbol" w:hAnsi="Symbol"/>
    </w:rPr>
  </w:style>
  <w:style w:type="character" w:customStyle="1" w:styleId="Italic">
    <w:name w:val="Italic"/>
    <w:uiPriority w:val="1"/>
    <w:qFormat/>
    <w:rsid w:val="00E064FA"/>
    <w:rPr>
      <w:rFonts w:cs="NewBaskervilleStd-Italic"/>
      <w:i/>
      <w:iCs/>
      <w:color w:val="0000FF"/>
      <w:w w:val="100"/>
      <w:position w:val="0"/>
      <w:u w:val="none"/>
      <w:vertAlign w:val="baseline"/>
      <w:lang w:val="en-US"/>
    </w:rPr>
  </w:style>
  <w:style w:type="paragraph" w:customStyle="1" w:styleId="ListCode">
    <w:name w:val="ListCode"/>
    <w:qFormat/>
    <w:rsid w:val="00E064FA"/>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E064FA"/>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E064FA"/>
    <w:pPr>
      <w:widowControl w:val="0"/>
      <w:numPr>
        <w:numId w:val="2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E064FA"/>
    <w:rPr>
      <w:color w:val="FF358C"/>
      <w:u w:val="single"/>
    </w:rPr>
  </w:style>
  <w:style w:type="paragraph" w:customStyle="1" w:styleId="PartNumber">
    <w:name w:val="PartNumber"/>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E064FA"/>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E064FA"/>
    <w:pPr>
      <w:spacing w:before="120"/>
    </w:pPr>
    <w:rPr>
      <w:i/>
      <w:iCs/>
      <w:caps w:val="0"/>
    </w:rPr>
  </w:style>
  <w:style w:type="paragraph" w:customStyle="1" w:styleId="BoxBodyContinued">
    <w:name w:val="BoxBodyContinued"/>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E064FA"/>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E064FA"/>
    <w:rPr>
      <w:color w:val="3366FF"/>
      <w:bdr w:val="none" w:sz="0" w:space="0" w:color="auto"/>
      <w:shd w:val="clear" w:color="auto" w:fill="99CC00"/>
    </w:rPr>
  </w:style>
  <w:style w:type="character" w:customStyle="1" w:styleId="DigitalOnly">
    <w:name w:val="DigitalOnly"/>
    <w:uiPriority w:val="1"/>
    <w:qFormat/>
    <w:rsid w:val="00E064FA"/>
    <w:rPr>
      <w:color w:val="3366FF"/>
      <w:bdr w:val="single" w:sz="4" w:space="0" w:color="3366FF"/>
    </w:rPr>
  </w:style>
  <w:style w:type="character" w:customStyle="1" w:styleId="PrintOnly">
    <w:name w:val="PrintOnly"/>
    <w:uiPriority w:val="1"/>
    <w:qFormat/>
    <w:rsid w:val="00E064FA"/>
    <w:rPr>
      <w:color w:val="3366FF"/>
      <w:bdr w:val="single" w:sz="4" w:space="0" w:color="FF0000"/>
    </w:rPr>
  </w:style>
  <w:style w:type="character" w:customStyle="1" w:styleId="LinkEmail">
    <w:name w:val="LinkEmail"/>
    <w:basedOn w:val="LinkURL"/>
    <w:uiPriority w:val="1"/>
    <w:qFormat/>
    <w:rsid w:val="00E064FA"/>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064FA"/>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E064FA"/>
    <w:rPr>
      <w:color w:val="3366FF"/>
      <w:bdr w:val="none" w:sz="0" w:space="0" w:color="auto"/>
      <w:shd w:val="clear" w:color="auto" w:fill="FFFF00"/>
    </w:rPr>
  </w:style>
  <w:style w:type="character" w:customStyle="1" w:styleId="FootnoteReference">
    <w:name w:val="FootnoteReference"/>
    <w:uiPriority w:val="1"/>
    <w:qFormat/>
    <w:rsid w:val="00E064FA"/>
    <w:rPr>
      <w:color w:val="3366FF"/>
      <w:vertAlign w:val="superscript"/>
    </w:rPr>
  </w:style>
  <w:style w:type="paragraph" w:customStyle="1" w:styleId="Footnote">
    <w:name w:val="Footnote"/>
    <w:qFormat/>
    <w:rsid w:val="00E064FA"/>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E064FA"/>
    <w:rPr>
      <w:color w:val="3366FF"/>
      <w:vertAlign w:val="superscript"/>
    </w:rPr>
  </w:style>
  <w:style w:type="character" w:customStyle="1" w:styleId="EndnoteReference">
    <w:name w:val="EndnoteReference"/>
    <w:basedOn w:val="FootnoteReference"/>
    <w:uiPriority w:val="1"/>
    <w:qFormat/>
    <w:rsid w:val="00E064FA"/>
    <w:rPr>
      <w:color w:val="3366FF"/>
      <w:vertAlign w:val="superscript"/>
    </w:rPr>
  </w:style>
  <w:style w:type="paragraph" w:customStyle="1" w:styleId="QuotePara">
    <w:name w:val="QuotePara"/>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E064FA"/>
    <w:pPr>
      <w:spacing w:after="240"/>
      <w:jc w:val="right"/>
    </w:pPr>
    <w:rPr>
      <w:i w:val="0"/>
    </w:rPr>
  </w:style>
  <w:style w:type="character" w:customStyle="1" w:styleId="Caps">
    <w:name w:val="Caps"/>
    <w:uiPriority w:val="1"/>
    <w:qFormat/>
    <w:rsid w:val="00E064FA"/>
    <w:rPr>
      <w:caps/>
      <w:smallCaps w:val="0"/>
      <w:color w:val="3366FF"/>
    </w:rPr>
  </w:style>
  <w:style w:type="character" w:customStyle="1" w:styleId="SmallCaps">
    <w:name w:val="SmallCaps"/>
    <w:uiPriority w:val="1"/>
    <w:qFormat/>
    <w:rsid w:val="00E064FA"/>
    <w:rPr>
      <w:caps w:val="0"/>
      <w:smallCaps/>
      <w:color w:val="3366FF"/>
    </w:rPr>
  </w:style>
  <w:style w:type="character" w:customStyle="1" w:styleId="SmallCapsBold">
    <w:name w:val="SmallCapsBold"/>
    <w:basedOn w:val="SmallCaps"/>
    <w:uiPriority w:val="1"/>
    <w:qFormat/>
    <w:rsid w:val="00E064FA"/>
    <w:rPr>
      <w:b/>
      <w:bCs/>
      <w:caps w:val="0"/>
      <w:smallCaps/>
      <w:color w:val="3366FF"/>
    </w:rPr>
  </w:style>
  <w:style w:type="character" w:customStyle="1" w:styleId="SmallCapsBoldItalic">
    <w:name w:val="SmallCapsBoldItalic"/>
    <w:basedOn w:val="SmallCapsBold"/>
    <w:uiPriority w:val="1"/>
    <w:qFormat/>
    <w:rsid w:val="00E064FA"/>
    <w:rPr>
      <w:b/>
      <w:bCs/>
      <w:i/>
      <w:iCs/>
      <w:caps w:val="0"/>
      <w:smallCaps/>
      <w:color w:val="3366FF"/>
    </w:rPr>
  </w:style>
  <w:style w:type="character" w:customStyle="1" w:styleId="SmallCapsItalic">
    <w:name w:val="SmallCapsItalic"/>
    <w:basedOn w:val="SmallCaps"/>
    <w:uiPriority w:val="1"/>
    <w:qFormat/>
    <w:rsid w:val="00E064FA"/>
    <w:rPr>
      <w:i/>
      <w:iCs/>
      <w:caps w:val="0"/>
      <w:smallCaps/>
      <w:color w:val="3366FF"/>
    </w:rPr>
  </w:style>
  <w:style w:type="character" w:customStyle="1" w:styleId="NSSymbol">
    <w:name w:val="NSSymbol"/>
    <w:uiPriority w:val="1"/>
    <w:qFormat/>
    <w:rsid w:val="00E064FA"/>
    <w:rPr>
      <w:color w:val="3366FF"/>
    </w:rPr>
  </w:style>
  <w:style w:type="table" w:styleId="TableGrid">
    <w:name w:val="Table Grid"/>
    <w:basedOn w:val="TableNormal"/>
    <w:uiPriority w:val="59"/>
    <w:rsid w:val="00E064FA"/>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E064FA"/>
    <w:pPr>
      <w:keepLines/>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E064FA"/>
    <w:pPr>
      <w:keepLines/>
      <w:widowControl w:val="0"/>
      <w:numPr>
        <w:numId w:val="2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E064FA"/>
    <w:rPr>
      <w:i w:val="0"/>
      <w:sz w:val="18"/>
      <w:szCs w:val="18"/>
    </w:rPr>
  </w:style>
  <w:style w:type="paragraph" w:customStyle="1" w:styleId="ExtractSource">
    <w:name w:val="ExtractSource"/>
    <w:basedOn w:val="ExtractPara"/>
    <w:qFormat/>
    <w:rsid w:val="00E064FA"/>
    <w:pPr>
      <w:jc w:val="right"/>
    </w:pPr>
  </w:style>
  <w:style w:type="paragraph" w:customStyle="1" w:styleId="ExtractParaContinued">
    <w:name w:val="ExtractParaContinued"/>
    <w:basedOn w:val="ExtractPara"/>
    <w:qFormat/>
    <w:rsid w:val="00E064FA"/>
    <w:pPr>
      <w:spacing w:before="0"/>
      <w:ind w:firstLine="360"/>
    </w:pPr>
  </w:style>
  <w:style w:type="paragraph" w:customStyle="1" w:styleId="AppendixNumber">
    <w:name w:val="AppendixNumber"/>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E064FA"/>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E064FA"/>
    <w:rPr>
      <w:color w:val="3366FF"/>
      <w:vertAlign w:val="superscript"/>
    </w:rPr>
  </w:style>
  <w:style w:type="paragraph" w:customStyle="1" w:styleId="Reference">
    <w:name w:val="Referenc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E064FA"/>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E064FA"/>
    <w:rPr>
      <w:rFonts w:ascii="Courier" w:hAnsi="Courier"/>
      <w:color w:val="A6A6A6" w:themeColor="background1" w:themeShade="A6"/>
    </w:rPr>
  </w:style>
  <w:style w:type="character" w:customStyle="1" w:styleId="PyBracket">
    <w:name w:val="PyBracket"/>
    <w:uiPriority w:val="1"/>
    <w:qFormat/>
    <w:rsid w:val="00E064FA"/>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064FA"/>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064FA"/>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E064FA"/>
  </w:style>
  <w:style w:type="character" w:styleId="BookTitle">
    <w:name w:val="Book Title"/>
    <w:basedOn w:val="DefaultParagraphFont"/>
    <w:uiPriority w:val="33"/>
    <w:qFormat/>
    <w:rsid w:val="00E064FA"/>
    <w:rPr>
      <w:b/>
      <w:bCs/>
      <w:smallCaps/>
      <w:spacing w:val="5"/>
    </w:rPr>
  </w:style>
  <w:style w:type="paragraph" w:customStyle="1" w:styleId="BookTitle0">
    <w:name w:val="BookTitle"/>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E064FA"/>
  </w:style>
  <w:style w:type="paragraph" w:customStyle="1" w:styleId="BookEdition">
    <w:name w:val="BookEdition"/>
    <w:basedOn w:val="BookSubtitle"/>
    <w:qFormat/>
    <w:rsid w:val="00E064FA"/>
    <w:rPr>
      <w:b w:val="0"/>
      <w:bCs w:val="0"/>
      <w:i/>
      <w:iCs/>
      <w:sz w:val="24"/>
      <w:szCs w:val="24"/>
    </w:rPr>
  </w:style>
  <w:style w:type="paragraph" w:customStyle="1" w:styleId="BookAuthor">
    <w:name w:val="BookAuthor"/>
    <w:basedOn w:val="BookEdition"/>
    <w:qFormat/>
    <w:rsid w:val="00E064FA"/>
    <w:rPr>
      <w:i w:val="0"/>
      <w:iCs w:val="0"/>
      <w:smallCaps/>
    </w:rPr>
  </w:style>
  <w:style w:type="paragraph" w:customStyle="1" w:styleId="BookPublisher">
    <w:name w:val="BookPublisher"/>
    <w:basedOn w:val="BookAuthor"/>
    <w:qFormat/>
    <w:rsid w:val="00E064FA"/>
    <w:rPr>
      <w:i/>
      <w:iCs/>
      <w:smallCaps w:val="0"/>
      <w:sz w:val="20"/>
      <w:szCs w:val="20"/>
    </w:rPr>
  </w:style>
  <w:style w:type="paragraph" w:customStyle="1" w:styleId="Copyright">
    <w:name w:val="Copyright"/>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E064FA"/>
  </w:style>
  <w:style w:type="paragraph" w:customStyle="1" w:styleId="CopyrightHead">
    <w:name w:val="CopyrightHead"/>
    <w:basedOn w:val="CopyrightLOC"/>
    <w:qFormat/>
    <w:rsid w:val="00E064FA"/>
    <w:rPr>
      <w:b/>
    </w:rPr>
  </w:style>
  <w:style w:type="paragraph" w:customStyle="1" w:styleId="Dedication">
    <w:name w:val="Dedication"/>
    <w:basedOn w:val="BookPublisher"/>
    <w:qFormat/>
    <w:rsid w:val="00E064FA"/>
  </w:style>
  <w:style w:type="paragraph" w:customStyle="1" w:styleId="FrontmatterTitle">
    <w:name w:val="FrontmatterTitle"/>
    <w:basedOn w:val="BackmatterTitle"/>
    <w:qFormat/>
    <w:rsid w:val="00E064FA"/>
  </w:style>
  <w:style w:type="paragraph" w:customStyle="1" w:styleId="TOCFM">
    <w:name w:val="TOCFM"/>
    <w:basedOn w:val="Normal"/>
    <w:qFormat/>
    <w:rsid w:val="00E064FA"/>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E064FA"/>
    <w:pPr>
      <w:ind w:left="720"/>
    </w:pPr>
    <w:rPr>
      <w:b/>
    </w:rPr>
  </w:style>
  <w:style w:type="paragraph" w:customStyle="1" w:styleId="TOCPart">
    <w:name w:val="TOCPart"/>
    <w:basedOn w:val="TOCH1"/>
    <w:qFormat/>
    <w:rsid w:val="00E064FA"/>
    <w:pPr>
      <w:spacing w:before="120"/>
      <w:ind w:left="0"/>
      <w:jc w:val="center"/>
    </w:pPr>
    <w:rPr>
      <w:b w:val="0"/>
      <w:sz w:val="28"/>
      <w:szCs w:val="24"/>
    </w:rPr>
  </w:style>
  <w:style w:type="paragraph" w:customStyle="1" w:styleId="TOCChapter">
    <w:name w:val="TOCChapter"/>
    <w:basedOn w:val="TOCH1"/>
    <w:qFormat/>
    <w:rsid w:val="00E064FA"/>
    <w:pPr>
      <w:ind w:left="360"/>
    </w:pPr>
    <w:rPr>
      <w:b w:val="0"/>
      <w:sz w:val="24"/>
    </w:rPr>
  </w:style>
  <w:style w:type="paragraph" w:customStyle="1" w:styleId="TOCH2">
    <w:name w:val="TOCH2"/>
    <w:basedOn w:val="TOCH1"/>
    <w:qFormat/>
    <w:rsid w:val="00E064FA"/>
    <w:pPr>
      <w:ind w:left="1080"/>
    </w:pPr>
    <w:rPr>
      <w:i/>
    </w:rPr>
  </w:style>
  <w:style w:type="paragraph" w:customStyle="1" w:styleId="TOCH3">
    <w:name w:val="TOCH3"/>
    <w:basedOn w:val="TOCH1"/>
    <w:qFormat/>
    <w:rsid w:val="00E064FA"/>
    <w:pPr>
      <w:ind w:left="1440"/>
    </w:pPr>
    <w:rPr>
      <w:b w:val="0"/>
      <w:i/>
    </w:rPr>
  </w:style>
  <w:style w:type="paragraph" w:customStyle="1" w:styleId="BoxType">
    <w:name w:val="BoxType"/>
    <w:qFormat/>
    <w:rsid w:val="00E064FA"/>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E064FA"/>
    <w:rPr>
      <w:b w:val="0"/>
      <w:bCs w:val="0"/>
      <w:i w:val="0"/>
      <w:iCs w:val="0"/>
      <w:color w:val="3366FF"/>
      <w:bdr w:val="none" w:sz="0" w:space="0" w:color="auto"/>
      <w:shd w:val="clear" w:color="auto" w:fill="CCFFCC"/>
    </w:rPr>
  </w:style>
  <w:style w:type="character" w:customStyle="1" w:styleId="CodeAnnotation">
    <w:name w:val="CodeAnnotation"/>
    <w:uiPriority w:val="1"/>
    <w:qFormat/>
    <w:rsid w:val="00E064FA"/>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E064FA"/>
    <w:pPr>
      <w:keepNext/>
      <w:keepLines/>
      <w:widowControl w:val="0"/>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E064FA"/>
    <w:pPr>
      <w:keepNext/>
      <w:keepLines/>
      <w:widowControl w:val="0"/>
      <w:numPr>
        <w:ilvl w:val="2"/>
        <w:numId w:val="1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E064FA"/>
    <w:pPr>
      <w:keepNext/>
      <w:keepLines/>
      <w:widowControl w:val="0"/>
      <w:numPr>
        <w:ilvl w:val="3"/>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E064F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E064FA"/>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E064FA"/>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E064FA"/>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E064FA"/>
    <w:rPr>
      <w:rFonts w:ascii="Webdings" w:hAnsi="Webdings" w:cs="Webdings"/>
      <w:color w:val="3366FF"/>
      <w:w w:val="100"/>
      <w:position w:val="0"/>
      <w:u w:val="none"/>
      <w:vertAlign w:val="baseline"/>
      <w:lang w:val="en-US"/>
    </w:rPr>
  </w:style>
  <w:style w:type="paragraph" w:customStyle="1" w:styleId="TableTitle">
    <w:name w:val="TableTitle"/>
    <w:qFormat/>
    <w:rsid w:val="00E064FA"/>
    <w:pPr>
      <w:keepNext/>
      <w:keepLines/>
      <w:widowControl w:val="0"/>
      <w:numPr>
        <w:ilvl w:val="5"/>
        <w:numId w:val="1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E064FA"/>
    <w:pPr>
      <w:jc w:val="right"/>
    </w:pPr>
    <w:rPr>
      <w:i w:val="0"/>
    </w:rPr>
  </w:style>
  <w:style w:type="paragraph" w:customStyle="1" w:styleId="SourceForeword">
    <w:name w:val="SourceForeword"/>
    <w:basedOn w:val="ReviewSource"/>
    <w:qFormat/>
    <w:rsid w:val="00E064FA"/>
  </w:style>
  <w:style w:type="paragraph" w:customStyle="1" w:styleId="ReviewHead">
    <w:name w:val="ReviewHead"/>
    <w:basedOn w:val="FrontmatterTitle"/>
    <w:qFormat/>
    <w:rsid w:val="00E064FA"/>
  </w:style>
  <w:style w:type="paragraph" w:customStyle="1" w:styleId="ReviewQuote">
    <w:name w:val="ReviewQuote"/>
    <w:basedOn w:val="QuotePara"/>
    <w:qFormat/>
    <w:rsid w:val="00E064FA"/>
  </w:style>
  <w:style w:type="paragraph" w:customStyle="1" w:styleId="ReviewSource">
    <w:name w:val="ReviewSource"/>
    <w:basedOn w:val="QuoteSource"/>
    <w:qFormat/>
    <w:rsid w:val="00E064FA"/>
  </w:style>
  <w:style w:type="paragraph" w:customStyle="1" w:styleId="ListGraphic">
    <w:name w:val="ListGraphic"/>
    <w:basedOn w:val="GraphicSlug"/>
    <w:qFormat/>
    <w:rsid w:val="00E064FA"/>
    <w:pPr>
      <w:ind w:left="0"/>
    </w:pPr>
  </w:style>
  <w:style w:type="paragraph" w:customStyle="1" w:styleId="ListCaption">
    <w:name w:val="ListCaption"/>
    <w:basedOn w:val="CaptionLine"/>
    <w:qFormat/>
    <w:rsid w:val="00E064FA"/>
    <w:pPr>
      <w:ind w:left="3600"/>
    </w:pPr>
  </w:style>
  <w:style w:type="paragraph" w:customStyle="1" w:styleId="NoteContinued">
    <w:name w:val="NoteContinued"/>
    <w:basedOn w:val="Note"/>
    <w:qFormat/>
    <w:rsid w:val="00E064FA"/>
    <w:pPr>
      <w:spacing w:before="0"/>
      <w:ind w:firstLine="0"/>
    </w:pPr>
  </w:style>
  <w:style w:type="paragraph" w:customStyle="1" w:styleId="NoteCode">
    <w:name w:val="NoteCode"/>
    <w:basedOn w:val="Code"/>
    <w:qFormat/>
    <w:rsid w:val="00E064FA"/>
    <w:pPr>
      <w:spacing w:after="240"/>
    </w:pPr>
  </w:style>
  <w:style w:type="paragraph" w:customStyle="1" w:styleId="ListBulletSub">
    <w:name w:val="ListBulletSub"/>
    <w:basedOn w:val="ListBullet"/>
    <w:qFormat/>
    <w:rsid w:val="00E064FA"/>
    <w:pPr>
      <w:numPr>
        <w:numId w:val="24"/>
      </w:numPr>
      <w:ind w:left="2520"/>
    </w:pPr>
  </w:style>
  <w:style w:type="paragraph" w:customStyle="1" w:styleId="CodeCustom1">
    <w:name w:val="CodeCustom1"/>
    <w:basedOn w:val="Code"/>
    <w:qFormat/>
    <w:rsid w:val="00E064FA"/>
    <w:rPr>
      <w:color w:val="00B0F0"/>
    </w:rPr>
  </w:style>
  <w:style w:type="paragraph" w:customStyle="1" w:styleId="CodeCustom2">
    <w:name w:val="CodeCustom2"/>
    <w:basedOn w:val="CodeCustom1"/>
    <w:qFormat/>
    <w:rsid w:val="00E064FA"/>
    <w:pPr>
      <w:framePr w:wrap="around" w:vAnchor="text" w:hAnchor="text" w:y="1"/>
    </w:pPr>
    <w:rPr>
      <w:color w:val="7030A0"/>
    </w:rPr>
  </w:style>
  <w:style w:type="paragraph" w:customStyle="1" w:styleId="BoxGraphic">
    <w:name w:val="BoxGraphic"/>
    <w:basedOn w:val="BoxBodyFirst"/>
    <w:qFormat/>
    <w:rsid w:val="00E064FA"/>
    <w:rPr>
      <w:bCs/>
      <w:color w:val="A12126"/>
    </w:rPr>
  </w:style>
  <w:style w:type="paragraph" w:customStyle="1" w:styleId="Equation">
    <w:name w:val="Equation"/>
    <w:basedOn w:val="ListPlain"/>
    <w:qFormat/>
    <w:rsid w:val="00E064FA"/>
  </w:style>
  <w:style w:type="character" w:customStyle="1" w:styleId="LiteralSuperscript">
    <w:name w:val="LiteralSuperscript"/>
    <w:uiPriority w:val="1"/>
    <w:qFormat/>
    <w:rsid w:val="00E064FA"/>
    <w:rPr>
      <w:vertAlign w:val="superscript"/>
    </w:rPr>
  </w:style>
  <w:style w:type="character" w:customStyle="1" w:styleId="LiteralSubscript">
    <w:name w:val="LiteralSubscript"/>
    <w:uiPriority w:val="1"/>
    <w:qFormat/>
    <w:rsid w:val="00E064FA"/>
    <w:rPr>
      <w:vertAlign w:val="subscript"/>
    </w:rPr>
  </w:style>
  <w:style w:type="character" w:customStyle="1" w:styleId="LiteralItalicSuperscript">
    <w:name w:val="LiteralItalicSuperscript"/>
    <w:uiPriority w:val="1"/>
    <w:qFormat/>
    <w:rsid w:val="00E064FA"/>
    <w:rPr>
      <w:i/>
      <w:color w:val="3266FF"/>
      <w:vertAlign w:val="superscript"/>
    </w:rPr>
  </w:style>
  <w:style w:type="character" w:customStyle="1" w:styleId="LiteralItalicSubscript">
    <w:name w:val="LiteralItalicSubscript"/>
    <w:basedOn w:val="LiteralItalicSuperscript"/>
    <w:uiPriority w:val="1"/>
    <w:qFormat/>
    <w:rsid w:val="00E064FA"/>
    <w:rPr>
      <w:i/>
      <w:color w:val="3266FF"/>
      <w:vertAlign w:val="subscript"/>
    </w:rPr>
  </w:style>
  <w:style w:type="paragraph" w:customStyle="1" w:styleId="BoxCodeAnnotated">
    <w:name w:val="BoxCodeAnnotated"/>
    <w:basedOn w:val="BoxCode"/>
    <w:qFormat/>
    <w:rsid w:val="00E064FA"/>
    <w:pPr>
      <w:ind w:hanging="216"/>
    </w:pPr>
  </w:style>
  <w:style w:type="paragraph" w:customStyle="1" w:styleId="BoxListNumberSub">
    <w:name w:val="BoxListNumberSub"/>
    <w:basedOn w:val="BoxListNumber"/>
    <w:qFormat/>
    <w:rsid w:val="00E064FA"/>
    <w:pPr>
      <w:numPr>
        <w:numId w:val="50"/>
      </w:numPr>
      <w:ind w:left="720"/>
    </w:pPr>
  </w:style>
  <w:style w:type="numbering" w:customStyle="1" w:styleId="CurrentList1">
    <w:name w:val="Current List1"/>
    <w:uiPriority w:val="99"/>
    <w:rsid w:val="00E064FA"/>
    <w:pPr>
      <w:numPr>
        <w:numId w:val="12"/>
      </w:numPr>
    </w:pPr>
  </w:style>
  <w:style w:type="numbering" w:customStyle="1" w:styleId="CurrentList2">
    <w:name w:val="Current List2"/>
    <w:uiPriority w:val="99"/>
    <w:rsid w:val="00E064FA"/>
    <w:pPr>
      <w:numPr>
        <w:numId w:val="13"/>
      </w:numPr>
    </w:pPr>
  </w:style>
  <w:style w:type="paragraph" w:customStyle="1" w:styleId="ListContinued">
    <w:name w:val="ListContinued"/>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E064FA"/>
    <w:pPr>
      <w:ind w:left="1613" w:hanging="216"/>
    </w:pPr>
  </w:style>
  <w:style w:type="paragraph" w:customStyle="1" w:styleId="ListLetter">
    <w:name w:val="ListLetter"/>
    <w:qFormat/>
    <w:rsid w:val="00E064FA"/>
    <w:pPr>
      <w:numPr>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E064FA"/>
    <w:pPr>
      <w:numPr>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E064FA"/>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E064FA"/>
    <w:pPr>
      <w:numPr>
        <w:numId w:val="15"/>
      </w:numPr>
    </w:pPr>
  </w:style>
  <w:style w:type="numbering" w:customStyle="1" w:styleId="CurrentList4">
    <w:name w:val="Current List4"/>
    <w:uiPriority w:val="99"/>
    <w:rsid w:val="00E064FA"/>
    <w:pPr>
      <w:numPr>
        <w:numId w:val="16"/>
      </w:numPr>
    </w:pPr>
  </w:style>
  <w:style w:type="paragraph" w:customStyle="1" w:styleId="BoxListLetter">
    <w:name w:val="BoxListLetter"/>
    <w:basedOn w:val="BoxListNumber"/>
    <w:qFormat/>
    <w:rsid w:val="00E064FA"/>
    <w:pPr>
      <w:numPr>
        <w:numId w:val="19"/>
      </w:numPr>
      <w:ind w:left="360"/>
    </w:pPr>
  </w:style>
  <w:style w:type="numbering" w:customStyle="1" w:styleId="CurrentList5">
    <w:name w:val="Current List5"/>
    <w:uiPriority w:val="99"/>
    <w:rsid w:val="00E064FA"/>
    <w:pPr>
      <w:numPr>
        <w:numId w:val="17"/>
      </w:numPr>
    </w:pPr>
  </w:style>
  <w:style w:type="paragraph" w:customStyle="1" w:styleId="BoxListLetterSub">
    <w:name w:val="BoxListLetterSub"/>
    <w:basedOn w:val="BoxListNumber"/>
    <w:qFormat/>
    <w:rsid w:val="00E064FA"/>
    <w:pPr>
      <w:numPr>
        <w:numId w:val="25"/>
      </w:numPr>
    </w:pPr>
  </w:style>
  <w:style w:type="numbering" w:customStyle="1" w:styleId="CurrentList6">
    <w:name w:val="Current List6"/>
    <w:uiPriority w:val="99"/>
    <w:rsid w:val="00E064FA"/>
    <w:pPr>
      <w:numPr>
        <w:numId w:val="18"/>
      </w:numPr>
    </w:pPr>
  </w:style>
  <w:style w:type="paragraph" w:customStyle="1" w:styleId="BoxListBulletSub">
    <w:name w:val="BoxListBulletSub"/>
    <w:basedOn w:val="BoxListBullet"/>
    <w:qFormat/>
    <w:rsid w:val="00E064FA"/>
    <w:pPr>
      <w:numPr>
        <w:numId w:val="22"/>
      </w:numPr>
      <w:ind w:left="720"/>
    </w:pPr>
  </w:style>
  <w:style w:type="numbering" w:customStyle="1" w:styleId="CurrentList7">
    <w:name w:val="Current List7"/>
    <w:uiPriority w:val="99"/>
    <w:rsid w:val="00E064FA"/>
    <w:pPr>
      <w:numPr>
        <w:numId w:val="20"/>
      </w:numPr>
    </w:pPr>
  </w:style>
  <w:style w:type="paragraph" w:customStyle="1" w:styleId="ChapterAuthor">
    <w:name w:val="ChapterAuthor"/>
    <w:basedOn w:val="ChapterSubtitle"/>
    <w:qFormat/>
    <w:rsid w:val="00E064FA"/>
    <w:rPr>
      <w:i/>
      <w:sz w:val="22"/>
    </w:rPr>
  </w:style>
  <w:style w:type="character" w:customStyle="1" w:styleId="ChineseChar">
    <w:name w:val="ChineseChar"/>
    <w:uiPriority w:val="1"/>
    <w:qFormat/>
    <w:rsid w:val="00E064FA"/>
    <w:rPr>
      <w:lang w:val="fr-FR"/>
    </w:rPr>
  </w:style>
  <w:style w:type="character" w:customStyle="1" w:styleId="JapaneseChar">
    <w:name w:val="JapaneseChar"/>
    <w:uiPriority w:val="1"/>
    <w:qFormat/>
    <w:rsid w:val="00E064FA"/>
    <w:rPr>
      <w:lang w:val="fr-FR"/>
    </w:rPr>
  </w:style>
  <w:style w:type="character" w:customStyle="1" w:styleId="EmojiChar">
    <w:name w:val="EmojiChar"/>
    <w:uiPriority w:val="99"/>
    <w:qFormat/>
    <w:rsid w:val="00E064FA"/>
    <w:rPr>
      <w:lang w:val="fr-FR"/>
    </w:rPr>
  </w:style>
  <w:style w:type="character" w:customStyle="1" w:styleId="Strikethrough">
    <w:name w:val="Strikethrough"/>
    <w:uiPriority w:val="1"/>
    <w:qFormat/>
    <w:rsid w:val="00E064FA"/>
    <w:rPr>
      <w:strike/>
      <w:dstrike w:val="0"/>
    </w:rPr>
  </w:style>
  <w:style w:type="character" w:customStyle="1" w:styleId="SuperscriptBold">
    <w:name w:val="SuperscriptBold"/>
    <w:basedOn w:val="Superscript"/>
    <w:uiPriority w:val="1"/>
    <w:qFormat/>
    <w:rsid w:val="00E064FA"/>
    <w:rPr>
      <w:b/>
      <w:color w:val="3366FF"/>
      <w:vertAlign w:val="superscript"/>
    </w:rPr>
  </w:style>
  <w:style w:type="character" w:customStyle="1" w:styleId="SubscriptBold">
    <w:name w:val="SubscriptBold"/>
    <w:basedOn w:val="Subscript"/>
    <w:uiPriority w:val="1"/>
    <w:qFormat/>
    <w:rsid w:val="00E064FA"/>
    <w:rPr>
      <w:b/>
      <w:color w:val="3366FF"/>
      <w:vertAlign w:val="subscript"/>
    </w:rPr>
  </w:style>
  <w:style w:type="character" w:customStyle="1" w:styleId="SuperscriptBoldItalic">
    <w:name w:val="SuperscriptBoldItalic"/>
    <w:basedOn w:val="Superscript"/>
    <w:uiPriority w:val="1"/>
    <w:qFormat/>
    <w:rsid w:val="00E064FA"/>
    <w:rPr>
      <w:b/>
      <w:i/>
      <w:color w:val="3366FF"/>
      <w:vertAlign w:val="superscript"/>
    </w:rPr>
  </w:style>
  <w:style w:type="character" w:customStyle="1" w:styleId="SubscriptBoldItalic">
    <w:name w:val="SubscriptBoldItalic"/>
    <w:basedOn w:val="Subscript"/>
    <w:uiPriority w:val="1"/>
    <w:qFormat/>
    <w:rsid w:val="00E064FA"/>
    <w:rPr>
      <w:b/>
      <w:i/>
      <w:color w:val="3366FF"/>
      <w:vertAlign w:val="subscript"/>
    </w:rPr>
  </w:style>
  <w:style w:type="character" w:customStyle="1" w:styleId="SuperscriptLiteralBoldItalic">
    <w:name w:val="SuperscriptLiteralBoldItalic"/>
    <w:basedOn w:val="SuperscriptBoldItalic"/>
    <w:uiPriority w:val="1"/>
    <w:qFormat/>
    <w:rsid w:val="00E064FA"/>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E064FA"/>
    <w:rPr>
      <w:rFonts w:ascii="Courier" w:hAnsi="Courier"/>
      <w:b/>
      <w:i/>
      <w:color w:val="3366FF"/>
      <w:vertAlign w:val="subscript"/>
    </w:rPr>
  </w:style>
  <w:style w:type="character" w:customStyle="1" w:styleId="SuperscriptLiteralBold">
    <w:name w:val="SuperscriptLiteralBold"/>
    <w:basedOn w:val="SuperscriptBold"/>
    <w:uiPriority w:val="1"/>
    <w:qFormat/>
    <w:rsid w:val="00E064FA"/>
    <w:rPr>
      <w:rFonts w:ascii="Courier" w:hAnsi="Courier"/>
      <w:b/>
      <w:i w:val="0"/>
      <w:color w:val="3366FF"/>
      <w:vertAlign w:val="superscript"/>
    </w:rPr>
  </w:style>
  <w:style w:type="character" w:customStyle="1" w:styleId="SubscriptLiteralBold">
    <w:name w:val="SubscriptLiteralBold"/>
    <w:basedOn w:val="SubscriptBold"/>
    <w:uiPriority w:val="1"/>
    <w:qFormat/>
    <w:rsid w:val="00E064FA"/>
    <w:rPr>
      <w:rFonts w:ascii="Courier" w:hAnsi="Courier"/>
      <w:b/>
      <w:i w:val="0"/>
      <w:color w:val="3366FF"/>
      <w:vertAlign w:val="subscript"/>
    </w:rPr>
  </w:style>
  <w:style w:type="character" w:customStyle="1" w:styleId="SuperscriptLiteral">
    <w:name w:val="SuperscriptLiteral"/>
    <w:basedOn w:val="Superscript"/>
    <w:uiPriority w:val="1"/>
    <w:qFormat/>
    <w:rsid w:val="00E064FA"/>
    <w:rPr>
      <w:rFonts w:ascii="Courier" w:hAnsi="Courier"/>
      <w:color w:val="3366FF"/>
      <w:vertAlign w:val="superscript"/>
    </w:rPr>
  </w:style>
  <w:style w:type="character" w:customStyle="1" w:styleId="SuperscriptLiteralItalic">
    <w:name w:val="SuperscriptLiteralItalic"/>
    <w:basedOn w:val="SuperscriptLiteral"/>
    <w:uiPriority w:val="1"/>
    <w:qFormat/>
    <w:rsid w:val="00E064FA"/>
    <w:rPr>
      <w:rFonts w:ascii="Courier" w:hAnsi="Courier"/>
      <w:i/>
      <w:color w:val="3366FF"/>
      <w:vertAlign w:val="superscript"/>
    </w:rPr>
  </w:style>
  <w:style w:type="character" w:customStyle="1" w:styleId="SubscriptLiteral">
    <w:name w:val="SubscriptLiteral"/>
    <w:basedOn w:val="Subscript"/>
    <w:uiPriority w:val="1"/>
    <w:qFormat/>
    <w:rsid w:val="00E064FA"/>
    <w:rPr>
      <w:rFonts w:ascii="Courier" w:hAnsi="Courier"/>
      <w:color w:val="3366FF"/>
      <w:vertAlign w:val="subscript"/>
    </w:rPr>
  </w:style>
  <w:style w:type="character" w:customStyle="1" w:styleId="SubscriptLiteralItalic">
    <w:name w:val="SubscriptLiteralItalic"/>
    <w:basedOn w:val="SubscriptLiteral"/>
    <w:uiPriority w:val="1"/>
    <w:qFormat/>
    <w:rsid w:val="00E064FA"/>
    <w:rPr>
      <w:rFonts w:ascii="Courier" w:hAnsi="Courier"/>
      <w:i/>
      <w:color w:val="3366FF"/>
      <w:vertAlign w:val="subscript"/>
    </w:rPr>
  </w:style>
  <w:style w:type="character" w:customStyle="1" w:styleId="CyrillicChar">
    <w:name w:val="CyrillicChar"/>
    <w:uiPriority w:val="1"/>
    <w:qFormat/>
    <w:rsid w:val="00E064FA"/>
    <w:rPr>
      <w:lang w:val="fr-FR"/>
    </w:rPr>
  </w:style>
  <w:style w:type="paragraph" w:customStyle="1" w:styleId="TabularList">
    <w:name w:val="TabularList"/>
    <w:basedOn w:val="Body"/>
    <w:qFormat/>
    <w:rsid w:val="00E064FA"/>
    <w:pPr>
      <w:ind w:left="0" w:firstLine="0"/>
    </w:pPr>
  </w:style>
  <w:style w:type="character" w:styleId="UnresolvedMention">
    <w:name w:val="Unresolved Mention"/>
    <w:basedOn w:val="DefaultParagraphFont"/>
    <w:uiPriority w:val="99"/>
    <w:semiHidden/>
    <w:unhideWhenUsed/>
    <w:rsid w:val="00E064FA"/>
    <w:rPr>
      <w:color w:val="605E5C"/>
      <w:shd w:val="clear" w:color="auto" w:fill="E1DFDD"/>
    </w:rPr>
  </w:style>
  <w:style w:type="numbering" w:customStyle="1" w:styleId="CurrentList9">
    <w:name w:val="Current List9"/>
    <w:uiPriority w:val="99"/>
    <w:rsid w:val="00E064FA"/>
    <w:pPr>
      <w:numPr>
        <w:numId w:val="23"/>
      </w:numPr>
    </w:pPr>
  </w:style>
  <w:style w:type="numbering" w:customStyle="1" w:styleId="CurrentList8">
    <w:name w:val="Current List8"/>
    <w:uiPriority w:val="99"/>
    <w:rsid w:val="00E064FA"/>
    <w:pPr>
      <w:numPr>
        <w:numId w:val="21"/>
      </w:numPr>
    </w:pPr>
  </w:style>
  <w:style w:type="paragraph" w:styleId="EndnoteText">
    <w:name w:val="endnote text"/>
    <w:basedOn w:val="Normal"/>
    <w:link w:val="EndnoteTextChar"/>
    <w:uiPriority w:val="99"/>
    <w:semiHidden/>
    <w:unhideWhenUsed/>
    <w:rsid w:val="00E064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64FA"/>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E064FA"/>
    <w:rPr>
      <w:vertAlign w:val="superscript"/>
    </w:rPr>
  </w:style>
  <w:style w:type="paragraph" w:styleId="FootnoteText">
    <w:name w:val="footnote text"/>
    <w:basedOn w:val="Normal"/>
    <w:link w:val="FootnoteTextChar"/>
    <w:uiPriority w:val="99"/>
    <w:semiHidden/>
    <w:unhideWhenUsed/>
    <w:rsid w:val="00E064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64FA"/>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E064FA"/>
    <w:rPr>
      <w:vertAlign w:val="superscript"/>
    </w:rPr>
  </w:style>
  <w:style w:type="character" w:customStyle="1" w:styleId="Emoji">
    <w:name w:val="Emoji"/>
    <w:basedOn w:val="DefaultParagraphFont"/>
    <w:uiPriority w:val="1"/>
    <w:qFormat/>
    <w:rsid w:val="00E064FA"/>
    <w:rPr>
      <w:rFonts w:ascii="Apple Color Emoji" w:hAnsi="Apple Color Emoji" w:cs="Apple Color Emoji"/>
      <w:lang w:eastAsia="en-US"/>
    </w:rPr>
  </w:style>
  <w:style w:type="character" w:customStyle="1" w:styleId="LiteralGrayItalic">
    <w:name w:val="LiteralGrayItalic"/>
    <w:basedOn w:val="LiteralGray"/>
    <w:uiPriority w:val="1"/>
    <w:qFormat/>
    <w:rsid w:val="00E064FA"/>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 w:type="paragraph" w:styleId="Header">
    <w:name w:val="header"/>
    <w:basedOn w:val="Normal"/>
    <w:link w:val="HeaderChar"/>
    <w:uiPriority w:val="99"/>
    <w:unhideWhenUsed/>
    <w:rsid w:val="00E81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FB2"/>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E81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FB2"/>
    <w:rPr>
      <w:rFonts w:asciiTheme="minorHAnsi" w:eastAsia="Times New Roman" w:hAnsiTheme="minorHAnsi" w:cstheme="minorBidi"/>
      <w:sz w:val="24"/>
      <w:szCs w:val="24"/>
      <w:bdr w:val="none" w:sz="0" w:space="0" w:color="auto"/>
    </w:rPr>
  </w:style>
  <w:style w:type="character" w:styleId="FollowedHyperlink">
    <w:name w:val="FollowedHyperlink"/>
    <w:basedOn w:val="DefaultParagraphFont"/>
    <w:uiPriority w:val="99"/>
    <w:semiHidden/>
    <w:unhideWhenUsed/>
    <w:rsid w:val="00A91901"/>
    <w:rPr>
      <w:color w:val="FF00FF" w:themeColor="followedHyperlink"/>
      <w:u w:val="single"/>
    </w:rPr>
  </w:style>
  <w:style w:type="character" w:customStyle="1" w:styleId="KeyCaps">
    <w:name w:val="KeyCaps"/>
    <w:uiPriority w:val="1"/>
    <w:qFormat/>
    <w:rsid w:val="00204FEB"/>
    <w:rPr>
      <w:rFonts w:cs="NewBaskervilleStd-Roman"/>
      <w:caps w:val="0"/>
      <w:smallCaps/>
      <w:color w:val="3366FF"/>
      <w:w w:val="100"/>
      <w:position w:val="0"/>
      <w:u w:val="none"/>
      <w:vertAlign w:val="baseli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0D248-3116-4E1C-9B6D-A3D37C1E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43</TotalTime>
  <Pages>19</Pages>
  <Words>4181</Words>
  <Characters>23836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13</cp:revision>
  <dcterms:created xsi:type="dcterms:W3CDTF">2023-09-21T20:32:00Z</dcterms:created>
  <dcterms:modified xsi:type="dcterms:W3CDTF">2023-09-25T23:10:00Z</dcterms:modified>
</cp:coreProperties>
</file>