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2" w:name="websites-chapter"/>
    <w:p w14:paraId="21E57343" w14:textId="7218891A" w:rsidR="00EC390A" w:rsidRDefault="00255F9C">
      <w:pPr>
        <w:pStyle w:val="TOC1"/>
        <w:rPr>
          <w:rFonts w:asciiTheme="minorHAnsi" w:eastAsiaTheme="minorEastAsia" w:hAnsiTheme="minorHAnsi" w:cstheme="minorBidi"/>
          <w:noProof/>
          <w:lang w:val="en-US" w:eastAsia="en-US"/>
        </w:rPr>
      </w:pPr>
      <w:r>
        <w:fldChar w:fldCharType="begin"/>
      </w:r>
      <w:r>
        <w:instrText xml:space="preserve"> TOC \o "1-3" \h \z \t "HeadA,1,HeadB,2,HeadC,3" </w:instrText>
      </w:r>
      <w:r>
        <w:fldChar w:fldCharType="separate"/>
      </w:r>
      <w:hyperlink w:anchor="_Toc130286653" w:history="1">
        <w:r w:rsidR="00EC390A" w:rsidRPr="00AB6C5E">
          <w:rPr>
            <w:rStyle w:val="Hyperlink"/>
            <w:noProof/>
          </w:rPr>
          <w:t xml:space="preserve">Creating a New </w:t>
        </w:r>
        <w:r w:rsidR="00EC390A" w:rsidRPr="00AB6C5E">
          <w:rPr>
            <w:rStyle w:val="Hyperlink"/>
            <w:rFonts w:eastAsiaTheme="majorEastAsia"/>
            <w:noProof/>
          </w:rPr>
          <w:t>distill</w:t>
        </w:r>
        <w:r w:rsidR="00EC390A" w:rsidRPr="00AB6C5E">
          <w:rPr>
            <w:rStyle w:val="Hyperlink"/>
            <w:noProof/>
          </w:rPr>
          <w:t xml:space="preserve"> Project</w:t>
        </w:r>
        <w:r w:rsidR="00EC390A">
          <w:rPr>
            <w:noProof/>
            <w:webHidden/>
          </w:rPr>
          <w:tab/>
        </w:r>
        <w:r w:rsidR="00EC390A">
          <w:rPr>
            <w:noProof/>
            <w:webHidden/>
          </w:rPr>
          <w:fldChar w:fldCharType="begin"/>
        </w:r>
        <w:r w:rsidR="00EC390A">
          <w:rPr>
            <w:noProof/>
            <w:webHidden/>
          </w:rPr>
          <w:instrText xml:space="preserve"> PAGEREF _Toc130286653 \h </w:instrText>
        </w:r>
        <w:r w:rsidR="00EC390A">
          <w:rPr>
            <w:noProof/>
            <w:webHidden/>
          </w:rPr>
        </w:r>
        <w:r w:rsidR="00EC390A">
          <w:rPr>
            <w:noProof/>
            <w:webHidden/>
          </w:rPr>
          <w:fldChar w:fldCharType="separate"/>
        </w:r>
        <w:r w:rsidR="00EC390A">
          <w:rPr>
            <w:noProof/>
            <w:webHidden/>
          </w:rPr>
          <w:t>3</w:t>
        </w:r>
        <w:r w:rsidR="00EC390A">
          <w:rPr>
            <w:noProof/>
            <w:webHidden/>
          </w:rPr>
          <w:fldChar w:fldCharType="end"/>
        </w:r>
      </w:hyperlink>
    </w:p>
    <w:p w14:paraId="7A83851D" w14:textId="7190A666" w:rsidR="00EC390A" w:rsidRDefault="00000000">
      <w:pPr>
        <w:pStyle w:val="TOC1"/>
        <w:rPr>
          <w:rFonts w:asciiTheme="minorHAnsi" w:eastAsiaTheme="minorEastAsia" w:hAnsiTheme="minorHAnsi" w:cstheme="minorBidi"/>
          <w:noProof/>
          <w:lang w:val="en-US" w:eastAsia="en-US"/>
        </w:rPr>
      </w:pPr>
      <w:hyperlink w:anchor="_Toc130286654" w:history="1">
        <w:r w:rsidR="00EC390A" w:rsidRPr="00AB6C5E">
          <w:rPr>
            <w:rStyle w:val="Hyperlink"/>
            <w:noProof/>
          </w:rPr>
          <w:t>The Project Files</w:t>
        </w:r>
        <w:r w:rsidR="00EC390A">
          <w:rPr>
            <w:noProof/>
            <w:webHidden/>
          </w:rPr>
          <w:tab/>
        </w:r>
        <w:r w:rsidR="00EC390A">
          <w:rPr>
            <w:noProof/>
            <w:webHidden/>
          </w:rPr>
          <w:fldChar w:fldCharType="begin"/>
        </w:r>
        <w:r w:rsidR="00EC390A">
          <w:rPr>
            <w:noProof/>
            <w:webHidden/>
          </w:rPr>
          <w:instrText xml:space="preserve"> PAGEREF _Toc130286654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22969715" w14:textId="4F8AF089" w:rsidR="00EC390A" w:rsidRDefault="00000000">
      <w:pPr>
        <w:pStyle w:val="TOC2"/>
        <w:rPr>
          <w:rFonts w:asciiTheme="minorHAnsi" w:eastAsiaTheme="minorEastAsia" w:hAnsiTheme="minorHAnsi" w:cstheme="minorBidi"/>
          <w:noProof/>
          <w:lang w:val="en-US" w:eastAsia="en-US"/>
        </w:rPr>
      </w:pPr>
      <w:hyperlink w:anchor="_Toc130286655" w:history="1">
        <w:r w:rsidR="00EC390A" w:rsidRPr="00AB6C5E">
          <w:rPr>
            <w:rStyle w:val="Hyperlink"/>
            <w:noProof/>
          </w:rPr>
          <w:t>The R Markdown Documents</w:t>
        </w:r>
        <w:r w:rsidR="00EC390A">
          <w:rPr>
            <w:noProof/>
            <w:webHidden/>
          </w:rPr>
          <w:tab/>
        </w:r>
        <w:r w:rsidR="00EC390A">
          <w:rPr>
            <w:noProof/>
            <w:webHidden/>
          </w:rPr>
          <w:fldChar w:fldCharType="begin"/>
        </w:r>
        <w:r w:rsidR="00EC390A">
          <w:rPr>
            <w:noProof/>
            <w:webHidden/>
          </w:rPr>
          <w:instrText xml:space="preserve"> PAGEREF _Toc130286655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062EC9B0" w14:textId="2E35522C" w:rsidR="00EC390A" w:rsidRDefault="00000000">
      <w:pPr>
        <w:pStyle w:val="TOC2"/>
        <w:rPr>
          <w:rFonts w:asciiTheme="minorHAnsi" w:eastAsiaTheme="minorEastAsia" w:hAnsiTheme="minorHAnsi" w:cstheme="minorBidi"/>
          <w:noProof/>
          <w:lang w:val="en-US" w:eastAsia="en-US"/>
        </w:rPr>
      </w:pPr>
      <w:hyperlink w:anchor="_Toc130286656" w:history="1">
        <w:r w:rsidR="00EC390A" w:rsidRPr="00AB6C5E">
          <w:rPr>
            <w:rStyle w:val="Hyperlink"/>
            <w:noProof/>
          </w:rPr>
          <w:t xml:space="preserve">The </w:t>
        </w:r>
        <w:r w:rsidR="00EC390A" w:rsidRPr="00AB6C5E">
          <w:rPr>
            <w:rStyle w:val="Hyperlink"/>
            <w:rFonts w:eastAsiaTheme="majorEastAsia"/>
            <w:noProof/>
          </w:rPr>
          <w:t>_site.yml File</w:t>
        </w:r>
        <w:r w:rsidR="00EC390A">
          <w:rPr>
            <w:noProof/>
            <w:webHidden/>
          </w:rPr>
          <w:tab/>
        </w:r>
        <w:r w:rsidR="00EC390A">
          <w:rPr>
            <w:noProof/>
            <w:webHidden/>
          </w:rPr>
          <w:fldChar w:fldCharType="begin"/>
        </w:r>
        <w:r w:rsidR="00EC390A">
          <w:rPr>
            <w:noProof/>
            <w:webHidden/>
          </w:rPr>
          <w:instrText xml:space="preserve"> PAGEREF _Toc130286656 \h </w:instrText>
        </w:r>
        <w:r w:rsidR="00EC390A">
          <w:rPr>
            <w:noProof/>
            <w:webHidden/>
          </w:rPr>
        </w:r>
        <w:r w:rsidR="00EC390A">
          <w:rPr>
            <w:noProof/>
            <w:webHidden/>
          </w:rPr>
          <w:fldChar w:fldCharType="separate"/>
        </w:r>
        <w:r w:rsidR="00EC390A">
          <w:rPr>
            <w:noProof/>
            <w:webHidden/>
          </w:rPr>
          <w:t>5</w:t>
        </w:r>
        <w:r w:rsidR="00EC390A">
          <w:rPr>
            <w:noProof/>
            <w:webHidden/>
          </w:rPr>
          <w:fldChar w:fldCharType="end"/>
        </w:r>
      </w:hyperlink>
    </w:p>
    <w:p w14:paraId="4BFC1C3C" w14:textId="75FB04D9" w:rsidR="00EC390A" w:rsidRDefault="00000000">
      <w:pPr>
        <w:pStyle w:val="TOC1"/>
        <w:rPr>
          <w:rFonts w:asciiTheme="minorHAnsi" w:eastAsiaTheme="minorEastAsia" w:hAnsiTheme="minorHAnsi" w:cstheme="minorBidi"/>
          <w:noProof/>
          <w:lang w:val="en-US" w:eastAsia="en-US"/>
        </w:rPr>
      </w:pPr>
      <w:hyperlink w:anchor="_Toc130286657" w:history="1">
        <w:r w:rsidR="00EC390A" w:rsidRPr="00AB6C5E">
          <w:rPr>
            <w:rStyle w:val="Hyperlink"/>
            <w:noProof/>
          </w:rPr>
          <w:t>Building the Site</w:t>
        </w:r>
        <w:r w:rsidR="00EC390A">
          <w:rPr>
            <w:noProof/>
            <w:webHidden/>
          </w:rPr>
          <w:tab/>
        </w:r>
        <w:r w:rsidR="00EC390A">
          <w:rPr>
            <w:noProof/>
            <w:webHidden/>
          </w:rPr>
          <w:fldChar w:fldCharType="begin"/>
        </w:r>
        <w:r w:rsidR="00EC390A">
          <w:rPr>
            <w:noProof/>
            <w:webHidden/>
          </w:rPr>
          <w:instrText xml:space="preserve"> PAGEREF _Toc130286657 \h </w:instrText>
        </w:r>
        <w:r w:rsidR="00EC390A">
          <w:rPr>
            <w:noProof/>
            <w:webHidden/>
          </w:rPr>
        </w:r>
        <w:r w:rsidR="00EC390A">
          <w:rPr>
            <w:noProof/>
            <w:webHidden/>
          </w:rPr>
          <w:fldChar w:fldCharType="separate"/>
        </w:r>
        <w:r w:rsidR="00EC390A">
          <w:rPr>
            <w:noProof/>
            <w:webHidden/>
          </w:rPr>
          <w:t>6</w:t>
        </w:r>
        <w:r w:rsidR="00EC390A">
          <w:rPr>
            <w:noProof/>
            <w:webHidden/>
          </w:rPr>
          <w:fldChar w:fldCharType="end"/>
        </w:r>
      </w:hyperlink>
    </w:p>
    <w:p w14:paraId="21D40596" w14:textId="7B1C31C5" w:rsidR="00EC390A" w:rsidRDefault="00000000">
      <w:pPr>
        <w:pStyle w:val="TOC1"/>
        <w:rPr>
          <w:rFonts w:asciiTheme="minorHAnsi" w:eastAsiaTheme="minorEastAsia" w:hAnsiTheme="minorHAnsi" w:cstheme="minorBidi"/>
          <w:noProof/>
          <w:lang w:val="en-US" w:eastAsia="en-US"/>
        </w:rPr>
      </w:pPr>
      <w:hyperlink w:anchor="_Toc130286658" w:history="1">
        <w:r w:rsidR="00EC390A" w:rsidRPr="00AB6C5E">
          <w:rPr>
            <w:rStyle w:val="Hyperlink"/>
            <w:noProof/>
          </w:rPr>
          <w:t>Applying Custom CSS with create_theme()</w:t>
        </w:r>
        <w:r w:rsidR="00EC390A">
          <w:rPr>
            <w:noProof/>
            <w:webHidden/>
          </w:rPr>
          <w:tab/>
        </w:r>
        <w:r w:rsidR="00EC390A">
          <w:rPr>
            <w:noProof/>
            <w:webHidden/>
          </w:rPr>
          <w:fldChar w:fldCharType="begin"/>
        </w:r>
        <w:r w:rsidR="00EC390A">
          <w:rPr>
            <w:noProof/>
            <w:webHidden/>
          </w:rPr>
          <w:instrText xml:space="preserve"> PAGEREF _Toc130286658 \h </w:instrText>
        </w:r>
        <w:r w:rsidR="00EC390A">
          <w:rPr>
            <w:noProof/>
            <w:webHidden/>
          </w:rPr>
        </w:r>
        <w:r w:rsidR="00EC390A">
          <w:rPr>
            <w:noProof/>
            <w:webHidden/>
          </w:rPr>
          <w:fldChar w:fldCharType="separate"/>
        </w:r>
        <w:r w:rsidR="00EC390A">
          <w:rPr>
            <w:noProof/>
            <w:webHidden/>
          </w:rPr>
          <w:t>7</w:t>
        </w:r>
        <w:r w:rsidR="00EC390A">
          <w:rPr>
            <w:noProof/>
            <w:webHidden/>
          </w:rPr>
          <w:fldChar w:fldCharType="end"/>
        </w:r>
      </w:hyperlink>
    </w:p>
    <w:p w14:paraId="5DE71286" w14:textId="033D4C83" w:rsidR="00EC390A" w:rsidRDefault="00000000">
      <w:pPr>
        <w:pStyle w:val="TOC1"/>
        <w:rPr>
          <w:rFonts w:asciiTheme="minorHAnsi" w:eastAsiaTheme="minorEastAsia" w:hAnsiTheme="minorHAnsi" w:cstheme="minorBidi"/>
          <w:noProof/>
          <w:lang w:val="en-US" w:eastAsia="en-US"/>
        </w:rPr>
      </w:pPr>
      <w:hyperlink w:anchor="_Toc130286659" w:history="1">
        <w:r w:rsidR="00EC390A" w:rsidRPr="00AB6C5E">
          <w:rPr>
            <w:rStyle w:val="Hyperlink"/>
            <w:noProof/>
          </w:rPr>
          <w:t>Working with Website Content</w:t>
        </w:r>
        <w:r w:rsidR="00EC390A">
          <w:rPr>
            <w:noProof/>
            <w:webHidden/>
          </w:rPr>
          <w:tab/>
        </w:r>
        <w:r w:rsidR="00EC390A">
          <w:rPr>
            <w:noProof/>
            <w:webHidden/>
          </w:rPr>
          <w:fldChar w:fldCharType="begin"/>
        </w:r>
        <w:r w:rsidR="00EC390A">
          <w:rPr>
            <w:noProof/>
            <w:webHidden/>
          </w:rPr>
          <w:instrText xml:space="preserve"> PAGEREF _Toc130286659 \h </w:instrText>
        </w:r>
        <w:r w:rsidR="00EC390A">
          <w:rPr>
            <w:noProof/>
            <w:webHidden/>
          </w:rPr>
        </w:r>
        <w:r w:rsidR="00EC390A">
          <w:rPr>
            <w:noProof/>
            <w:webHidden/>
          </w:rPr>
          <w:fldChar w:fldCharType="separate"/>
        </w:r>
        <w:r w:rsidR="00EC390A">
          <w:rPr>
            <w:noProof/>
            <w:webHidden/>
          </w:rPr>
          <w:t>9</w:t>
        </w:r>
        <w:r w:rsidR="00EC390A">
          <w:rPr>
            <w:noProof/>
            <w:webHidden/>
          </w:rPr>
          <w:fldChar w:fldCharType="end"/>
        </w:r>
      </w:hyperlink>
    </w:p>
    <w:p w14:paraId="04BE8004" w14:textId="775D64A7" w:rsidR="00EC390A" w:rsidRDefault="00000000">
      <w:pPr>
        <w:pStyle w:val="TOC2"/>
        <w:rPr>
          <w:rFonts w:asciiTheme="minorHAnsi" w:eastAsiaTheme="minorEastAsia" w:hAnsiTheme="minorHAnsi" w:cstheme="minorBidi"/>
          <w:noProof/>
          <w:lang w:val="en-US" w:eastAsia="en-US"/>
        </w:rPr>
      </w:pPr>
      <w:hyperlink w:anchor="_Toc130286660" w:history="1">
        <w:r w:rsidR="00EC390A" w:rsidRPr="00AB6C5E">
          <w:rPr>
            <w:rStyle w:val="Hyperlink"/>
            <w:noProof/>
          </w:rPr>
          <w:t>Applying distill Layouts</w:t>
        </w:r>
        <w:r w:rsidR="00EC390A">
          <w:rPr>
            <w:noProof/>
            <w:webHidden/>
          </w:rPr>
          <w:tab/>
        </w:r>
        <w:r w:rsidR="00EC390A">
          <w:rPr>
            <w:noProof/>
            <w:webHidden/>
          </w:rPr>
          <w:fldChar w:fldCharType="begin"/>
        </w:r>
        <w:r w:rsidR="00EC390A">
          <w:rPr>
            <w:noProof/>
            <w:webHidden/>
          </w:rPr>
          <w:instrText xml:space="preserve"> PAGEREF _Toc130286660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1B41CB0F" w14:textId="7C497232" w:rsidR="00EC390A" w:rsidRDefault="00000000">
      <w:pPr>
        <w:pStyle w:val="TOC2"/>
        <w:rPr>
          <w:rFonts w:asciiTheme="minorHAnsi" w:eastAsiaTheme="minorEastAsia" w:hAnsiTheme="minorHAnsi" w:cstheme="minorBidi"/>
          <w:noProof/>
          <w:lang w:val="en-US" w:eastAsia="en-US"/>
        </w:rPr>
      </w:pPr>
      <w:hyperlink w:anchor="_Toc130286661" w:history="1">
        <w:r w:rsidR="00EC390A" w:rsidRPr="00AB6C5E">
          <w:rPr>
            <w:rStyle w:val="Hyperlink"/>
            <w:noProof/>
          </w:rPr>
          <w:t>Making the Content Interactive</w:t>
        </w:r>
        <w:r w:rsidR="00EC390A">
          <w:rPr>
            <w:noProof/>
            <w:webHidden/>
          </w:rPr>
          <w:tab/>
        </w:r>
        <w:r w:rsidR="00EC390A">
          <w:rPr>
            <w:noProof/>
            <w:webHidden/>
          </w:rPr>
          <w:fldChar w:fldCharType="begin"/>
        </w:r>
        <w:r w:rsidR="00EC390A">
          <w:rPr>
            <w:noProof/>
            <w:webHidden/>
          </w:rPr>
          <w:instrText xml:space="preserve"> PAGEREF _Toc130286661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4617BB5E" w14:textId="1E83EE67"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2" w:history="1">
        <w:r w:rsidR="00EC390A" w:rsidRPr="00AB6C5E">
          <w:rPr>
            <w:rStyle w:val="Hyperlink"/>
            <w:noProof/>
          </w:rPr>
          <w:t>Adding Pagination to a Table with reactable</w:t>
        </w:r>
        <w:r w:rsidR="00EC390A">
          <w:rPr>
            <w:noProof/>
            <w:webHidden/>
          </w:rPr>
          <w:tab/>
        </w:r>
        <w:r w:rsidR="00EC390A">
          <w:rPr>
            <w:noProof/>
            <w:webHidden/>
          </w:rPr>
          <w:fldChar w:fldCharType="begin"/>
        </w:r>
        <w:r w:rsidR="00EC390A">
          <w:rPr>
            <w:noProof/>
            <w:webHidden/>
          </w:rPr>
          <w:instrText xml:space="preserve"> PAGEREF _Toc130286662 \h </w:instrText>
        </w:r>
        <w:r w:rsidR="00EC390A">
          <w:rPr>
            <w:noProof/>
            <w:webHidden/>
          </w:rPr>
        </w:r>
        <w:r w:rsidR="00EC390A">
          <w:rPr>
            <w:noProof/>
            <w:webHidden/>
          </w:rPr>
          <w:fldChar w:fldCharType="separate"/>
        </w:r>
        <w:r w:rsidR="00EC390A">
          <w:rPr>
            <w:noProof/>
            <w:webHidden/>
          </w:rPr>
          <w:t>14</w:t>
        </w:r>
        <w:r w:rsidR="00EC390A">
          <w:rPr>
            <w:noProof/>
            <w:webHidden/>
          </w:rPr>
          <w:fldChar w:fldCharType="end"/>
        </w:r>
      </w:hyperlink>
    </w:p>
    <w:p w14:paraId="177BD27A" w14:textId="40C255DE"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3" w:history="1">
        <w:r w:rsidR="00EC390A" w:rsidRPr="00AB6C5E">
          <w:rPr>
            <w:rStyle w:val="Hyperlink"/>
            <w:noProof/>
          </w:rPr>
          <w:t>Creating a Hovering Tooltip with Plotly</w:t>
        </w:r>
        <w:r w:rsidR="00EC390A">
          <w:rPr>
            <w:noProof/>
            <w:webHidden/>
          </w:rPr>
          <w:tab/>
        </w:r>
        <w:r w:rsidR="00EC390A">
          <w:rPr>
            <w:noProof/>
            <w:webHidden/>
          </w:rPr>
          <w:fldChar w:fldCharType="begin"/>
        </w:r>
        <w:r w:rsidR="00EC390A">
          <w:rPr>
            <w:noProof/>
            <w:webHidden/>
          </w:rPr>
          <w:instrText xml:space="preserve"> PAGEREF _Toc130286663 \h </w:instrText>
        </w:r>
        <w:r w:rsidR="00EC390A">
          <w:rPr>
            <w:noProof/>
            <w:webHidden/>
          </w:rPr>
        </w:r>
        <w:r w:rsidR="00EC390A">
          <w:rPr>
            <w:noProof/>
            <w:webHidden/>
          </w:rPr>
          <w:fldChar w:fldCharType="separate"/>
        </w:r>
        <w:r w:rsidR="00EC390A">
          <w:rPr>
            <w:noProof/>
            <w:webHidden/>
          </w:rPr>
          <w:t>15</w:t>
        </w:r>
        <w:r w:rsidR="00EC390A">
          <w:rPr>
            <w:noProof/>
            <w:webHidden/>
          </w:rPr>
          <w:fldChar w:fldCharType="end"/>
        </w:r>
      </w:hyperlink>
    </w:p>
    <w:p w14:paraId="0446572F" w14:textId="5A14E6FA" w:rsidR="00EC390A" w:rsidRDefault="00000000">
      <w:pPr>
        <w:pStyle w:val="TOC1"/>
        <w:rPr>
          <w:rFonts w:asciiTheme="minorHAnsi" w:eastAsiaTheme="minorEastAsia" w:hAnsiTheme="minorHAnsi" w:cstheme="minorBidi"/>
          <w:noProof/>
          <w:lang w:val="en-US" w:eastAsia="en-US"/>
        </w:rPr>
      </w:pPr>
      <w:hyperlink w:anchor="_Toc130286664" w:history="1">
        <w:r w:rsidR="00EC390A" w:rsidRPr="00AB6C5E">
          <w:rPr>
            <w:rStyle w:val="Hyperlink"/>
            <w:noProof/>
          </w:rPr>
          <w:t>Hosting the Website</w:t>
        </w:r>
        <w:r w:rsidR="00EC390A">
          <w:rPr>
            <w:noProof/>
            <w:webHidden/>
          </w:rPr>
          <w:tab/>
        </w:r>
        <w:r w:rsidR="00EC390A">
          <w:rPr>
            <w:noProof/>
            <w:webHidden/>
          </w:rPr>
          <w:fldChar w:fldCharType="begin"/>
        </w:r>
        <w:r w:rsidR="00EC390A">
          <w:rPr>
            <w:noProof/>
            <w:webHidden/>
          </w:rPr>
          <w:instrText xml:space="preserve"> PAGEREF _Toc130286664 \h </w:instrText>
        </w:r>
        <w:r w:rsidR="00EC390A">
          <w:rPr>
            <w:noProof/>
            <w:webHidden/>
          </w:rPr>
        </w:r>
        <w:r w:rsidR="00EC390A">
          <w:rPr>
            <w:noProof/>
            <w:webHidden/>
          </w:rPr>
          <w:fldChar w:fldCharType="separate"/>
        </w:r>
        <w:r w:rsidR="00EC390A">
          <w:rPr>
            <w:noProof/>
            <w:webHidden/>
          </w:rPr>
          <w:t>17</w:t>
        </w:r>
        <w:r w:rsidR="00EC390A">
          <w:rPr>
            <w:noProof/>
            <w:webHidden/>
          </w:rPr>
          <w:fldChar w:fldCharType="end"/>
        </w:r>
      </w:hyperlink>
    </w:p>
    <w:p w14:paraId="198B56C8" w14:textId="550366E3" w:rsidR="00EC390A" w:rsidRDefault="00000000">
      <w:pPr>
        <w:pStyle w:val="TOC2"/>
        <w:rPr>
          <w:rFonts w:asciiTheme="minorHAnsi" w:eastAsiaTheme="minorEastAsia" w:hAnsiTheme="minorHAnsi" w:cstheme="minorBidi"/>
          <w:noProof/>
          <w:lang w:val="en-US" w:eastAsia="en-US"/>
        </w:rPr>
      </w:pPr>
      <w:hyperlink w:anchor="_Toc130286665" w:history="1">
        <w:r w:rsidR="00EC390A" w:rsidRPr="00AB6C5E">
          <w:rPr>
            <w:rStyle w:val="Hyperlink"/>
            <w:noProof/>
          </w:rPr>
          <w:t>On the Cloud</w:t>
        </w:r>
        <w:r w:rsidR="00EC390A">
          <w:rPr>
            <w:noProof/>
            <w:webHidden/>
          </w:rPr>
          <w:tab/>
        </w:r>
        <w:r w:rsidR="00EC390A">
          <w:rPr>
            <w:noProof/>
            <w:webHidden/>
          </w:rPr>
          <w:fldChar w:fldCharType="begin"/>
        </w:r>
        <w:r w:rsidR="00EC390A">
          <w:rPr>
            <w:noProof/>
            <w:webHidden/>
          </w:rPr>
          <w:instrText xml:space="preserve"> PAGEREF _Toc130286665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118CECAF" w14:textId="7CE0FA24" w:rsidR="00EC390A" w:rsidRDefault="00000000">
      <w:pPr>
        <w:pStyle w:val="TOC2"/>
        <w:rPr>
          <w:rFonts w:asciiTheme="minorHAnsi" w:eastAsiaTheme="minorEastAsia" w:hAnsiTheme="minorHAnsi" w:cstheme="minorBidi"/>
          <w:noProof/>
          <w:lang w:val="en-US" w:eastAsia="en-US"/>
        </w:rPr>
      </w:pPr>
      <w:hyperlink w:anchor="_Toc130286666" w:history="1">
        <w:r w:rsidR="00EC390A" w:rsidRPr="00AB6C5E">
          <w:rPr>
            <w:rStyle w:val="Hyperlink"/>
            <w:noProof/>
          </w:rPr>
          <w:t>Using GitHub Pages</w:t>
        </w:r>
        <w:r w:rsidR="00EC390A">
          <w:rPr>
            <w:noProof/>
            <w:webHidden/>
          </w:rPr>
          <w:tab/>
        </w:r>
        <w:r w:rsidR="00EC390A">
          <w:rPr>
            <w:noProof/>
            <w:webHidden/>
          </w:rPr>
          <w:fldChar w:fldCharType="begin"/>
        </w:r>
        <w:r w:rsidR="00EC390A">
          <w:rPr>
            <w:noProof/>
            <w:webHidden/>
          </w:rPr>
          <w:instrText xml:space="preserve"> PAGEREF _Toc130286666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6660A7A0" w14:textId="6253BCB2" w:rsidR="00EC390A" w:rsidRDefault="00000000">
      <w:pPr>
        <w:pStyle w:val="TOC1"/>
        <w:rPr>
          <w:rFonts w:asciiTheme="minorHAnsi" w:eastAsiaTheme="minorEastAsia" w:hAnsiTheme="minorHAnsi" w:cstheme="minorBidi"/>
          <w:noProof/>
          <w:lang w:val="en-US" w:eastAsia="en-US"/>
        </w:rPr>
      </w:pPr>
      <w:hyperlink w:anchor="_Toc130286667" w:history="1">
        <w:r w:rsidR="00EC390A" w:rsidRPr="00AB6C5E">
          <w:rPr>
            <w:rStyle w:val="Hyperlink"/>
            <w:noProof/>
          </w:rPr>
          <w:t>Conclusion</w:t>
        </w:r>
        <w:r w:rsidR="00EC390A">
          <w:rPr>
            <w:noProof/>
            <w:webHidden/>
          </w:rPr>
          <w:tab/>
        </w:r>
        <w:r w:rsidR="00EC390A">
          <w:rPr>
            <w:noProof/>
            <w:webHidden/>
          </w:rPr>
          <w:fldChar w:fldCharType="begin"/>
        </w:r>
        <w:r w:rsidR="00EC390A">
          <w:rPr>
            <w:noProof/>
            <w:webHidden/>
          </w:rPr>
          <w:instrText xml:space="preserve"> PAGEREF _Toc130286667 \h </w:instrText>
        </w:r>
        <w:r w:rsidR="00EC390A">
          <w:rPr>
            <w:noProof/>
            <w:webHidden/>
          </w:rPr>
        </w:r>
        <w:r w:rsidR="00EC390A">
          <w:rPr>
            <w:noProof/>
            <w:webHidden/>
          </w:rPr>
          <w:fldChar w:fldCharType="separate"/>
        </w:r>
        <w:r w:rsidR="00EC390A">
          <w:rPr>
            <w:noProof/>
            <w:webHidden/>
          </w:rPr>
          <w:t>19</w:t>
        </w:r>
        <w:r w:rsidR="00EC390A">
          <w:rPr>
            <w:noProof/>
            <w:webHidden/>
          </w:rPr>
          <w:fldChar w:fldCharType="end"/>
        </w:r>
      </w:hyperlink>
    </w:p>
    <w:p w14:paraId="7B953105" w14:textId="23F43532" w:rsidR="000C3891" w:rsidRDefault="00255F9C" w:rsidP="00EA20FB">
      <w:pPr>
        <w:pStyle w:val="ChapterNumber"/>
      </w:pPr>
      <w:r>
        <w:fldChar w:fldCharType="end"/>
      </w:r>
    </w:p>
    <w:p w14:paraId="1ECA99BF" w14:textId="2C757A2A" w:rsidR="002D4F87" w:rsidRPr="000C3891" w:rsidRDefault="002D4F87" w:rsidP="000C3891">
      <w:pPr>
        <w:pStyle w:val="ChapterTitle"/>
      </w:pPr>
      <w:del w:id="3" w:author="Frances" w:date="2023-03-22T16:35:00Z">
        <w:r w:rsidRPr="000C3891" w:rsidDel="00EA20FB">
          <w:delText>Mak</w:delText>
        </w:r>
      </w:del>
      <w:del w:id="4" w:author="Frances" w:date="2023-03-20T13:14:00Z">
        <w:r w:rsidRPr="000C3891" w:rsidDel="00255F9C">
          <w:delText>e</w:delText>
        </w:r>
      </w:del>
      <w:ins w:id="5" w:author="Frances" w:date="2023-03-22T16:35:00Z">
        <w:r w:rsidR="00EA20FB">
          <w:t>Building</w:t>
        </w:r>
      </w:ins>
      <w:r w:rsidRPr="000C3891">
        <w:t xml:space="preserve"> Websites</w:t>
      </w:r>
      <w:ins w:id="6" w:author="Frances" w:date="2023-03-20T13:14:00Z">
        <w:r w:rsidR="00255F9C">
          <w:t xml:space="preserve"> with distill</w:t>
        </w:r>
      </w:ins>
      <w:del w:id="7" w:author="Frances" w:date="2023-03-20T13:14:00Z">
        <w:r w:rsidRPr="000C3891" w:rsidDel="00255F9C">
          <w:delText xml:space="preserve"> to Share Results Online</w:delText>
        </w:r>
      </w:del>
    </w:p>
    <w:p w14:paraId="5D78ED08" w14:textId="456B385C" w:rsidR="002D4F87" w:rsidRPr="00190636" w:rsidRDefault="002D4F87" w:rsidP="00501B23">
      <w:pPr>
        <w:pStyle w:val="ChapterIntro"/>
      </w:pPr>
      <w:r w:rsidRPr="00190636">
        <w:lastRenderedPageBreak/>
        <w:t>In</w:t>
      </w:r>
      <w:ins w:id="8" w:author="Frances" w:date="2023-03-20T13:17:00Z">
        <w:r w:rsidR="00255F9C">
          <w:t xml:space="preserve"> the</w:t>
        </w:r>
      </w:ins>
      <w:r w:rsidRPr="00190636">
        <w:t xml:space="preserve"> summer </w:t>
      </w:r>
      <w:ins w:id="9" w:author="Frances" w:date="2023-03-20T13:17:00Z">
        <w:r w:rsidR="00255F9C">
          <w:t xml:space="preserve">of </w:t>
        </w:r>
      </w:ins>
      <w:r w:rsidRPr="00190636">
        <w:t>2020, Matt Herman</w:t>
      </w:r>
      <w:ins w:id="10" w:author="Frances" w:date="2023-03-20T13:17:00Z">
        <w:r w:rsidR="00255F9C">
          <w:t>’s</w:t>
        </w:r>
      </w:ins>
      <w:del w:id="11" w:author="Frances" w:date="2023-03-20T13:17:00Z">
        <w:r w:rsidRPr="00190636" w:rsidDel="00255F9C">
          <w:delText xml:space="preserve"> moved with his </w:delText>
        </w:r>
      </w:del>
      <w:ins w:id="12" w:author="Frances" w:date="2023-03-20T13:17:00Z">
        <w:r w:rsidR="00255F9C">
          <w:t xml:space="preserve"> </w:t>
        </w:r>
      </w:ins>
      <w:r w:rsidRPr="00190636">
        <w:t>family</w:t>
      </w:r>
      <w:ins w:id="13" w:author="Frances" w:date="2023-03-20T13:17:00Z">
        <w:r w:rsidR="00255F9C">
          <w:t xml:space="preserve"> moved</w:t>
        </w:r>
      </w:ins>
      <w:r w:rsidRPr="00190636">
        <w:t xml:space="preserve"> from Brooklyn to Westchester County, New York. It was </w:t>
      </w:r>
      <w:del w:id="14" w:author="Frances" w:date="2023-03-20T13:18:00Z">
        <w:r w:rsidRPr="00190636" w:rsidDel="00255F9C">
          <w:delText>the first summer of</w:delText>
        </w:r>
      </w:del>
      <w:ins w:id="15" w:author="Frances" w:date="2023-03-20T13:18:00Z">
        <w:r w:rsidR="00255F9C">
          <w:t>early in</w:t>
        </w:r>
      </w:ins>
      <w:r w:rsidRPr="00190636">
        <w:t xml:space="preserve"> the COVID pandemic, and Herman was shocked </w:t>
      </w:r>
      <w:del w:id="16" w:author="Frances" w:date="2023-03-20T13:18:00Z">
        <w:r w:rsidRPr="00190636" w:rsidDel="00255F9C">
          <w:delText xml:space="preserve">to see </w:delText>
        </w:r>
      </w:del>
      <w:r w:rsidRPr="00190636">
        <w:t xml:space="preserve">that </w:t>
      </w:r>
      <w:del w:id="17" w:author="Frances" w:date="2023-03-20T13:18:00Z">
        <w:r w:rsidRPr="00190636" w:rsidDel="00255F9C">
          <w:delText xml:space="preserve">the high-quality data put out by the City of New York was not replicated in </w:delText>
        </w:r>
      </w:del>
      <w:del w:id="18" w:author="Frances" w:date="2023-03-20T13:26:00Z">
        <w:r w:rsidRPr="00190636" w:rsidDel="00603714">
          <w:delText>Westchester County</w:delText>
        </w:r>
      </w:del>
      <w:ins w:id="19" w:author="Frances" w:date="2023-03-20T13:26:00Z">
        <w:r w:rsidR="00603714">
          <w:t>the county</w:t>
        </w:r>
      </w:ins>
      <w:ins w:id="20" w:author="Frances" w:date="2023-03-20T13:18:00Z">
        <w:r w:rsidR="00255F9C">
          <w:t xml:space="preserve"> published little data about infection rates</w:t>
        </w:r>
      </w:ins>
      <w:r w:rsidRPr="00190636">
        <w:t xml:space="preserve">. </w:t>
      </w:r>
      <w:del w:id="21" w:author="Frances" w:date="2023-03-20T13:21:00Z">
        <w:r w:rsidRPr="00190636" w:rsidDel="00255F9C">
          <w:delText xml:space="preserve">At a time before </w:delText>
        </w:r>
      </w:del>
      <w:ins w:id="22" w:author="Frances" w:date="2023-03-20T13:21:00Z">
        <w:r w:rsidR="00255F9C">
          <w:t>V</w:t>
        </w:r>
      </w:ins>
      <w:del w:id="23" w:author="Frances" w:date="2023-03-20T13:21:00Z">
        <w:r w:rsidRPr="00190636" w:rsidDel="00255F9C">
          <w:delText>v</w:delText>
        </w:r>
      </w:del>
      <w:r w:rsidRPr="00190636">
        <w:t>accines were</w:t>
      </w:r>
      <w:ins w:id="24" w:author="Frances" w:date="2023-03-20T13:21:00Z">
        <w:r w:rsidR="00255F9C">
          <w:t>n’t yet</w:t>
        </w:r>
      </w:ins>
      <w:r w:rsidRPr="00190636">
        <w:t xml:space="preserve"> available, </w:t>
      </w:r>
      <w:ins w:id="25" w:author="Frances" w:date="2023-03-20T13:21:00Z">
        <w:r w:rsidR="00255F9C">
          <w:t xml:space="preserve">and </w:t>
        </w:r>
      </w:ins>
      <w:r w:rsidRPr="00190636">
        <w:t xml:space="preserve">daily choices </w:t>
      </w:r>
      <w:ins w:id="26" w:author="Frances" w:date="2023-03-20T13:21:00Z">
        <w:r w:rsidR="00255F9C" w:rsidRPr="00190636">
          <w:t xml:space="preserve">like whether to take children to the park </w:t>
        </w:r>
      </w:ins>
      <w:r w:rsidRPr="00190636">
        <w:t xml:space="preserve">depended on access to good data. </w:t>
      </w:r>
      <w:del w:id="27" w:author="Frances" w:date="2023-03-20T13:21:00Z">
        <w:r w:rsidRPr="00190636" w:rsidDel="00255F9C">
          <w:delText>Not having data made simple decisions, like whether to take children to the park, feel impossible.</w:delText>
        </w:r>
      </w:del>
    </w:p>
    <w:p w14:paraId="032A320A" w14:textId="7DBAB72B" w:rsidR="002D4F87" w:rsidDel="00255F9C" w:rsidRDefault="002D4F87" w:rsidP="00A913DF">
      <w:pPr>
        <w:pStyle w:val="Body"/>
        <w:rPr>
          <w:del w:id="28" w:author="Frances" w:date="2023-03-20T13:20:00Z"/>
        </w:rPr>
      </w:pPr>
      <w:r>
        <w:t>Matt Herman was</w:t>
      </w:r>
      <w:del w:id="29" w:author="Frances" w:date="2023-03-20T13:26:00Z">
        <w:r w:rsidDel="00603714">
          <w:delText xml:space="preserve"> </w:delText>
        </w:r>
      </w:del>
      <w:r>
        <w:t>n</w:t>
      </w:r>
      <w:ins w:id="30" w:author="Frances" w:date="2023-03-20T13:26:00Z">
        <w:r w:rsidR="00603714">
          <w:t>’</w:t>
        </w:r>
      </w:ins>
      <w:del w:id="31" w:author="Frances" w:date="2023-03-20T13:26:00Z">
        <w:r w:rsidDel="00603714">
          <w:delText>o</w:delText>
        </w:r>
      </w:del>
      <w:r>
        <w:t xml:space="preserve">t just any person with an interest in COVID data. He was also, at the time, </w:t>
      </w:r>
      <w:del w:id="32" w:author="Frances" w:date="2023-03-20T13:52:00Z">
        <w:r w:rsidDel="0008416F">
          <w:delText xml:space="preserve">the </w:delText>
        </w:r>
      </w:del>
      <w:r>
        <w:t xml:space="preserve">Deputy Director of the </w:t>
      </w:r>
      <w:proofErr w:type="spellStart"/>
      <w:r>
        <w:t>ChildStat</w:t>
      </w:r>
      <w:proofErr w:type="spellEnd"/>
      <w:r>
        <w:t xml:space="preserve"> Data Unit in the Office of Research and Analytics at the New York City Administration for Children’s Services. This handful of a title meant </w:t>
      </w:r>
      <w:del w:id="33" w:author="Frances" w:date="2023-03-20T13:22:00Z">
        <w:r w:rsidDel="00255F9C">
          <w:delText xml:space="preserve">that </w:delText>
        </w:r>
      </w:del>
      <w:r>
        <w:t>he was skilled at working with data</w:t>
      </w:r>
      <w:ins w:id="34" w:author="Frances" w:date="2023-03-20T13:46:00Z">
        <w:r w:rsidR="0087492F">
          <w:t>, enabling him to</w:t>
        </w:r>
      </w:ins>
      <w:del w:id="35" w:author="Frances" w:date="2023-03-20T13:46:00Z">
        <w:r w:rsidDel="0087492F">
          <w:delText xml:space="preserve">. </w:delText>
        </w:r>
      </w:del>
      <w:del w:id="36" w:author="Frances" w:date="2023-03-20T13:22:00Z">
        <w:r w:rsidDel="00255F9C">
          <w:delText>And w</w:delText>
        </w:r>
      </w:del>
      <w:del w:id="37" w:author="Frances" w:date="2023-03-20T13:46:00Z">
        <w:r w:rsidDel="0087492F">
          <w:delText xml:space="preserve">ith these skills, Herman realized </w:delText>
        </w:r>
      </w:del>
      <w:del w:id="38" w:author="Frances" w:date="2023-03-20T13:22:00Z">
        <w:r w:rsidDel="00255F9C">
          <w:delText xml:space="preserve">that </w:delText>
        </w:r>
      </w:del>
      <w:del w:id="39" w:author="Frances" w:date="2023-03-20T13:46:00Z">
        <w:r w:rsidDel="0087492F">
          <w:delText>he could</w:delText>
        </w:r>
      </w:del>
      <w:r>
        <w:t xml:space="preserve"> create</w:t>
      </w:r>
      <w:ins w:id="40" w:author="Frances" w:date="2023-03-20T13:22:00Z">
        <w:r w:rsidR="00E4304F">
          <w:t xml:space="preserve"> </w:t>
        </w:r>
      </w:ins>
      <w:del w:id="41" w:author="Frances" w:date="2023-03-20T13:22:00Z">
        <w:r w:rsidDel="00E4304F">
          <w:delText xml:space="preserve"> a COVID Westchester County </w:delText>
        </w:r>
      </w:del>
      <w:ins w:id="42" w:author="Frances" w:date="2023-03-20T13:22:00Z">
        <w:r w:rsidR="00E4304F">
          <w:t>the</w:t>
        </w:r>
      </w:ins>
      <w:ins w:id="43" w:author="Frances" w:date="2023-03-20T13:26:00Z">
        <w:r w:rsidR="00603714">
          <w:t xml:space="preserve"> </w:t>
        </w:r>
      </w:ins>
      <w:r>
        <w:t xml:space="preserve">COVID </w:t>
      </w:r>
      <w:del w:id="44" w:author="Frances" w:date="2023-03-21T09:39:00Z">
        <w:r w:rsidDel="00A913DF">
          <w:delText xml:space="preserve">data </w:delText>
        </w:r>
      </w:del>
      <w:r>
        <w:t xml:space="preserve">resource </w:t>
      </w:r>
      <w:del w:id="45" w:author="Frances" w:date="2023-03-20T13:46:00Z">
        <w:r w:rsidDel="0087492F">
          <w:delText xml:space="preserve">that </w:delText>
        </w:r>
      </w:del>
      <w:r>
        <w:t xml:space="preserve">he </w:t>
      </w:r>
      <w:del w:id="46" w:author="Frances" w:date="2023-03-20T13:22:00Z">
        <w:r w:rsidDel="00E4304F">
          <w:delText xml:space="preserve">and others </w:delText>
        </w:r>
      </w:del>
      <w:r>
        <w:t>needed</w:t>
      </w:r>
      <w:ins w:id="47" w:author="Frances" w:date="2023-03-20T13:20:00Z">
        <w:r w:rsidR="00255F9C">
          <w:t>:</w:t>
        </w:r>
      </w:ins>
      <w:del w:id="48" w:author="Frances" w:date="2023-03-20T13:20:00Z">
        <w:r w:rsidDel="00255F9C">
          <w:delText>. The data was out there; it just needed someone to make it accessible.</w:delText>
        </w:r>
      </w:del>
    </w:p>
    <w:p w14:paraId="1EB1FBD3" w14:textId="77777777" w:rsidR="00255F9C" w:rsidRDefault="002D4F87" w:rsidP="00255F9C">
      <w:pPr>
        <w:pStyle w:val="Body"/>
        <w:rPr>
          <w:ins w:id="49" w:author="Frances" w:date="2023-03-20T13:20:00Z"/>
        </w:rPr>
      </w:pPr>
      <w:del w:id="50" w:author="Frances" w:date="2023-03-20T13:20:00Z">
        <w:r w:rsidDel="00255F9C">
          <w:delText>What Herman ended up creating was</w:delText>
        </w:r>
      </w:del>
      <w:r>
        <w:t xml:space="preserve"> the Westchester COVID-19 Tracking website. </w:t>
      </w:r>
    </w:p>
    <w:p w14:paraId="04CE4CDA" w14:textId="22417C4D" w:rsidR="002D4F87" w:rsidRDefault="002D4F87" w:rsidP="00255F9C">
      <w:pPr>
        <w:pStyle w:val="Body"/>
      </w:pPr>
      <w:r>
        <w:t xml:space="preserve">Built entirely in R, this website </w:t>
      </w:r>
      <w:ins w:id="51" w:author="Frances" w:date="2023-03-20T13:22:00Z">
        <w:r w:rsidR="00E4304F">
          <w:t>uses</w:t>
        </w:r>
      </w:ins>
      <w:del w:id="52" w:author="Frances" w:date="2023-03-20T13:22:00Z">
        <w:r w:rsidDel="00E4304F">
          <w:delText>had</w:delText>
        </w:r>
      </w:del>
      <w:r>
        <w:t xml:space="preserve"> charts, maps, tables, and text t</w:t>
      </w:r>
      <w:ins w:id="53" w:author="Frances" w:date="2023-03-20T13:22:00Z">
        <w:r w:rsidR="00E4304F">
          <w:t>o</w:t>
        </w:r>
      </w:ins>
      <w:del w:id="54" w:author="Frances" w:date="2023-03-20T13:22:00Z">
        <w:r w:rsidDel="00E4304F">
          <w:delText>hat</w:delText>
        </w:r>
      </w:del>
      <w:r>
        <w:t xml:space="preserve"> summarize</w:t>
      </w:r>
      <w:del w:id="55" w:author="Frances" w:date="2023-03-20T13:26:00Z">
        <w:r w:rsidDel="00603714">
          <w:delText>d</w:delText>
        </w:r>
      </w:del>
      <w:r>
        <w:t xml:space="preserve"> the latest COVID data for Westchester County. </w:t>
      </w:r>
      <w:ins w:id="56" w:author="Frances" w:date="2023-03-21T09:40:00Z">
        <w:r w:rsidR="00A913DF">
          <w:t>T</w:t>
        </w:r>
      </w:ins>
      <w:del w:id="57" w:author="Frances" w:date="2023-03-21T09:40:00Z">
        <w:r w:rsidDel="00A913DF">
          <w:delText>Although t</w:delText>
        </w:r>
      </w:del>
      <w:r>
        <w:t>he website</w:t>
      </w:r>
      <w:ins w:id="58" w:author="Frances" w:date="2023-03-20T13:23:00Z">
        <w:r w:rsidR="00E4304F">
          <w:t>,</w:t>
        </w:r>
        <w:r w:rsidR="00E4304F" w:rsidRPr="00E4304F">
          <w:t xml:space="preserve"> </w:t>
        </w:r>
        <w:r w:rsidR="00E4304F">
          <w:t xml:space="preserve">available at </w:t>
        </w:r>
        <w:r w:rsidR="00E4304F" w:rsidRPr="005A7244">
          <w:rPr>
            <w:rStyle w:val="LinkURL"/>
          </w:rPr>
          <w:fldChar w:fldCharType="begin"/>
        </w:r>
        <w:r w:rsidR="00E4304F" w:rsidRPr="005A7244">
          <w:rPr>
            <w:rStyle w:val="LinkURL"/>
          </w:rPr>
          <w:instrText>HYPERLINK "https://westchester-covid.mattherman.info/" \h</w:instrText>
        </w:r>
        <w:r w:rsidR="00E4304F" w:rsidRPr="005A7244">
          <w:rPr>
            <w:rStyle w:val="LinkURL"/>
          </w:rPr>
        </w:r>
        <w:r w:rsidR="00E4304F" w:rsidRPr="005A7244">
          <w:rPr>
            <w:rStyle w:val="LinkURL"/>
          </w:rPr>
          <w:fldChar w:fldCharType="separate"/>
        </w:r>
        <w:r w:rsidR="00E4304F" w:rsidRPr="005A7244">
          <w:rPr>
            <w:rStyle w:val="LinkURL"/>
            <w:rFonts w:eastAsiaTheme="minorHAnsi"/>
          </w:rPr>
          <w:t>https://westchester-covid.mattherman.info/</w:t>
        </w:r>
        <w:r w:rsidR="00E4304F" w:rsidRPr="005A7244">
          <w:rPr>
            <w:rStyle w:val="LinkURL"/>
            <w:rFonts w:eastAsiaTheme="minorHAnsi"/>
          </w:rPr>
          <w:fldChar w:fldCharType="end"/>
        </w:r>
      </w:ins>
      <w:del w:id="59" w:author="Frances" w:date="2023-03-20T13:23:00Z">
        <w:r w:rsidDel="00E4304F">
          <w:delText xml:space="preserve"> </w:delText>
        </w:r>
      </w:del>
      <w:ins w:id="60" w:author="Frances" w:date="2023-03-20T13:23:00Z">
        <w:r w:rsidR="00E4304F">
          <w:t xml:space="preserve">, </w:t>
        </w:r>
      </w:ins>
      <w:r>
        <w:t xml:space="preserve">is no longer consistently updated, </w:t>
      </w:r>
      <w:ins w:id="61" w:author="Frances" w:date="2023-03-21T09:40:00Z">
        <w:r w:rsidR="00A913DF">
          <w:t xml:space="preserve">but </w:t>
        </w:r>
      </w:ins>
      <w:ins w:id="62" w:author="Frances" w:date="2023-03-20T13:23:00Z">
        <w:r w:rsidR="00E4304F">
          <w:t xml:space="preserve">Figure </w:t>
        </w:r>
      </w:ins>
      <w:ins w:id="63" w:author="Frances" w:date="2023-03-21T10:35:00Z">
        <w:r w:rsidR="008E1A5F">
          <w:t>8</w:t>
        </w:r>
      </w:ins>
      <w:ins w:id="64" w:author="Frances" w:date="2023-03-20T13:23:00Z">
        <w:r w:rsidR="00E4304F">
          <w:t xml:space="preserve">-1 shows </w:t>
        </w:r>
      </w:ins>
      <w:ins w:id="65" w:author="Frances" w:date="2023-03-20T13:22:00Z">
        <w:r w:rsidR="00E4304F">
          <w:t xml:space="preserve">a screenshot </w:t>
        </w:r>
      </w:ins>
      <w:ins w:id="66" w:author="Frances" w:date="2023-03-20T13:23:00Z">
        <w:r w:rsidR="00E4304F">
          <w:t>of it.</w:t>
        </w:r>
      </w:ins>
      <w:ins w:id="67" w:author="Frances" w:date="2023-03-20T13:22:00Z">
        <w:r w:rsidR="00E4304F">
          <w:t xml:space="preserve"> </w:t>
        </w:r>
      </w:ins>
      <w:del w:id="68" w:author="Frances" w:date="2023-03-20T13:23:00Z">
        <w:r w:rsidDel="00E4304F">
          <w:delText xml:space="preserve">it is still available at </w:delText>
        </w:r>
        <w:r w:rsidRPr="00E4304F" w:rsidDel="00E4304F">
          <w:rPr>
            <w:rStyle w:val="LinkURL"/>
            <w:rPrChange w:id="69" w:author="Frances" w:date="2023-03-20T13:22:00Z">
              <w:rPr/>
            </w:rPrChange>
          </w:rPr>
          <w:fldChar w:fldCharType="begin"/>
        </w:r>
        <w:r w:rsidRPr="00E4304F" w:rsidDel="00E4304F">
          <w:rPr>
            <w:rStyle w:val="LinkURL"/>
            <w:rPrChange w:id="70" w:author="Frances" w:date="2023-03-20T13:22:00Z">
              <w:rPr/>
            </w:rPrChange>
          </w:rPr>
          <w:delInstrText>HYPERLINK "https://westchester-covid.mattherman.info/" \h</w:delInstrText>
        </w:r>
        <w:r w:rsidRPr="00EA20FB" w:rsidDel="00E4304F">
          <w:rPr>
            <w:rStyle w:val="LinkURL"/>
          </w:rPr>
        </w:r>
        <w:r w:rsidRPr="00E4304F" w:rsidDel="00E4304F">
          <w:rPr>
            <w:rStyle w:val="LinkURL"/>
            <w:rFonts w:eastAsiaTheme="minorHAnsi"/>
            <w:rPrChange w:id="71" w:author="Frances" w:date="2023-03-20T13:22:00Z">
              <w:rPr>
                <w:rStyle w:val="Hyperlink"/>
                <w:rFonts w:eastAsiaTheme="minorHAnsi"/>
              </w:rPr>
            </w:rPrChange>
          </w:rPr>
          <w:fldChar w:fldCharType="separate"/>
        </w:r>
        <w:r w:rsidRPr="00E4304F" w:rsidDel="00E4304F">
          <w:rPr>
            <w:rStyle w:val="LinkURL"/>
            <w:rFonts w:eastAsiaTheme="minorHAnsi"/>
            <w:rPrChange w:id="72" w:author="Frances" w:date="2023-03-20T13:22:00Z">
              <w:rPr>
                <w:rStyle w:val="Hyperlink"/>
                <w:rFonts w:eastAsiaTheme="minorHAnsi"/>
              </w:rPr>
            </w:rPrChange>
          </w:rPr>
          <w:delText>https://westchester-covid.mattherman.info/</w:delText>
        </w:r>
        <w:r w:rsidRPr="00E4304F" w:rsidDel="00E4304F">
          <w:rPr>
            <w:rStyle w:val="LinkURL"/>
            <w:rFonts w:eastAsiaTheme="minorHAnsi"/>
            <w:rPrChange w:id="73" w:author="Frances" w:date="2023-03-20T13:22:00Z">
              <w:rPr>
                <w:rStyle w:val="Hyperlink"/>
                <w:rFonts w:eastAsiaTheme="minorHAnsi"/>
              </w:rPr>
            </w:rPrChange>
          </w:rPr>
          <w:fldChar w:fldCharType="end"/>
        </w:r>
        <w:r w:rsidDel="00E4304F">
          <w:delText xml:space="preserve"> (</w:delText>
        </w:r>
      </w:del>
      <w:del w:id="74" w:author="Frances" w:date="2023-03-20T13:22:00Z">
        <w:r w:rsidDel="00E4304F">
          <w:delText xml:space="preserve">a screenshot is in </w:delText>
        </w:r>
        <w:r w:rsidR="00790D61" w:rsidDel="00E4304F">
          <w:delText>Figure 9-</w:delText>
        </w:r>
        <w:r w:rsidDel="00E4304F">
          <w:delText>1</w:delText>
        </w:r>
      </w:del>
      <w:del w:id="75" w:author="Frances" w:date="2023-03-20T13:23:00Z">
        <w:r w:rsidDel="00E4304F">
          <w:delText>), and it shows what is possible with R.</w:delText>
        </w:r>
      </w:del>
    </w:p>
    <w:p w14:paraId="796708E8" w14:textId="701C1E72" w:rsidR="002D4F87" w:rsidRDefault="002D4F87" w:rsidP="00A42FAE">
      <w:pPr>
        <w:pStyle w:val="GraphicSlug"/>
      </w:pPr>
      <w:r>
        <w:t>[</w:t>
      </w:r>
      <w:r w:rsidR="00C5544E">
        <w:t>F09</w:t>
      </w:r>
      <w:r>
        <w:t>001.png]</w:t>
      </w:r>
    </w:p>
    <w:p w14:paraId="00CDA895" w14:textId="77777777" w:rsidR="002D4F87" w:rsidRDefault="002D4F87" w:rsidP="002D4F87">
      <w:pPr>
        <w:pStyle w:val="CaptionedFigure"/>
      </w:pPr>
      <w:r>
        <w:rPr>
          <w:noProof/>
        </w:rPr>
        <w:lastRenderedPageBreak/>
        <w:drawing>
          <wp:inline distT="0" distB="0" distL="0" distR="0" wp14:anchorId="63743814" wp14:editId="7C985464">
            <wp:extent cx="5334000" cy="5203184"/>
            <wp:effectExtent l="0" t="0" r="0" b="0"/>
            <wp:docPr id="390" name="Picture" descr="Figure 9.1: A screenshot of the Westchester COVID-19 website"/>
            <wp:cNvGraphicFramePr/>
            <a:graphic xmlns:a="http://schemas.openxmlformats.org/drawingml/2006/main">
              <a:graphicData uri="http://schemas.openxmlformats.org/drawingml/2006/picture">
                <pic:pic xmlns:pic="http://schemas.openxmlformats.org/drawingml/2006/picture">
                  <pic:nvPicPr>
                    <pic:cNvPr id="391" name="Picture" descr="../../assets/westchester-website.png"/>
                    <pic:cNvPicPr>
                      <a:picLocks noChangeAspect="1" noChangeArrowheads="1"/>
                    </pic:cNvPicPr>
                  </pic:nvPicPr>
                  <pic:blipFill>
                    <a:blip r:embed="rId6"/>
                    <a:stretch>
                      <a:fillRect/>
                    </a:stretch>
                  </pic:blipFill>
                  <pic:spPr bwMode="auto">
                    <a:xfrm>
                      <a:off x="0" y="0"/>
                      <a:ext cx="5334000" cy="5203184"/>
                    </a:xfrm>
                    <a:prstGeom prst="rect">
                      <a:avLst/>
                    </a:prstGeom>
                    <a:noFill/>
                    <a:ln w="9525">
                      <a:noFill/>
                      <a:headEnd/>
                      <a:tailEnd/>
                    </a:ln>
                  </pic:spPr>
                </pic:pic>
              </a:graphicData>
            </a:graphic>
          </wp:inline>
        </w:drawing>
      </w:r>
    </w:p>
    <w:p w14:paraId="6CC90D81" w14:textId="79E7373D" w:rsidR="002D4F87" w:rsidRDefault="002D4F87" w:rsidP="00121BAD">
      <w:pPr>
        <w:pStyle w:val="CaptionLine"/>
      </w:pPr>
      <w:commentRangeStart w:id="76"/>
      <w:r>
        <w:t>A screenshot of the Westchester COVID-19 website</w:t>
      </w:r>
      <w:commentRangeEnd w:id="76"/>
      <w:r w:rsidR="00FA112C">
        <w:rPr>
          <w:rStyle w:val="CommentReference"/>
          <w:rFonts w:asciiTheme="minorHAnsi" w:eastAsiaTheme="minorHAnsi" w:hAnsiTheme="minorHAnsi" w:cstheme="minorBidi"/>
          <w:color w:val="auto"/>
          <w:lang w:eastAsia="en-US"/>
        </w:rPr>
        <w:commentReference w:id="76"/>
      </w:r>
    </w:p>
    <w:p w14:paraId="7818029A" w14:textId="507E8997" w:rsidR="002D4F87" w:rsidDel="00E4304F" w:rsidRDefault="00E4304F" w:rsidP="00A601C9">
      <w:pPr>
        <w:pStyle w:val="Body"/>
        <w:rPr>
          <w:del w:id="77" w:author="Frances" w:date="2023-03-20T13:24:00Z"/>
        </w:rPr>
      </w:pPr>
      <w:ins w:id="78" w:author="Frances" w:date="2023-03-20T13:24:00Z">
        <w:r>
          <w:t xml:space="preserve">To make this website, </w:t>
        </w:r>
      </w:ins>
      <w:del w:id="79" w:author="Frances" w:date="2023-03-20T13:24:00Z">
        <w:r w:rsidR="002D4F87" w:rsidDel="00E4304F">
          <w:delText xml:space="preserve">The code that </w:delText>
        </w:r>
      </w:del>
      <w:r w:rsidR="002D4F87">
        <w:t xml:space="preserve">Herman wrote </w:t>
      </w:r>
      <w:del w:id="80" w:author="Frances" w:date="2023-03-20T13:24:00Z">
        <w:r w:rsidR="002D4F87" w:rsidDel="00E4304F">
          <w:delText xml:space="preserve">to make the website is </w:delText>
        </w:r>
      </w:del>
      <w:r w:rsidR="002D4F87">
        <w:t>a set of R Markdown files</w:t>
      </w:r>
      <w:ins w:id="81" w:author="Frances" w:date="2023-03-20T13:24:00Z">
        <w:r>
          <w:t xml:space="preserve"> and</w:t>
        </w:r>
      </w:ins>
      <w:del w:id="82" w:author="Frances" w:date="2023-03-20T13:24:00Z">
        <w:r w:rsidR="002D4F87" w:rsidDel="00E4304F">
          <w:delText>,</w:delText>
        </w:r>
      </w:del>
      <w:r w:rsidR="002D4F87">
        <w:t xml:space="preserve"> strung </w:t>
      </w:r>
      <w:ins w:id="83" w:author="Frances" w:date="2023-03-20T13:24:00Z">
        <w:r>
          <w:t xml:space="preserve">them </w:t>
        </w:r>
      </w:ins>
      <w:r w:rsidR="002D4F87">
        <w:t xml:space="preserve">together with the </w:t>
      </w:r>
      <w:r w:rsidR="002D4F87" w:rsidRPr="00A42FAE">
        <w:rPr>
          <w:rStyle w:val="Literal"/>
          <w:rFonts w:eastAsiaTheme="minorHAnsi"/>
        </w:rPr>
        <w:t>distill</w:t>
      </w:r>
      <w:r w:rsidR="002D4F87">
        <w:t xml:space="preserve"> package</w:t>
      </w:r>
      <w:ins w:id="84" w:author="Frances" w:date="2023-03-20T13:25:00Z">
        <w:r>
          <w:t>.</w:t>
        </w:r>
      </w:ins>
      <w:del w:id="85" w:author="Frances" w:date="2023-03-20T13:25:00Z">
        <w:r w:rsidR="002D4F87" w:rsidDel="00E4304F">
          <w:delText xml:space="preserve">. </w:delText>
        </w:r>
      </w:del>
      <w:del w:id="86" w:author="Frances" w:date="2023-03-20T13:24:00Z">
        <w:r w:rsidR="002D4F87" w:rsidDel="00E4304F">
          <w:delText xml:space="preserve">You may not think of R as a tool for making websites, but it can make them quite well – and </w:delText>
        </w:r>
        <w:r w:rsidR="002D4F87" w:rsidRPr="00A42FAE" w:rsidDel="00E4304F">
          <w:rPr>
            <w:rStyle w:val="Literal"/>
            <w:rFonts w:eastAsiaTheme="minorHAnsi"/>
          </w:rPr>
          <w:delText>distill</w:delText>
        </w:r>
        <w:r w:rsidR="002D4F87" w:rsidDel="00E4304F">
          <w:delText xml:space="preserve"> makes it straightforward. </w:delText>
        </w:r>
      </w:del>
      <w:del w:id="87" w:author="Frances" w:date="2023-03-20T13:25:00Z">
        <w:r w:rsidR="002D4F87" w:rsidDel="00E4304F">
          <w:delText>If you already use R to work with your data, creating a website is a great way to share your results.</w:delText>
        </w:r>
      </w:del>
      <w:ins w:id="88" w:author="Frances" w:date="2023-03-20T13:24:00Z">
        <w:r>
          <w:t xml:space="preserve"> </w:t>
        </w:r>
      </w:ins>
    </w:p>
    <w:p w14:paraId="4C28B32C" w14:textId="40105006" w:rsidR="002D4F87" w:rsidRDefault="00E4304F" w:rsidP="00E4304F">
      <w:pPr>
        <w:pStyle w:val="Body"/>
      </w:pPr>
      <w:ins w:id="89" w:author="Frances" w:date="2023-03-20T13:25:00Z">
        <w:r>
          <w:t>T</w:t>
        </w:r>
      </w:ins>
      <w:del w:id="90" w:author="Frances" w:date="2023-03-20T13:25:00Z">
        <w:r w:rsidR="002D4F87" w:rsidDel="00E4304F">
          <w:delText>In t</w:delText>
        </w:r>
      </w:del>
      <w:r w:rsidR="002D4F87">
        <w:t>his chapter</w:t>
      </w:r>
      <w:del w:id="91" w:author="Frances" w:date="2023-03-20T13:24:00Z">
        <w:r w:rsidR="002D4F87" w:rsidDel="00E4304F">
          <w:delText>, I’ll</w:delText>
        </w:r>
      </w:del>
      <w:r w:rsidR="002D4F87">
        <w:t xml:space="preserve"> explain</w:t>
      </w:r>
      <w:ins w:id="92" w:author="Frances" w:date="2023-03-20T13:24:00Z">
        <w:r>
          <w:t>s</w:t>
        </w:r>
      </w:ins>
      <w:r w:rsidR="002D4F87">
        <w:t xml:space="preserve"> the basics </w:t>
      </w:r>
      <w:r w:rsidR="002D4F87" w:rsidRPr="00825F83">
        <w:t>of</w:t>
      </w:r>
      <w:del w:id="93" w:author="Frances" w:date="2023-03-20T13:24:00Z">
        <w:r w:rsidR="002D4F87" w:rsidRPr="00825F83" w:rsidDel="00E4304F">
          <w:delText xml:space="preserve"> how</w:delText>
        </w:r>
      </w:del>
      <w:r w:rsidR="002D4F87" w:rsidRPr="00825F83">
        <w:t xml:space="preserve"> </w:t>
      </w:r>
      <w:ins w:id="94" w:author="Frances" w:date="2023-03-20T13:35:00Z">
        <w:r w:rsidR="00825F83" w:rsidRPr="00825F83">
          <w:rPr>
            <w:rFonts w:eastAsiaTheme="minorHAnsi"/>
            <w:rPrChange w:id="95" w:author="Frances" w:date="2023-03-20T13:35:00Z">
              <w:rPr>
                <w:rStyle w:val="Literal"/>
                <w:rFonts w:eastAsiaTheme="minorHAnsi"/>
              </w:rPr>
            </w:rPrChange>
          </w:rPr>
          <w:t>the package</w:t>
        </w:r>
      </w:ins>
      <w:del w:id="96" w:author="Frances" w:date="2023-03-20T13:35:00Z">
        <w:r w:rsidR="002D4F87" w:rsidRPr="00825F83" w:rsidDel="00825F83">
          <w:rPr>
            <w:rFonts w:eastAsiaTheme="minorHAnsi"/>
            <w:rPrChange w:id="97" w:author="Frances" w:date="2023-03-20T13:35:00Z">
              <w:rPr>
                <w:rStyle w:val="Literal"/>
                <w:rFonts w:eastAsiaTheme="minorHAnsi"/>
              </w:rPr>
            </w:rPrChange>
          </w:rPr>
          <w:delText>distill</w:delText>
        </w:r>
      </w:del>
      <w:r w:rsidR="002D4F87">
        <w:t xml:space="preserve"> </w:t>
      </w:r>
      <w:del w:id="98" w:author="Frances" w:date="2023-03-20T13:24:00Z">
        <w:r w:rsidR="002D4F87" w:rsidDel="00E4304F">
          <w:delText xml:space="preserve">works </w:delText>
        </w:r>
      </w:del>
      <w:r w:rsidR="002D4F87">
        <w:t xml:space="preserve">by </w:t>
      </w:r>
      <w:del w:id="99" w:author="Frances" w:date="2023-03-21T09:42:00Z">
        <w:r w:rsidR="002D4F87" w:rsidDel="00A913DF">
          <w:delText xml:space="preserve">creating </w:delText>
        </w:r>
      </w:del>
      <w:ins w:id="100" w:author="Frances" w:date="2023-03-21T09:42:00Z">
        <w:r w:rsidR="00A913DF">
          <w:t xml:space="preserve">walking through the creation of </w:t>
        </w:r>
      </w:ins>
      <w:r w:rsidR="002D4F87">
        <w:t>a simple websi</w:t>
      </w:r>
      <w:ins w:id="101" w:author="Frances" w:date="2023-03-21T09:42:00Z">
        <w:r w:rsidR="00A913DF">
          <w:t>te</w:t>
        </w:r>
      </w:ins>
      <w:del w:id="102" w:author="Frances" w:date="2023-03-21T09:42:00Z">
        <w:r w:rsidR="002D4F87" w:rsidDel="00A913DF">
          <w:delText>te with it</w:delText>
        </w:r>
      </w:del>
      <w:del w:id="103" w:author="Frances" w:date="2023-03-20T13:24:00Z">
        <w:r w:rsidR="002D4F87" w:rsidDel="00E4304F">
          <w:delText xml:space="preserve"> (the Westchester COVID-19 website that Matt Herman created is quite complicated so I’ll use examples from it, but won’t walk through it line by line</w:delText>
        </w:r>
      </w:del>
      <w:del w:id="104" w:author="Frances" w:date="2023-03-20T13:25:00Z">
        <w:r w:rsidR="002D4F87" w:rsidDel="00E4304F">
          <w:delText>)</w:delText>
        </w:r>
      </w:del>
      <w:r w:rsidR="002D4F87">
        <w:t xml:space="preserve">. </w:t>
      </w:r>
      <w:del w:id="105" w:author="Frances" w:date="2023-03-21T09:40:00Z">
        <w:r w:rsidR="002D4F87" w:rsidDel="00A913DF">
          <w:delText>Within this website, we’ll show</w:delText>
        </w:r>
      </w:del>
      <w:ins w:id="106" w:author="Frances" w:date="2023-03-21T09:40:00Z">
        <w:r w:rsidR="00A913DF">
          <w:t>You’ll learn</w:t>
        </w:r>
      </w:ins>
      <w:r w:rsidR="002D4F87">
        <w:t xml:space="preserve"> how</w:t>
      </w:r>
      <w:ins w:id="107" w:author="Frances" w:date="2023-03-20T13:25:00Z">
        <w:r>
          <w:t xml:space="preserve"> to</w:t>
        </w:r>
      </w:ins>
      <w:ins w:id="108" w:author="Frances" w:date="2023-03-21T09:41:00Z">
        <w:r w:rsidR="00A913DF">
          <w:t xml:space="preserve"> produce</w:t>
        </w:r>
      </w:ins>
      <w:ins w:id="109" w:author="Frances" w:date="2023-03-20T13:25:00Z">
        <w:r>
          <w:t xml:space="preserve"> </w:t>
        </w:r>
      </w:ins>
      <w:del w:id="110" w:author="Frances" w:date="2023-03-20T13:25:00Z">
        <w:r w:rsidR="002D4F87" w:rsidDel="00E4304F">
          <w:delText xml:space="preserve"> to create things like </w:delText>
        </w:r>
      </w:del>
      <w:r w:rsidR="002D4F87">
        <w:t xml:space="preserve">different page layouts, navigation menus, </w:t>
      </w:r>
      <w:ins w:id="111" w:author="Frances" w:date="2023-03-21T09:43:00Z">
        <w:r w:rsidR="00A913DF">
          <w:t xml:space="preserve">and </w:t>
        </w:r>
      </w:ins>
      <w:r w:rsidR="002D4F87">
        <w:t xml:space="preserve">interactive graphics, </w:t>
      </w:r>
      <w:del w:id="112" w:author="Frances" w:date="2023-03-21T09:43:00Z">
        <w:r w:rsidR="002D4F87" w:rsidDel="00A913DF">
          <w:delText>and more. We’ll then</w:delText>
        </w:r>
      </w:del>
      <w:ins w:id="113" w:author="Frances" w:date="2023-03-21T09:43:00Z">
        <w:r w:rsidR="00A913DF">
          <w:t>then explore</w:t>
        </w:r>
      </w:ins>
      <w:r w:rsidR="002D4F87">
        <w:t xml:space="preserve"> </w:t>
      </w:r>
      <w:del w:id="114" w:author="Frances" w:date="2023-03-21T09:43:00Z">
        <w:r w:rsidR="002D4F87" w:rsidDel="00A913DF">
          <w:delText xml:space="preserve">discuss different </w:delText>
        </w:r>
      </w:del>
      <w:r w:rsidR="002D4F87">
        <w:t xml:space="preserve">strategies </w:t>
      </w:r>
      <w:ins w:id="115" w:author="Frances" w:date="2023-03-20T13:25:00Z">
        <w:r>
          <w:t>for</w:t>
        </w:r>
      </w:ins>
      <w:del w:id="116" w:author="Frances" w:date="2023-03-20T13:25:00Z">
        <w:r w:rsidR="002D4F87" w:rsidDel="00E4304F">
          <w:delText>to</w:delText>
        </w:r>
      </w:del>
      <w:r w:rsidR="002D4F87">
        <w:t xml:space="preserve"> host</w:t>
      </w:r>
      <w:ins w:id="117" w:author="Frances" w:date="2023-03-20T13:25:00Z">
        <w:r>
          <w:t>ing</w:t>
        </w:r>
      </w:ins>
      <w:r w:rsidR="002D4F87">
        <w:t xml:space="preserve"> your website. </w:t>
      </w:r>
      <w:del w:id="118" w:author="Frances" w:date="2023-03-21T09:41:00Z">
        <w:r w:rsidR="002D4F87" w:rsidDel="00A913DF">
          <w:delText xml:space="preserve">We’ll conclude with some reflections on why the </w:delText>
        </w:r>
        <w:r w:rsidR="002D4F87" w:rsidRPr="00A42FAE" w:rsidDel="00A913DF">
          <w:rPr>
            <w:rStyle w:val="Literal"/>
            <w:rFonts w:eastAsiaTheme="minorHAnsi"/>
          </w:rPr>
          <w:delText>distill</w:delText>
        </w:r>
        <w:r w:rsidR="002D4F87" w:rsidDel="00A913DF">
          <w:delText xml:space="preserve"> package to make websites is a great option for R users looking to get their results online.</w:delText>
        </w:r>
      </w:del>
    </w:p>
    <w:p w14:paraId="506E881C" w14:textId="046C136E" w:rsidR="002D4F87" w:rsidRDefault="002D4F87" w:rsidP="00501B23">
      <w:pPr>
        <w:pStyle w:val="HeadA"/>
      </w:pPr>
      <w:bookmarkStart w:id="119" w:name="X11a63f50ff81139f3dffb2b9f8dfeba73e8d157"/>
      <w:del w:id="120" w:author="Frances" w:date="2023-03-20T13:27:00Z">
        <w:r w:rsidDel="00603714">
          <w:lastRenderedPageBreak/>
          <w:delText>Creating a Website With the</w:delText>
        </w:r>
      </w:del>
      <w:bookmarkStart w:id="121" w:name="_Toc130286653"/>
      <w:ins w:id="122" w:author="Frances" w:date="2023-03-20T13:37:00Z">
        <w:r w:rsidR="00825F83">
          <w:t>Creating a New</w:t>
        </w:r>
      </w:ins>
      <w:r w:rsidRPr="00603714">
        <w:t xml:space="preserve"> </w:t>
      </w:r>
      <w:r w:rsidRPr="00603714">
        <w:rPr>
          <w:rFonts w:eastAsiaTheme="majorEastAsia"/>
          <w:rPrChange w:id="123" w:author="Frances" w:date="2023-03-20T13:27:00Z">
            <w:rPr>
              <w:rStyle w:val="Literal"/>
              <w:rFonts w:eastAsiaTheme="majorEastAsia"/>
            </w:rPr>
          </w:rPrChange>
        </w:rPr>
        <w:t>distill</w:t>
      </w:r>
      <w:del w:id="124" w:author="Frances" w:date="2023-03-20T13:27:00Z">
        <w:r w:rsidRPr="00603714" w:rsidDel="00603714">
          <w:delText xml:space="preserve"> Package</w:delText>
        </w:r>
      </w:del>
      <w:ins w:id="125" w:author="Frances" w:date="2023-03-20T13:29:00Z">
        <w:r w:rsidR="0030042C">
          <w:t xml:space="preserve"> </w:t>
        </w:r>
      </w:ins>
      <w:ins w:id="126" w:author="Frances" w:date="2023-03-20T13:37:00Z">
        <w:r w:rsidR="00825F83">
          <w:t>Project</w:t>
        </w:r>
      </w:ins>
      <w:bookmarkEnd w:id="121"/>
    </w:p>
    <w:p w14:paraId="3B686DF1" w14:textId="02E6B2E9" w:rsidR="002D4F87" w:rsidDel="0030042C" w:rsidRDefault="0030042C" w:rsidP="00A601C9">
      <w:pPr>
        <w:pStyle w:val="Body"/>
        <w:rPr>
          <w:del w:id="127" w:author="Frances" w:date="2023-03-20T13:28:00Z"/>
        </w:rPr>
      </w:pPr>
      <w:ins w:id="128" w:author="Frances" w:date="2023-03-20T13:28:00Z">
        <w:r>
          <w:t xml:space="preserve">In </w:t>
        </w:r>
        <w:proofErr w:type="spellStart"/>
        <w:r w:rsidRPr="0030042C">
          <w:rPr>
            <w:rStyle w:val="Xref"/>
            <w:rPrChange w:id="129" w:author="Frances" w:date="2023-03-20T13:29:00Z">
              <w:rPr/>
            </w:rPrChange>
          </w:rPr>
          <w:t>Chapter</w:t>
        </w:r>
        <w:proofErr w:type="spellEnd"/>
        <w:r w:rsidRPr="0030042C">
          <w:rPr>
            <w:rStyle w:val="Xref"/>
            <w:rPrChange w:id="130" w:author="Frances" w:date="2023-03-20T13:29:00Z">
              <w:rPr/>
            </w:rPrChange>
          </w:rPr>
          <w:t xml:space="preserve"> 7</w:t>
        </w:r>
        <w:r>
          <w:t xml:space="preserve">, you </w:t>
        </w:r>
      </w:ins>
      <w:del w:id="131" w:author="Frances" w:date="2023-03-20T13:28:00Z">
        <w:r w:rsidR="002D4F87" w:rsidDel="0030042C">
          <w:delText xml:space="preserve">There are a few different ways to make websites using R Markdown. There is the </w:delText>
        </w:r>
        <w:r w:rsidR="002D4F87" w:rsidRPr="00A42FAE" w:rsidDel="0030042C">
          <w:rPr>
            <w:rStyle w:val="Literal"/>
            <w:rFonts w:eastAsiaTheme="minorHAnsi"/>
          </w:rPr>
          <w:delText>blogdown</w:delText>
        </w:r>
        <w:r w:rsidR="002D4F87" w:rsidDel="0030042C">
          <w:delText xml:space="preserve"> package, which uses the Hugo static site generator under the surface. It is flexible but finicky (updates to Hugo themes are notorious for breaking </w:delText>
        </w:r>
        <w:r w:rsidR="002D4F87" w:rsidRPr="00A42FAE" w:rsidDel="0030042C">
          <w:rPr>
            <w:rStyle w:val="Literal"/>
            <w:rFonts w:eastAsiaTheme="minorHAnsi"/>
          </w:rPr>
          <w:delText>blogdown</w:delText>
        </w:r>
        <w:r w:rsidR="002D4F87" w:rsidDel="0030042C">
          <w:delText xml:space="preserve"> websites). For those looking for a simple option, the </w:delText>
        </w:r>
        <w:r w:rsidR="002D4F87" w:rsidRPr="00A42FAE" w:rsidDel="0030042C">
          <w:rPr>
            <w:rStyle w:val="Literal"/>
            <w:rFonts w:eastAsiaTheme="minorHAnsi"/>
          </w:rPr>
          <w:delText>distill</w:delText>
        </w:r>
        <w:r w:rsidR="002D4F87" w:rsidDel="0030042C">
          <w:delText xml:space="preserve"> package is the way to go. It’s what Matt Herman and many others have used to quickly and attractively get R Markdown-based websites up and running.</w:delText>
        </w:r>
      </w:del>
    </w:p>
    <w:p w14:paraId="304E933D" w14:textId="1C7B8B6E" w:rsidR="002D4F87" w:rsidRDefault="002D4F87" w:rsidP="0030042C">
      <w:pPr>
        <w:pStyle w:val="Body"/>
      </w:pPr>
      <w:del w:id="132" w:author="Frances" w:date="2023-03-20T13:28:00Z">
        <w:r w:rsidDel="0030042C">
          <w:delText xml:space="preserve">To understand how </w:delText>
        </w:r>
        <w:r w:rsidRPr="00A42FAE" w:rsidDel="0030042C">
          <w:rPr>
            <w:rStyle w:val="Literal"/>
            <w:rFonts w:eastAsiaTheme="minorHAnsi"/>
          </w:rPr>
          <w:delText>distill</w:delText>
        </w:r>
        <w:r w:rsidDel="0030042C">
          <w:delText xml:space="preserve"> works, think back to when we have </w:delText>
        </w:r>
      </w:del>
      <w:ins w:id="133" w:author="Frances" w:date="2023-03-20T13:28:00Z">
        <w:r w:rsidR="0030042C">
          <w:t xml:space="preserve">created a slideshow presentation by </w:t>
        </w:r>
      </w:ins>
      <w:r>
        <w:t>knitt</w:t>
      </w:r>
      <w:ins w:id="134" w:author="Frances" w:date="2023-03-20T13:28:00Z">
        <w:r w:rsidR="0030042C">
          <w:t>ing</w:t>
        </w:r>
      </w:ins>
      <w:del w:id="135" w:author="Frances" w:date="2023-03-20T13:28:00Z">
        <w:r w:rsidDel="0030042C">
          <w:delText>ed</w:delText>
        </w:r>
      </w:del>
      <w:r>
        <w:t xml:space="preserve"> </w:t>
      </w:r>
      <w:ins w:id="136" w:author="Frances" w:date="2023-03-20T13:28:00Z">
        <w:r w:rsidR="0030042C">
          <w:t>an</w:t>
        </w:r>
      </w:ins>
      <w:del w:id="137" w:author="Frances" w:date="2023-03-20T13:28:00Z">
        <w:r w:rsidDel="0030042C">
          <w:delText>our</w:delText>
        </w:r>
      </w:del>
      <w:r>
        <w:t xml:space="preserve"> R Markdown document</w:t>
      </w:r>
      <w:del w:id="138" w:author="Frances" w:date="2023-03-20T13:28:00Z">
        <w:r w:rsidDel="0030042C">
          <w:delText>s</w:delText>
        </w:r>
      </w:del>
      <w:r>
        <w:t xml:space="preserve"> to </w:t>
      </w:r>
      <w:ins w:id="139" w:author="Frances" w:date="2023-03-20T14:36:00Z">
        <w:r w:rsidR="00F84576">
          <w:t xml:space="preserve">a single </w:t>
        </w:r>
      </w:ins>
      <w:r>
        <w:t>HTML</w:t>
      </w:r>
      <w:ins w:id="140" w:author="Frances" w:date="2023-03-20T14:36:00Z">
        <w:r w:rsidR="00F84576">
          <w:t xml:space="preserve"> file</w:t>
        </w:r>
      </w:ins>
      <w:del w:id="141" w:author="Frances" w:date="2023-03-20T13:29:00Z">
        <w:r w:rsidDel="0030042C">
          <w:delText xml:space="preserve"> (for example, in chapter 6)</w:delText>
        </w:r>
      </w:del>
      <w:r>
        <w:t xml:space="preserve">. </w:t>
      </w:r>
      <w:ins w:id="142" w:author="Frances" w:date="2023-03-20T14:36:00Z">
        <w:r w:rsidR="00F84576">
          <w:t xml:space="preserve">A </w:t>
        </w:r>
      </w:ins>
      <w:del w:id="143" w:author="Frances" w:date="2023-03-20T14:36:00Z">
        <w:r w:rsidDel="00F84576">
          <w:delText>The</w:delText>
        </w:r>
      </w:del>
      <w:del w:id="144" w:author="Frances" w:date="2023-03-20T13:29:00Z">
        <w:r w:rsidDel="0030042C">
          <w:delText>se</w:delText>
        </w:r>
      </w:del>
      <w:del w:id="145" w:author="Frances" w:date="2023-03-20T14:36:00Z">
        <w:r w:rsidDel="00F84576">
          <w:delText xml:space="preserve"> </w:delText>
        </w:r>
      </w:del>
      <w:del w:id="146" w:author="Frances" w:date="2023-03-20T13:29:00Z">
        <w:r w:rsidDel="0030042C">
          <w:delText xml:space="preserve">have all been one-offs, with a </w:delText>
        </w:r>
      </w:del>
      <w:del w:id="147" w:author="Frances" w:date="2023-03-20T14:36:00Z">
        <w:r w:rsidDel="00F84576">
          <w:delText xml:space="preserve">single </w:delText>
        </w:r>
      </w:del>
      <w:del w:id="148" w:author="Frances" w:date="2023-03-20T13:29:00Z">
        <w:r w:rsidDel="0030042C">
          <w:delText xml:space="preserve">R Markdown </w:delText>
        </w:r>
      </w:del>
      <w:del w:id="149" w:author="Frances" w:date="2023-03-20T14:36:00Z">
        <w:r w:rsidDel="00F84576">
          <w:delText>document generat</w:delText>
        </w:r>
      </w:del>
      <w:del w:id="150" w:author="Frances" w:date="2023-03-20T13:29:00Z">
        <w:r w:rsidDel="0030042C">
          <w:delText>ing</w:delText>
        </w:r>
      </w:del>
      <w:del w:id="151" w:author="Frances" w:date="2023-03-20T14:36:00Z">
        <w:r w:rsidDel="00F84576">
          <w:delText xml:space="preserve"> a single HTML file. A </w:delText>
        </w:r>
      </w:del>
      <w:r>
        <w:t>website</w:t>
      </w:r>
      <w:ins w:id="152" w:author="Frances" w:date="2023-03-20T14:37:00Z">
        <w:r w:rsidR="00F84576">
          <w:t xml:space="preserve"> </w:t>
        </w:r>
      </w:ins>
      <w:del w:id="153" w:author="Frances" w:date="2023-03-20T14:37:00Z">
        <w:r w:rsidDel="00F84576">
          <w:delText xml:space="preserve">, on the other hand, </w:delText>
        </w:r>
      </w:del>
      <w:r>
        <w:t xml:space="preserve">is </w:t>
      </w:r>
      <w:ins w:id="154" w:author="Frances" w:date="2023-03-20T14:37:00Z">
        <w:r w:rsidR="00F84576">
          <w:t xml:space="preserve">merely </w:t>
        </w:r>
      </w:ins>
      <w:r>
        <w:t>a collection of HTML files</w:t>
      </w:r>
      <w:ins w:id="155" w:author="Frances" w:date="2023-03-20T14:37:00Z">
        <w:r w:rsidR="00F84576">
          <w:t>.</w:t>
        </w:r>
      </w:ins>
      <w:del w:id="156" w:author="Frances" w:date="2023-03-20T14:37:00Z">
        <w:r w:rsidDel="00F84576">
          <w:delText>.</w:delText>
        </w:r>
      </w:del>
      <w:r>
        <w:t xml:space="preserve"> The </w:t>
      </w:r>
      <w:r w:rsidRPr="00A42FAE">
        <w:rPr>
          <w:rStyle w:val="Literal"/>
          <w:rFonts w:eastAsiaTheme="minorHAnsi"/>
        </w:rPr>
        <w:t>distill</w:t>
      </w:r>
      <w:r>
        <w:t xml:space="preserve"> package </w:t>
      </w:r>
      <w:del w:id="157" w:author="Frances" w:date="2023-03-20T13:29:00Z">
        <w:r w:rsidDel="0030042C">
          <w:delText xml:space="preserve">is what </w:delText>
        </w:r>
      </w:del>
      <w:r>
        <w:t xml:space="preserve">enables us to use multiple R Markdown documents to create </w:t>
      </w:r>
      <w:ins w:id="158" w:author="Frances" w:date="2023-03-20T13:30:00Z">
        <w:r w:rsidR="00043809">
          <w:t>several</w:t>
        </w:r>
      </w:ins>
      <w:del w:id="159" w:author="Frances" w:date="2023-03-20T13:30:00Z">
        <w:r w:rsidDel="00043809">
          <w:delText>multiple</w:delText>
        </w:r>
      </w:del>
      <w:r>
        <w:t xml:space="preserve"> HTML files, </w:t>
      </w:r>
      <w:del w:id="160" w:author="Frances" w:date="2023-03-20T13:29:00Z">
        <w:r w:rsidDel="0030042C">
          <w:delText>and have them all</w:delText>
        </w:r>
      </w:del>
      <w:ins w:id="161" w:author="Frances" w:date="2023-03-20T13:29:00Z">
        <w:r w:rsidR="0030042C">
          <w:t>then</w:t>
        </w:r>
      </w:ins>
      <w:r>
        <w:t xml:space="preserve"> connect</w:t>
      </w:r>
      <w:del w:id="162" w:author="Frances" w:date="2023-03-20T13:29:00Z">
        <w:r w:rsidDel="0030042C">
          <w:delText>ed</w:delText>
        </w:r>
      </w:del>
      <w:r>
        <w:t xml:space="preserve"> </w:t>
      </w:r>
      <w:ins w:id="163" w:author="Frances" w:date="2023-03-20T13:29:00Z">
        <w:r w:rsidR="0030042C">
          <w:t xml:space="preserve">them </w:t>
        </w:r>
      </w:ins>
      <w:r>
        <w:t>with a navigation menu and more.</w:t>
      </w:r>
    </w:p>
    <w:p w14:paraId="51735916" w14:textId="48B7FA2D" w:rsidR="002D4F87" w:rsidDel="00825F83" w:rsidRDefault="002D4F87" w:rsidP="00A601C9">
      <w:pPr>
        <w:pStyle w:val="Body"/>
        <w:rPr>
          <w:del w:id="164" w:author="Frances" w:date="2023-03-20T13:32:00Z"/>
        </w:rPr>
      </w:pPr>
      <w:r>
        <w:t xml:space="preserve">To create a </w:t>
      </w:r>
      <w:r w:rsidRPr="00A42FAE">
        <w:rPr>
          <w:rStyle w:val="Literal"/>
          <w:rFonts w:eastAsiaTheme="minorHAnsi"/>
        </w:rPr>
        <w:t>distill</w:t>
      </w:r>
      <w:r>
        <w:t xml:space="preserve"> website, </w:t>
      </w:r>
      <w:del w:id="165" w:author="Frances" w:date="2023-03-20T13:30:00Z">
        <w:r w:rsidDel="00043809">
          <w:delText xml:space="preserve">you’ll first need to </w:delText>
        </w:r>
      </w:del>
      <w:r>
        <w:t xml:space="preserve">install the package using </w:t>
      </w:r>
      <w:proofErr w:type="spellStart"/>
      <w:proofErr w:type="gramStart"/>
      <w:r w:rsidRPr="00A42FAE">
        <w:rPr>
          <w:rStyle w:val="Literal"/>
          <w:rFonts w:eastAsiaTheme="minorHAnsi"/>
        </w:rPr>
        <w:t>install.packages</w:t>
      </w:r>
      <w:proofErr w:type="spellEnd"/>
      <w:proofErr w:type="gramEnd"/>
      <w:r w:rsidRPr="00A42FAE">
        <w:rPr>
          <w:rStyle w:val="Literal"/>
          <w:rFonts w:eastAsiaTheme="minorHAnsi"/>
        </w:rPr>
        <w:t>("distill")</w:t>
      </w:r>
      <w:r>
        <w:t xml:space="preserve">. </w:t>
      </w:r>
      <w:ins w:id="166" w:author="Frances" w:date="2023-03-20T13:31:00Z">
        <w:r w:rsidR="00043809">
          <w:t xml:space="preserve">Then </w:t>
        </w:r>
      </w:ins>
      <w:del w:id="167" w:author="Frances" w:date="2023-03-20T13:31:00Z">
        <w:r w:rsidDel="00043809">
          <w:delText xml:space="preserve">Once you’ve done that, the easiest way to </w:delText>
        </w:r>
      </w:del>
      <w:r>
        <w:t xml:space="preserve">start a </w:t>
      </w:r>
      <w:del w:id="168" w:author="Frances" w:date="2023-03-21T09:43:00Z">
        <w:r w:rsidRPr="00A42FAE" w:rsidDel="00A913DF">
          <w:rPr>
            <w:rStyle w:val="Literal"/>
            <w:rFonts w:eastAsiaTheme="minorHAnsi"/>
          </w:rPr>
          <w:delText>distill</w:delText>
        </w:r>
        <w:r w:rsidDel="00A913DF">
          <w:delText xml:space="preserve"> </w:delText>
        </w:r>
      </w:del>
      <w:del w:id="169" w:author="Frances" w:date="2023-03-21T09:44:00Z">
        <w:r w:rsidDel="00A913DF">
          <w:delText xml:space="preserve">website </w:delText>
        </w:r>
      </w:del>
      <w:r>
        <w:t>project</w:t>
      </w:r>
      <w:ins w:id="170" w:author="Frances" w:date="2023-03-20T13:31:00Z">
        <w:r w:rsidR="00043809">
          <w:t xml:space="preserve"> in R Studio by</w:t>
        </w:r>
      </w:ins>
      <w:r>
        <w:t xml:space="preserve"> </w:t>
      </w:r>
      <w:del w:id="171" w:author="Frances" w:date="2023-03-20T13:31:00Z">
        <w:r w:rsidDel="00043809">
          <w:delText xml:space="preserve">is to </w:delText>
        </w:r>
      </w:del>
      <w:ins w:id="172" w:author="Frances" w:date="2023-03-20T13:31:00Z">
        <w:r w:rsidR="00043809">
          <w:t>navigating</w:t>
        </w:r>
      </w:ins>
      <w:del w:id="173" w:author="Frances" w:date="2023-03-20T13:31:00Z">
        <w:r w:rsidDel="00043809">
          <w:delText>go</w:delText>
        </w:r>
      </w:del>
      <w:r>
        <w:t xml:space="preserve"> to </w:t>
      </w:r>
      <w:proofErr w:type="spellStart"/>
      <w:r w:rsidRPr="00043809">
        <w:rPr>
          <w:rStyle w:val="Bold"/>
          <w:rPrChange w:id="174" w:author="Frances" w:date="2023-03-20T13:31:00Z">
            <w:rPr/>
          </w:rPrChange>
        </w:rPr>
        <w:t>File</w:t>
      </w:r>
      <w:del w:id="175" w:author="Frances" w:date="2023-03-20T13:31:00Z">
        <w:r w:rsidRPr="00043809" w:rsidDel="00043809">
          <w:rPr>
            <w:rStyle w:val="Bold"/>
            <w:rPrChange w:id="176" w:author="Frances" w:date="2023-03-20T13:31:00Z">
              <w:rPr/>
            </w:rPrChange>
          </w:rPr>
          <w:delText xml:space="preserve"> </w:delText>
        </w:r>
      </w:del>
      <w:ins w:id="177" w:author="Frances" w:date="2023-03-20T13:31:00Z">
        <w:r w:rsidR="00043809" w:rsidRPr="00043809">
          <w:rPr>
            <w:rStyle w:val="MenuArrow"/>
            <w:rPrChange w:id="178" w:author="Frances" w:date="2023-03-20T13:31:00Z">
              <w:rPr/>
            </w:rPrChange>
          </w:rPr>
          <w:t>4</w:t>
        </w:r>
      </w:ins>
      <w:del w:id="179" w:author="Frances" w:date="2023-03-20T13:31:00Z">
        <w:r w:rsidRPr="00043809" w:rsidDel="00043809">
          <w:rPr>
            <w:rStyle w:val="Bold"/>
            <w:rPrChange w:id="180" w:author="Frances" w:date="2023-03-20T13:31:00Z">
              <w:rPr/>
            </w:rPrChange>
          </w:rPr>
          <w:delText xml:space="preserve">&gt; </w:delText>
        </w:r>
      </w:del>
      <w:r w:rsidRPr="00043809">
        <w:rPr>
          <w:rStyle w:val="Bold"/>
          <w:rPrChange w:id="181" w:author="Frances" w:date="2023-03-20T13:31:00Z">
            <w:rPr/>
          </w:rPrChange>
        </w:rPr>
        <w:t>New</w:t>
      </w:r>
      <w:proofErr w:type="spellEnd"/>
      <w:r w:rsidRPr="00043809">
        <w:rPr>
          <w:rStyle w:val="Bold"/>
          <w:rPrChange w:id="182" w:author="Frances" w:date="2023-03-20T13:31:00Z">
            <w:rPr/>
          </w:rPrChange>
        </w:rPr>
        <w:t xml:space="preserve"> </w:t>
      </w:r>
      <w:proofErr w:type="spellStart"/>
      <w:r w:rsidRPr="00043809">
        <w:rPr>
          <w:rStyle w:val="Bold"/>
          <w:rPrChange w:id="183" w:author="Frances" w:date="2023-03-20T13:31:00Z">
            <w:rPr/>
          </w:rPrChange>
        </w:rPr>
        <w:t>Project</w:t>
      </w:r>
      <w:ins w:id="184" w:author="Frances" w:date="2023-03-20T13:31:00Z">
        <w:r w:rsidR="00043809" w:rsidRPr="00B37E5F">
          <w:rPr>
            <w:rStyle w:val="MenuArrow"/>
          </w:rPr>
          <w:t>4</w:t>
        </w:r>
      </w:ins>
      <w:del w:id="185" w:author="Frances" w:date="2023-03-20T13:31:00Z">
        <w:r w:rsidRPr="00043809" w:rsidDel="00043809">
          <w:rPr>
            <w:rStyle w:val="Bold"/>
            <w:rPrChange w:id="186" w:author="Frances" w:date="2023-03-20T13:32:00Z">
              <w:rPr/>
            </w:rPrChange>
          </w:rPr>
          <w:delText xml:space="preserve"> &gt; </w:delText>
        </w:r>
      </w:del>
      <w:r w:rsidRPr="00043809">
        <w:rPr>
          <w:rStyle w:val="Bold"/>
          <w:rPrChange w:id="187" w:author="Frances" w:date="2023-03-20T13:32:00Z">
            <w:rPr/>
          </w:rPrChange>
        </w:rPr>
        <w:t>New</w:t>
      </w:r>
      <w:proofErr w:type="spellEnd"/>
      <w:r w:rsidRPr="00043809">
        <w:rPr>
          <w:rStyle w:val="Bold"/>
          <w:rPrChange w:id="188" w:author="Frances" w:date="2023-03-20T13:32:00Z">
            <w:rPr/>
          </w:rPrChange>
        </w:rPr>
        <w:t xml:space="preserve"> Directory</w:t>
      </w:r>
      <w:del w:id="189" w:author="Frances" w:date="2023-03-20T13:32:00Z">
        <w:r w:rsidRPr="00825F83" w:rsidDel="00825F83">
          <w:delText xml:space="preserve">. Once you get the menu visible in </w:delText>
        </w:r>
        <w:r w:rsidR="00790D61" w:rsidRPr="00825F83" w:rsidDel="00825F83">
          <w:delText>Figure 9-</w:delText>
        </w:r>
        <w:r w:rsidRPr="00825F83" w:rsidDel="00825F83">
          <w:delText>2, scroll dow</w:delText>
        </w:r>
      </w:del>
      <w:ins w:id="190" w:author="Frances" w:date="2023-03-20T13:33:00Z">
        <w:r w:rsidR="00825F83">
          <w:t xml:space="preserve"> and</w:t>
        </w:r>
      </w:ins>
      <w:del w:id="191" w:author="Frances" w:date="2023-03-20T13:32:00Z">
        <w:r w:rsidRPr="00825F83" w:rsidDel="00825F83">
          <w:delText>n</w:delText>
        </w:r>
      </w:del>
      <w:del w:id="192" w:author="Frances" w:date="2023-03-20T13:33:00Z">
        <w:r w:rsidRPr="00825F83" w:rsidDel="00825F83">
          <w:delText xml:space="preserve"> </w:delText>
        </w:r>
      </w:del>
      <w:del w:id="193" w:author="Frances" w:date="2023-03-20T13:32:00Z">
        <w:r w:rsidRPr="00825F83" w:rsidDel="00825F83">
          <w:delText>and</w:delText>
        </w:r>
      </w:del>
      <w:r>
        <w:t xml:space="preserve"> select</w:t>
      </w:r>
      <w:ins w:id="194" w:author="Frances" w:date="2023-03-20T13:33:00Z">
        <w:r w:rsidR="00825F83">
          <w:t>ing</w:t>
        </w:r>
      </w:ins>
      <w:r>
        <w:t xml:space="preserve"> </w:t>
      </w:r>
      <w:r w:rsidRPr="00825F83">
        <w:rPr>
          <w:rStyle w:val="Bold"/>
          <w:rPrChange w:id="195" w:author="Frances" w:date="2023-03-20T13:32:00Z">
            <w:rPr/>
          </w:rPrChange>
        </w:rPr>
        <w:t>Distill Website</w:t>
      </w:r>
      <w:ins w:id="196" w:author="Frances" w:date="2023-03-20T13:32:00Z">
        <w:r w:rsidR="00825F83">
          <w:t xml:space="preserve"> as the project type</w:t>
        </w:r>
      </w:ins>
      <w:r>
        <w:t>.</w:t>
      </w:r>
      <w:ins w:id="197" w:author="Frances" w:date="2023-03-20T13:32:00Z">
        <w:r w:rsidR="00825F83">
          <w:t xml:space="preserve"> This should take you to </w:t>
        </w:r>
      </w:ins>
    </w:p>
    <w:p w14:paraId="512D773C" w14:textId="2DDC04FD" w:rsidR="002D4F87" w:rsidDel="00825F83" w:rsidRDefault="002D4F87">
      <w:pPr>
        <w:pStyle w:val="GraphicSlug"/>
        <w:ind w:left="0"/>
        <w:rPr>
          <w:del w:id="198" w:author="Frances" w:date="2023-03-20T13:32:00Z"/>
        </w:rPr>
        <w:pPrChange w:id="199" w:author="Frances" w:date="2023-03-20T13:32:00Z">
          <w:pPr>
            <w:pStyle w:val="GraphicSlug"/>
          </w:pPr>
        </w:pPrChange>
      </w:pPr>
      <w:del w:id="200" w:author="Frances" w:date="2023-03-20T13:32:00Z">
        <w:r w:rsidDel="00825F83">
          <w:delText>[</w:delText>
        </w:r>
        <w:r w:rsidR="00C5544E" w:rsidDel="00825F83">
          <w:delText>F09</w:delText>
        </w:r>
        <w:r w:rsidDel="00825F83">
          <w:delText>002.png]</w:delText>
        </w:r>
      </w:del>
    </w:p>
    <w:p w14:paraId="58441542" w14:textId="6CB82E3B" w:rsidR="002D4F87" w:rsidDel="00825F83" w:rsidRDefault="002D4F87" w:rsidP="00A913DF">
      <w:pPr>
        <w:pStyle w:val="CaptionedFigure"/>
        <w:rPr>
          <w:del w:id="201" w:author="Frances" w:date="2023-03-20T13:32:00Z"/>
        </w:rPr>
      </w:pPr>
      <w:del w:id="202" w:author="Frances" w:date="2023-03-20T13:32:00Z">
        <w:r w:rsidDel="00825F83">
          <w:rPr>
            <w:noProof/>
          </w:rPr>
          <w:drawing>
            <wp:inline distT="0" distB="0" distL="0" distR="0" wp14:anchorId="7AEA8D91" wp14:editId="30FC5864">
              <wp:extent cx="5334000" cy="3812859"/>
              <wp:effectExtent l="0" t="0" r="0" b="0"/>
              <wp:docPr id="393" name="Picture" descr="Figure 9.2: Menu to create a new distill website"/>
              <wp:cNvGraphicFramePr/>
              <a:graphic xmlns:a="http://schemas.openxmlformats.org/drawingml/2006/main">
                <a:graphicData uri="http://schemas.openxmlformats.org/drawingml/2006/picture">
                  <pic:pic xmlns:pic="http://schemas.openxmlformats.org/drawingml/2006/picture">
                    <pic:nvPicPr>
                      <pic:cNvPr id="394" name="Picture" descr="../../assets/new-distill-website.png"/>
                      <pic:cNvPicPr>
                        <a:picLocks noChangeAspect="1" noChangeArrowheads="1"/>
                      </pic:cNvPicPr>
                    </pic:nvPicPr>
                    <pic:blipFill>
                      <a:blip r:embed="rId11"/>
                      <a:stretch>
                        <a:fillRect/>
                      </a:stretch>
                    </pic:blipFill>
                    <pic:spPr bwMode="auto">
                      <a:xfrm>
                        <a:off x="0" y="0"/>
                        <a:ext cx="5334000" cy="3812859"/>
                      </a:xfrm>
                      <a:prstGeom prst="rect">
                        <a:avLst/>
                      </a:prstGeom>
                      <a:noFill/>
                      <a:ln w="9525">
                        <a:noFill/>
                        <a:headEnd/>
                        <a:tailEnd/>
                      </a:ln>
                    </pic:spPr>
                  </pic:pic>
                </a:graphicData>
              </a:graphic>
            </wp:inline>
          </w:drawing>
        </w:r>
      </w:del>
    </w:p>
    <w:p w14:paraId="46F0645C" w14:textId="31BB688C" w:rsidR="002D4F87" w:rsidDel="00825F83" w:rsidRDefault="002D4F87">
      <w:pPr>
        <w:pStyle w:val="CaptionLine"/>
        <w:ind w:left="0" w:firstLine="0"/>
        <w:rPr>
          <w:del w:id="203" w:author="Frances" w:date="2023-03-20T13:32:00Z"/>
        </w:rPr>
        <w:pPrChange w:id="204" w:author="Frances" w:date="2023-03-20T13:32:00Z">
          <w:pPr>
            <w:pStyle w:val="CaptionLine"/>
          </w:pPr>
        </w:pPrChange>
      </w:pPr>
      <w:del w:id="205" w:author="Frances" w:date="2023-03-20T13:32:00Z">
        <w:r w:rsidDel="00825F83">
          <w:delText>Menu to create a new distill website</w:delText>
        </w:r>
      </w:del>
    </w:p>
    <w:p w14:paraId="0F470008" w14:textId="2A93BD15" w:rsidR="002D4F87" w:rsidRDefault="002D4F87" w:rsidP="00825F83">
      <w:pPr>
        <w:pStyle w:val="Body"/>
      </w:pPr>
      <w:del w:id="206" w:author="Frances" w:date="2023-03-20T13:32:00Z">
        <w:r w:rsidDel="00825F83">
          <w:delText xml:space="preserve">Once you do that, you’ll see </w:delText>
        </w:r>
      </w:del>
      <w:r>
        <w:t xml:space="preserve">the menu in </w:t>
      </w:r>
      <w:r w:rsidR="00790D61">
        <w:t xml:space="preserve">Figure </w:t>
      </w:r>
      <w:ins w:id="207" w:author="Frances" w:date="2023-03-21T10:37:00Z">
        <w:r w:rsidR="008E1A5F">
          <w:t>8</w:t>
        </w:r>
      </w:ins>
      <w:del w:id="208" w:author="Frances" w:date="2023-03-21T10:37:00Z">
        <w:r w:rsidR="00790D61" w:rsidDel="008E1A5F">
          <w:delText>9</w:delText>
        </w:r>
      </w:del>
      <w:r w:rsidR="00790D61">
        <w:t>-</w:t>
      </w:r>
      <w:ins w:id="209" w:author="Frances" w:date="2023-03-20T14:37:00Z">
        <w:r w:rsidR="00F84576">
          <w:t>2</w:t>
        </w:r>
      </w:ins>
      <w:del w:id="210" w:author="Frances" w:date="2023-03-20T14:37:00Z">
        <w:r w:rsidDel="00F84576">
          <w:delText>3</w:delText>
        </w:r>
      </w:del>
      <w:r>
        <w:t xml:space="preserve">. </w:t>
      </w:r>
      <w:moveFromRangeStart w:id="211" w:author="Frances" w:date="2023-03-20T13:34:00Z" w:name="move130211657"/>
      <w:moveFrom w:id="212" w:author="Frances" w:date="2023-03-20T13:34:00Z">
        <w:r w:rsidDel="00825F83">
          <w:t xml:space="preserve">Here, in addition to specifying the directory and subdirectory where your project will live on your computer, you’ll also want to give your website a title. You can also select Configure for GitHub Pages if you’d like. GitHub Pages </w:t>
        </w:r>
        <w:r w:rsidDel="00825F83">
          <w:lastRenderedPageBreak/>
          <w:t>is an easy way to get your website online, and I’ll show how it works below. I’m going to create a new website called COVID Website and select the option to configure it for GitHub Pages.</w:t>
        </w:r>
      </w:moveFrom>
      <w:moveFromRangeEnd w:id="211"/>
    </w:p>
    <w:p w14:paraId="31D8E7E2" w14:textId="0075EDFE" w:rsidR="002D4F87" w:rsidRDefault="002D4F87" w:rsidP="00A42FAE">
      <w:pPr>
        <w:pStyle w:val="GraphicSlug"/>
      </w:pPr>
      <w:r>
        <w:t>[</w:t>
      </w:r>
      <w:r w:rsidR="00C5544E">
        <w:t>F09</w:t>
      </w:r>
      <w:r>
        <w:t>003.png]</w:t>
      </w:r>
    </w:p>
    <w:p w14:paraId="69448CAF" w14:textId="77777777" w:rsidR="002D4F87" w:rsidRDefault="002D4F87" w:rsidP="002D4F87">
      <w:pPr>
        <w:pStyle w:val="CaptionedFigure"/>
      </w:pPr>
      <w:r>
        <w:rPr>
          <w:noProof/>
        </w:rPr>
        <w:drawing>
          <wp:inline distT="0" distB="0" distL="0" distR="0" wp14:anchorId="7A2EB893" wp14:editId="6D6BCB4C">
            <wp:extent cx="5334000" cy="3820026"/>
            <wp:effectExtent l="0" t="0" r="0" b="0"/>
            <wp:docPr id="396" name="Picture"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397" name="Picture" descr="../../assets/create-distill-website.png"/>
                    <pic:cNvPicPr>
                      <a:picLocks noChangeAspect="1" noChangeArrowheads="1"/>
                    </pic:cNvPicPr>
                  </pic:nvPicPr>
                  <pic:blipFill>
                    <a:blip r:embed="rId12"/>
                    <a:stretch>
                      <a:fillRect/>
                    </a:stretch>
                  </pic:blipFill>
                  <pic:spPr bwMode="auto">
                    <a:xfrm>
                      <a:off x="0" y="0"/>
                      <a:ext cx="5334000" cy="3820026"/>
                    </a:xfrm>
                    <a:prstGeom prst="rect">
                      <a:avLst/>
                    </a:prstGeom>
                    <a:noFill/>
                    <a:ln w="9525">
                      <a:noFill/>
                      <a:headEnd/>
                      <a:tailEnd/>
                    </a:ln>
                  </pic:spPr>
                </pic:pic>
              </a:graphicData>
            </a:graphic>
          </wp:inline>
        </w:drawing>
      </w:r>
    </w:p>
    <w:p w14:paraId="05D60FA3" w14:textId="2F9A3969" w:rsidR="002D4F87" w:rsidRDefault="002D4F87" w:rsidP="00121BAD">
      <w:pPr>
        <w:pStyle w:val="CaptionLine"/>
      </w:pPr>
      <w:r>
        <w:t>Giving your</w:t>
      </w:r>
      <w:r w:rsidRPr="00F84576">
        <w:t xml:space="preserve"> </w:t>
      </w:r>
      <w:r w:rsidRPr="00F84576">
        <w:rPr>
          <w:rStyle w:val="Literal"/>
          <w:rPrChange w:id="213" w:author="Frances" w:date="2023-03-20T14:37:00Z">
            <w:rPr/>
          </w:rPrChange>
        </w:rPr>
        <w:t>distill</w:t>
      </w:r>
      <w:r>
        <w:t xml:space="preserve"> website a name</w:t>
      </w:r>
    </w:p>
    <w:p w14:paraId="4446DC85" w14:textId="4C09FFC8" w:rsidR="00825F83" w:rsidRDefault="00825F83">
      <w:pPr>
        <w:pStyle w:val="Body"/>
        <w:rPr>
          <w:moveTo w:id="214" w:author="Frances" w:date="2023-03-20T13:34:00Z"/>
        </w:rPr>
        <w:pPrChange w:id="215" w:author="Frances" w:date="2023-03-20T13:34:00Z">
          <w:pPr>
            <w:pStyle w:val="ChapterNumber"/>
          </w:pPr>
        </w:pPrChange>
      </w:pPr>
      <w:moveToRangeStart w:id="216" w:author="Frances" w:date="2023-03-20T13:34:00Z" w:name="move130211657"/>
      <w:moveTo w:id="217" w:author="Frances" w:date="2023-03-20T13:34:00Z">
        <w:del w:id="218" w:author="Frances" w:date="2023-03-20T13:34:00Z">
          <w:r w:rsidDel="00825F83">
            <w:delText>Here, in</w:delText>
          </w:r>
        </w:del>
        <w:del w:id="219" w:author="Frances" w:date="2023-03-20T13:36:00Z">
          <w:r w:rsidDel="00825F83">
            <w:delText xml:space="preserve"> addition to </w:delText>
          </w:r>
        </w:del>
      </w:moveTo>
      <w:ins w:id="220" w:author="Frances" w:date="2023-03-20T13:36:00Z">
        <w:r>
          <w:t>S</w:t>
        </w:r>
      </w:ins>
      <w:moveTo w:id="221" w:author="Frances" w:date="2023-03-20T13:34:00Z">
        <w:del w:id="222" w:author="Frances" w:date="2023-03-20T13:36:00Z">
          <w:r w:rsidDel="00825F83">
            <w:delText>s</w:delText>
          </w:r>
        </w:del>
        <w:r>
          <w:t>pecify</w:t>
        </w:r>
        <w:del w:id="223" w:author="Frances" w:date="2023-03-20T13:36:00Z">
          <w:r w:rsidDel="00825F83">
            <w:delText>ing</w:delText>
          </w:r>
        </w:del>
        <w:r>
          <w:t xml:space="preserve"> the directory and subdirectory where your project will live on your computer, </w:t>
        </w:r>
      </w:moveTo>
      <w:ins w:id="224" w:author="Frances" w:date="2023-03-20T13:36:00Z">
        <w:r>
          <w:t xml:space="preserve">then </w:t>
        </w:r>
      </w:ins>
      <w:moveTo w:id="225" w:author="Frances" w:date="2023-03-20T13:34:00Z">
        <w:del w:id="226" w:author="Frances" w:date="2023-03-20T13:36:00Z">
          <w:r w:rsidDel="00825F83">
            <w:delText xml:space="preserve">you’ll also want to </w:delText>
          </w:r>
        </w:del>
        <w:r>
          <w:t xml:space="preserve">give your website a title. </w:t>
        </w:r>
        <w:del w:id="227" w:author="Frances" w:date="2023-03-20T13:35:00Z">
          <w:r w:rsidDel="00825F83">
            <w:delText>You can also select</w:delText>
          </w:r>
        </w:del>
      </w:moveTo>
      <w:ins w:id="228" w:author="Frances" w:date="2023-03-20T13:35:00Z">
        <w:r>
          <w:t>The</w:t>
        </w:r>
      </w:ins>
      <w:moveTo w:id="229" w:author="Frances" w:date="2023-03-20T13:34:00Z">
        <w:r>
          <w:t xml:space="preserve"> Configure for GitHub Pages</w:t>
        </w:r>
      </w:moveTo>
      <w:ins w:id="230" w:author="Frances" w:date="2023-03-20T13:36:00Z">
        <w:r>
          <w:t xml:space="preserve"> option</w:t>
        </w:r>
      </w:ins>
      <w:moveTo w:id="231" w:author="Frances" w:date="2023-03-20T13:34:00Z">
        <w:r>
          <w:t xml:space="preserve"> </w:t>
        </w:r>
        <w:del w:id="232" w:author="Frances" w:date="2023-03-20T13:35:00Z">
          <w:r w:rsidDel="00825F83">
            <w:delText>if you’d like. GitHub Pages is</w:delText>
          </w:r>
        </w:del>
      </w:moveTo>
      <w:ins w:id="233" w:author="Frances" w:date="2023-03-20T13:35:00Z">
        <w:r>
          <w:t>provides</w:t>
        </w:r>
      </w:ins>
      <w:moveTo w:id="234" w:author="Frances" w:date="2023-03-20T13:34:00Z">
        <w:r>
          <w:t xml:space="preserve"> an easy way to get your website online, and </w:t>
        </w:r>
      </w:moveTo>
      <w:ins w:id="235" w:author="Frances" w:date="2023-03-20T13:35:00Z">
        <w:r>
          <w:t>we’ll</w:t>
        </w:r>
      </w:ins>
      <w:moveTo w:id="236" w:author="Frances" w:date="2023-03-20T13:34:00Z">
        <w:del w:id="237" w:author="Frances" w:date="2023-03-20T13:35:00Z">
          <w:r w:rsidDel="00825F83">
            <w:delText>I’ll</w:delText>
          </w:r>
        </w:del>
        <w:r>
          <w:t xml:space="preserve"> </w:t>
        </w:r>
      </w:moveTo>
      <w:ins w:id="238" w:author="Frances" w:date="2023-03-20T13:35:00Z">
        <w:r>
          <w:t>discuss</w:t>
        </w:r>
      </w:ins>
      <w:moveTo w:id="239" w:author="Frances" w:date="2023-03-20T13:34:00Z">
        <w:del w:id="240" w:author="Frances" w:date="2023-03-20T13:35:00Z">
          <w:r w:rsidDel="00825F83">
            <w:delText>show</w:delText>
          </w:r>
        </w:del>
        <w:r>
          <w:t xml:space="preserve"> how it works </w:t>
        </w:r>
      </w:moveTo>
      <w:ins w:id="241" w:author="Frances" w:date="2023-03-20T13:35:00Z">
        <w:r>
          <w:t xml:space="preserve">in </w:t>
        </w:r>
        <w:r w:rsidRPr="00825F83">
          <w:rPr>
            <w:rStyle w:val="Xref"/>
            <w:rPrChange w:id="242" w:author="Frances" w:date="2023-03-20T13:35:00Z">
              <w:rPr>
                <w:b w:val="0"/>
                <w:bCs w:val="0"/>
              </w:rPr>
            </w:rPrChange>
          </w:rPr>
          <w:t>“XXXXX” on page XX</w:t>
        </w:r>
      </w:ins>
      <w:moveTo w:id="243" w:author="Frances" w:date="2023-03-20T13:34:00Z">
        <w:del w:id="244" w:author="Frances" w:date="2023-03-20T13:35:00Z">
          <w:r w:rsidDel="00825F83">
            <w:delText>below</w:delText>
          </w:r>
        </w:del>
        <w:r>
          <w:t xml:space="preserve">. </w:t>
        </w:r>
      </w:moveTo>
      <w:ins w:id="245" w:author="Frances" w:date="2023-03-20T13:36:00Z">
        <w:r>
          <w:t>Select it if you’d like to use this deployment option.</w:t>
        </w:r>
      </w:ins>
      <w:moveTo w:id="246" w:author="Frances" w:date="2023-03-20T13:34:00Z">
        <w:del w:id="247" w:author="Frances" w:date="2023-03-20T13:36:00Z">
          <w:r w:rsidDel="00825F83">
            <w:delText>I’m going to create a new website called COVID Website and select the option to configure it for GitHub Pages.</w:delText>
          </w:r>
        </w:del>
      </w:moveTo>
    </w:p>
    <w:moveToRangeEnd w:id="216"/>
    <w:p w14:paraId="00228F93" w14:textId="5874B9F4" w:rsidR="002D4F87" w:rsidDel="00825F83" w:rsidRDefault="002D4F87" w:rsidP="00A601C9">
      <w:pPr>
        <w:pStyle w:val="Body"/>
        <w:rPr>
          <w:del w:id="248" w:author="Frances" w:date="2023-03-20T13:38:00Z"/>
        </w:rPr>
      </w:pPr>
      <w:del w:id="249" w:author="Frances" w:date="2023-03-20T13:37:00Z">
        <w:r w:rsidDel="00825F83">
          <w:delText xml:space="preserve">Let’s now take a look at the files in our project. </w:delText>
        </w:r>
      </w:del>
      <w:del w:id="250" w:author="Frances" w:date="2023-03-20T13:38:00Z">
        <w:r w:rsidDel="00825F83">
          <w:delText xml:space="preserve">In addition to the </w:delText>
        </w:r>
        <w:r w:rsidRPr="00825F83" w:rsidDel="00825F83">
          <w:rPr>
            <w:rStyle w:val="Italic"/>
            <w:rFonts w:eastAsiaTheme="minorHAnsi"/>
            <w:rPrChange w:id="251" w:author="Frances" w:date="2023-03-20T13:37:00Z">
              <w:rPr>
                <w:rStyle w:val="Literal"/>
                <w:rFonts w:eastAsiaTheme="minorHAnsi"/>
              </w:rPr>
            </w:rPrChange>
          </w:rPr>
          <w:delText>covid-website.Rproj</w:delText>
        </w:r>
        <w:r w:rsidDel="00825F83">
          <w:delText xml:space="preserve"> file that indicates that we’re working in an RStudio project, we’ve got two R Markdown documents (</w:delText>
        </w:r>
        <w:r w:rsidRPr="00825F83" w:rsidDel="00825F83">
          <w:rPr>
            <w:rStyle w:val="Italic"/>
            <w:rFonts w:eastAsiaTheme="minorHAnsi"/>
            <w:rPrChange w:id="252" w:author="Frances" w:date="2023-03-20T13:37:00Z">
              <w:rPr>
                <w:rStyle w:val="Literal"/>
                <w:rFonts w:eastAsiaTheme="minorHAnsi"/>
              </w:rPr>
            </w:rPrChange>
          </w:rPr>
          <w:delText>about.Rmd</w:delText>
        </w:r>
        <w:r w:rsidDel="00825F83">
          <w:delText xml:space="preserve"> and </w:delText>
        </w:r>
        <w:r w:rsidRPr="00825F83" w:rsidDel="00825F83">
          <w:rPr>
            <w:rStyle w:val="Italic"/>
            <w:rFonts w:eastAsiaTheme="minorHAnsi"/>
            <w:rPrChange w:id="253" w:author="Frances" w:date="2023-03-20T13:37:00Z">
              <w:rPr>
                <w:rStyle w:val="Literal"/>
                <w:rFonts w:eastAsiaTheme="minorHAnsi"/>
              </w:rPr>
            </w:rPrChange>
          </w:rPr>
          <w:delText>index.Rmd</w:delText>
        </w:r>
        <w:r w:rsidDel="00825F83">
          <w:delText xml:space="preserve">), a </w:delText>
        </w:r>
        <w:r w:rsidRPr="00825F83" w:rsidDel="00825F83">
          <w:rPr>
            <w:rStyle w:val="Italic"/>
            <w:rFonts w:eastAsiaTheme="minorHAnsi"/>
            <w:rPrChange w:id="254" w:author="Frances" w:date="2023-03-20T13:37:00Z">
              <w:rPr>
                <w:rStyle w:val="Literal"/>
                <w:rFonts w:eastAsiaTheme="minorHAnsi"/>
              </w:rPr>
            </w:rPrChange>
          </w:rPr>
          <w:delText>_site.yml</w:delText>
        </w:r>
        <w:r w:rsidDel="00825F83">
          <w:delText xml:space="preserve"> file, and a </w:delText>
        </w:r>
        <w:r w:rsidRPr="00825F83" w:rsidDel="00825F83">
          <w:rPr>
            <w:rStyle w:val="Italic"/>
            <w:rFonts w:eastAsiaTheme="minorHAnsi"/>
            <w:rPrChange w:id="255" w:author="Frances" w:date="2023-03-20T13:38:00Z">
              <w:rPr>
                <w:rStyle w:val="Literal"/>
                <w:rFonts w:eastAsiaTheme="minorHAnsi"/>
              </w:rPr>
            </w:rPrChange>
          </w:rPr>
          <w:delText>docs</w:delText>
        </w:r>
        <w:r w:rsidDel="00825F83">
          <w:delText xml:space="preserve"> folder. The </w:delText>
        </w:r>
        <w:r w:rsidRPr="00825F83" w:rsidDel="00825F83">
          <w:rPr>
            <w:rStyle w:val="Italic"/>
            <w:rFonts w:eastAsiaTheme="minorHAnsi"/>
            <w:rPrChange w:id="256" w:author="Frances" w:date="2023-03-20T13:38:00Z">
              <w:rPr>
                <w:rStyle w:val="Literal"/>
                <w:rFonts w:eastAsiaTheme="minorHAnsi"/>
              </w:rPr>
            </w:rPrChange>
          </w:rPr>
          <w:delText>docs</w:delText>
        </w:r>
        <w:r w:rsidDel="00825F83">
          <w:delText xml:space="preserve"> folder is where the rendered HTML files that make up our website will go, and we’ll talk about them later. Let’s begin by looking at the two R Markdown documents and the </w:delText>
        </w:r>
        <w:r w:rsidRPr="00A42FAE" w:rsidDel="00825F83">
          <w:rPr>
            <w:rStyle w:val="Literal"/>
            <w:rFonts w:eastAsiaTheme="minorHAnsi"/>
          </w:rPr>
          <w:delText>_site.yml</w:delText>
        </w:r>
        <w:r w:rsidDel="00825F83">
          <w:delText xml:space="preserve"> file.</w:delText>
        </w:r>
      </w:del>
    </w:p>
    <w:p w14:paraId="48EAA616" w14:textId="05549A78" w:rsidR="002D4F87" w:rsidDel="00FA112C" w:rsidRDefault="002D4F87" w:rsidP="00825F83">
      <w:pPr>
        <w:pStyle w:val="Body"/>
        <w:rPr>
          <w:del w:id="257" w:author="Frances" w:date="2023-03-20T13:58:00Z"/>
        </w:rPr>
      </w:pPr>
      <w:bookmarkStart w:id="258" w:name="X592525109cd472094160cf9c8a2cbdd7a9178ac"/>
      <w:bookmarkEnd w:id="119"/>
      <w:del w:id="259" w:author="Frances" w:date="2023-03-20T13:58:00Z">
        <w:r w:rsidDel="00FA112C">
          <w:delText xml:space="preserve">Working with R Markdown Documents in </w:delText>
        </w:r>
        <w:r w:rsidRPr="00A42FAE" w:rsidDel="00FA112C">
          <w:rPr>
            <w:rStyle w:val="Literal"/>
            <w:rFonts w:eastAsiaTheme="majorEastAsia"/>
          </w:rPr>
          <w:delText>distill</w:delText>
        </w:r>
      </w:del>
    </w:p>
    <w:p w14:paraId="19B6AE2F" w14:textId="1377129A" w:rsidR="00FA112C" w:rsidRPr="00FA112C" w:rsidRDefault="00C61464" w:rsidP="00FA112C">
      <w:pPr>
        <w:pStyle w:val="HeadA"/>
        <w:rPr>
          <w:ins w:id="260" w:author="Frances" w:date="2023-03-20T13:58:00Z"/>
        </w:rPr>
      </w:pPr>
      <w:bookmarkStart w:id="261" w:name="_Toc130286654"/>
      <w:ins w:id="262" w:author="Frances" w:date="2023-03-20T14:04:00Z">
        <w:r>
          <w:t>The Project Files</w:t>
        </w:r>
      </w:ins>
      <w:bookmarkEnd w:id="261"/>
    </w:p>
    <w:p w14:paraId="110EA63A" w14:textId="17619192" w:rsidR="00825F83" w:rsidRDefault="00825F83" w:rsidP="00825F83">
      <w:pPr>
        <w:pStyle w:val="Body"/>
        <w:rPr>
          <w:ins w:id="263" w:author="Frances" w:date="2023-03-20T13:38:00Z"/>
        </w:rPr>
      </w:pPr>
      <w:ins w:id="264" w:author="Frances" w:date="2023-03-20T13:38:00Z">
        <w:r>
          <w:t xml:space="preserve">You should now have a project with several files. In addition to the </w:t>
        </w:r>
        <w:r w:rsidRPr="00647070">
          <w:rPr>
            <w:rStyle w:val="Italic"/>
            <w:rFonts w:eastAsiaTheme="minorHAnsi"/>
          </w:rPr>
          <w:t>covid-</w:t>
        </w:r>
        <w:proofErr w:type="spellStart"/>
        <w:proofErr w:type="gramStart"/>
        <w:r w:rsidRPr="00647070">
          <w:rPr>
            <w:rStyle w:val="Italic"/>
            <w:rFonts w:eastAsiaTheme="minorHAnsi"/>
          </w:rPr>
          <w:t>website.Rproj</w:t>
        </w:r>
        <w:proofErr w:type="spellEnd"/>
        <w:proofErr w:type="gramEnd"/>
        <w:r>
          <w:t xml:space="preserve"> file that indicates that we’re working in an RStudio project, </w:t>
        </w:r>
      </w:ins>
      <w:ins w:id="265" w:author="Frances" w:date="2023-03-20T15:37:00Z">
        <w:r w:rsidR="002B1DFD">
          <w:t xml:space="preserve">we have </w:t>
        </w:r>
      </w:ins>
      <w:ins w:id="266" w:author="Frances" w:date="2023-03-20T13:38:00Z">
        <w:r>
          <w:t xml:space="preserve">two R Markdown documents, a </w:t>
        </w:r>
        <w:r w:rsidRPr="00647070">
          <w:rPr>
            <w:rStyle w:val="Italic"/>
            <w:rFonts w:eastAsiaTheme="minorHAnsi"/>
          </w:rPr>
          <w:t>_</w:t>
        </w:r>
        <w:proofErr w:type="spellStart"/>
        <w:r w:rsidRPr="00647070">
          <w:rPr>
            <w:rStyle w:val="Italic"/>
            <w:rFonts w:eastAsiaTheme="minorHAnsi"/>
          </w:rPr>
          <w:t>site.yml</w:t>
        </w:r>
        <w:proofErr w:type="spellEnd"/>
        <w:r>
          <w:t xml:space="preserve"> file, and a </w:t>
        </w:r>
        <w:r w:rsidRPr="00647070">
          <w:rPr>
            <w:rStyle w:val="Italic"/>
            <w:rFonts w:eastAsiaTheme="minorHAnsi"/>
          </w:rPr>
          <w:t>docs</w:t>
        </w:r>
        <w:r>
          <w:t xml:space="preserve"> folder</w:t>
        </w:r>
      </w:ins>
      <w:ins w:id="267" w:author="Frances" w:date="2023-03-20T15:36:00Z">
        <w:r w:rsidR="002B1DFD">
          <w:t>,</w:t>
        </w:r>
      </w:ins>
      <w:ins w:id="268" w:author="Frances" w:date="2023-03-20T13:38:00Z">
        <w:r>
          <w:t xml:space="preserve"> where the rendered HTML files will go. Let’s </w:t>
        </w:r>
      </w:ins>
      <w:ins w:id="269" w:author="Frances" w:date="2023-03-20T15:36:00Z">
        <w:r w:rsidR="002B1DFD">
          <w:t xml:space="preserve">take a look at </w:t>
        </w:r>
      </w:ins>
      <w:ins w:id="270" w:author="Frances" w:date="2023-03-20T14:11:00Z">
        <w:r w:rsidR="00C61464">
          <w:t>the</w:t>
        </w:r>
      </w:ins>
      <w:ins w:id="271" w:author="Frances" w:date="2023-03-20T15:36:00Z">
        <w:r w:rsidR="002B1DFD">
          <w:t>se</w:t>
        </w:r>
      </w:ins>
      <w:ins w:id="272" w:author="Frances" w:date="2023-03-20T14:40:00Z">
        <w:r w:rsidR="00F84576">
          <w:t xml:space="preserve"> website’s</w:t>
        </w:r>
      </w:ins>
      <w:ins w:id="273" w:author="Frances" w:date="2023-03-20T14:11:00Z">
        <w:r w:rsidR="00C61464">
          <w:t xml:space="preserve"> files</w:t>
        </w:r>
      </w:ins>
      <w:ins w:id="274" w:author="Frances" w:date="2023-03-20T13:38:00Z">
        <w:r>
          <w:t>.</w:t>
        </w:r>
      </w:ins>
    </w:p>
    <w:p w14:paraId="624EA518" w14:textId="26E210D6" w:rsidR="00825F83" w:rsidRDefault="00825F83">
      <w:pPr>
        <w:pStyle w:val="HeadB"/>
        <w:rPr>
          <w:ins w:id="275" w:author="Frances" w:date="2023-03-20T13:38:00Z"/>
        </w:rPr>
        <w:pPrChange w:id="276" w:author="Frances" w:date="2023-03-20T13:39:00Z">
          <w:pPr>
            <w:pStyle w:val="Body"/>
          </w:pPr>
        </w:pPrChange>
      </w:pPr>
      <w:bookmarkStart w:id="277" w:name="_Toc130286655"/>
      <w:ins w:id="278" w:author="Frances" w:date="2023-03-20T13:38:00Z">
        <w:r>
          <w:lastRenderedPageBreak/>
          <w:t xml:space="preserve">The </w:t>
        </w:r>
      </w:ins>
      <w:ins w:id="279" w:author="Frances" w:date="2023-03-20T14:22:00Z">
        <w:r w:rsidR="009E1560">
          <w:t>R Markdown</w:t>
        </w:r>
      </w:ins>
      <w:ins w:id="280" w:author="Frances" w:date="2023-03-20T13:38:00Z">
        <w:r>
          <w:t xml:space="preserve"> </w:t>
        </w:r>
      </w:ins>
      <w:ins w:id="281" w:author="Frances" w:date="2023-03-20T14:23:00Z">
        <w:r w:rsidR="009E1560">
          <w:t>Documents</w:t>
        </w:r>
      </w:ins>
      <w:bookmarkEnd w:id="277"/>
    </w:p>
    <w:p w14:paraId="2F1F610D" w14:textId="3A2C979A" w:rsidR="00F84576" w:rsidRDefault="009E1560" w:rsidP="00A601C9">
      <w:pPr>
        <w:pStyle w:val="Body"/>
        <w:rPr>
          <w:ins w:id="282" w:author="Frances" w:date="2023-03-20T14:40:00Z"/>
        </w:rPr>
      </w:pPr>
      <w:ins w:id="283" w:author="Frances" w:date="2023-03-20T14:22:00Z">
        <w:r>
          <w:t>Each R Markdown file represents a page of the website</w:t>
        </w:r>
      </w:ins>
      <w:ins w:id="284" w:author="Frances" w:date="2023-03-20T14:23:00Z">
        <w:r>
          <w:t xml:space="preserve">. </w:t>
        </w:r>
        <w:r w:rsidR="002E51EF">
          <w:t>By default</w:t>
        </w:r>
        <w:r>
          <w:t xml:space="preserve">, </w:t>
        </w:r>
      </w:ins>
      <w:ins w:id="285" w:author="Frances" w:date="2023-03-20T14:38:00Z">
        <w:r w:rsidR="00F84576" w:rsidRPr="00F84576">
          <w:rPr>
            <w:rStyle w:val="Literal"/>
            <w:rPrChange w:id="286" w:author="Frances" w:date="2023-03-20T14:38:00Z">
              <w:rPr/>
            </w:rPrChange>
          </w:rPr>
          <w:t>distill</w:t>
        </w:r>
        <w:r w:rsidR="00F84576">
          <w:t xml:space="preserve"> creates</w:t>
        </w:r>
      </w:ins>
      <w:ins w:id="287" w:author="Frances" w:date="2023-03-20T14:25:00Z">
        <w:r w:rsidR="002E51EF">
          <w:t xml:space="preserve"> a Home page </w:t>
        </w:r>
      </w:ins>
      <w:ins w:id="288" w:author="Frances" w:date="2023-03-20T14:39:00Z">
        <w:r w:rsidR="00F84576">
          <w:t>(</w:t>
        </w:r>
        <w:proofErr w:type="spellStart"/>
        <w:proofErr w:type="gramStart"/>
        <w:r w:rsidR="00F84576" w:rsidRPr="00B37E5F">
          <w:rPr>
            <w:rStyle w:val="Italic"/>
          </w:rPr>
          <w:t>index.Rmd</w:t>
        </w:r>
        <w:proofErr w:type="spellEnd"/>
        <w:proofErr w:type="gramEnd"/>
        <w:r w:rsidR="00F84576">
          <w:t xml:space="preserve">) </w:t>
        </w:r>
      </w:ins>
      <w:ins w:id="289" w:author="Frances" w:date="2023-03-20T14:25:00Z">
        <w:r w:rsidR="002E51EF">
          <w:t>and an About page</w:t>
        </w:r>
      </w:ins>
      <w:ins w:id="290" w:author="Frances" w:date="2023-03-20T14:38:00Z">
        <w:r w:rsidR="00F84576">
          <w:t xml:space="preserve"> </w:t>
        </w:r>
      </w:ins>
      <w:ins w:id="291" w:author="Frances" w:date="2023-03-20T14:39:00Z">
        <w:r w:rsidR="00F84576">
          <w:t>(</w:t>
        </w:r>
        <w:proofErr w:type="spellStart"/>
        <w:r w:rsidR="00F84576" w:rsidRPr="00647070">
          <w:rPr>
            <w:rStyle w:val="Italic"/>
            <w:rFonts w:eastAsiaTheme="minorHAnsi"/>
          </w:rPr>
          <w:t>about.Rmd</w:t>
        </w:r>
        <w:proofErr w:type="spellEnd"/>
        <w:r w:rsidR="00F84576">
          <w:t xml:space="preserve">) </w:t>
        </w:r>
      </w:ins>
      <w:ins w:id="292" w:author="Frances" w:date="2023-03-20T14:40:00Z">
        <w:r w:rsidR="00F84576">
          <w:t>containing</w:t>
        </w:r>
      </w:ins>
      <w:ins w:id="293" w:author="Frances" w:date="2023-03-20T14:38:00Z">
        <w:r w:rsidR="00F84576">
          <w:t xml:space="preserve"> placeholder content</w:t>
        </w:r>
      </w:ins>
      <w:ins w:id="294" w:author="Frances" w:date="2023-03-20T14:23:00Z">
        <w:r w:rsidR="002E51EF">
          <w:t>.</w:t>
        </w:r>
      </w:ins>
      <w:ins w:id="295" w:author="Frances" w:date="2023-03-20T14:22:00Z">
        <w:r>
          <w:t xml:space="preserve"> </w:t>
        </w:r>
      </w:ins>
      <w:ins w:id="296" w:author="Frances" w:date="2023-03-20T14:41:00Z">
        <w:r w:rsidR="00F84576">
          <w:t>If you wanted to generate additional pages,</w:t>
        </w:r>
        <w:commentRangeStart w:id="297"/>
        <w:r w:rsidR="00F84576">
          <w:t xml:space="preserve"> XXXX</w:t>
        </w:r>
      </w:ins>
      <w:commentRangeEnd w:id="297"/>
      <w:ins w:id="298" w:author="Frances" w:date="2023-03-21T10:44:00Z">
        <w:r w:rsidR="00C053BD">
          <w:rPr>
            <w:rStyle w:val="CommentReference"/>
            <w:rFonts w:ascii="Times New Roman" w:hAnsi="Times New Roman" w:cs="Times New Roman"/>
            <w:color w:val="auto"/>
            <w:lang w:val="en-CA"/>
          </w:rPr>
          <w:commentReference w:id="297"/>
        </w:r>
      </w:ins>
    </w:p>
    <w:p w14:paraId="6CF26FDC" w14:textId="2426C45E" w:rsidR="002D4F87" w:rsidDel="00F84576" w:rsidRDefault="008633F7" w:rsidP="00A913DF">
      <w:pPr>
        <w:pStyle w:val="Body"/>
        <w:rPr>
          <w:del w:id="299" w:author="Frances" w:date="2023-03-20T14:42:00Z"/>
        </w:rPr>
      </w:pPr>
      <w:ins w:id="300" w:author="Frances" w:date="2023-03-20T14:43:00Z">
        <w:r>
          <w:t>If you</w:t>
        </w:r>
      </w:ins>
      <w:ins w:id="301" w:author="Frances" w:date="2023-03-20T14:40:00Z">
        <w:r w:rsidR="00F84576">
          <w:t xml:space="preserve"> </w:t>
        </w:r>
      </w:ins>
      <w:ins w:id="302" w:author="Frances" w:date="2023-03-20T14:43:00Z">
        <w:r w:rsidR="00F84576">
          <w:t>open</w:t>
        </w:r>
        <w:r>
          <w:t xml:space="preserve"> the </w:t>
        </w:r>
      </w:ins>
      <w:proofErr w:type="spellStart"/>
      <w:ins w:id="303" w:author="Frances" w:date="2023-03-20T15:37:00Z">
        <w:r w:rsidR="002B1DFD" w:rsidRPr="00B37E5F">
          <w:rPr>
            <w:rStyle w:val="Italic"/>
          </w:rPr>
          <w:t>index.Rmd</w:t>
        </w:r>
        <w:proofErr w:type="spellEnd"/>
        <w:r w:rsidR="002B1DFD">
          <w:t xml:space="preserve"> </w:t>
        </w:r>
      </w:ins>
      <w:ins w:id="304" w:author="Frances" w:date="2023-03-20T14:44:00Z">
        <w:r>
          <w:t>file, you’ll notice</w:t>
        </w:r>
      </w:ins>
      <w:del w:id="305" w:author="Frances" w:date="2023-03-20T14:41:00Z">
        <w:r w:rsidR="002D4F87" w:rsidDel="00F84576">
          <w:delText>If</w:delText>
        </w:r>
      </w:del>
      <w:del w:id="306" w:author="Frances" w:date="2023-03-20T14:03:00Z">
        <w:r w:rsidR="002D4F87" w:rsidDel="00C61464">
          <w:delText xml:space="preserve"> we</w:delText>
        </w:r>
      </w:del>
      <w:del w:id="307" w:author="Frances" w:date="2023-03-20T14:41:00Z">
        <w:r w:rsidR="002D4F87" w:rsidDel="00F84576">
          <w:delText xml:space="preserve"> open </w:delText>
        </w:r>
      </w:del>
      <w:del w:id="308" w:author="Frances" w:date="2023-03-20T14:03:00Z">
        <w:r w:rsidR="002D4F87" w:rsidDel="00C61464">
          <w:delText xml:space="preserve">up the </w:delText>
        </w:r>
        <w:r w:rsidR="002D4F87" w:rsidRPr="00FA112C" w:rsidDel="00C61464">
          <w:rPr>
            <w:rStyle w:val="Italic"/>
            <w:rFonts w:eastAsiaTheme="minorHAnsi"/>
            <w:rPrChange w:id="309" w:author="Frances" w:date="2023-03-20T13:54:00Z">
              <w:rPr>
                <w:rStyle w:val="Literal"/>
                <w:rFonts w:eastAsiaTheme="minorHAnsi"/>
              </w:rPr>
            </w:rPrChange>
          </w:rPr>
          <w:delText>index.Rmd</w:delText>
        </w:r>
        <w:r w:rsidR="002D4F87" w:rsidDel="00C61464">
          <w:delText xml:space="preserve"> file</w:delText>
        </w:r>
      </w:del>
      <w:del w:id="310" w:author="Frances" w:date="2023-03-20T14:41:00Z">
        <w:r w:rsidR="002D4F87" w:rsidDel="00F84576">
          <w:delText xml:space="preserve">, </w:delText>
        </w:r>
      </w:del>
      <w:del w:id="311" w:author="Frances" w:date="2023-03-20T14:03:00Z">
        <w:r w:rsidR="002D4F87" w:rsidDel="00C61464">
          <w:delText>we</w:delText>
        </w:r>
      </w:del>
      <w:del w:id="312" w:author="Frances" w:date="2023-03-20T14:41:00Z">
        <w:r w:rsidR="002D4F87" w:rsidDel="00F84576">
          <w:delText xml:space="preserve"> see the following code</w:delText>
        </w:r>
      </w:del>
      <w:del w:id="313" w:author="Frances" w:date="2023-03-20T14:04:00Z">
        <w:r w:rsidR="002D4F87" w:rsidDel="00C61464">
          <w:delText>.</w:delText>
        </w:r>
      </w:del>
    </w:p>
    <w:p w14:paraId="370129AE" w14:textId="24BD637C" w:rsidR="0048320E" w:rsidDel="00F84576" w:rsidRDefault="002D4F87">
      <w:pPr>
        <w:pStyle w:val="Body"/>
        <w:rPr>
          <w:del w:id="314" w:author="Frances" w:date="2023-03-20T14:42:00Z"/>
        </w:rPr>
        <w:pPrChange w:id="315" w:author="Frances" w:date="2023-03-20T14:43:00Z">
          <w:pPr>
            <w:pStyle w:val="Code"/>
          </w:pPr>
        </w:pPrChange>
      </w:pPr>
      <w:del w:id="316" w:author="Frances" w:date="2023-03-20T14:42:00Z">
        <w:r w:rsidRPr="009E4A9E" w:rsidDel="00F84576">
          <w:rPr>
            <w:rStyle w:val="CommentTok"/>
            <w:rFonts w:ascii="Courier" w:hAnsi="Courier"/>
            <w:color w:val="000000"/>
            <w:sz w:val="17"/>
            <w:shd w:val="clear" w:color="auto" w:fill="auto"/>
          </w:rPr>
          <w:delText>---</w:delText>
        </w:r>
      </w:del>
    </w:p>
    <w:p w14:paraId="62F37E5B" w14:textId="50A7EEBE" w:rsidR="0048320E" w:rsidDel="00F84576" w:rsidRDefault="002D4F87">
      <w:pPr>
        <w:pStyle w:val="Body"/>
        <w:rPr>
          <w:del w:id="317" w:author="Frances" w:date="2023-03-20T14:42:00Z"/>
        </w:rPr>
        <w:pPrChange w:id="318" w:author="Frances" w:date="2023-03-20T14:43:00Z">
          <w:pPr>
            <w:pStyle w:val="Code"/>
          </w:pPr>
        </w:pPrChange>
      </w:pPr>
      <w:del w:id="319" w:author="Frances" w:date="2023-03-20T14:42:00Z">
        <w:r w:rsidRPr="009E4A9E" w:rsidDel="00F84576">
          <w:rPr>
            <w:rStyle w:val="AnnotationTok"/>
            <w:rFonts w:ascii="Courier" w:hAnsi="Courier"/>
            <w:b w:val="0"/>
            <w:color w:val="000000"/>
            <w:sz w:val="17"/>
            <w:shd w:val="clear" w:color="auto" w:fill="auto"/>
          </w:rPr>
          <w:delText>title:</w:delText>
        </w:r>
        <w:r w:rsidRPr="009E4A9E" w:rsidDel="00F84576">
          <w:rPr>
            <w:rStyle w:val="CommentTok"/>
            <w:rFonts w:ascii="Courier" w:hAnsi="Courier"/>
            <w:color w:val="000000"/>
            <w:sz w:val="17"/>
            <w:shd w:val="clear" w:color="auto" w:fill="auto"/>
          </w:rPr>
          <w:delText xml:space="preserve"> "COVID Website"</w:delText>
        </w:r>
      </w:del>
    </w:p>
    <w:p w14:paraId="5D4156FF" w14:textId="381F1090" w:rsidR="0048320E" w:rsidDel="00F84576" w:rsidRDefault="002D4F87">
      <w:pPr>
        <w:pStyle w:val="Body"/>
        <w:rPr>
          <w:del w:id="320" w:author="Frances" w:date="2023-03-20T14:42:00Z"/>
        </w:rPr>
        <w:pPrChange w:id="321" w:author="Frances" w:date="2023-03-20T14:43:00Z">
          <w:pPr>
            <w:pStyle w:val="Code"/>
          </w:pPr>
        </w:pPrChange>
      </w:pPr>
      <w:del w:id="322" w:author="Frances" w:date="2023-03-20T14:42:00Z">
        <w:r w:rsidRPr="009E4A9E" w:rsidDel="00F84576">
          <w:rPr>
            <w:rStyle w:val="AnnotationTok"/>
            <w:rFonts w:ascii="Courier" w:hAnsi="Courier"/>
            <w:b w:val="0"/>
            <w:color w:val="000000"/>
            <w:sz w:val="17"/>
            <w:shd w:val="clear" w:color="auto" w:fill="auto"/>
          </w:rPr>
          <w:delText>description:</w:delText>
        </w:r>
        <w:r w:rsidRPr="009E4A9E" w:rsidDel="00F84576">
          <w:rPr>
            <w:rStyle w:val="CommentTok"/>
            <w:rFonts w:ascii="Courier" w:hAnsi="Courier"/>
            <w:color w:val="000000"/>
            <w:sz w:val="17"/>
            <w:shd w:val="clear" w:color="auto" w:fill="auto"/>
          </w:rPr>
          <w:delText xml:space="preserve"> |</w:delText>
        </w:r>
      </w:del>
    </w:p>
    <w:p w14:paraId="31465F71" w14:textId="7EF7540C" w:rsidR="0048320E" w:rsidDel="00F84576" w:rsidRDefault="002D4F87">
      <w:pPr>
        <w:pStyle w:val="Body"/>
        <w:rPr>
          <w:del w:id="323" w:author="Frances" w:date="2023-03-20T14:42:00Z"/>
        </w:rPr>
        <w:pPrChange w:id="324" w:author="Frances" w:date="2023-03-20T14:43:00Z">
          <w:pPr>
            <w:pStyle w:val="Code"/>
          </w:pPr>
        </w:pPrChange>
      </w:pPr>
      <w:del w:id="325" w:author="Frances" w:date="2023-03-20T14:42:00Z">
        <w:r w:rsidRPr="009E4A9E" w:rsidDel="00F84576">
          <w:rPr>
            <w:rStyle w:val="CommentTok"/>
            <w:rFonts w:ascii="Courier" w:hAnsi="Courier"/>
            <w:color w:val="000000"/>
            <w:sz w:val="17"/>
            <w:shd w:val="clear" w:color="auto" w:fill="auto"/>
          </w:rPr>
          <w:delText xml:space="preserve">  Welcome to the website. I hope you enjoy it!</w:delText>
        </w:r>
      </w:del>
    </w:p>
    <w:p w14:paraId="61B32DEF" w14:textId="06BB0E2B" w:rsidR="0048320E" w:rsidDel="00F84576" w:rsidRDefault="002D4F87">
      <w:pPr>
        <w:pStyle w:val="Body"/>
        <w:rPr>
          <w:del w:id="326" w:author="Frances" w:date="2023-03-20T14:42:00Z"/>
        </w:rPr>
        <w:pPrChange w:id="327" w:author="Frances" w:date="2023-03-20T14:43:00Z">
          <w:pPr>
            <w:pStyle w:val="Code"/>
          </w:pPr>
        </w:pPrChange>
      </w:pPr>
      <w:del w:id="328" w:author="Frances" w:date="2023-03-20T14:42:00Z">
        <w:r w:rsidRPr="009E4A9E" w:rsidDel="00F84576">
          <w:rPr>
            <w:rStyle w:val="AnnotationTok"/>
            <w:rFonts w:ascii="Courier" w:hAnsi="Courier"/>
            <w:b w:val="0"/>
            <w:color w:val="000000"/>
            <w:sz w:val="17"/>
            <w:shd w:val="clear" w:color="auto" w:fill="auto"/>
          </w:rPr>
          <w:delText>site:</w:delText>
        </w:r>
        <w:r w:rsidRPr="009E4A9E" w:rsidDel="00F84576">
          <w:rPr>
            <w:rStyle w:val="CommentTok"/>
            <w:rFonts w:ascii="Courier" w:hAnsi="Courier"/>
            <w:color w:val="000000"/>
            <w:sz w:val="17"/>
            <w:shd w:val="clear" w:color="auto" w:fill="auto"/>
          </w:rPr>
          <w:delText xml:space="preserve"> distill::distill_website</w:delText>
        </w:r>
      </w:del>
    </w:p>
    <w:p w14:paraId="4B0AA7F9" w14:textId="1D4F58E7" w:rsidR="0048320E" w:rsidDel="00F84576" w:rsidRDefault="002D4F87">
      <w:pPr>
        <w:pStyle w:val="Body"/>
        <w:rPr>
          <w:del w:id="329" w:author="Frances" w:date="2023-03-20T14:42:00Z"/>
        </w:rPr>
        <w:pPrChange w:id="330" w:author="Frances" w:date="2023-03-20T14:43:00Z">
          <w:pPr>
            <w:pStyle w:val="Code"/>
          </w:pPr>
        </w:pPrChange>
      </w:pPr>
      <w:del w:id="331" w:author="Frances" w:date="2023-03-20T14:42:00Z">
        <w:r w:rsidRPr="009E4A9E" w:rsidDel="00F84576">
          <w:rPr>
            <w:rStyle w:val="CommentTok"/>
            <w:rFonts w:ascii="Courier" w:hAnsi="Courier"/>
            <w:color w:val="000000"/>
            <w:sz w:val="17"/>
            <w:shd w:val="clear" w:color="auto" w:fill="auto"/>
          </w:rPr>
          <w:delText>---</w:delText>
        </w:r>
      </w:del>
    </w:p>
    <w:p w14:paraId="52B3B992" w14:textId="081254B6" w:rsidR="0048320E" w:rsidDel="00F84576" w:rsidRDefault="0048320E">
      <w:pPr>
        <w:pStyle w:val="Body"/>
        <w:rPr>
          <w:del w:id="332" w:author="Frances" w:date="2023-03-20T14:42:00Z"/>
        </w:rPr>
        <w:pPrChange w:id="333" w:author="Frances" w:date="2023-03-20T14:43:00Z">
          <w:pPr>
            <w:pStyle w:val="Code"/>
          </w:pPr>
        </w:pPrChange>
      </w:pPr>
    </w:p>
    <w:p w14:paraId="44E85319" w14:textId="7421E130" w:rsidR="0048320E" w:rsidDel="00F84576" w:rsidRDefault="002D4F87">
      <w:pPr>
        <w:pStyle w:val="Body"/>
        <w:rPr>
          <w:del w:id="334" w:author="Frances" w:date="2023-03-20T14:42:00Z"/>
        </w:rPr>
        <w:pPrChange w:id="335" w:author="Frances" w:date="2023-03-20T14:43:00Z">
          <w:pPr>
            <w:pStyle w:val="Code"/>
          </w:pPr>
        </w:pPrChange>
      </w:pPr>
      <w:del w:id="336" w:author="Frances" w:date="2023-03-20T14:42:00Z">
        <w:r w:rsidRPr="009E4A9E" w:rsidDel="00F84576">
          <w:rPr>
            <w:rFonts w:ascii="Courier" w:hAnsi="Courier"/>
            <w:b/>
            <w:sz w:val="17"/>
          </w:rPr>
          <w:delText>```{r setup, include=FALSE}</w:delText>
        </w:r>
      </w:del>
    </w:p>
    <w:p w14:paraId="74ED4197" w14:textId="002A6A55" w:rsidR="0048320E" w:rsidDel="00F84576" w:rsidRDefault="002D4F87">
      <w:pPr>
        <w:pStyle w:val="Body"/>
        <w:rPr>
          <w:del w:id="337" w:author="Frances" w:date="2023-03-20T14:42:00Z"/>
        </w:rPr>
        <w:pPrChange w:id="338" w:author="Frances" w:date="2023-03-20T14:43:00Z">
          <w:pPr>
            <w:pStyle w:val="Code"/>
          </w:pPr>
        </w:pPrChange>
      </w:pPr>
      <w:del w:id="339" w:author="Frances" w:date="2023-03-20T14:42:00Z">
        <w:r w:rsidRPr="009E4A9E" w:rsidDel="00F84576">
          <w:rPr>
            <w:rFonts w:ascii="Courier" w:hAnsi="Courier"/>
            <w:b/>
            <w:sz w:val="17"/>
          </w:rPr>
          <w:delText>knitr::opts_chunk$set(echo = FALSE)</w:delText>
        </w:r>
      </w:del>
    </w:p>
    <w:p w14:paraId="374E15A5" w14:textId="763DE431" w:rsidR="0048320E" w:rsidDel="00F84576" w:rsidRDefault="0048320E">
      <w:pPr>
        <w:pStyle w:val="Body"/>
        <w:rPr>
          <w:del w:id="340" w:author="Frances" w:date="2023-03-20T14:42:00Z"/>
        </w:rPr>
        <w:pPrChange w:id="341" w:author="Frances" w:date="2023-03-20T14:43:00Z">
          <w:pPr>
            <w:pStyle w:val="Code"/>
          </w:pPr>
        </w:pPrChange>
      </w:pPr>
    </w:p>
    <w:p w14:paraId="47C35638" w14:textId="174DE674" w:rsidR="0048320E" w:rsidDel="00F84576" w:rsidRDefault="002D4F87">
      <w:pPr>
        <w:pStyle w:val="Body"/>
        <w:rPr>
          <w:del w:id="342" w:author="Frances" w:date="2023-03-20T14:42:00Z"/>
        </w:rPr>
        <w:pPrChange w:id="343" w:author="Frances" w:date="2023-03-20T14:43:00Z">
          <w:pPr>
            <w:pStyle w:val="Code"/>
          </w:pPr>
        </w:pPrChange>
      </w:pPr>
      <w:del w:id="344" w:author="Frances" w:date="2023-03-20T14:42:00Z">
        <w:r w:rsidRPr="009E4A9E" w:rsidDel="00F84576">
          <w:rPr>
            <w:rFonts w:ascii="Courier" w:hAnsi="Courier"/>
            <w:b/>
            <w:sz w:val="17"/>
          </w:rPr>
          <w:delText># Learn more about creating websites with Distill at:</w:delText>
        </w:r>
      </w:del>
    </w:p>
    <w:p w14:paraId="4F386723" w14:textId="54A09C26" w:rsidR="0048320E" w:rsidDel="00F84576" w:rsidRDefault="002D4F87">
      <w:pPr>
        <w:pStyle w:val="Body"/>
        <w:rPr>
          <w:del w:id="345" w:author="Frances" w:date="2023-03-20T14:42:00Z"/>
        </w:rPr>
        <w:pPrChange w:id="346" w:author="Frances" w:date="2023-03-20T14:43:00Z">
          <w:pPr>
            <w:pStyle w:val="Code"/>
          </w:pPr>
        </w:pPrChange>
      </w:pPr>
      <w:del w:id="347" w:author="Frances" w:date="2023-03-20T14:42:00Z">
        <w:r w:rsidRPr="009E4A9E" w:rsidDel="00F84576">
          <w:rPr>
            <w:rFonts w:ascii="Courier" w:hAnsi="Courier"/>
            <w:b/>
            <w:sz w:val="17"/>
          </w:rPr>
          <w:delText># https://rstudio.github.io/distill/website.html</w:delText>
        </w:r>
      </w:del>
    </w:p>
    <w:p w14:paraId="51EEC0DE" w14:textId="30933912" w:rsidR="0048320E" w:rsidDel="00F84576" w:rsidRDefault="0048320E">
      <w:pPr>
        <w:pStyle w:val="Body"/>
        <w:rPr>
          <w:del w:id="348" w:author="Frances" w:date="2023-03-20T14:42:00Z"/>
        </w:rPr>
        <w:pPrChange w:id="349" w:author="Frances" w:date="2023-03-20T14:43:00Z">
          <w:pPr>
            <w:pStyle w:val="Code"/>
          </w:pPr>
        </w:pPrChange>
      </w:pPr>
    </w:p>
    <w:p w14:paraId="2CB70581" w14:textId="15D4EA5A" w:rsidR="0048320E" w:rsidDel="00F84576" w:rsidRDefault="002D4F87">
      <w:pPr>
        <w:pStyle w:val="Body"/>
        <w:rPr>
          <w:del w:id="350" w:author="Frances" w:date="2023-03-20T14:42:00Z"/>
        </w:rPr>
        <w:pPrChange w:id="351" w:author="Frances" w:date="2023-03-20T14:43:00Z">
          <w:pPr>
            <w:pStyle w:val="Code"/>
          </w:pPr>
        </w:pPrChange>
      </w:pPr>
      <w:del w:id="352" w:author="Frances" w:date="2023-03-20T14:42:00Z">
        <w:r w:rsidRPr="009E4A9E" w:rsidDel="00F84576">
          <w:rPr>
            <w:rFonts w:ascii="Courier" w:hAnsi="Courier"/>
            <w:b/>
            <w:sz w:val="17"/>
          </w:rPr>
          <w:delText># Learn more about publishing to GitHub Pages at:</w:delText>
        </w:r>
      </w:del>
    </w:p>
    <w:p w14:paraId="30642155" w14:textId="09409BFC" w:rsidR="0048320E" w:rsidDel="00F84576" w:rsidRDefault="002D4F87">
      <w:pPr>
        <w:pStyle w:val="Body"/>
        <w:rPr>
          <w:del w:id="353" w:author="Frances" w:date="2023-03-20T14:42:00Z"/>
        </w:rPr>
        <w:pPrChange w:id="354" w:author="Frances" w:date="2023-03-20T14:43:00Z">
          <w:pPr>
            <w:pStyle w:val="Code"/>
          </w:pPr>
        </w:pPrChange>
      </w:pPr>
      <w:del w:id="355" w:author="Frances" w:date="2023-03-20T14:42:00Z">
        <w:r w:rsidRPr="009E4A9E" w:rsidDel="00F84576">
          <w:rPr>
            <w:rFonts w:ascii="Courier" w:hAnsi="Courier"/>
            <w:b/>
            <w:sz w:val="17"/>
          </w:rPr>
          <w:delText># https://rstudio.github.io/distill/publish_website.html#github-pages</w:delText>
        </w:r>
      </w:del>
    </w:p>
    <w:p w14:paraId="2BBA394B" w14:textId="15D97E7C" w:rsidR="002D4F87" w:rsidRPr="009E4A9E" w:rsidDel="00F84576" w:rsidRDefault="002D4F87">
      <w:pPr>
        <w:pStyle w:val="Body"/>
        <w:rPr>
          <w:del w:id="356" w:author="Frances" w:date="2023-03-20T14:42:00Z"/>
        </w:rPr>
        <w:pPrChange w:id="357" w:author="Frances" w:date="2023-03-20T14:43:00Z">
          <w:pPr>
            <w:pStyle w:val="Code"/>
          </w:pPr>
        </w:pPrChange>
      </w:pPr>
      <w:del w:id="358" w:author="Frances" w:date="2023-03-20T14:42:00Z">
        <w:r w:rsidRPr="009E4A9E" w:rsidDel="00F84576">
          <w:rPr>
            <w:rFonts w:ascii="Courier" w:hAnsi="Courier"/>
            <w:b/>
            <w:sz w:val="17"/>
          </w:rPr>
          <w:delText>```</w:delText>
        </w:r>
      </w:del>
    </w:p>
    <w:p w14:paraId="2234BB27" w14:textId="07B1613B" w:rsidR="002D4F87" w:rsidRDefault="002D4F87" w:rsidP="002B1DFD">
      <w:pPr>
        <w:pStyle w:val="Body"/>
      </w:pPr>
      <w:del w:id="359" w:author="Frances" w:date="2023-03-20T14:41:00Z">
        <w:r w:rsidDel="00F84576">
          <w:delText>For the most part, this looks like a standard</w:delText>
        </w:r>
      </w:del>
      <w:del w:id="360" w:author="Frances" w:date="2023-03-20T14:43:00Z">
        <w:r w:rsidDel="008633F7">
          <w:delText xml:space="preserve"> R Markdown document</w:delText>
        </w:r>
      </w:del>
      <w:del w:id="361" w:author="Frances" w:date="2023-03-20T14:39:00Z">
        <w:r w:rsidDel="00F84576">
          <w:delText xml:space="preserve">. </w:delText>
        </w:r>
      </w:del>
      <w:ins w:id="362" w:author="Frances" w:date="2023-03-20T14:39:00Z">
        <w:r w:rsidR="00F84576">
          <w:t xml:space="preserve"> that</w:t>
        </w:r>
      </w:ins>
      <w:ins w:id="363" w:author="Frances" w:date="2023-03-20T14:04:00Z">
        <w:r w:rsidR="00C61464">
          <w:t xml:space="preserve"> </w:t>
        </w:r>
      </w:ins>
      <w:del w:id="364" w:author="Frances" w:date="2023-03-20T14:04:00Z">
        <w:r w:rsidDel="00C61464">
          <w:delText xml:space="preserve">In </w:delText>
        </w:r>
      </w:del>
      <w:r>
        <w:t>the YAML</w:t>
      </w:r>
      <w:ins w:id="365" w:author="Frances" w:date="2023-03-20T14:05:00Z">
        <w:r w:rsidR="00C61464">
          <w:t xml:space="preserve"> </w:t>
        </w:r>
      </w:ins>
      <w:ins w:id="366" w:author="Frances" w:date="2023-03-20T14:44:00Z">
        <w:r w:rsidR="008633F7">
          <w:t xml:space="preserve">contains two parameters not present in the </w:t>
        </w:r>
      </w:ins>
      <w:del w:id="367" w:author="Frances" w:date="2023-03-20T14:05:00Z">
        <w:r w:rsidDel="00C61464">
          <w:delText>, we can see a couple differences with</w:delText>
        </w:r>
      </w:del>
      <w:del w:id="368" w:author="Frances" w:date="2023-03-20T14:44:00Z">
        <w:r w:rsidDel="008633F7">
          <w:delText xml:space="preserve"> other </w:delText>
        </w:r>
      </w:del>
      <w:r>
        <w:t xml:space="preserve">R Markdown documents </w:t>
      </w:r>
      <w:ins w:id="369" w:author="Frances" w:date="2023-03-20T15:38:00Z">
        <w:r w:rsidR="002B1DFD">
          <w:t>from</w:t>
        </w:r>
      </w:ins>
      <w:ins w:id="370" w:author="Frances" w:date="2023-03-20T14:44:00Z">
        <w:r w:rsidR="008633F7">
          <w:t xml:space="preserve"> previous chapters:</w:t>
        </w:r>
      </w:ins>
      <w:del w:id="371" w:author="Frances" w:date="2023-03-20T14:44:00Z">
        <w:r w:rsidDel="008633F7">
          <w:delText>we’ve worked with: the</w:delText>
        </w:r>
      </w:del>
      <w:r>
        <w:t xml:space="preserve"> </w:t>
      </w:r>
      <w:r w:rsidRPr="00A42FAE">
        <w:rPr>
          <w:rStyle w:val="Literal"/>
          <w:rFonts w:eastAsiaTheme="minorHAnsi"/>
        </w:rPr>
        <w:t>description</w:t>
      </w:r>
      <w:r>
        <w:t xml:space="preserve"> </w:t>
      </w:r>
      <w:del w:id="372" w:author="Frances" w:date="2023-03-21T09:45:00Z">
        <w:r w:rsidDel="00A913DF">
          <w:delText xml:space="preserve">parameter </w:delText>
        </w:r>
      </w:del>
      <w:r>
        <w:t xml:space="preserve">and </w:t>
      </w:r>
      <w:del w:id="373" w:author="Frances" w:date="2023-03-21T09:45:00Z">
        <w:r w:rsidDel="00A913DF">
          <w:delText xml:space="preserve">the line that says </w:delText>
        </w:r>
      </w:del>
      <w:r w:rsidRPr="00A42FAE">
        <w:rPr>
          <w:rStyle w:val="Literal"/>
          <w:rFonts w:eastAsiaTheme="minorHAnsi"/>
        </w:rPr>
        <w:t>site</w:t>
      </w:r>
      <w:del w:id="374" w:author="Frances" w:date="2023-03-21T09:45:00Z">
        <w:r w:rsidRPr="00A42FAE" w:rsidDel="00A913DF">
          <w:rPr>
            <w:rStyle w:val="Literal"/>
            <w:rFonts w:eastAsiaTheme="minorHAnsi"/>
          </w:rPr>
          <w:delText>: distill::distill_website</w:delText>
        </w:r>
      </w:del>
      <w:r>
        <w:t xml:space="preserve">. The </w:t>
      </w:r>
      <w:r w:rsidRPr="00A42FAE">
        <w:rPr>
          <w:rStyle w:val="Literal"/>
          <w:rFonts w:eastAsiaTheme="minorHAnsi"/>
        </w:rPr>
        <w:t>description</w:t>
      </w:r>
      <w:r>
        <w:t xml:space="preserve"> </w:t>
      </w:r>
      <w:ins w:id="375" w:author="Frances" w:date="2023-03-21T09:46:00Z">
        <w:r w:rsidR="00A913DF">
          <w:t xml:space="preserve">parameter </w:t>
        </w:r>
      </w:ins>
      <w:r>
        <w:t xml:space="preserve">specifies </w:t>
      </w:r>
      <w:ins w:id="376" w:author="Frances" w:date="2023-03-20T14:45:00Z">
        <w:r w:rsidR="008633F7">
          <w:t xml:space="preserve">the </w:t>
        </w:r>
      </w:ins>
      <w:r>
        <w:t xml:space="preserve">text that </w:t>
      </w:r>
      <w:ins w:id="377" w:author="Frances" w:date="2023-03-20T14:45:00Z">
        <w:r w:rsidR="008633F7">
          <w:t>should</w:t>
        </w:r>
      </w:ins>
      <w:del w:id="378" w:author="Frances" w:date="2023-03-20T14:45:00Z">
        <w:r w:rsidDel="008633F7">
          <w:delText>will</w:delText>
        </w:r>
      </w:del>
      <w:r>
        <w:t xml:space="preserve"> go below the title of each page, as </w:t>
      </w:r>
      <w:ins w:id="379" w:author="Frances" w:date="2023-03-20T14:05:00Z">
        <w:r w:rsidR="00C61464">
          <w:t>shown</w:t>
        </w:r>
      </w:ins>
      <w:del w:id="380" w:author="Frances" w:date="2023-03-20T14:05:00Z">
        <w:r w:rsidDel="00C61464">
          <w:delText>seen</w:delText>
        </w:r>
      </w:del>
      <w:r>
        <w:t xml:space="preserve"> in </w:t>
      </w:r>
      <w:r w:rsidR="00790D61">
        <w:t xml:space="preserve">Figure </w:t>
      </w:r>
      <w:ins w:id="381" w:author="Frances" w:date="2023-03-21T10:37:00Z">
        <w:r w:rsidR="008E1A5F">
          <w:t>8</w:t>
        </w:r>
      </w:ins>
      <w:del w:id="382" w:author="Frances" w:date="2023-03-21T10:37:00Z">
        <w:r w:rsidR="00790D61" w:rsidDel="008E1A5F">
          <w:delText>9</w:delText>
        </w:r>
      </w:del>
      <w:r w:rsidR="00790D61">
        <w:t>-</w:t>
      </w:r>
      <w:ins w:id="383" w:author="Frances" w:date="2023-03-21T10:37:00Z">
        <w:r w:rsidR="008E1A5F">
          <w:t>3</w:t>
        </w:r>
      </w:ins>
      <w:del w:id="384" w:author="Frances" w:date="2023-03-21T10:37:00Z">
        <w:r w:rsidDel="008E1A5F">
          <w:delText>4</w:delText>
        </w:r>
      </w:del>
      <w:r>
        <w:t>.</w:t>
      </w:r>
    </w:p>
    <w:p w14:paraId="5BFC96E4" w14:textId="46A93193" w:rsidR="002D4F87" w:rsidRDefault="002D4F87" w:rsidP="00A42FAE">
      <w:pPr>
        <w:pStyle w:val="GraphicSlug"/>
      </w:pPr>
      <w:r>
        <w:t>[</w:t>
      </w:r>
      <w:r w:rsidR="00C5544E">
        <w:t>F09</w:t>
      </w:r>
      <w:r>
        <w:t>004.png]</w:t>
      </w:r>
    </w:p>
    <w:p w14:paraId="04358CDD" w14:textId="77777777" w:rsidR="002D4F87" w:rsidRDefault="002D4F87" w:rsidP="002D4F87">
      <w:pPr>
        <w:pStyle w:val="CaptionedFigure"/>
      </w:pPr>
      <w:r>
        <w:rPr>
          <w:noProof/>
        </w:rPr>
        <w:drawing>
          <wp:inline distT="0" distB="0" distL="0" distR="0" wp14:anchorId="5B631207" wp14:editId="02B77448">
            <wp:extent cx="5334000" cy="1421141"/>
            <wp:effectExtent l="0" t="0" r="0" b="0"/>
            <wp:docPr id="400" name="Picture"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401" name="Picture" descr="../../assets/website-description.png"/>
                    <pic:cNvPicPr>
                      <a:picLocks noChangeAspect="1" noChangeArrowheads="1"/>
                    </pic:cNvPicPr>
                  </pic:nvPicPr>
                  <pic:blipFill>
                    <a:blip r:embed="rId13"/>
                    <a:stretch>
                      <a:fillRect/>
                    </a:stretch>
                  </pic:blipFill>
                  <pic:spPr bwMode="auto">
                    <a:xfrm>
                      <a:off x="0" y="0"/>
                      <a:ext cx="5334000" cy="1421141"/>
                    </a:xfrm>
                    <a:prstGeom prst="rect">
                      <a:avLst/>
                    </a:prstGeom>
                    <a:noFill/>
                    <a:ln w="9525">
                      <a:noFill/>
                      <a:headEnd/>
                      <a:tailEnd/>
                    </a:ln>
                  </pic:spPr>
                </pic:pic>
              </a:graphicData>
            </a:graphic>
          </wp:inline>
        </w:drawing>
      </w:r>
    </w:p>
    <w:p w14:paraId="15699A35" w14:textId="4A99485C" w:rsidR="002D4F87" w:rsidRDefault="002D4F87" w:rsidP="00121BAD">
      <w:pPr>
        <w:pStyle w:val="CaptionLine"/>
      </w:pPr>
      <w:r>
        <w:t>The default website description</w:t>
      </w:r>
    </w:p>
    <w:p w14:paraId="0F4DA545" w14:textId="570DACA9" w:rsidR="002D4F87" w:rsidRDefault="002D4F87" w:rsidP="00A601C9">
      <w:pPr>
        <w:pStyle w:val="Body"/>
      </w:pPr>
      <w:r>
        <w:lastRenderedPageBreak/>
        <w:t xml:space="preserve">The </w:t>
      </w:r>
      <w:r w:rsidRPr="00A42FAE">
        <w:rPr>
          <w:rStyle w:val="Literal"/>
          <w:rFonts w:eastAsiaTheme="minorHAnsi"/>
        </w:rPr>
        <w:t xml:space="preserve">site: </w:t>
      </w:r>
      <w:proofErr w:type="gramStart"/>
      <w:r w:rsidRPr="00A42FAE">
        <w:rPr>
          <w:rStyle w:val="Literal"/>
          <w:rFonts w:eastAsiaTheme="minorHAnsi"/>
        </w:rPr>
        <w:t>distill::</w:t>
      </w:r>
      <w:proofErr w:type="spellStart"/>
      <w:proofErr w:type="gramEnd"/>
      <w:r w:rsidRPr="00A42FAE">
        <w:rPr>
          <w:rStyle w:val="Literal"/>
          <w:rFonts w:eastAsiaTheme="minorHAnsi"/>
        </w:rPr>
        <w:t>distill_website</w:t>
      </w:r>
      <w:proofErr w:type="spellEnd"/>
      <w:r>
        <w:t xml:space="preserve"> </w:t>
      </w:r>
      <w:del w:id="385" w:author="Frances" w:date="2023-03-21T09:46:00Z">
        <w:r w:rsidDel="00A913DF">
          <w:delText xml:space="preserve">specifies </w:delText>
        </w:r>
      </w:del>
      <w:ins w:id="386" w:author="Frances" w:date="2023-03-21T09:46:00Z">
        <w:r w:rsidR="00A913DF">
          <w:t xml:space="preserve">line </w:t>
        </w:r>
      </w:ins>
      <w:r>
        <w:t xml:space="preserve">that the R Markdown document is the root page of a </w:t>
      </w:r>
      <w:r w:rsidRPr="00A42FAE">
        <w:rPr>
          <w:rStyle w:val="Literal"/>
          <w:rFonts w:eastAsiaTheme="minorHAnsi"/>
        </w:rPr>
        <w:t>distill</w:t>
      </w:r>
      <w:r>
        <w:t xml:space="preserve"> website. This means that when we knit</w:t>
      </w:r>
      <w:ins w:id="387" w:author="Frances" w:date="2023-03-20T14:05:00Z">
        <w:r w:rsidR="00C61464">
          <w:t xml:space="preserve"> the </w:t>
        </w:r>
      </w:ins>
      <w:ins w:id="388" w:author="Frances" w:date="2023-03-20T14:06:00Z">
        <w:r w:rsidR="00C61464">
          <w:t>document</w:t>
        </w:r>
      </w:ins>
      <w:r>
        <w:t>, R Markdown knows to create a website, rather than an individual HTML file.</w:t>
      </w:r>
      <w:ins w:id="389" w:author="Frances" w:date="2023-03-20T15:38:00Z">
        <w:r w:rsidR="002B1DFD">
          <w:t xml:space="preserve"> </w:t>
        </w:r>
        <w:commentRangeStart w:id="390"/>
        <w:r w:rsidR="002B1DFD">
          <w:t>XXXX</w:t>
        </w:r>
        <w:commentRangeEnd w:id="390"/>
        <w:r w:rsidR="002B1DFD">
          <w:rPr>
            <w:rStyle w:val="CommentReference"/>
            <w:rFonts w:ascii="Times New Roman" w:hAnsi="Times New Roman" w:cs="Times New Roman"/>
            <w:color w:val="auto"/>
            <w:lang w:val="en-CA"/>
          </w:rPr>
          <w:commentReference w:id="390"/>
        </w:r>
      </w:ins>
    </w:p>
    <w:p w14:paraId="30C9FC84" w14:textId="3E3782D4" w:rsidR="002D4F87" w:rsidRDefault="008633F7" w:rsidP="00A601C9">
      <w:pPr>
        <w:pStyle w:val="Body"/>
      </w:pPr>
      <w:ins w:id="391" w:author="Frances" w:date="2023-03-20T14:45:00Z">
        <w:r>
          <w:t xml:space="preserve">You’ll notice </w:t>
        </w:r>
      </w:ins>
      <w:del w:id="392" w:author="Frances" w:date="2023-03-20T14:06:00Z">
        <w:r w:rsidR="002D4F87" w:rsidDel="00C61464">
          <w:delText>On top of these two new parameters, we also are</w:delText>
        </w:r>
      </w:del>
      <w:ins w:id="393" w:author="Frances" w:date="2023-03-20T14:45:00Z">
        <w:r>
          <w:t>w</w:t>
        </w:r>
      </w:ins>
      <w:ins w:id="394" w:author="Frances" w:date="2023-03-20T14:06:00Z">
        <w:r w:rsidR="00C61464">
          <w:t>e’re also</w:t>
        </w:r>
      </w:ins>
      <w:r w:rsidR="002D4F87">
        <w:t xml:space="preserve"> missing </w:t>
      </w:r>
      <w:ins w:id="395" w:author="Frances" w:date="2023-03-20T14:06:00Z">
        <w:r w:rsidR="00C61464">
          <w:t>a</w:t>
        </w:r>
      </w:ins>
      <w:del w:id="396" w:author="Frances" w:date="2023-03-20T14:06:00Z">
        <w:r w:rsidR="002D4F87" w:rsidDel="00C61464">
          <w:delText>one</w:delText>
        </w:r>
      </w:del>
      <w:r w:rsidR="002D4F87">
        <w:t xml:space="preserve"> parameter </w:t>
      </w:r>
      <w:del w:id="397" w:author="Frances" w:date="2023-03-20T14:06:00Z">
        <w:r w:rsidR="002D4F87" w:rsidDel="00C61464">
          <w:delText xml:space="preserve">that </w:delText>
        </w:r>
      </w:del>
      <w:r w:rsidR="002D4F87">
        <w:t>we’ve seen in other R Markdown documents</w:t>
      </w:r>
      <w:ins w:id="398" w:author="Frances" w:date="2023-03-20T14:06:00Z">
        <w:r w:rsidR="00C61464">
          <w:t>:</w:t>
        </w:r>
      </w:ins>
      <w:del w:id="399" w:author="Frances" w:date="2023-03-20T14:06:00Z">
        <w:r w:rsidR="002D4F87" w:rsidDel="00C61464">
          <w:delText>. This is</w:delText>
        </w:r>
      </w:del>
      <w:r w:rsidR="002D4F87">
        <w:t xml:space="preserve"> </w:t>
      </w:r>
      <w:del w:id="400" w:author="Frances" w:date="2023-03-20T15:38:00Z">
        <w:r w:rsidR="002D4F87" w:rsidDel="002B1DFD">
          <w:delText xml:space="preserve">the </w:delText>
        </w:r>
      </w:del>
      <w:r w:rsidR="002D4F87" w:rsidRPr="00A42FAE">
        <w:rPr>
          <w:rStyle w:val="Literal"/>
          <w:rFonts w:eastAsiaTheme="minorHAnsi"/>
        </w:rPr>
        <w:t>output</w:t>
      </w:r>
      <w:del w:id="401" w:author="Frances" w:date="2023-03-20T15:38:00Z">
        <w:r w:rsidR="002D4F87" w:rsidDel="002B1DFD">
          <w:delText xml:space="preserve"> parameter</w:delText>
        </w:r>
      </w:del>
      <w:r w:rsidR="002D4F87">
        <w:t xml:space="preserve">, which </w:t>
      </w:r>
      <w:del w:id="402" w:author="Frances" w:date="2023-03-20T15:39:00Z">
        <w:r w:rsidR="002D4F87" w:rsidDel="002B1DFD">
          <w:delText xml:space="preserve">we’ve used to </w:delText>
        </w:r>
      </w:del>
      <w:r w:rsidR="002D4F87">
        <w:t>specif</w:t>
      </w:r>
      <w:ins w:id="403" w:author="Frances" w:date="2023-03-20T15:39:00Z">
        <w:r w:rsidR="002B1DFD">
          <w:t>ies</w:t>
        </w:r>
      </w:ins>
      <w:del w:id="404" w:author="Frances" w:date="2023-03-20T15:39:00Z">
        <w:r w:rsidR="002D4F87" w:rsidDel="002B1DFD">
          <w:delText>y</w:delText>
        </w:r>
      </w:del>
      <w:r w:rsidR="002D4F87">
        <w:t xml:space="preserve"> the output format </w:t>
      </w:r>
      <w:del w:id="405" w:author="Frances" w:date="2023-03-20T15:39:00Z">
        <w:r w:rsidR="002D4F87" w:rsidDel="002B1DFD">
          <w:delText>of our R Markdown document</w:delText>
        </w:r>
      </w:del>
      <w:ins w:id="406" w:author="Frances" w:date="2023-03-20T15:39:00Z">
        <w:r w:rsidR="002B1DFD">
          <w:t>to use</w:t>
        </w:r>
      </w:ins>
      <w:r w:rsidR="002D4F87">
        <w:t xml:space="preserve"> </w:t>
      </w:r>
      <w:ins w:id="407" w:author="Frances" w:date="2023-03-20T15:39:00Z">
        <w:r w:rsidR="002B1DFD">
          <w:t>while</w:t>
        </w:r>
      </w:ins>
      <w:del w:id="408" w:author="Frances" w:date="2023-03-20T15:39:00Z">
        <w:r w:rsidR="002D4F87" w:rsidDel="002B1DFD">
          <w:delText>on</w:delText>
        </w:r>
      </w:del>
      <w:r w:rsidR="002D4F87">
        <w:t xml:space="preserve"> knitting. The reason we don’t have this </w:t>
      </w:r>
      <w:del w:id="409" w:author="Frances" w:date="2023-03-20T15:39:00Z">
        <w:r w:rsidR="002D4F87" w:rsidRPr="00A42FAE" w:rsidDel="002B1DFD">
          <w:rPr>
            <w:rStyle w:val="Literal"/>
            <w:rFonts w:eastAsiaTheme="minorHAnsi"/>
          </w:rPr>
          <w:delText>output</w:delText>
        </w:r>
        <w:r w:rsidR="002D4F87" w:rsidDel="002B1DFD">
          <w:delText xml:space="preserve"> </w:delText>
        </w:r>
      </w:del>
      <w:r w:rsidR="002D4F87">
        <w:t xml:space="preserve">parameter </w:t>
      </w:r>
      <w:del w:id="410" w:author="Frances" w:date="2023-03-20T15:39:00Z">
        <w:r w:rsidR="002D4F87" w:rsidDel="002B1DFD">
          <w:delText>in our R Markdown documents</w:delText>
        </w:r>
      </w:del>
      <w:ins w:id="411" w:author="Frances" w:date="2023-03-20T15:39:00Z">
        <w:r w:rsidR="002B1DFD">
          <w:t>here</w:t>
        </w:r>
      </w:ins>
      <w:r w:rsidR="002D4F87">
        <w:t xml:space="preserve"> is that we specify the output for the entire website in </w:t>
      </w:r>
      <w:ins w:id="412" w:author="Frances" w:date="2023-03-20T15:39:00Z">
        <w:r w:rsidR="002B1DFD">
          <w:t>the</w:t>
        </w:r>
      </w:ins>
      <w:del w:id="413" w:author="Frances" w:date="2023-03-20T15:39:00Z">
        <w:r w:rsidR="002D4F87" w:rsidDel="002B1DFD">
          <w:delText>our</w:delText>
        </w:r>
      </w:del>
      <w:r w:rsidR="002D4F87">
        <w:t xml:space="preserve"> </w:t>
      </w:r>
      <w:r w:rsidR="002D4F87" w:rsidRPr="00C61464">
        <w:rPr>
          <w:rStyle w:val="Italic"/>
          <w:rFonts w:eastAsiaTheme="minorHAnsi"/>
          <w:rPrChange w:id="414" w:author="Frances" w:date="2023-03-20T14:06:00Z">
            <w:rPr>
              <w:rStyle w:val="Literal"/>
              <w:rFonts w:eastAsiaTheme="minorHAnsi"/>
            </w:rPr>
          </w:rPrChange>
        </w:rPr>
        <w:t>_</w:t>
      </w:r>
      <w:proofErr w:type="spellStart"/>
      <w:r w:rsidR="002D4F87" w:rsidRPr="00C61464">
        <w:rPr>
          <w:rStyle w:val="Italic"/>
          <w:rFonts w:eastAsiaTheme="minorHAnsi"/>
          <w:rPrChange w:id="415" w:author="Frances" w:date="2023-03-20T14:06:00Z">
            <w:rPr>
              <w:rStyle w:val="Literal"/>
              <w:rFonts w:eastAsiaTheme="minorHAnsi"/>
            </w:rPr>
          </w:rPrChange>
        </w:rPr>
        <w:t>site.yml</w:t>
      </w:r>
      <w:proofErr w:type="spellEnd"/>
      <w:r w:rsidR="002D4F87">
        <w:t xml:space="preserve"> file.</w:t>
      </w:r>
    </w:p>
    <w:p w14:paraId="4FE9337C" w14:textId="40E989E2" w:rsidR="002D4F87" w:rsidRDefault="002D4F87">
      <w:pPr>
        <w:pStyle w:val="HeadB"/>
        <w:pPrChange w:id="416" w:author="Frances" w:date="2023-03-20T13:39:00Z">
          <w:pPr>
            <w:pStyle w:val="HeadA"/>
          </w:pPr>
        </w:pPrChange>
      </w:pPr>
      <w:bookmarkStart w:id="417" w:name="X8f2cbd5701b4e4db8f48f4e9d3082a953d8d32e"/>
      <w:bookmarkEnd w:id="258"/>
      <w:del w:id="418" w:author="Frances" w:date="2023-03-20T14:07:00Z">
        <w:r w:rsidDel="00C61464">
          <w:delText xml:space="preserve">Setting Options for </w:delText>
        </w:r>
        <w:r w:rsidRPr="00825F83" w:rsidDel="00C61464">
          <w:delText>Our Website with</w:delText>
        </w:r>
      </w:del>
      <w:bookmarkStart w:id="419" w:name="_Toc130286656"/>
      <w:ins w:id="420" w:author="Frances" w:date="2023-03-20T14:07:00Z">
        <w:r w:rsidR="00C61464">
          <w:t>The</w:t>
        </w:r>
      </w:ins>
      <w:r w:rsidRPr="00825F83">
        <w:t xml:space="preserve"> </w:t>
      </w:r>
      <w:r w:rsidRPr="00825F83">
        <w:rPr>
          <w:rFonts w:eastAsiaTheme="majorEastAsia"/>
          <w:rPrChange w:id="421" w:author="Frances" w:date="2023-03-20T13:40:00Z">
            <w:rPr>
              <w:rStyle w:val="Literal"/>
              <w:rFonts w:eastAsiaTheme="majorEastAsia"/>
              <w:i/>
              <w:iCs/>
            </w:rPr>
          </w:rPrChange>
        </w:rPr>
        <w:t>_</w:t>
      </w:r>
      <w:proofErr w:type="spellStart"/>
      <w:r w:rsidRPr="00825F83">
        <w:rPr>
          <w:rFonts w:eastAsiaTheme="majorEastAsia"/>
          <w:rPrChange w:id="422" w:author="Frances" w:date="2023-03-20T13:40:00Z">
            <w:rPr>
              <w:rStyle w:val="Literal"/>
              <w:rFonts w:eastAsiaTheme="majorEastAsia"/>
              <w:i/>
              <w:iCs/>
            </w:rPr>
          </w:rPrChange>
        </w:rPr>
        <w:t>site.yml</w:t>
      </w:r>
      <w:proofErr w:type="spellEnd"/>
      <w:ins w:id="423" w:author="Frances" w:date="2023-03-20T14:07:00Z">
        <w:r w:rsidR="00C61464">
          <w:rPr>
            <w:rFonts w:eastAsiaTheme="majorEastAsia"/>
          </w:rPr>
          <w:t xml:space="preserve"> F</w:t>
        </w:r>
      </w:ins>
      <w:ins w:id="424" w:author="Frances" w:date="2023-03-20T14:16:00Z">
        <w:r w:rsidR="009E1560">
          <w:rPr>
            <w:rFonts w:eastAsiaTheme="majorEastAsia"/>
          </w:rPr>
          <w:t>i</w:t>
        </w:r>
      </w:ins>
      <w:ins w:id="425" w:author="Frances" w:date="2023-03-20T14:07:00Z">
        <w:r w:rsidR="00C61464">
          <w:rPr>
            <w:rFonts w:eastAsiaTheme="majorEastAsia"/>
          </w:rPr>
          <w:t>le</w:t>
        </w:r>
      </w:ins>
      <w:bookmarkEnd w:id="419"/>
    </w:p>
    <w:p w14:paraId="40690C97" w14:textId="747DFD8B" w:rsidR="002D4F87" w:rsidRDefault="00C61464" w:rsidP="00A601C9">
      <w:pPr>
        <w:pStyle w:val="Body"/>
      </w:pPr>
      <w:ins w:id="426" w:author="Frances" w:date="2023-03-20T14:07:00Z">
        <w:r>
          <w:t xml:space="preserve">The </w:t>
        </w:r>
        <w:r w:rsidRPr="00906A0F">
          <w:rPr>
            <w:rStyle w:val="Italic"/>
            <w:rFonts w:eastAsiaTheme="minorHAnsi"/>
          </w:rPr>
          <w:t>_</w:t>
        </w:r>
        <w:proofErr w:type="spellStart"/>
        <w:r w:rsidRPr="00906A0F">
          <w:rPr>
            <w:rStyle w:val="Italic"/>
            <w:rFonts w:eastAsiaTheme="minorHAnsi"/>
          </w:rPr>
          <w:t>site.yml</w:t>
        </w:r>
        <w:proofErr w:type="spellEnd"/>
        <w:r>
          <w:t xml:space="preserve"> file </w:t>
        </w:r>
      </w:ins>
      <w:del w:id="427" w:author="Frances" w:date="2023-03-20T14:07:00Z">
        <w:r w:rsidR="002D4F87" w:rsidDel="00C61464">
          <w:delText xml:space="preserve">The promise of </w:delText>
        </w:r>
        <w:r w:rsidR="002D4F87" w:rsidRPr="00A42FAE" w:rsidDel="00C61464">
          <w:rPr>
            <w:rStyle w:val="Literal"/>
            <w:rFonts w:eastAsiaTheme="minorHAnsi"/>
          </w:rPr>
          <w:delText>distill</w:delText>
        </w:r>
        <w:r w:rsidR="002D4F87" w:rsidDel="00C61464">
          <w:delText xml:space="preserve"> is that it we can make several R Markdown documents and combine them into a website. To do this, we need a place to </w:delText>
        </w:r>
      </w:del>
      <w:r w:rsidR="002D4F87">
        <w:t>tell</w:t>
      </w:r>
      <w:ins w:id="428" w:author="Frances" w:date="2023-03-20T14:07:00Z">
        <w:r>
          <w:t>s</w:t>
        </w:r>
      </w:ins>
      <w:r w:rsidR="002D4F87">
        <w:t xml:space="preserve"> R which R Markdown documents make up the website, what the knitted files should look like, what the website should be called, and more. </w:t>
      </w:r>
      <w:del w:id="429" w:author="Frances" w:date="2023-03-20T14:07:00Z">
        <w:r w:rsidR="002D4F87" w:rsidDel="00C61464">
          <w:delText xml:space="preserve">This all happens in the </w:delText>
        </w:r>
        <w:r w:rsidR="002D4F87" w:rsidRPr="00FA112C" w:rsidDel="00C61464">
          <w:rPr>
            <w:rStyle w:val="Italic"/>
            <w:rFonts w:eastAsiaTheme="minorHAnsi"/>
            <w:rPrChange w:id="430" w:author="Frances" w:date="2023-03-20T13:55:00Z">
              <w:rPr>
                <w:rStyle w:val="Literal"/>
                <w:rFonts w:eastAsiaTheme="minorHAnsi"/>
              </w:rPr>
            </w:rPrChange>
          </w:rPr>
          <w:delText>_site.yml</w:delText>
        </w:r>
        <w:r w:rsidR="002D4F87" w:rsidDel="00C61464">
          <w:delText xml:space="preserve"> file. </w:delText>
        </w:r>
      </w:del>
      <w:r w:rsidR="002D4F87">
        <w:t xml:space="preserve">If </w:t>
      </w:r>
      <w:ins w:id="431" w:author="Frances" w:date="2023-03-20T14:07:00Z">
        <w:r>
          <w:t>you</w:t>
        </w:r>
      </w:ins>
      <w:del w:id="432" w:author="Frances" w:date="2023-03-20T14:07:00Z">
        <w:r w:rsidR="002D4F87" w:rsidDel="00C61464">
          <w:delText>we</w:delText>
        </w:r>
      </w:del>
      <w:r w:rsidR="002D4F87">
        <w:t xml:space="preserve"> open </w:t>
      </w:r>
      <w:del w:id="433" w:author="Frances" w:date="2023-03-20T14:07:00Z">
        <w:r w:rsidR="002D4F87" w:rsidDel="00C61464">
          <w:delText xml:space="preserve">up the </w:delText>
        </w:r>
        <w:r w:rsidR="002D4F87" w:rsidRPr="00FA112C" w:rsidDel="00C61464">
          <w:rPr>
            <w:rStyle w:val="Italic"/>
            <w:rFonts w:eastAsiaTheme="minorHAnsi"/>
            <w:rPrChange w:id="434" w:author="Frances" w:date="2023-03-20T13:55:00Z">
              <w:rPr>
                <w:rStyle w:val="Literal"/>
                <w:rFonts w:eastAsiaTheme="minorHAnsi"/>
              </w:rPr>
            </w:rPrChange>
          </w:rPr>
          <w:delText>_site.yml</w:delText>
        </w:r>
        <w:r w:rsidR="002D4F87" w:rsidDel="00C61464">
          <w:delText xml:space="preserve"> file</w:delText>
        </w:r>
      </w:del>
      <w:ins w:id="435" w:author="Frances" w:date="2023-03-20T14:07:00Z">
        <w:r>
          <w:t>it</w:t>
        </w:r>
      </w:ins>
      <w:r w:rsidR="002D4F87">
        <w:t xml:space="preserve">, </w:t>
      </w:r>
      <w:ins w:id="436" w:author="Frances" w:date="2023-03-20T14:07:00Z">
        <w:r>
          <w:t>you should</w:t>
        </w:r>
      </w:ins>
      <w:del w:id="437" w:author="Frances" w:date="2023-03-20T14:07:00Z">
        <w:r w:rsidR="002D4F87" w:rsidDel="00C61464">
          <w:delText>we</w:delText>
        </w:r>
      </w:del>
      <w:r w:rsidR="002D4F87">
        <w:t xml:space="preserve"> see the following code.</w:t>
      </w:r>
    </w:p>
    <w:p w14:paraId="48300DA1" w14:textId="77777777" w:rsidR="0048320E" w:rsidRDefault="002D4F87" w:rsidP="009E4A9E">
      <w:pPr>
        <w:pStyle w:val="Code"/>
      </w:pPr>
      <w:r w:rsidRPr="009E4A9E">
        <w:rPr>
          <w:sz w:val="17"/>
        </w:rPr>
        <w:t>name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"covid-website"</w:t>
      </w:r>
    </w:p>
    <w:p w14:paraId="4F2E0CBB" w14:textId="77777777" w:rsidR="0048320E" w:rsidRDefault="002D4F87" w:rsidP="009E4A9E">
      <w:pPr>
        <w:pStyle w:val="Code"/>
      </w:pPr>
      <w:r w:rsidRPr="009E4A9E">
        <w:rPr>
          <w:sz w:val="17"/>
        </w:rPr>
        <w:t>title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 Website"</w:t>
      </w:r>
    </w:p>
    <w:p w14:paraId="27D62FF7" w14:textId="77777777" w:rsidR="0048320E" w:rsidRDefault="002D4F87" w:rsidP="009E4A9E">
      <w:pPr>
        <w:pStyle w:val="Code"/>
      </w:pPr>
      <w:r w:rsidRPr="009E4A9E">
        <w:rPr>
          <w:sz w:val="17"/>
        </w:rPr>
        <w:t>description</w:t>
      </w:r>
      <w:r w:rsidRPr="009E4A9E">
        <w:rPr>
          <w:rStyle w:val="KeywordTok"/>
          <w:rFonts w:ascii="Courier" w:hAnsi="Courier"/>
          <w:b w:val="0"/>
          <w:i w:val="0"/>
          <w:color w:val="000000"/>
          <w:sz w:val="17"/>
          <w:shd w:val="clear" w:color="auto" w:fill="auto"/>
        </w:rPr>
        <w:t xml:space="preserve">: </w:t>
      </w:r>
      <w:r w:rsidRPr="009E4A9E">
        <w:rPr>
          <w:rStyle w:val="CharTok"/>
          <w:rFonts w:ascii="Courier" w:hAnsi="Courier"/>
          <w:i w:val="0"/>
          <w:color w:val="000000"/>
          <w:sz w:val="17"/>
          <w:shd w:val="clear" w:color="auto" w:fill="auto"/>
        </w:rPr>
        <w:t>|</w:t>
      </w:r>
    </w:p>
    <w:p w14:paraId="5AA9F132" w14:textId="77777777" w:rsidR="0048320E" w:rsidRDefault="002D4F87" w:rsidP="009E4A9E">
      <w:pPr>
        <w:pStyle w:val="Code"/>
      </w:pPr>
      <w:r w:rsidRPr="009E4A9E">
        <w:rPr>
          <w:rStyle w:val="NormalTok"/>
          <w:rFonts w:ascii="Courier" w:hAnsi="Courier"/>
          <w:i w:val="0"/>
          <w:sz w:val="17"/>
          <w:shd w:val="clear" w:color="auto" w:fill="auto"/>
        </w:rPr>
        <w:t xml:space="preserve">  COVID Website</w:t>
      </w:r>
    </w:p>
    <w:p w14:paraId="6BF8E7BD" w14:textId="77777777" w:rsidR="0048320E" w:rsidRDefault="002D4F87" w:rsidP="009E4A9E">
      <w:pPr>
        <w:pStyle w:val="Code"/>
      </w:pPr>
      <w:proofErr w:type="spellStart"/>
      <w:r w:rsidRPr="009E4A9E">
        <w:rPr>
          <w:sz w:val="17"/>
        </w:rPr>
        <w:t>output_dir</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"docs"</w:t>
      </w:r>
    </w:p>
    <w:p w14:paraId="7CD69EB8" w14:textId="77777777" w:rsidR="0048320E" w:rsidRDefault="002D4F87" w:rsidP="009E4A9E">
      <w:pPr>
        <w:pStyle w:val="Code"/>
      </w:pPr>
      <w:r w:rsidRPr="009E4A9E">
        <w:rPr>
          <w:sz w:val="17"/>
        </w:rPr>
        <w:t>navbar</w:t>
      </w:r>
      <w:r w:rsidRPr="009E4A9E">
        <w:rPr>
          <w:rStyle w:val="KeywordTok"/>
          <w:rFonts w:ascii="Courier" w:hAnsi="Courier"/>
          <w:b w:val="0"/>
          <w:i w:val="0"/>
          <w:color w:val="000000"/>
          <w:sz w:val="17"/>
          <w:shd w:val="clear" w:color="auto" w:fill="auto"/>
        </w:rPr>
        <w:t>:</w:t>
      </w:r>
    </w:p>
    <w:p w14:paraId="572DBA09"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sz w:val="17"/>
        </w:rPr>
        <w:t>right</w:t>
      </w:r>
      <w:r w:rsidRPr="009E4A9E">
        <w:rPr>
          <w:rStyle w:val="KeywordTok"/>
          <w:rFonts w:ascii="Courier" w:hAnsi="Courier"/>
          <w:b w:val="0"/>
          <w:i w:val="0"/>
          <w:color w:val="000000"/>
          <w:sz w:val="17"/>
          <w:shd w:val="clear" w:color="auto" w:fill="auto"/>
        </w:rPr>
        <w:t>:</w:t>
      </w:r>
    </w:p>
    <w:p w14:paraId="0646B1E0"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"Home"</w:t>
      </w:r>
    </w:p>
    <w:p w14:paraId="037C29D1"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index.html</w:t>
      </w:r>
    </w:p>
    <w:p w14:paraId="7DD902C5"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"About"</w:t>
      </w:r>
    </w:p>
    <w:p w14:paraId="4EFA85EF"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about.html</w:t>
      </w:r>
    </w:p>
    <w:p w14:paraId="1914CFF4" w14:textId="094C4B89" w:rsidR="002D4F87" w:rsidRPr="009E4A9E" w:rsidRDefault="002D4F87" w:rsidP="009E4A9E">
      <w:pPr>
        <w:pStyle w:val="Code"/>
      </w:pPr>
      <w:r w:rsidRPr="009E4A9E">
        <w:rPr>
          <w:sz w:val="17"/>
        </w:rPr>
        <w:t>output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proofErr w:type="gramStart"/>
      <w:r w:rsidRPr="009E4A9E">
        <w:rPr>
          <w:rStyle w:val="AttributeTok"/>
          <w:rFonts w:ascii="Courier" w:hAnsi="Courier"/>
          <w:i w:val="0"/>
          <w:color w:val="000000"/>
          <w:sz w:val="17"/>
          <w:shd w:val="clear" w:color="auto" w:fill="auto"/>
        </w:rPr>
        <w:t>distill::</w:t>
      </w:r>
      <w:proofErr w:type="spellStart"/>
      <w:proofErr w:type="gramEnd"/>
      <w:r w:rsidRPr="009E4A9E">
        <w:rPr>
          <w:rStyle w:val="AttributeTok"/>
          <w:rFonts w:ascii="Courier" w:hAnsi="Courier"/>
          <w:i w:val="0"/>
          <w:color w:val="000000"/>
          <w:sz w:val="17"/>
          <w:shd w:val="clear" w:color="auto" w:fill="auto"/>
        </w:rPr>
        <w:t>distill_article</w:t>
      </w:r>
      <w:proofErr w:type="spellEnd"/>
    </w:p>
    <w:p w14:paraId="2461E5FA" w14:textId="52955A40" w:rsidR="0090591E" w:rsidRDefault="0090591E" w:rsidP="00A601C9">
      <w:pPr>
        <w:pStyle w:val="Body"/>
        <w:rPr>
          <w:ins w:id="438" w:author="Frances" w:date="2023-03-20T15:46:00Z"/>
        </w:rPr>
      </w:pPr>
      <w:ins w:id="439" w:author="Frances" w:date="2023-03-20T15:45:00Z">
        <w:r>
          <w:t xml:space="preserve">The </w:t>
        </w:r>
        <w:r w:rsidRPr="00A42FAE">
          <w:rPr>
            <w:rStyle w:val="Literal"/>
            <w:rFonts w:eastAsiaTheme="minorHAnsi"/>
          </w:rPr>
          <w:t>name</w:t>
        </w:r>
        <w:r>
          <w:t xml:space="preserve"> parameter determines the URL for your website</w:t>
        </w:r>
      </w:ins>
      <w:ins w:id="440" w:author="Frances" w:date="2023-03-20T15:46:00Z">
        <w:r>
          <w:t>.</w:t>
        </w:r>
      </w:ins>
      <w:ins w:id="441" w:author="Frances" w:date="2023-03-20T15:47:00Z">
        <w:r>
          <w:t xml:space="preserve"> By default</w:t>
        </w:r>
      </w:ins>
      <w:ins w:id="442" w:author="Frances" w:date="2023-03-20T15:45:00Z">
        <w:r>
          <w:t xml:space="preserve">, it will be the name of the directory </w:t>
        </w:r>
      </w:ins>
      <w:ins w:id="443" w:author="Frances" w:date="2023-03-20T15:47:00Z">
        <w:r>
          <w:t>in which</w:t>
        </w:r>
      </w:ins>
      <w:ins w:id="444" w:author="Frances" w:date="2023-03-20T15:45:00Z">
        <w:r>
          <w:t xml:space="preserve"> </w:t>
        </w:r>
        <w:proofErr w:type="gramStart"/>
        <w:r>
          <w:t>your</w:t>
        </w:r>
        <w:proofErr w:type="gramEnd"/>
        <w:r>
          <w:t xml:space="preserve"> </w:t>
        </w:r>
        <w:r w:rsidRPr="00A42FAE">
          <w:rPr>
            <w:rStyle w:val="Literal"/>
            <w:rFonts w:eastAsiaTheme="minorHAnsi"/>
          </w:rPr>
          <w:t>distill</w:t>
        </w:r>
        <w:r>
          <w:t xml:space="preserve"> project lives</w:t>
        </w:r>
      </w:ins>
      <w:ins w:id="445" w:author="Frances" w:date="2023-03-20T15:47:00Z">
        <w:r>
          <w:t>.</w:t>
        </w:r>
      </w:ins>
      <w:ins w:id="446" w:author="Frances" w:date="2023-03-20T15:45:00Z">
        <w:r w:rsidRPr="0090591E">
          <w:t xml:space="preserve"> </w:t>
        </w:r>
        <w:r>
          <w:t xml:space="preserve">The </w:t>
        </w:r>
        <w:r w:rsidRPr="00A42FAE">
          <w:rPr>
            <w:rStyle w:val="Literal"/>
            <w:rFonts w:eastAsiaTheme="minorHAnsi"/>
          </w:rPr>
          <w:t>title</w:t>
        </w:r>
        <w:r>
          <w:t xml:space="preserve"> parameter creates the title for the entire website and shows up in the top left of the navigation bar by default</w:t>
        </w:r>
      </w:ins>
      <w:ins w:id="447" w:author="Frances" w:date="2023-03-20T15:47:00Z">
        <w:r>
          <w:t>.</w:t>
        </w:r>
      </w:ins>
      <w:ins w:id="448" w:author="Frances" w:date="2023-03-20T15:45:00Z">
        <w:r w:rsidDel="0090591E">
          <w:t xml:space="preserve"> </w:t>
        </w:r>
      </w:ins>
      <w:del w:id="449" w:author="Frances" w:date="2023-03-20T15:45:00Z">
        <w:r w:rsidR="002D4F87" w:rsidDel="0090591E">
          <w:delText xml:space="preserve">Let’s </w:delText>
        </w:r>
      </w:del>
      <w:del w:id="450" w:author="Frances" w:date="2023-03-20T14:08:00Z">
        <w:r w:rsidR="002D4F87" w:rsidDel="00C61464">
          <w:delText>go</w:delText>
        </w:r>
      </w:del>
      <w:del w:id="451" w:author="Frances" w:date="2023-03-20T15:45:00Z">
        <w:r w:rsidR="002D4F87" w:rsidDel="0090591E">
          <w:delText xml:space="preserve"> backward</w:delText>
        </w:r>
      </w:del>
      <w:del w:id="452" w:author="Frances" w:date="2023-03-20T14:08:00Z">
        <w:r w:rsidR="002D4F87" w:rsidDel="00C61464">
          <w:delText>s</w:delText>
        </w:r>
      </w:del>
      <w:del w:id="453" w:author="Frances" w:date="2023-03-20T15:45:00Z">
        <w:r w:rsidR="002D4F87" w:rsidDel="0090591E">
          <w:delText xml:space="preserve"> through this file, </w:delText>
        </w:r>
      </w:del>
      <w:moveToRangeStart w:id="454" w:author="Frances" w:date="2023-03-20T15:45:00Z" w:name="move130219543"/>
      <w:moveTo w:id="455" w:author="Frances" w:date="2023-03-20T15:45:00Z">
        <w:r>
          <w:t xml:space="preserve">The </w:t>
        </w:r>
        <w:r w:rsidRPr="00A42FAE">
          <w:rPr>
            <w:rStyle w:val="Literal"/>
            <w:rFonts w:eastAsiaTheme="minorHAnsi"/>
          </w:rPr>
          <w:t>description</w:t>
        </w:r>
        <w:r>
          <w:t xml:space="preserve"> parameter provides a short description of the website that will show up in search results. </w:t>
        </w:r>
      </w:moveTo>
      <w:commentRangeStart w:id="456"/>
      <w:proofErr w:type="spellStart"/>
      <w:ins w:id="457" w:author="Frances" w:date="2023-03-20T15:48:00Z">
        <w:r>
          <w:t>xxxx</w:t>
        </w:r>
        <w:commentRangeEnd w:id="456"/>
        <w:proofErr w:type="spellEnd"/>
        <w:r>
          <w:rPr>
            <w:rStyle w:val="CommentReference"/>
            <w:rFonts w:ascii="Times New Roman" w:hAnsi="Times New Roman" w:cs="Times New Roman"/>
            <w:color w:val="auto"/>
            <w:lang w:val="en-CA"/>
          </w:rPr>
          <w:commentReference w:id="456"/>
        </w:r>
      </w:ins>
    </w:p>
    <w:p w14:paraId="574806FC" w14:textId="4FFD281A" w:rsidR="0090591E" w:rsidRDefault="0090591E" w:rsidP="00A601C9">
      <w:pPr>
        <w:pStyle w:val="Body"/>
        <w:rPr>
          <w:ins w:id="458" w:author="Frances" w:date="2023-03-20T15:46:00Z"/>
        </w:rPr>
      </w:pPr>
      <w:ins w:id="459" w:author="Frances" w:date="2023-03-20T15:48:00Z">
        <w:r>
          <w:t>T</w:t>
        </w:r>
      </w:ins>
      <w:ins w:id="460" w:author="Frances" w:date="2023-03-20T15:46:00Z">
        <w:r>
          <w:t xml:space="preserve">he </w:t>
        </w:r>
        <w:proofErr w:type="spellStart"/>
        <w:r w:rsidRPr="0090591E">
          <w:rPr>
            <w:rStyle w:val="Literal"/>
            <w:rFonts w:eastAsiaTheme="minorHAnsi"/>
            <w:rPrChange w:id="461" w:author="Frances" w:date="2023-03-20T15:48:00Z">
              <w:rPr>
                <w:rStyle w:val="Italic"/>
                <w:rFonts w:eastAsiaTheme="minorHAnsi"/>
              </w:rPr>
            </w:rPrChange>
          </w:rPr>
          <w:t>output_dir</w:t>
        </w:r>
        <w:proofErr w:type="spellEnd"/>
        <w:r>
          <w:t xml:space="preserve"> parameter determines where the rendered HTML files live when we generate our website. </w:t>
        </w:r>
      </w:ins>
      <w:ins w:id="462" w:author="Frances" w:date="2023-03-20T15:48:00Z">
        <w:r>
          <w:t xml:space="preserve">You should see </w:t>
        </w:r>
        <w:proofErr w:type="gramStart"/>
        <w:r>
          <w:t>t</w:t>
        </w:r>
      </w:ins>
      <w:ins w:id="463" w:author="Frances" w:date="2023-03-20T15:46:00Z">
        <w:r>
          <w:t xml:space="preserve">he </w:t>
        </w:r>
      </w:ins>
      <w:ins w:id="464" w:author="Frances" w:date="2023-03-20T15:48:00Z">
        <w:r>
          <w:t>.</w:t>
        </w:r>
      </w:ins>
      <w:ins w:id="465" w:author="Frances" w:date="2023-03-20T15:46:00Z">
        <w:r w:rsidRPr="007918BC">
          <w:rPr>
            <w:rStyle w:val="Italic"/>
            <w:rFonts w:eastAsiaTheme="minorHAnsi"/>
          </w:rPr>
          <w:t>docs</w:t>
        </w:r>
        <w:proofErr w:type="gramEnd"/>
        <w:r w:rsidRPr="007918BC">
          <w:rPr>
            <w:rStyle w:val="Italic"/>
          </w:rPr>
          <w:t xml:space="preserve"> </w:t>
        </w:r>
        <w:r>
          <w:t xml:space="preserve">directory listed here </w:t>
        </w:r>
      </w:ins>
      <w:ins w:id="466" w:author="Frances" w:date="2023-03-20T15:48:00Z">
        <w:r>
          <w:t>if you</w:t>
        </w:r>
      </w:ins>
      <w:ins w:id="467" w:author="Frances" w:date="2023-03-20T15:46:00Z">
        <w:r>
          <w:t xml:space="preserve"> selected the Configure for GitHub Pages option. However, you can change the output directory to any folder you choose. </w:t>
        </w:r>
      </w:ins>
    </w:p>
    <w:p w14:paraId="4E7A87FA" w14:textId="5CA64B90" w:rsidR="002D4F87" w:rsidDel="0090591E" w:rsidRDefault="0090591E" w:rsidP="00A601C9">
      <w:pPr>
        <w:pStyle w:val="Body"/>
        <w:rPr>
          <w:del w:id="468" w:author="Frances" w:date="2023-03-20T15:46:00Z"/>
        </w:rPr>
      </w:pPr>
      <w:moveTo w:id="469" w:author="Frances" w:date="2023-03-20T15:45:00Z">
        <w:del w:id="470" w:author="Frances" w:date="2023-03-20T15:46:00Z">
          <w:r w:rsidDel="0090591E">
            <w:delText xml:space="preserve">Finally, we have the </w:delText>
          </w:r>
          <w:r w:rsidRPr="00A42FAE" w:rsidDel="0090591E">
            <w:rPr>
              <w:rStyle w:val="Literal"/>
              <w:rFonts w:eastAsiaTheme="minorHAnsi"/>
            </w:rPr>
            <w:delText>title</w:delText>
          </w:r>
          <w:r w:rsidDel="0090591E">
            <w:delText xml:space="preserve"> and </w:delText>
          </w:r>
          <w:r w:rsidRPr="00A42FAE" w:rsidDel="0090591E">
            <w:rPr>
              <w:rStyle w:val="Literal"/>
              <w:rFonts w:eastAsiaTheme="minorHAnsi"/>
            </w:rPr>
            <w:delText>name</w:delText>
          </w:r>
          <w:r w:rsidDel="0090591E">
            <w:delText>.</w:delText>
          </w:r>
        </w:del>
        <w:del w:id="471" w:author="Frances" w:date="2023-03-20T15:45:00Z">
          <w:r w:rsidDel="0090591E">
            <w:delText xml:space="preserve"> The </w:delText>
          </w:r>
          <w:r w:rsidRPr="00A42FAE" w:rsidDel="0090591E">
            <w:rPr>
              <w:rStyle w:val="Literal"/>
              <w:rFonts w:eastAsiaTheme="minorHAnsi"/>
            </w:rPr>
            <w:delText>title</w:delText>
          </w:r>
          <w:r w:rsidDel="0090591E">
            <w:delText xml:space="preserve"> parameter creates the title for the entire website and shows up in the top left of the navigation bar by the default</w:delText>
          </w:r>
        </w:del>
        <w:del w:id="472" w:author="Frances" w:date="2023-03-20T15:46:00Z">
          <w:r w:rsidDel="0090591E">
            <w:delText>.</w:delText>
          </w:r>
        </w:del>
        <w:del w:id="473" w:author="Frances" w:date="2023-03-20T15:45:00Z">
          <w:r w:rsidDel="0090591E">
            <w:delText xml:space="preserve"> The </w:delText>
          </w:r>
          <w:r w:rsidRPr="00A42FAE" w:rsidDel="0090591E">
            <w:rPr>
              <w:rStyle w:val="Literal"/>
              <w:rFonts w:eastAsiaTheme="minorHAnsi"/>
            </w:rPr>
            <w:delText>name</w:delText>
          </w:r>
          <w:r w:rsidDel="0090591E">
            <w:delText xml:space="preserve"> parameter determines the URL for your website (if you don’t change anything, it will be the name of the directory where your </w:delText>
          </w:r>
          <w:r w:rsidRPr="00A42FAE" w:rsidDel="0090591E">
            <w:rPr>
              <w:rStyle w:val="Literal"/>
              <w:rFonts w:eastAsiaTheme="minorHAnsi"/>
            </w:rPr>
            <w:delText>distill</w:delText>
          </w:r>
          <w:r w:rsidDel="0090591E">
            <w:delText xml:space="preserve"> project lives)</w:delText>
          </w:r>
        </w:del>
        <w:del w:id="474" w:author="Frances" w:date="2023-03-20T15:46:00Z">
          <w:r w:rsidDel="0090591E">
            <w:delText>.</w:delText>
          </w:r>
        </w:del>
      </w:moveTo>
      <w:moveToRangeEnd w:id="454"/>
      <w:del w:id="475" w:author="Frances" w:date="2023-03-20T15:46:00Z">
        <w:r w:rsidR="002D4F87" w:rsidDel="0090591E">
          <w:delText xml:space="preserve">starting with the </w:delText>
        </w:r>
        <w:r w:rsidR="002D4F87" w:rsidRPr="00A42FAE" w:rsidDel="0090591E">
          <w:rPr>
            <w:rStyle w:val="Literal"/>
            <w:rFonts w:eastAsiaTheme="minorHAnsi"/>
          </w:rPr>
          <w:delText>output: distill::distill_article</w:delText>
        </w:r>
        <w:r w:rsidR="002D4F87" w:rsidDel="0090591E">
          <w:delText xml:space="preserve"> line. This line specifies that all R Markdown documents should be rendered using the </w:delText>
        </w:r>
        <w:r w:rsidR="002D4F87" w:rsidRPr="00A42FAE" w:rsidDel="0090591E">
          <w:rPr>
            <w:rStyle w:val="Literal"/>
            <w:rFonts w:eastAsiaTheme="minorHAnsi"/>
          </w:rPr>
          <w:delText>distill_article</w:delText>
        </w:r>
        <w:r w:rsidR="002D4F87" w:rsidDel="0090591E">
          <w:delText xml:space="preserve"> format. This format</w:delText>
        </w:r>
      </w:del>
      <w:del w:id="476" w:author="Frances" w:date="2023-03-20T14:08:00Z">
        <w:r w:rsidR="002D4F87" w:rsidDel="00C61464">
          <w:delText>, which we’ll discuss more below,</w:delText>
        </w:r>
      </w:del>
      <w:del w:id="477" w:author="Frances" w:date="2023-03-20T15:46:00Z">
        <w:r w:rsidR="002D4F87" w:rsidDel="0090591E">
          <w:delText xml:space="preserve"> allows for things such as layouts of different widths, asides (parenthetical items that live in a sidebar next to the main content), easily customizable CSS, and more.</w:delText>
        </w:r>
      </w:del>
    </w:p>
    <w:p w14:paraId="4DBF4E79" w14:textId="07F77561" w:rsidR="002D4F87" w:rsidRDefault="002D4F87" w:rsidP="00A601C9">
      <w:pPr>
        <w:pStyle w:val="Body"/>
      </w:pPr>
      <w:r>
        <w:t xml:space="preserve">Next, </w:t>
      </w:r>
      <w:del w:id="478" w:author="Frances" w:date="2023-03-20T14:08:00Z">
        <w:r w:rsidDel="00C61464">
          <w:delText xml:space="preserve">let’s look at </w:delText>
        </w:r>
      </w:del>
      <w:r>
        <w:t xml:space="preserve">the </w:t>
      </w:r>
      <w:r w:rsidRPr="00A42FAE">
        <w:rPr>
          <w:rStyle w:val="Literal"/>
          <w:rFonts w:eastAsiaTheme="minorHAnsi"/>
        </w:rPr>
        <w:t>navbar</w:t>
      </w:r>
      <w:r>
        <w:t xml:space="preserve"> section</w:t>
      </w:r>
      <w:del w:id="479" w:author="Frances" w:date="2023-03-20T14:08:00Z">
        <w:r w:rsidDel="00C61464">
          <w:delText>. This, as you might guess from the name,</w:delText>
        </w:r>
      </w:del>
      <w:r>
        <w:t xml:space="preserve"> </w:t>
      </w:r>
      <w:del w:id="480" w:author="Frances" w:date="2023-03-20T15:40:00Z">
        <w:r w:rsidDel="002B1DFD">
          <w:delText xml:space="preserve">is where we </w:delText>
        </w:r>
      </w:del>
      <w:r>
        <w:t>define</w:t>
      </w:r>
      <w:ins w:id="481" w:author="Frances" w:date="2023-03-20T15:40:00Z">
        <w:r w:rsidR="002B1DFD">
          <w:t>s</w:t>
        </w:r>
      </w:ins>
      <w:r>
        <w:t xml:space="preserve"> the </w:t>
      </w:r>
      <w:ins w:id="482" w:author="Frances" w:date="2023-03-20T15:40:00Z">
        <w:r w:rsidR="002B1DFD">
          <w:t>website’s</w:t>
        </w:r>
      </w:ins>
      <w:del w:id="483" w:author="Frances" w:date="2023-03-20T15:40:00Z">
        <w:r w:rsidDel="002B1DFD">
          <w:delText>top</w:delText>
        </w:r>
      </w:del>
      <w:r>
        <w:t xml:space="preserve"> navigation</w:t>
      </w:r>
      <w:del w:id="484" w:author="Frances" w:date="2023-03-20T15:40:00Z">
        <w:r w:rsidDel="002B1DFD">
          <w:delText xml:space="preserve"> bar on our website</w:delText>
        </w:r>
      </w:del>
      <w:r>
        <w:t>. Our</w:t>
      </w:r>
      <w:ins w:id="485" w:author="Frances" w:date="2023-03-20T15:40:00Z">
        <w:r w:rsidR="002B1DFD">
          <w:t>s</w:t>
        </w:r>
      </w:ins>
      <w:ins w:id="486" w:author="Frances" w:date="2023-03-20T15:41:00Z">
        <w:r w:rsidR="002B1DFD">
          <w:t xml:space="preserve"> appear</w:t>
        </w:r>
      </w:ins>
      <w:ins w:id="487" w:author="Frances" w:date="2023-03-20T15:49:00Z">
        <w:r w:rsidR="0090591E">
          <w:t>s</w:t>
        </w:r>
      </w:ins>
      <w:del w:id="488" w:author="Frances" w:date="2023-03-20T15:40:00Z">
        <w:r w:rsidDel="002B1DFD">
          <w:delText xml:space="preserve"> navigation bar is </w:delText>
        </w:r>
      </w:del>
      <w:del w:id="489" w:author="Frances" w:date="2023-03-20T15:41:00Z">
        <w:r w:rsidDel="002B1DFD">
          <w:delText>placed</w:delText>
        </w:r>
      </w:del>
      <w:r>
        <w:t xml:space="preserve"> on the right side </w:t>
      </w:r>
      <w:ins w:id="490" w:author="Frances" w:date="2023-03-20T15:49:00Z">
        <w:r w:rsidR="0090591E">
          <w:t xml:space="preserve">of the header, but </w:t>
        </w:r>
      </w:ins>
      <w:del w:id="491" w:author="Frances" w:date="2023-03-20T15:49:00Z">
        <w:r w:rsidDel="0090591E">
          <w:delText>(</w:delText>
        </w:r>
      </w:del>
      <w:r>
        <w:t>swapping</w:t>
      </w:r>
      <w:ins w:id="492" w:author="Frances" w:date="2023-03-20T15:49:00Z">
        <w:r w:rsidR="0090591E">
          <w:t xml:space="preserve"> the</w:t>
        </w:r>
      </w:ins>
      <w:r>
        <w:t xml:space="preserve"> </w:t>
      </w:r>
      <w:r w:rsidRPr="00A42FAE">
        <w:rPr>
          <w:rStyle w:val="Literal"/>
          <w:rFonts w:eastAsiaTheme="minorHAnsi"/>
        </w:rPr>
        <w:t>right</w:t>
      </w:r>
      <w:r>
        <w:t xml:space="preserve"> </w:t>
      </w:r>
      <w:ins w:id="493" w:author="Frances" w:date="2023-03-20T15:49:00Z">
        <w:r w:rsidR="0090591E">
          <w:t xml:space="preserve">parameter </w:t>
        </w:r>
      </w:ins>
      <w:r>
        <w:t xml:space="preserve">for </w:t>
      </w:r>
      <w:r w:rsidRPr="00A42FAE">
        <w:rPr>
          <w:rStyle w:val="Literal"/>
          <w:rFonts w:eastAsiaTheme="minorHAnsi"/>
        </w:rPr>
        <w:t>left</w:t>
      </w:r>
      <w:r>
        <w:t xml:space="preserve"> would switch its position</w:t>
      </w:r>
      <w:ins w:id="494" w:author="Frances" w:date="2023-03-20T15:49:00Z">
        <w:r w:rsidR="0090591E">
          <w:t>.</w:t>
        </w:r>
      </w:ins>
      <w:del w:id="495" w:author="Frances" w:date="2023-03-20T15:49:00Z">
        <w:r w:rsidDel="0090591E">
          <w:delText>)</w:delText>
        </w:r>
      </w:del>
      <w:r>
        <w:t xml:space="preserve"> </w:t>
      </w:r>
      <w:ins w:id="496" w:author="Frances" w:date="2023-03-20T15:49:00Z">
        <w:r w:rsidR="0090591E">
          <w:t>It</w:t>
        </w:r>
      </w:ins>
      <w:ins w:id="497" w:author="Frances" w:date="2023-03-20T15:42:00Z">
        <w:r w:rsidR="002B1DFD">
          <w:t xml:space="preserve"> include links to the site’s</w:t>
        </w:r>
      </w:ins>
      <w:del w:id="498" w:author="Frances" w:date="2023-03-20T15:42:00Z">
        <w:r w:rsidDel="002B1DFD">
          <w:delText>with</w:delText>
        </w:r>
      </w:del>
      <w:r>
        <w:t xml:space="preserve"> two pages: Home and About</w:t>
      </w:r>
      <w:ins w:id="499" w:author="Frances" w:date="2023-03-20T15:42:00Z">
        <w:r w:rsidR="002B1DFD">
          <w:t xml:space="preserve">, as </w:t>
        </w:r>
      </w:ins>
      <w:ins w:id="500" w:author="Frances" w:date="2023-03-20T15:43:00Z">
        <w:r w:rsidR="002B1DFD">
          <w:t>shown</w:t>
        </w:r>
      </w:ins>
      <w:ins w:id="501" w:author="Frances" w:date="2023-03-20T15:42:00Z">
        <w:r w:rsidR="002B1DFD">
          <w:t xml:space="preserve"> in</w:t>
        </w:r>
      </w:ins>
      <w:del w:id="502" w:author="Frances" w:date="2023-03-20T15:42:00Z">
        <w:r w:rsidDel="002B1DFD">
          <w:delText>.</w:delText>
        </w:r>
      </w:del>
      <w:r>
        <w:t xml:space="preserve"> </w:t>
      </w:r>
      <w:r w:rsidR="00790D61">
        <w:t xml:space="preserve">Figure </w:t>
      </w:r>
      <w:ins w:id="503" w:author="Frances" w:date="2023-03-21T10:37:00Z">
        <w:r w:rsidR="008E1A5F">
          <w:t>8</w:t>
        </w:r>
      </w:ins>
      <w:del w:id="504" w:author="Frances" w:date="2023-03-21T10:37:00Z">
        <w:r w:rsidR="00790D61" w:rsidDel="008E1A5F">
          <w:delText>9</w:delText>
        </w:r>
      </w:del>
      <w:r w:rsidR="00790D61">
        <w:t>-</w:t>
      </w:r>
      <w:ins w:id="505" w:author="Frances" w:date="2023-03-21T10:37:00Z">
        <w:r w:rsidR="008E1A5F">
          <w:t>4</w:t>
        </w:r>
      </w:ins>
      <w:del w:id="506" w:author="Frances" w:date="2023-03-21T10:37:00Z">
        <w:r w:rsidDel="008E1A5F">
          <w:delText>5</w:delText>
        </w:r>
      </w:del>
      <w:del w:id="507" w:author="Frances" w:date="2023-03-20T15:42:00Z">
        <w:r w:rsidDel="002B1DFD">
          <w:delText xml:space="preserve"> below highlights the navigation bar created from our code</w:delText>
        </w:r>
      </w:del>
      <w:r>
        <w:t>.</w:t>
      </w:r>
    </w:p>
    <w:p w14:paraId="3F324AD4" w14:textId="19D5938C" w:rsidR="002D4F87" w:rsidRDefault="002D4F87" w:rsidP="00A42FAE">
      <w:pPr>
        <w:pStyle w:val="GraphicSlug"/>
      </w:pPr>
      <w:r>
        <w:t>[</w:t>
      </w:r>
      <w:r w:rsidR="00C5544E" w:rsidRPr="00A42FAE">
        <w:t>F09</w:t>
      </w:r>
      <w:r>
        <w:t>005.png]</w:t>
      </w:r>
    </w:p>
    <w:p w14:paraId="076D7CD0" w14:textId="77777777" w:rsidR="002D4F87" w:rsidRDefault="002D4F87" w:rsidP="002D4F87">
      <w:pPr>
        <w:pStyle w:val="CaptionedFigure"/>
      </w:pPr>
      <w:r>
        <w:rPr>
          <w:noProof/>
        </w:rPr>
        <w:lastRenderedPageBreak/>
        <w:drawing>
          <wp:inline distT="0" distB="0" distL="0" distR="0" wp14:anchorId="52F4AA8C" wp14:editId="0F3FA624">
            <wp:extent cx="5334000" cy="1819348"/>
            <wp:effectExtent l="0" t="0" r="0" b="0"/>
            <wp:docPr id="404" name="Picture" descr="Figure 9.5: The website navigation bar"/>
            <wp:cNvGraphicFramePr/>
            <a:graphic xmlns:a="http://schemas.openxmlformats.org/drawingml/2006/main">
              <a:graphicData uri="http://schemas.openxmlformats.org/drawingml/2006/picture">
                <pic:pic xmlns:pic="http://schemas.openxmlformats.org/drawingml/2006/picture">
                  <pic:nvPicPr>
                    <pic:cNvPr id="405" name="Picture" descr="../../assets/navbar.png"/>
                    <pic:cNvPicPr>
                      <a:picLocks noChangeAspect="1" noChangeArrowheads="1"/>
                    </pic:cNvPicPr>
                  </pic:nvPicPr>
                  <pic:blipFill>
                    <a:blip r:embed="rId14"/>
                    <a:stretch>
                      <a:fillRect/>
                    </a:stretch>
                  </pic:blipFill>
                  <pic:spPr bwMode="auto">
                    <a:xfrm>
                      <a:off x="0" y="0"/>
                      <a:ext cx="5334000" cy="1819348"/>
                    </a:xfrm>
                    <a:prstGeom prst="rect">
                      <a:avLst/>
                    </a:prstGeom>
                    <a:noFill/>
                    <a:ln w="9525">
                      <a:noFill/>
                      <a:headEnd/>
                      <a:tailEnd/>
                    </a:ln>
                  </pic:spPr>
                </pic:pic>
              </a:graphicData>
            </a:graphic>
          </wp:inline>
        </w:drawing>
      </w:r>
    </w:p>
    <w:p w14:paraId="0E59EA38" w14:textId="7579DBBE" w:rsidR="002D4F87" w:rsidRDefault="002D4F87" w:rsidP="00121BAD">
      <w:pPr>
        <w:pStyle w:val="CaptionLine"/>
      </w:pPr>
      <w:r>
        <w:t>The website navigation bar</w:t>
      </w:r>
    </w:p>
    <w:p w14:paraId="2A7B11BB" w14:textId="637998BD" w:rsidR="002D4F87" w:rsidDel="0090591E" w:rsidRDefault="002D4F87" w:rsidP="00A913DF">
      <w:pPr>
        <w:pStyle w:val="Body"/>
        <w:rPr>
          <w:del w:id="508" w:author="Frances" w:date="2023-03-20T15:50:00Z"/>
        </w:rPr>
      </w:pPr>
      <w:del w:id="509" w:author="Frances" w:date="2023-03-20T14:09:00Z">
        <w:r w:rsidDel="00C61464">
          <w:delText>Breaking down</w:delText>
        </w:r>
      </w:del>
      <w:ins w:id="510" w:author="Frances" w:date="2023-03-20T14:09:00Z">
        <w:r w:rsidR="00C61464">
          <w:t>Within</w:t>
        </w:r>
      </w:ins>
      <w:r>
        <w:t xml:space="preserve"> the </w:t>
      </w:r>
      <w:r w:rsidRPr="00A42FAE">
        <w:rPr>
          <w:rStyle w:val="Literal"/>
          <w:rFonts w:eastAsiaTheme="minorHAnsi"/>
        </w:rPr>
        <w:t>navbar</w:t>
      </w:r>
      <w:r>
        <w:t xml:space="preserve"> code, the </w:t>
      </w:r>
      <w:r w:rsidRPr="00A42FAE">
        <w:rPr>
          <w:rStyle w:val="Literal"/>
          <w:rFonts w:eastAsiaTheme="minorHAnsi"/>
        </w:rPr>
        <w:t>text</w:t>
      </w:r>
      <w:r>
        <w:t xml:space="preserve"> parameter determines what</w:t>
      </w:r>
      <w:ins w:id="511" w:author="Frances" w:date="2023-03-20T15:43:00Z">
        <w:r w:rsidR="002B1DFD">
          <w:t xml:space="preserve"> text</w:t>
        </w:r>
      </w:ins>
      <w:r>
        <w:t xml:space="preserve"> shows up in the menu. </w:t>
      </w:r>
      <w:ins w:id="512" w:author="Frances" w:date="2023-03-20T15:50:00Z">
        <w:r w:rsidR="0090591E">
          <w:t>(</w:t>
        </w:r>
      </w:ins>
      <w:ins w:id="513" w:author="Frances" w:date="2023-03-20T15:49:00Z">
        <w:r w:rsidR="0090591E">
          <w:t>Try, f</w:t>
        </w:r>
      </w:ins>
      <w:del w:id="514" w:author="Frances" w:date="2023-03-20T15:49:00Z">
        <w:r w:rsidDel="0090591E">
          <w:delText>F</w:delText>
        </w:r>
      </w:del>
      <w:r>
        <w:t xml:space="preserve">or example, </w:t>
      </w:r>
      <w:del w:id="515" w:author="Frances" w:date="2023-03-20T15:49:00Z">
        <w:r w:rsidDel="0090591E">
          <w:delText xml:space="preserve">if I wanted to </w:delText>
        </w:r>
      </w:del>
      <w:r>
        <w:t>chang</w:t>
      </w:r>
      <w:ins w:id="516" w:author="Frances" w:date="2023-03-20T15:49:00Z">
        <w:r w:rsidR="0090591E">
          <w:t>ing</w:t>
        </w:r>
      </w:ins>
      <w:del w:id="517" w:author="Frances" w:date="2023-03-20T15:49:00Z">
        <w:r w:rsidDel="0090591E">
          <w:delText>e</w:delText>
        </w:r>
      </w:del>
      <w:r>
        <w:t xml:space="preserve"> “About” to “About this Website</w:t>
      </w:r>
      <w:ins w:id="518" w:author="Frances" w:date="2023-03-20T15:49:00Z">
        <w:r w:rsidR="0090591E">
          <w:t>.</w:t>
        </w:r>
      </w:ins>
      <w:r>
        <w:t>”</w:t>
      </w:r>
      <w:ins w:id="519" w:author="Frances" w:date="2023-03-20T15:50:00Z">
        <w:r w:rsidR="0090591E">
          <w:t>)</w:t>
        </w:r>
      </w:ins>
      <w:del w:id="520" w:author="Frances" w:date="2023-03-20T14:09:00Z">
        <w:r w:rsidDel="00C61464">
          <w:delText>,</w:delText>
        </w:r>
      </w:del>
      <w:r>
        <w:t xml:space="preserve"> </w:t>
      </w:r>
      <w:del w:id="521" w:author="Frances" w:date="2023-03-20T15:50:00Z">
        <w:r w:rsidDel="0090591E">
          <w:delText xml:space="preserve">I would change this portion of the </w:delText>
        </w:r>
        <w:r w:rsidRPr="00FA112C" w:rsidDel="0090591E">
          <w:rPr>
            <w:rStyle w:val="Italic"/>
            <w:rFonts w:eastAsiaTheme="minorHAnsi"/>
            <w:rPrChange w:id="522" w:author="Frances" w:date="2023-03-20T13:57:00Z">
              <w:rPr>
                <w:rStyle w:val="Literal"/>
                <w:rFonts w:eastAsiaTheme="minorHAnsi"/>
              </w:rPr>
            </w:rPrChange>
          </w:rPr>
          <w:delText>_site.yml</w:delText>
        </w:r>
        <w:r w:rsidDel="0090591E">
          <w:delText xml:space="preserve"> to this:</w:delText>
        </w:r>
      </w:del>
    </w:p>
    <w:p w14:paraId="67A89248" w14:textId="02C2F16D" w:rsidR="0048320E" w:rsidDel="00FA112C" w:rsidRDefault="002D4F87">
      <w:pPr>
        <w:pStyle w:val="Body"/>
        <w:rPr>
          <w:del w:id="523" w:author="Frances" w:date="2023-03-20T13:56:00Z"/>
        </w:rPr>
        <w:pPrChange w:id="524" w:author="Frances" w:date="2023-03-20T15:50:00Z">
          <w:pPr>
            <w:pStyle w:val="Code"/>
          </w:pPr>
        </w:pPrChange>
      </w:pPr>
      <w:del w:id="525" w:author="Frances" w:date="2023-03-20T13:56:00Z">
        <w:r w:rsidRPr="001159EF" w:rsidDel="00FA112C">
          <w:rPr>
            <w:rFonts w:ascii="Courier" w:hAnsi="Courier"/>
            <w:sz w:val="17"/>
          </w:rPr>
          <w:delText>navbar</w:delText>
        </w:r>
        <w:r w:rsidRPr="001159EF" w:rsidDel="00FA112C">
          <w:rPr>
            <w:rStyle w:val="KeywordTok"/>
            <w:rFonts w:ascii="Courier" w:hAnsi="Courier"/>
            <w:b w:val="0"/>
            <w:i w:val="0"/>
            <w:color w:val="000000"/>
            <w:sz w:val="17"/>
            <w:shd w:val="clear" w:color="auto" w:fill="auto"/>
          </w:rPr>
          <w:delText>:</w:delText>
        </w:r>
      </w:del>
    </w:p>
    <w:p w14:paraId="3B679291" w14:textId="1D9DFD06" w:rsidR="0048320E" w:rsidDel="00FA112C" w:rsidRDefault="002D4F87">
      <w:pPr>
        <w:pStyle w:val="Body"/>
        <w:rPr>
          <w:del w:id="526" w:author="Frances" w:date="2023-03-20T13:56:00Z"/>
        </w:rPr>
        <w:pPrChange w:id="527" w:author="Frances" w:date="2023-03-20T15:50:00Z">
          <w:pPr>
            <w:pStyle w:val="Code"/>
          </w:pPr>
        </w:pPrChange>
      </w:pPr>
      <w:del w:id="528" w:author="Frances" w:date="2023-03-20T13:56:00Z">
        <w:r w:rsidRPr="001159EF" w:rsidDel="00FA112C">
          <w:rPr>
            <w:rStyle w:val="AttributeTok"/>
            <w:rFonts w:ascii="Courier" w:hAnsi="Courier"/>
            <w:i w:val="0"/>
            <w:color w:val="000000"/>
            <w:sz w:val="17"/>
            <w:shd w:val="clear" w:color="auto" w:fill="auto"/>
          </w:rPr>
          <w:delText xml:space="preserve">  </w:delText>
        </w:r>
        <w:r w:rsidRPr="001159EF" w:rsidDel="00FA112C">
          <w:rPr>
            <w:rFonts w:ascii="Courier" w:hAnsi="Courier"/>
            <w:sz w:val="17"/>
          </w:rPr>
          <w:delText>right</w:delText>
        </w:r>
        <w:r w:rsidRPr="001159EF" w:rsidDel="00FA112C">
          <w:rPr>
            <w:rStyle w:val="KeywordTok"/>
            <w:rFonts w:ascii="Courier" w:hAnsi="Courier"/>
            <w:b w:val="0"/>
            <w:i w:val="0"/>
            <w:color w:val="000000"/>
            <w:sz w:val="17"/>
            <w:shd w:val="clear" w:color="auto" w:fill="auto"/>
          </w:rPr>
          <w:delText>:</w:delText>
        </w:r>
      </w:del>
    </w:p>
    <w:p w14:paraId="204890B3" w14:textId="66954791" w:rsidR="0048320E" w:rsidDel="00FA112C" w:rsidRDefault="002D4F87">
      <w:pPr>
        <w:pStyle w:val="Body"/>
        <w:rPr>
          <w:del w:id="529" w:author="Frances" w:date="2023-03-20T13:56:00Z"/>
        </w:rPr>
        <w:pPrChange w:id="530" w:author="Frances" w:date="2023-03-20T15:50:00Z">
          <w:pPr>
            <w:pStyle w:val="Code"/>
          </w:pPr>
        </w:pPrChange>
      </w:pPr>
      <w:del w:id="531" w:author="Frances" w:date="2023-03-20T13:56:00Z">
        <w:r w:rsidRPr="001159EF" w:rsidDel="00FA112C">
          <w:rPr>
            <w:rStyle w:val="AttributeTok"/>
            <w:rFonts w:ascii="Courier" w:hAnsi="Courier"/>
            <w:i w:val="0"/>
            <w:color w:val="000000"/>
            <w:sz w:val="17"/>
            <w:shd w:val="clear" w:color="auto" w:fill="auto"/>
          </w:rPr>
          <w:delText xml:space="preserve">    </w:delText>
        </w:r>
        <w:r w:rsidRPr="001159EF" w:rsidDel="00FA112C">
          <w:rPr>
            <w:rStyle w:val="KeywordTok"/>
            <w:rFonts w:ascii="Courier" w:hAnsi="Courier"/>
            <w:b w:val="0"/>
            <w:i w:val="0"/>
            <w:color w:val="000000"/>
            <w:sz w:val="17"/>
            <w:shd w:val="clear" w:color="auto" w:fill="auto"/>
          </w:rPr>
          <w:delText>-</w:delText>
        </w:r>
        <w:r w:rsidRPr="001159EF" w:rsidDel="00FA112C">
          <w:rPr>
            <w:rStyle w:val="AttributeTok"/>
            <w:rFonts w:ascii="Courier" w:hAnsi="Courier"/>
            <w:i w:val="0"/>
            <w:color w:val="000000"/>
            <w:sz w:val="17"/>
            <w:shd w:val="clear" w:color="auto" w:fill="auto"/>
          </w:rPr>
          <w:delText xml:space="preserve"> </w:delText>
        </w:r>
        <w:r w:rsidRPr="001159EF" w:rsidDel="00FA112C">
          <w:rPr>
            <w:rFonts w:ascii="Courier" w:hAnsi="Courier"/>
            <w:sz w:val="17"/>
          </w:rPr>
          <w:delText>text</w:delText>
        </w:r>
        <w:r w:rsidRPr="001159EF" w:rsidDel="00FA112C">
          <w:rPr>
            <w:rStyle w:val="KeywordTok"/>
            <w:rFonts w:ascii="Courier" w:hAnsi="Courier"/>
            <w:b w:val="0"/>
            <w:i w:val="0"/>
            <w:color w:val="000000"/>
            <w:sz w:val="17"/>
            <w:shd w:val="clear" w:color="auto" w:fill="auto"/>
          </w:rPr>
          <w:delText>:</w:delText>
        </w:r>
        <w:r w:rsidRPr="001159EF" w:rsidDel="00FA112C">
          <w:rPr>
            <w:rStyle w:val="AttributeTok"/>
            <w:rFonts w:ascii="Courier" w:hAnsi="Courier"/>
            <w:i w:val="0"/>
            <w:color w:val="000000"/>
            <w:sz w:val="17"/>
            <w:shd w:val="clear" w:color="auto" w:fill="auto"/>
          </w:rPr>
          <w:delText xml:space="preserve"> </w:delText>
        </w:r>
        <w:r w:rsidRPr="001159EF" w:rsidDel="00FA112C">
          <w:rPr>
            <w:rStyle w:val="StringTok"/>
            <w:rFonts w:ascii="Courier" w:eastAsiaTheme="minorHAnsi" w:hAnsi="Courier" w:cs="TheSansMonoCondensed-Plain"/>
            <w:i w:val="0"/>
            <w:color w:val="000000"/>
            <w:sz w:val="17"/>
            <w:szCs w:val="17"/>
            <w:shd w:val="clear" w:color="auto" w:fill="auto"/>
            <w:lang w:val="en-US"/>
          </w:rPr>
          <w:delText>"Home"</w:delText>
        </w:r>
      </w:del>
    </w:p>
    <w:p w14:paraId="32A0196A" w14:textId="57760A39" w:rsidR="0048320E" w:rsidDel="00FA112C" w:rsidRDefault="002D4F87">
      <w:pPr>
        <w:pStyle w:val="Body"/>
        <w:rPr>
          <w:del w:id="532" w:author="Frances" w:date="2023-03-20T13:56:00Z"/>
        </w:rPr>
        <w:pPrChange w:id="533" w:author="Frances" w:date="2023-03-20T15:50:00Z">
          <w:pPr>
            <w:pStyle w:val="Code"/>
          </w:pPr>
        </w:pPrChange>
      </w:pPr>
      <w:del w:id="534" w:author="Frances" w:date="2023-03-20T13:56:00Z">
        <w:r w:rsidRPr="001159EF" w:rsidDel="00FA112C">
          <w:rPr>
            <w:rStyle w:val="AttributeTok"/>
            <w:rFonts w:ascii="Courier" w:hAnsi="Courier"/>
            <w:i w:val="0"/>
            <w:color w:val="000000"/>
            <w:sz w:val="17"/>
            <w:shd w:val="clear" w:color="auto" w:fill="auto"/>
          </w:rPr>
          <w:delText xml:space="preserve">      </w:delText>
        </w:r>
        <w:r w:rsidRPr="001159EF" w:rsidDel="00FA112C">
          <w:rPr>
            <w:rFonts w:ascii="Courier" w:hAnsi="Courier"/>
            <w:sz w:val="17"/>
          </w:rPr>
          <w:delText>href</w:delText>
        </w:r>
        <w:r w:rsidRPr="001159EF" w:rsidDel="00FA112C">
          <w:rPr>
            <w:rStyle w:val="KeywordTok"/>
            <w:rFonts w:ascii="Courier" w:hAnsi="Courier"/>
            <w:b w:val="0"/>
            <w:i w:val="0"/>
            <w:color w:val="000000"/>
            <w:sz w:val="17"/>
            <w:shd w:val="clear" w:color="auto" w:fill="auto"/>
          </w:rPr>
          <w:delText>:</w:delText>
        </w:r>
        <w:r w:rsidRPr="001159EF" w:rsidDel="00FA112C">
          <w:rPr>
            <w:rStyle w:val="AttributeTok"/>
            <w:rFonts w:ascii="Courier" w:hAnsi="Courier"/>
            <w:i w:val="0"/>
            <w:color w:val="000000"/>
            <w:sz w:val="17"/>
            <w:shd w:val="clear" w:color="auto" w:fill="auto"/>
          </w:rPr>
          <w:delText xml:space="preserve"> index.html</w:delText>
        </w:r>
      </w:del>
    </w:p>
    <w:p w14:paraId="502B258F" w14:textId="1B451B82" w:rsidR="0048320E" w:rsidDel="0090591E" w:rsidRDefault="002D4F87">
      <w:pPr>
        <w:pStyle w:val="Body"/>
        <w:rPr>
          <w:del w:id="535" w:author="Frances" w:date="2023-03-20T15:50:00Z"/>
        </w:rPr>
        <w:pPrChange w:id="536" w:author="Frances" w:date="2023-03-20T15:50:00Z">
          <w:pPr>
            <w:pStyle w:val="Code"/>
          </w:pPr>
        </w:pPrChange>
      </w:pPr>
      <w:del w:id="537" w:author="Frances" w:date="2023-03-20T15:50:00Z">
        <w:r w:rsidRPr="001159EF" w:rsidDel="0090591E">
          <w:rPr>
            <w:rStyle w:val="AttributeTok"/>
            <w:rFonts w:ascii="Courier" w:hAnsi="Courier"/>
            <w:i w:val="0"/>
            <w:color w:val="000000"/>
            <w:sz w:val="17"/>
            <w:shd w:val="clear" w:color="auto" w:fill="auto"/>
          </w:rPr>
          <w:delText xml:space="preserve">    </w:delText>
        </w:r>
        <w:r w:rsidRPr="001159EF" w:rsidDel="0090591E">
          <w:rPr>
            <w:rStyle w:val="KeywordTok"/>
            <w:rFonts w:ascii="Courier" w:hAnsi="Courier"/>
            <w:b w:val="0"/>
            <w:i w:val="0"/>
            <w:color w:val="000000"/>
            <w:sz w:val="17"/>
            <w:shd w:val="clear" w:color="auto" w:fill="auto"/>
          </w:rPr>
          <w:delText>-</w:delText>
        </w:r>
        <w:r w:rsidRPr="001159EF" w:rsidDel="0090591E">
          <w:rPr>
            <w:rStyle w:val="AttributeTok"/>
            <w:rFonts w:ascii="Courier" w:hAnsi="Courier"/>
            <w:i w:val="0"/>
            <w:color w:val="000000"/>
            <w:sz w:val="17"/>
            <w:shd w:val="clear" w:color="auto" w:fill="auto"/>
          </w:rPr>
          <w:delText xml:space="preserve"> </w:delText>
        </w:r>
        <w:r w:rsidRPr="001159EF" w:rsidDel="0090591E">
          <w:rPr>
            <w:rFonts w:ascii="Courier" w:hAnsi="Courier"/>
            <w:sz w:val="17"/>
          </w:rPr>
          <w:delText>text</w:delText>
        </w:r>
        <w:r w:rsidRPr="001159EF" w:rsidDel="0090591E">
          <w:rPr>
            <w:rStyle w:val="KeywordTok"/>
            <w:rFonts w:ascii="Courier" w:hAnsi="Courier"/>
            <w:b w:val="0"/>
            <w:i w:val="0"/>
            <w:color w:val="000000"/>
            <w:sz w:val="17"/>
            <w:shd w:val="clear" w:color="auto" w:fill="auto"/>
          </w:rPr>
          <w:delText>:</w:delText>
        </w:r>
        <w:r w:rsidRPr="001159EF" w:rsidDel="0090591E">
          <w:rPr>
            <w:rStyle w:val="AttributeTok"/>
            <w:rFonts w:ascii="Courier" w:hAnsi="Courier"/>
            <w:i w:val="0"/>
            <w:color w:val="000000"/>
            <w:sz w:val="17"/>
            <w:shd w:val="clear" w:color="auto" w:fill="auto"/>
          </w:rPr>
          <w:delText xml:space="preserve"> </w:delText>
        </w:r>
        <w:r w:rsidRPr="001159EF" w:rsidDel="0090591E">
          <w:rPr>
            <w:rStyle w:val="StringTok"/>
            <w:rFonts w:ascii="Courier" w:eastAsiaTheme="minorHAnsi" w:hAnsi="Courier" w:cs="TheSansMonoCondensed-Plain"/>
            <w:i w:val="0"/>
            <w:color w:val="000000"/>
            <w:sz w:val="17"/>
            <w:szCs w:val="17"/>
            <w:shd w:val="clear" w:color="auto" w:fill="auto"/>
            <w:lang w:val="en-US"/>
          </w:rPr>
          <w:delText>"About this Website"</w:delText>
        </w:r>
      </w:del>
    </w:p>
    <w:p w14:paraId="4E63ECED" w14:textId="14B3B0CD" w:rsidR="002D4F87" w:rsidRPr="001159EF" w:rsidDel="00FA112C" w:rsidRDefault="002D4F87">
      <w:pPr>
        <w:pStyle w:val="Code"/>
        <w:ind w:left="0"/>
        <w:rPr>
          <w:del w:id="538" w:author="Frances" w:date="2023-03-20T13:56:00Z"/>
        </w:rPr>
        <w:pPrChange w:id="539" w:author="Frances" w:date="2023-03-20T15:50:00Z">
          <w:pPr>
            <w:pStyle w:val="Code"/>
          </w:pPr>
        </w:pPrChange>
      </w:pPr>
      <w:del w:id="540" w:author="Frances" w:date="2023-03-20T13:56:00Z">
        <w:r w:rsidRPr="001159EF" w:rsidDel="00FA112C">
          <w:rPr>
            <w:rStyle w:val="AttributeTok"/>
            <w:rFonts w:ascii="Courier" w:hAnsi="Courier"/>
            <w:i w:val="0"/>
            <w:color w:val="000000"/>
            <w:sz w:val="17"/>
            <w:shd w:val="clear" w:color="auto" w:fill="auto"/>
          </w:rPr>
          <w:delText xml:space="preserve">      </w:delText>
        </w:r>
        <w:r w:rsidRPr="001159EF" w:rsidDel="00FA112C">
          <w:rPr>
            <w:sz w:val="17"/>
          </w:rPr>
          <w:delText>href</w:delText>
        </w:r>
        <w:r w:rsidRPr="001159EF" w:rsidDel="00FA112C">
          <w:rPr>
            <w:rStyle w:val="KeywordTok"/>
            <w:rFonts w:ascii="Courier" w:hAnsi="Courier"/>
            <w:b w:val="0"/>
            <w:i w:val="0"/>
            <w:color w:val="000000"/>
            <w:sz w:val="17"/>
            <w:shd w:val="clear" w:color="auto" w:fill="auto"/>
          </w:rPr>
          <w:delText>:</w:delText>
        </w:r>
        <w:r w:rsidRPr="001159EF" w:rsidDel="00FA112C">
          <w:rPr>
            <w:rStyle w:val="AttributeTok"/>
            <w:rFonts w:ascii="Courier" w:hAnsi="Courier"/>
            <w:i w:val="0"/>
            <w:color w:val="000000"/>
            <w:sz w:val="17"/>
            <w:shd w:val="clear" w:color="auto" w:fill="auto"/>
          </w:rPr>
          <w:delText xml:space="preserve"> about.html</w:delText>
        </w:r>
      </w:del>
    </w:p>
    <w:p w14:paraId="6A853090" w14:textId="762D5459" w:rsidR="002D4F87" w:rsidRDefault="002D4F87" w:rsidP="0090591E">
      <w:pPr>
        <w:pStyle w:val="Body"/>
      </w:pPr>
      <w:r>
        <w:t xml:space="preserve">The </w:t>
      </w:r>
      <w:proofErr w:type="spellStart"/>
      <w:r w:rsidRPr="00A42FAE">
        <w:rPr>
          <w:rStyle w:val="Literal"/>
          <w:rFonts w:eastAsiaTheme="minorHAnsi"/>
        </w:rPr>
        <w:t>href</w:t>
      </w:r>
      <w:proofErr w:type="spellEnd"/>
      <w:r>
        <w:t xml:space="preserve"> parameter determines </w:t>
      </w:r>
      <w:del w:id="541" w:author="Frances" w:date="2023-03-20T15:50:00Z">
        <w:r w:rsidDel="0090591E">
          <w:delText xml:space="preserve">where </w:delText>
        </w:r>
      </w:del>
      <w:ins w:id="542" w:author="Frances" w:date="2023-03-20T15:50:00Z">
        <w:r w:rsidR="0090591E">
          <w:t xml:space="preserve">which HTML file </w:t>
        </w:r>
      </w:ins>
      <w:r>
        <w:t xml:space="preserve">the text in the navigation bar links to. </w:t>
      </w:r>
      <w:commentRangeStart w:id="543"/>
      <w:ins w:id="544" w:author="Frances" w:date="2023-03-20T15:50:00Z">
        <w:r w:rsidR="0090591E">
          <w:t>XXXX</w:t>
        </w:r>
        <w:commentRangeEnd w:id="543"/>
        <w:r w:rsidR="0090591E">
          <w:rPr>
            <w:rStyle w:val="CommentReference"/>
            <w:rFonts w:ascii="Times New Roman" w:hAnsi="Times New Roman" w:cs="Times New Roman"/>
            <w:color w:val="auto"/>
            <w:lang w:val="en-CA"/>
          </w:rPr>
          <w:commentReference w:id="543"/>
        </w:r>
      </w:ins>
      <w:del w:id="545" w:author="Frances" w:date="2023-03-20T15:44:00Z">
        <w:r w:rsidDel="0090591E">
          <w:delText xml:space="preserve">You’ll probably have noticed that the HTML files linked to have the same names as our R Markdown documents. This is because of the behavior we saw in Chapter 6, where the names of HTML files are the same as the R Markdown documents used to create them, swapping out </w:delText>
        </w:r>
        <w:r w:rsidRPr="00A42FAE" w:rsidDel="0090591E">
          <w:rPr>
            <w:rStyle w:val="Literal"/>
            <w:rFonts w:eastAsiaTheme="minorHAnsi"/>
          </w:rPr>
          <w:delText>.Rmd</w:delText>
        </w:r>
        <w:r w:rsidDel="0090591E">
          <w:delText xml:space="preserve"> for </w:delText>
        </w:r>
        <w:r w:rsidRPr="00A42FAE" w:rsidDel="0090591E">
          <w:rPr>
            <w:rStyle w:val="Literal"/>
            <w:rFonts w:eastAsiaTheme="minorHAnsi"/>
          </w:rPr>
          <w:delText>.html</w:delText>
        </w:r>
        <w:r w:rsidDel="0090591E">
          <w:delText xml:space="preserve"> (so, for example, </w:delText>
        </w:r>
        <w:r w:rsidRPr="00FA112C" w:rsidDel="0090591E">
          <w:rPr>
            <w:rStyle w:val="Italic"/>
            <w:rFonts w:eastAsiaTheme="minorHAnsi"/>
            <w:rPrChange w:id="546" w:author="Frances" w:date="2023-03-20T13:56:00Z">
              <w:rPr>
                <w:rStyle w:val="Literal"/>
                <w:rFonts w:eastAsiaTheme="minorHAnsi"/>
              </w:rPr>
            </w:rPrChange>
          </w:rPr>
          <w:delText>index.Rmd</w:delText>
        </w:r>
        <w:r w:rsidDel="0090591E">
          <w:delText xml:space="preserve"> becomes </w:delText>
        </w:r>
        <w:r w:rsidRPr="00FA112C" w:rsidDel="0090591E">
          <w:rPr>
            <w:rStyle w:val="Italic"/>
            <w:rFonts w:eastAsiaTheme="minorHAnsi"/>
            <w:rPrChange w:id="547" w:author="Frances" w:date="2023-03-20T13:56:00Z">
              <w:rPr>
                <w:rStyle w:val="Literal"/>
                <w:rFonts w:eastAsiaTheme="minorHAnsi"/>
              </w:rPr>
            </w:rPrChange>
          </w:rPr>
          <w:delText>index.html</w:delText>
        </w:r>
        <w:r w:rsidDel="0090591E">
          <w:delText>).</w:delText>
        </w:r>
      </w:del>
    </w:p>
    <w:p w14:paraId="72ADC85A" w14:textId="54F7361F" w:rsidR="0090591E" w:rsidRDefault="002D4F87" w:rsidP="0090591E">
      <w:pPr>
        <w:pStyle w:val="Body"/>
        <w:rPr>
          <w:ins w:id="548" w:author="Frances" w:date="2023-03-20T15:46:00Z"/>
        </w:rPr>
      </w:pPr>
      <w:del w:id="549" w:author="Frances" w:date="2023-03-20T15:46:00Z">
        <w:r w:rsidDel="0090591E">
          <w:delText xml:space="preserve">Moving up in the </w:delText>
        </w:r>
        <w:r w:rsidRPr="00FA112C" w:rsidDel="0090591E">
          <w:rPr>
            <w:rStyle w:val="Italic"/>
            <w:rFonts w:eastAsiaTheme="minorHAnsi"/>
            <w:rPrChange w:id="550" w:author="Frances" w:date="2023-03-20T13:57:00Z">
              <w:rPr>
                <w:rStyle w:val="Literal"/>
                <w:rFonts w:eastAsiaTheme="minorHAnsi"/>
              </w:rPr>
            </w:rPrChange>
          </w:rPr>
          <w:delText>_site.yml</w:delText>
        </w:r>
        <w:r w:rsidRPr="00FA112C" w:rsidDel="0090591E">
          <w:rPr>
            <w:rStyle w:val="Italic"/>
            <w:rPrChange w:id="551" w:author="Frances" w:date="2023-03-20T13:57:00Z">
              <w:rPr/>
            </w:rPrChange>
          </w:rPr>
          <w:delText xml:space="preserve"> </w:delText>
        </w:r>
        <w:r w:rsidDel="0090591E">
          <w:delText xml:space="preserve">file, </w:delText>
        </w:r>
      </w:del>
      <w:ins w:id="552" w:author="Frances" w:date="2023-03-20T15:51:00Z">
        <w:r w:rsidR="0090591E">
          <w:t>Lastly,</w:t>
        </w:r>
      </w:ins>
      <w:ins w:id="553" w:author="Frances" w:date="2023-03-20T15:46:00Z">
        <w:r w:rsidR="0090591E">
          <w:t xml:space="preserve"> the </w:t>
        </w:r>
        <w:r w:rsidR="0090591E" w:rsidRPr="00A42FAE">
          <w:rPr>
            <w:rStyle w:val="Literal"/>
            <w:rFonts w:eastAsiaTheme="minorHAnsi"/>
          </w:rPr>
          <w:t>output</w:t>
        </w:r>
      </w:ins>
      <w:ins w:id="554" w:author="Frances" w:date="2023-03-20T15:51:00Z">
        <w:r w:rsidR="0090591E" w:rsidRPr="0090591E">
          <w:rPr>
            <w:rFonts w:eastAsiaTheme="minorHAnsi"/>
            <w:rPrChange w:id="555" w:author="Frances" w:date="2023-03-20T15:51:00Z">
              <w:rPr>
                <w:rStyle w:val="Literal"/>
                <w:rFonts w:eastAsiaTheme="minorHAnsi"/>
              </w:rPr>
            </w:rPrChange>
          </w:rPr>
          <w:t xml:space="preserve"> parameter</w:t>
        </w:r>
      </w:ins>
      <w:ins w:id="556" w:author="Frances" w:date="2023-03-20T15:46:00Z">
        <w:r w:rsidR="0090591E">
          <w:t xml:space="preserve"> specifies that all R Markdown documents should be rendered using the </w:t>
        </w:r>
        <w:proofErr w:type="spellStart"/>
        <w:r w:rsidR="0090591E" w:rsidRPr="00A42FAE">
          <w:rPr>
            <w:rStyle w:val="Literal"/>
            <w:rFonts w:eastAsiaTheme="minorHAnsi"/>
          </w:rPr>
          <w:t>distill_article</w:t>
        </w:r>
        <w:proofErr w:type="spellEnd"/>
        <w:r w:rsidR="0090591E">
          <w:t xml:space="preserve"> format. This format allows for layouts of different widths, </w:t>
        </w:r>
        <w:r w:rsidR="0090591E" w:rsidRPr="0090591E">
          <w:rPr>
            <w:rStyle w:val="Italic"/>
            <w:rPrChange w:id="557" w:author="Frances" w:date="2023-03-20T15:51:00Z">
              <w:rPr/>
            </w:rPrChange>
          </w:rPr>
          <w:t>asides</w:t>
        </w:r>
        <w:r w:rsidR="0090591E">
          <w:t xml:space="preserve"> (parenthetical items that live in a sidebar next to the main content), easily customizable CSS, and more. </w:t>
        </w:r>
      </w:ins>
    </w:p>
    <w:p w14:paraId="05A7970D" w14:textId="15F7B69B" w:rsidR="00C61464" w:rsidDel="002E51EF" w:rsidRDefault="002D4F87" w:rsidP="00A601C9">
      <w:pPr>
        <w:pStyle w:val="Body"/>
        <w:rPr>
          <w:del w:id="558" w:author="Frances" w:date="2023-03-20T14:25:00Z"/>
        </w:rPr>
      </w:pPr>
      <w:del w:id="559" w:author="Frances" w:date="2023-03-20T15:46:00Z">
        <w:r w:rsidDel="0090591E">
          <w:delText xml:space="preserve">the </w:delText>
        </w:r>
        <w:r w:rsidRPr="00FA112C" w:rsidDel="0090591E">
          <w:rPr>
            <w:rStyle w:val="Italic"/>
            <w:rFonts w:eastAsiaTheme="minorHAnsi"/>
            <w:rPrChange w:id="560" w:author="Frances" w:date="2023-03-20T13:57:00Z">
              <w:rPr>
                <w:rStyle w:val="Literal"/>
                <w:rFonts w:eastAsiaTheme="minorHAnsi"/>
              </w:rPr>
            </w:rPrChange>
          </w:rPr>
          <w:delText>output_dir</w:delText>
        </w:r>
        <w:r w:rsidDel="0090591E">
          <w:delText xml:space="preserve"> parameter determines where the rendered HTML files live when we generate our website. The </w:delText>
        </w:r>
        <w:r w:rsidRPr="00FA112C" w:rsidDel="0090591E">
          <w:rPr>
            <w:rStyle w:val="Italic"/>
            <w:rFonts w:eastAsiaTheme="minorHAnsi"/>
            <w:rPrChange w:id="561" w:author="Frances" w:date="2023-03-20T13:57:00Z">
              <w:rPr>
                <w:rStyle w:val="Literal"/>
                <w:rFonts w:eastAsiaTheme="minorHAnsi"/>
              </w:rPr>
            </w:rPrChange>
          </w:rPr>
          <w:delText>docs</w:delText>
        </w:r>
        <w:r w:rsidRPr="00FA112C" w:rsidDel="0090591E">
          <w:rPr>
            <w:rStyle w:val="Italic"/>
            <w:rPrChange w:id="562" w:author="Frances" w:date="2023-03-20T13:57:00Z">
              <w:rPr/>
            </w:rPrChange>
          </w:rPr>
          <w:delText xml:space="preserve"> </w:delText>
        </w:r>
        <w:r w:rsidDel="0090591E">
          <w:delText xml:space="preserve">directory is listed here because we selected the Configure for GitHub Pages option when creating our website (more on this below). However, you can change the output directory to any folder you choose. </w:delText>
        </w:r>
      </w:del>
      <w:moveFromRangeStart w:id="563" w:author="Frances" w:date="2023-03-20T15:45:00Z" w:name="move130219543"/>
      <w:moveFrom w:id="564" w:author="Frances" w:date="2023-03-20T15:45:00Z">
        <w:del w:id="565" w:author="Frances" w:date="2023-03-20T15:46:00Z">
          <w:r w:rsidDel="0090591E">
            <w:delText xml:space="preserve">The </w:delText>
          </w:r>
          <w:r w:rsidRPr="00A42FAE" w:rsidDel="0090591E">
            <w:rPr>
              <w:rStyle w:val="Literal"/>
              <w:rFonts w:eastAsiaTheme="minorHAnsi"/>
            </w:rPr>
            <w:delText>description</w:delText>
          </w:r>
          <w:r w:rsidDel="0090591E">
            <w:delText xml:space="preserve"> parameter provides a short description of the website that will show up in search results. Finally, we have the </w:delText>
          </w:r>
          <w:r w:rsidRPr="00A42FAE" w:rsidDel="0090591E">
            <w:rPr>
              <w:rStyle w:val="Literal"/>
              <w:rFonts w:eastAsiaTheme="minorHAnsi"/>
            </w:rPr>
            <w:delText>title</w:delText>
          </w:r>
          <w:r w:rsidDel="0090591E">
            <w:delText xml:space="preserve"> and </w:delText>
          </w:r>
          <w:r w:rsidRPr="00A42FAE" w:rsidDel="0090591E">
            <w:rPr>
              <w:rStyle w:val="Literal"/>
              <w:rFonts w:eastAsiaTheme="minorHAnsi"/>
            </w:rPr>
            <w:delText>name</w:delText>
          </w:r>
          <w:r w:rsidDel="0090591E">
            <w:delText xml:space="preserve">. The </w:delText>
          </w:r>
          <w:r w:rsidRPr="00A42FAE" w:rsidDel="0090591E">
            <w:rPr>
              <w:rStyle w:val="Literal"/>
              <w:rFonts w:eastAsiaTheme="minorHAnsi"/>
            </w:rPr>
            <w:delText>title</w:delText>
          </w:r>
          <w:r w:rsidDel="0090591E">
            <w:delText xml:space="preserve"> parameter creates the title for the entire website and shows up in the top left of the navigation bar by the default. The </w:delText>
          </w:r>
          <w:r w:rsidRPr="00A42FAE" w:rsidDel="0090591E">
            <w:rPr>
              <w:rStyle w:val="Literal"/>
              <w:rFonts w:eastAsiaTheme="minorHAnsi"/>
            </w:rPr>
            <w:delText>name</w:delText>
          </w:r>
          <w:r w:rsidDel="0090591E">
            <w:delText xml:space="preserve"> parameter determines the URL for your website (if you don’t change anything, it will be the name of the directory where your </w:delText>
          </w:r>
          <w:r w:rsidRPr="00A42FAE" w:rsidDel="0090591E">
            <w:rPr>
              <w:rStyle w:val="Literal"/>
              <w:rFonts w:eastAsiaTheme="minorHAnsi"/>
            </w:rPr>
            <w:delText>distill</w:delText>
          </w:r>
          <w:r w:rsidDel="0090591E">
            <w:delText xml:space="preserve"> project lives).</w:delText>
          </w:r>
        </w:del>
      </w:moveFrom>
      <w:moveFromRangeEnd w:id="563"/>
    </w:p>
    <w:p w14:paraId="5D9D054A" w14:textId="0096D7B9" w:rsidR="002D4F87" w:rsidRDefault="002D4F87" w:rsidP="00501B23">
      <w:pPr>
        <w:pStyle w:val="HeadA"/>
      </w:pPr>
      <w:bookmarkStart w:id="566" w:name="_Toc130286657"/>
      <w:bookmarkStart w:id="567" w:name="building-our-site"/>
      <w:bookmarkEnd w:id="417"/>
      <w:r>
        <w:t xml:space="preserve">Building </w:t>
      </w:r>
      <w:ins w:id="568" w:author="Frances" w:date="2023-03-20T14:01:00Z">
        <w:r w:rsidR="00FA112C">
          <w:t>the</w:t>
        </w:r>
      </w:ins>
      <w:del w:id="569" w:author="Frances" w:date="2023-03-20T14:01:00Z">
        <w:r w:rsidDel="00FA112C">
          <w:delText>our</w:delText>
        </w:r>
      </w:del>
      <w:r>
        <w:t xml:space="preserve"> Site</w:t>
      </w:r>
      <w:bookmarkEnd w:id="566"/>
    </w:p>
    <w:p w14:paraId="6BE0DA85" w14:textId="457F353B" w:rsidR="002D4F87" w:rsidDel="00C61464" w:rsidRDefault="002D4F87" w:rsidP="00A601C9">
      <w:pPr>
        <w:pStyle w:val="Body"/>
        <w:rPr>
          <w:del w:id="570" w:author="Frances" w:date="2023-03-20T14:13:00Z"/>
        </w:rPr>
      </w:pPr>
      <w:del w:id="571" w:author="Frances" w:date="2023-03-20T14:12:00Z">
        <w:r w:rsidDel="00C61464">
          <w:delText xml:space="preserve">So far, we’ve looked at our R Markdown documents and the </w:delText>
        </w:r>
        <w:r w:rsidRPr="00FA112C" w:rsidDel="00C61464">
          <w:rPr>
            <w:rStyle w:val="Italic"/>
            <w:rFonts w:eastAsiaTheme="minorHAnsi"/>
            <w:rPrChange w:id="572" w:author="Frances" w:date="2023-03-20T13:57:00Z">
              <w:rPr>
                <w:rStyle w:val="Literal"/>
                <w:rFonts w:eastAsiaTheme="minorHAnsi"/>
              </w:rPr>
            </w:rPrChange>
          </w:rPr>
          <w:delText>_site.yml</w:delText>
        </w:r>
        <w:r w:rsidDel="00C61464">
          <w:delText xml:space="preserve"> file. </w:delText>
        </w:r>
      </w:del>
      <w:r>
        <w:t>We</w:t>
      </w:r>
      <w:ins w:id="573" w:author="Frances" w:date="2023-03-20T14:14:00Z">
        <w:r w:rsidR="009E1560">
          <w:t xml:space="preserve"> explored the project’s files but</w:t>
        </w:r>
      </w:ins>
      <w:r>
        <w:t xml:space="preserve"> haven’t</w:t>
      </w:r>
      <w:ins w:id="574" w:author="Frances" w:date="2023-03-20T14:12:00Z">
        <w:r w:rsidR="00C61464">
          <w:t xml:space="preserve"> yet </w:t>
        </w:r>
      </w:ins>
      <w:ins w:id="575" w:author="Frances" w:date="2023-03-20T14:13:00Z">
        <w:r w:rsidR="00C61464">
          <w:t xml:space="preserve">used </w:t>
        </w:r>
      </w:ins>
      <w:ins w:id="576" w:author="Frances" w:date="2023-03-20T14:14:00Z">
        <w:r w:rsidR="009E1560">
          <w:t xml:space="preserve">these </w:t>
        </w:r>
      </w:ins>
      <w:ins w:id="577" w:author="Frances" w:date="2023-03-20T14:13:00Z">
        <w:r w:rsidR="00C61464">
          <w:t xml:space="preserve">to </w:t>
        </w:r>
      </w:ins>
      <w:del w:id="578" w:author="Frances" w:date="2023-03-20T14:12:00Z">
        <w:r w:rsidDel="00C61464">
          <w:delText xml:space="preserve">, however, </w:delText>
        </w:r>
      </w:del>
      <w:r>
        <w:t>create</w:t>
      </w:r>
      <w:del w:id="579" w:author="Frances" w:date="2023-03-20T14:13:00Z">
        <w:r w:rsidDel="00C61464">
          <w:delText>d</w:delText>
        </w:r>
      </w:del>
      <w:r>
        <w:t xml:space="preserve"> </w:t>
      </w:r>
      <w:ins w:id="580" w:author="Frances" w:date="2023-03-20T15:53:00Z">
        <w:r w:rsidR="0090591E">
          <w:t>the</w:t>
        </w:r>
      </w:ins>
      <w:del w:id="581" w:author="Frances" w:date="2023-03-20T14:13:00Z">
        <w:r w:rsidDel="00C61464">
          <w:delText>our</w:delText>
        </w:r>
      </w:del>
      <w:r>
        <w:t xml:space="preserve"> website. There are three ways to do this.</w:t>
      </w:r>
      <w:ins w:id="582" w:author="Frances" w:date="2023-03-20T14:13:00Z">
        <w:r w:rsidR="00C61464">
          <w:t xml:space="preserve"> </w:t>
        </w:r>
      </w:ins>
    </w:p>
    <w:p w14:paraId="2C2C1D13" w14:textId="26C40486" w:rsidR="002D4F87" w:rsidDel="00C61464" w:rsidRDefault="002D4F87">
      <w:pPr>
        <w:pStyle w:val="Body"/>
        <w:ind w:left="0" w:firstLine="0"/>
        <w:rPr>
          <w:del w:id="583" w:author="Frances" w:date="2023-03-20T14:13:00Z"/>
        </w:rPr>
        <w:pPrChange w:id="584" w:author="Frances" w:date="2023-03-20T14:13:00Z">
          <w:pPr>
            <w:pStyle w:val="Body"/>
          </w:pPr>
        </w:pPrChange>
      </w:pPr>
      <w:del w:id="585" w:author="Frances" w:date="2023-03-20T15:53:00Z">
        <w:r w:rsidDel="0090591E">
          <w:lastRenderedPageBreak/>
          <w:delText xml:space="preserve">The </w:delText>
        </w:r>
      </w:del>
      <w:ins w:id="586" w:author="Frances" w:date="2023-03-20T15:53:00Z">
        <w:r w:rsidR="0090591E">
          <w:t>F</w:t>
        </w:r>
      </w:ins>
      <w:del w:id="587" w:author="Frances" w:date="2023-03-20T15:53:00Z">
        <w:r w:rsidDel="0090591E">
          <w:delText>f</w:delText>
        </w:r>
      </w:del>
      <w:r>
        <w:t>irst</w:t>
      </w:r>
      <w:ins w:id="588" w:author="Frances" w:date="2023-03-20T15:54:00Z">
        <w:r w:rsidR="0090591E">
          <w:t>, you can click</w:t>
        </w:r>
      </w:ins>
      <w:del w:id="589" w:author="Frances" w:date="2023-03-20T15:54:00Z">
        <w:r w:rsidDel="0090591E">
          <w:delText xml:space="preserve"> option is to use</w:delText>
        </w:r>
      </w:del>
      <w:r>
        <w:t xml:space="preserve"> the Build Website button</w:t>
      </w:r>
      <w:del w:id="590" w:author="Frances" w:date="2023-03-20T14:13:00Z">
        <w:r w:rsidDel="009E1560">
          <w:delText>, which can be found</w:delText>
        </w:r>
      </w:del>
      <w:r>
        <w:t xml:space="preserve"> in the Build tab of </w:t>
      </w:r>
      <w:ins w:id="591" w:author="Frances" w:date="2023-03-20T15:53:00Z">
        <w:r w:rsidR="0090591E">
          <w:t>RStudio’s</w:t>
        </w:r>
      </w:ins>
      <w:del w:id="592" w:author="Frances" w:date="2023-03-20T15:53:00Z">
        <w:r w:rsidDel="0090591E">
          <w:delText>the</w:delText>
        </w:r>
      </w:del>
      <w:r>
        <w:t xml:space="preserve"> top</w:t>
      </w:r>
      <w:ins w:id="593" w:author="Frances" w:date="2023-03-20T14:13:00Z">
        <w:r w:rsidR="009E1560">
          <w:t>-</w:t>
        </w:r>
      </w:ins>
      <w:del w:id="594" w:author="Frances" w:date="2023-03-20T14:13:00Z">
        <w:r w:rsidDel="009E1560">
          <w:delText xml:space="preserve"> </w:delText>
        </w:r>
      </w:del>
      <w:r>
        <w:t>right pane</w:t>
      </w:r>
      <w:del w:id="595" w:author="Frances" w:date="2023-03-20T15:53:00Z">
        <w:r w:rsidDel="0090591E">
          <w:delText xml:space="preserve"> on RStudio</w:delText>
        </w:r>
      </w:del>
      <w:del w:id="596" w:author="Frances" w:date="2023-03-20T13:42:00Z">
        <w:r w:rsidDel="00CB0DD9">
          <w:delText xml:space="preserve">, seen in </w:delText>
        </w:r>
        <w:r w:rsidR="00790D61" w:rsidDel="00CB0DD9">
          <w:delText>Figure 9-</w:delText>
        </w:r>
        <w:r w:rsidDel="00CB0DD9">
          <w:delText>6 below</w:delText>
        </w:r>
      </w:del>
      <w:r>
        <w:t>.</w:t>
      </w:r>
      <w:ins w:id="597" w:author="Frances" w:date="2023-03-20T14:13:00Z">
        <w:r w:rsidR="00C61464">
          <w:t xml:space="preserve"> </w:t>
        </w:r>
      </w:ins>
    </w:p>
    <w:p w14:paraId="33642603" w14:textId="38F841FD" w:rsidR="002D4F87" w:rsidDel="00CB0DD9" w:rsidRDefault="002D4F87">
      <w:pPr>
        <w:pStyle w:val="Body"/>
        <w:rPr>
          <w:del w:id="598" w:author="Frances" w:date="2023-03-20T13:41:00Z"/>
        </w:rPr>
        <w:pPrChange w:id="599" w:author="Frances" w:date="2023-03-20T14:14:00Z">
          <w:pPr>
            <w:pStyle w:val="GraphicSlug"/>
          </w:pPr>
        </w:pPrChange>
      </w:pPr>
      <w:del w:id="600" w:author="Frances" w:date="2023-03-20T13:41:00Z">
        <w:r w:rsidDel="00CB0DD9">
          <w:delText>[</w:delText>
        </w:r>
        <w:r w:rsidR="00C5544E" w:rsidDel="00CB0DD9">
          <w:delText>F09</w:delText>
        </w:r>
        <w:r w:rsidDel="00CB0DD9">
          <w:delText>006.png]</w:delText>
        </w:r>
      </w:del>
    </w:p>
    <w:p w14:paraId="24131F34" w14:textId="27084E2B" w:rsidR="002D4F87" w:rsidDel="00CB0DD9" w:rsidRDefault="002D4F87">
      <w:pPr>
        <w:pStyle w:val="Body"/>
        <w:rPr>
          <w:del w:id="601" w:author="Frances" w:date="2023-03-20T13:41:00Z"/>
        </w:rPr>
        <w:pPrChange w:id="602" w:author="Frances" w:date="2023-03-20T14:14:00Z">
          <w:pPr>
            <w:pStyle w:val="CaptionedFigure"/>
          </w:pPr>
        </w:pPrChange>
      </w:pPr>
      <w:del w:id="603" w:author="Frances" w:date="2023-03-20T13:41:00Z">
        <w:r w:rsidDel="00CB0DD9">
          <w:rPr>
            <w:noProof/>
          </w:rPr>
          <w:drawing>
            <wp:inline distT="0" distB="0" distL="0" distR="0" wp14:anchorId="17D55F10" wp14:editId="74B54C48">
              <wp:extent cx="5334000" cy="2991610"/>
              <wp:effectExtent l="0" t="0" r="0" b="0"/>
              <wp:docPr id="408" name="Picture" descr="Figure 9.6: The build website button"/>
              <wp:cNvGraphicFramePr/>
              <a:graphic xmlns:a="http://schemas.openxmlformats.org/drawingml/2006/main">
                <a:graphicData uri="http://schemas.openxmlformats.org/drawingml/2006/picture">
                  <pic:pic xmlns:pic="http://schemas.openxmlformats.org/drawingml/2006/picture">
                    <pic:nvPicPr>
                      <pic:cNvPr id="409" name="Picture" descr="../../assets/build-website.png"/>
                      <pic:cNvPicPr>
                        <a:picLocks noChangeAspect="1" noChangeArrowheads="1"/>
                      </pic:cNvPicPr>
                    </pic:nvPicPr>
                    <pic:blipFill>
                      <a:blip r:embed="rId15"/>
                      <a:stretch>
                        <a:fillRect/>
                      </a:stretch>
                    </pic:blipFill>
                    <pic:spPr bwMode="auto">
                      <a:xfrm>
                        <a:off x="0" y="0"/>
                        <a:ext cx="5334000" cy="2991610"/>
                      </a:xfrm>
                      <a:prstGeom prst="rect">
                        <a:avLst/>
                      </a:prstGeom>
                      <a:noFill/>
                      <a:ln w="9525">
                        <a:noFill/>
                        <a:headEnd/>
                        <a:tailEnd/>
                      </a:ln>
                    </pic:spPr>
                  </pic:pic>
                </a:graphicData>
              </a:graphic>
            </wp:inline>
          </w:drawing>
        </w:r>
      </w:del>
    </w:p>
    <w:p w14:paraId="0CA0C6C4" w14:textId="313F6D11" w:rsidR="002D4F87" w:rsidDel="00CB0DD9" w:rsidRDefault="002D4F87">
      <w:pPr>
        <w:pStyle w:val="Body"/>
        <w:rPr>
          <w:del w:id="604" w:author="Frances" w:date="2023-03-20T13:41:00Z"/>
        </w:rPr>
        <w:pPrChange w:id="605" w:author="Frances" w:date="2023-03-20T14:14:00Z">
          <w:pPr>
            <w:pStyle w:val="CaptionLine"/>
          </w:pPr>
        </w:pPrChange>
      </w:pPr>
      <w:del w:id="606" w:author="Frances" w:date="2023-03-20T13:41:00Z">
        <w:r w:rsidDel="00CB0DD9">
          <w:delText>The build website button</w:delText>
        </w:r>
      </w:del>
    </w:p>
    <w:p w14:paraId="0EF5FB83" w14:textId="0A2AEF96" w:rsidR="002D4F87" w:rsidRDefault="0090591E">
      <w:pPr>
        <w:pStyle w:val="Body"/>
        <w:ind w:firstLine="0"/>
        <w:pPrChange w:id="607" w:author="Frances" w:date="2023-03-20T15:54:00Z">
          <w:pPr>
            <w:pStyle w:val="Body"/>
          </w:pPr>
        </w:pPrChange>
      </w:pPr>
      <w:ins w:id="608" w:author="Frances" w:date="2023-03-20T15:54:00Z">
        <w:r>
          <w:t>S</w:t>
        </w:r>
      </w:ins>
      <w:del w:id="609" w:author="Frances" w:date="2023-03-20T15:54:00Z">
        <w:r w:rsidR="002D4F87" w:rsidDel="0090591E">
          <w:delText>The s</w:delText>
        </w:r>
      </w:del>
      <w:r w:rsidR="002D4F87">
        <w:t>econd</w:t>
      </w:r>
      <w:ins w:id="610" w:author="Frances" w:date="2023-03-20T15:54:00Z">
        <w:r>
          <w:t>, you can</w:t>
        </w:r>
      </w:ins>
      <w:r w:rsidR="002D4F87">
        <w:t xml:space="preserve"> </w:t>
      </w:r>
      <w:del w:id="611" w:author="Frances" w:date="2023-03-20T15:54:00Z">
        <w:r w:rsidR="002D4F87" w:rsidDel="0090591E">
          <w:delText xml:space="preserve">option </w:delText>
        </w:r>
      </w:del>
      <w:del w:id="612" w:author="Frances" w:date="2023-03-20T14:14:00Z">
        <w:r w:rsidR="002D4F87" w:rsidDel="009E1560">
          <w:delText xml:space="preserve">to build your website </w:delText>
        </w:r>
      </w:del>
      <w:del w:id="613" w:author="Frances" w:date="2023-03-20T15:54:00Z">
        <w:r w:rsidR="002D4F87" w:rsidDel="0090591E">
          <w:delText xml:space="preserve">is to </w:delText>
        </w:r>
      </w:del>
      <w:ins w:id="614" w:author="Frances" w:date="2023-03-20T14:13:00Z">
        <w:r w:rsidR="009E1560">
          <w:t>run</w:t>
        </w:r>
      </w:ins>
      <w:del w:id="615" w:author="Frances" w:date="2023-03-20T14:13:00Z">
        <w:r w:rsidR="002D4F87" w:rsidDel="009E1560">
          <w:delText>use</w:delText>
        </w:r>
      </w:del>
      <w:del w:id="616" w:author="Frances" w:date="2023-03-20T15:53:00Z">
        <w:r w:rsidR="002D4F87" w:rsidDel="0090591E">
          <w:delText xml:space="preserve"> the function</w:delText>
        </w:r>
      </w:del>
      <w:r w:rsidR="002D4F87">
        <w:t xml:space="preserve"> </w:t>
      </w:r>
      <w:proofErr w:type="spellStart"/>
      <w:proofErr w:type="gramStart"/>
      <w:r w:rsidR="002D4F87" w:rsidRPr="00A42FAE">
        <w:rPr>
          <w:rStyle w:val="Literal"/>
          <w:rFonts w:eastAsiaTheme="minorHAnsi"/>
        </w:rPr>
        <w:t>rmarkdown</w:t>
      </w:r>
      <w:proofErr w:type="spellEnd"/>
      <w:r w:rsidR="002D4F87" w:rsidRPr="00A42FAE">
        <w:rPr>
          <w:rStyle w:val="Literal"/>
          <w:rFonts w:eastAsiaTheme="minorHAnsi"/>
        </w:rPr>
        <w:t>::</w:t>
      </w:r>
      <w:proofErr w:type="spellStart"/>
      <w:proofErr w:type="gramEnd"/>
      <w:r w:rsidR="002D4F87" w:rsidRPr="00A42FAE">
        <w:rPr>
          <w:rStyle w:val="Literal"/>
          <w:rFonts w:eastAsiaTheme="minorHAnsi"/>
        </w:rPr>
        <w:t>render_site</w:t>
      </w:r>
      <w:proofErr w:type="spellEnd"/>
      <w:r w:rsidR="002D4F87" w:rsidRPr="00A42FAE">
        <w:rPr>
          <w:rStyle w:val="Literal"/>
          <w:rFonts w:eastAsiaTheme="minorHAnsi"/>
        </w:rPr>
        <w:t>()</w:t>
      </w:r>
      <w:ins w:id="617" w:author="Frances" w:date="2023-03-20T14:14:00Z">
        <w:r w:rsidR="009E1560">
          <w:t xml:space="preserve"> </w:t>
        </w:r>
      </w:ins>
      <w:del w:id="618" w:author="Frances" w:date="2023-03-20T14:14:00Z">
        <w:r w:rsidR="002D4F87" w:rsidDel="009E1560">
          <w:delText xml:space="preserve">. You can run this </w:delText>
        </w:r>
      </w:del>
      <w:r w:rsidR="002D4F87">
        <w:t>in the console or in an R script file. T</w:t>
      </w:r>
      <w:del w:id="619" w:author="Frances" w:date="2023-03-20T15:54:00Z">
        <w:r w:rsidR="002D4F87" w:rsidDel="00815E76">
          <w:delText>he t</w:delText>
        </w:r>
      </w:del>
      <w:r w:rsidR="002D4F87">
        <w:t>hird</w:t>
      </w:r>
      <w:del w:id="620" w:author="Frances" w:date="2023-03-20T15:54:00Z">
        <w:r w:rsidR="002D4F87" w:rsidDel="00815E76">
          <w:delText xml:space="preserve"> option</w:delText>
        </w:r>
      </w:del>
      <w:r w:rsidR="002D4F87">
        <w:t xml:space="preserve">, </w:t>
      </w:r>
      <w:del w:id="621" w:author="Frances" w:date="2023-03-20T14:15:00Z">
        <w:r w:rsidR="002D4F87" w:rsidDel="009E1560">
          <w:delText xml:space="preserve">applicable if you’re working in RStudio, </w:delText>
        </w:r>
      </w:del>
      <w:ins w:id="622" w:author="Frances" w:date="2023-03-20T15:54:00Z">
        <w:r w:rsidR="00815E76">
          <w:t>you</w:t>
        </w:r>
      </w:ins>
      <w:del w:id="623" w:author="Frances" w:date="2023-03-20T15:54:00Z">
        <w:r w:rsidR="002D4F87" w:rsidDel="00815E76">
          <w:delText>is to</w:delText>
        </w:r>
      </w:del>
      <w:r w:rsidR="002D4F87">
        <w:t xml:space="preserve"> use the keyboard shortcut </w:t>
      </w:r>
      <w:ins w:id="624" w:author="Frances" w:date="2023-03-20T15:54:00Z">
        <w:r w:rsidR="00815E76">
          <w:t>C</w:t>
        </w:r>
      </w:ins>
      <w:del w:id="625" w:author="Frances" w:date="2023-03-20T15:54:00Z">
        <w:r w:rsidR="002D4F87" w:rsidDel="00815E76">
          <w:delText>c</w:delText>
        </w:r>
      </w:del>
      <w:r w:rsidR="002D4F87">
        <w:t>ommand</w:t>
      </w:r>
      <w:del w:id="626" w:author="Frances" w:date="2023-03-20T14:15:00Z">
        <w:r w:rsidR="002D4F87" w:rsidDel="009E1560">
          <w:delText>/control (Mac/Windows)</w:delText>
        </w:r>
      </w:del>
      <w:r w:rsidR="002D4F87">
        <w:t xml:space="preserve"> + </w:t>
      </w:r>
      <w:ins w:id="627" w:author="Frances" w:date="2023-03-20T15:54:00Z">
        <w:r w:rsidR="00815E76">
          <w:t>S</w:t>
        </w:r>
      </w:ins>
      <w:del w:id="628" w:author="Frances" w:date="2023-03-20T15:54:00Z">
        <w:r w:rsidR="002D4F87" w:rsidDel="00815E76">
          <w:delText>s</w:delText>
        </w:r>
      </w:del>
      <w:r w:rsidR="002D4F87">
        <w:t>hift + B</w:t>
      </w:r>
      <w:ins w:id="629" w:author="Frances" w:date="2023-03-20T14:15:00Z">
        <w:r w:rsidR="009E1560">
          <w:t xml:space="preserve"> on </w:t>
        </w:r>
      </w:ins>
      <w:ins w:id="630" w:author="Frances" w:date="2023-03-21T09:49:00Z">
        <w:r w:rsidR="00A913DF">
          <w:t>m</w:t>
        </w:r>
      </w:ins>
      <w:ins w:id="631" w:author="Frances" w:date="2023-03-20T14:15:00Z">
        <w:r w:rsidR="009E1560">
          <w:t>ac</w:t>
        </w:r>
      </w:ins>
      <w:ins w:id="632" w:author="Frances" w:date="2023-03-21T09:49:00Z">
        <w:r w:rsidR="00A913DF">
          <w:t>OS</w:t>
        </w:r>
      </w:ins>
      <w:ins w:id="633" w:author="Frances" w:date="2023-03-20T14:15:00Z">
        <w:r w:rsidR="009E1560">
          <w:t xml:space="preserve"> and </w:t>
        </w:r>
      </w:ins>
      <w:ins w:id="634" w:author="Frances" w:date="2023-03-20T15:54:00Z">
        <w:r w:rsidR="00815E76">
          <w:t xml:space="preserve">Ctrl </w:t>
        </w:r>
      </w:ins>
      <w:ins w:id="635" w:author="Frances" w:date="2023-03-20T14:15:00Z">
        <w:r w:rsidR="009E1560">
          <w:t xml:space="preserve">+ </w:t>
        </w:r>
      </w:ins>
      <w:ins w:id="636" w:author="Frances" w:date="2023-03-20T15:54:00Z">
        <w:r w:rsidR="00815E76">
          <w:t>S</w:t>
        </w:r>
      </w:ins>
      <w:ins w:id="637" w:author="Frances" w:date="2023-03-20T14:15:00Z">
        <w:r w:rsidR="009E1560">
          <w:t>hift + B on W</w:t>
        </w:r>
      </w:ins>
      <w:ins w:id="638" w:author="Frances" w:date="2023-03-20T15:54:00Z">
        <w:r w:rsidR="00815E76">
          <w:t>i</w:t>
        </w:r>
      </w:ins>
      <w:ins w:id="639" w:author="Frances" w:date="2023-03-20T14:15:00Z">
        <w:r w:rsidR="009E1560">
          <w:t>ndows</w:t>
        </w:r>
      </w:ins>
      <w:r w:rsidR="002D4F87">
        <w:t>.</w:t>
      </w:r>
    </w:p>
    <w:p w14:paraId="0DBE8DCF" w14:textId="722D1D60" w:rsidR="002D4F87" w:rsidRDefault="002D4F87" w:rsidP="00A601C9">
      <w:pPr>
        <w:pStyle w:val="Body"/>
      </w:pPr>
      <w:del w:id="640" w:author="Frances" w:date="2023-03-20T14:15:00Z">
        <w:r w:rsidDel="009E1560">
          <w:delText>All three</w:delText>
        </w:r>
      </w:del>
      <w:ins w:id="641" w:author="Frances" w:date="2023-03-20T14:15:00Z">
        <w:r w:rsidR="009E1560">
          <w:t>These</w:t>
        </w:r>
      </w:ins>
      <w:r>
        <w:t xml:space="preserve"> options will render all</w:t>
      </w:r>
      <w:del w:id="642" w:author="Frances" w:date="2023-03-20T14:15:00Z">
        <w:r w:rsidDel="009E1560">
          <w:delText xml:space="preserve"> of the</w:delText>
        </w:r>
      </w:del>
      <w:r>
        <w:t xml:space="preserve"> R Markdown documents and add the top navigation bar to them</w:t>
      </w:r>
      <w:del w:id="643" w:author="Frances" w:date="2023-03-20T14:15:00Z">
        <w:r w:rsidDel="009E1560">
          <w:delText>,</w:delText>
        </w:r>
      </w:del>
      <w:r>
        <w:t xml:space="preserve"> with the options specified in the </w:t>
      </w:r>
      <w:r w:rsidRPr="009E1560">
        <w:rPr>
          <w:rStyle w:val="Italic"/>
          <w:rFonts w:eastAsiaTheme="minorHAnsi"/>
          <w:rPrChange w:id="644" w:author="Frances" w:date="2023-03-20T14:15:00Z">
            <w:rPr>
              <w:rStyle w:val="Literal"/>
              <w:rFonts w:eastAsiaTheme="minorHAnsi"/>
            </w:rPr>
          </w:rPrChange>
        </w:rPr>
        <w:t>_</w:t>
      </w:r>
      <w:proofErr w:type="spellStart"/>
      <w:r w:rsidRPr="009E1560">
        <w:rPr>
          <w:rStyle w:val="Italic"/>
          <w:rFonts w:eastAsiaTheme="minorHAnsi"/>
          <w:rPrChange w:id="645" w:author="Frances" w:date="2023-03-20T14:15:00Z">
            <w:rPr>
              <w:rStyle w:val="Literal"/>
              <w:rFonts w:eastAsiaTheme="minorHAnsi"/>
            </w:rPr>
          </w:rPrChange>
        </w:rPr>
        <w:t>site.yml</w:t>
      </w:r>
      <w:proofErr w:type="spellEnd"/>
      <w:r>
        <w:t xml:space="preserve"> file. To find the rendered files, look in the output directory you specified (for us, that was </w:t>
      </w:r>
      <w:r w:rsidRPr="009E1560">
        <w:rPr>
          <w:rStyle w:val="Italic"/>
          <w:rFonts w:eastAsiaTheme="minorHAnsi"/>
          <w:rPrChange w:id="646" w:author="Frances" w:date="2023-03-20T14:16:00Z">
            <w:rPr>
              <w:rStyle w:val="Literal"/>
              <w:rFonts w:eastAsiaTheme="minorHAnsi"/>
            </w:rPr>
          </w:rPrChange>
        </w:rPr>
        <w:t>docs</w:t>
      </w:r>
      <w:r>
        <w:t xml:space="preserve">). Open </w:t>
      </w:r>
      <w:del w:id="647" w:author="Frances" w:date="2023-03-20T15:55:00Z">
        <w:r w:rsidDel="00815E76">
          <w:delText xml:space="preserve">up </w:delText>
        </w:r>
      </w:del>
      <w:r>
        <w:t xml:space="preserve">any HTML file and you’ll find your website, which should look like </w:t>
      </w:r>
      <w:r w:rsidR="00790D61">
        <w:t xml:space="preserve">Figure </w:t>
      </w:r>
      <w:ins w:id="648" w:author="Frances" w:date="2023-03-21T10:37:00Z">
        <w:r w:rsidR="008E1A5F">
          <w:t>8</w:t>
        </w:r>
      </w:ins>
      <w:del w:id="649" w:author="Frances" w:date="2023-03-21T10:37:00Z">
        <w:r w:rsidR="00790D61" w:rsidDel="008E1A5F">
          <w:delText>9</w:delText>
        </w:r>
      </w:del>
      <w:r w:rsidR="00790D61">
        <w:t>-</w:t>
      </w:r>
      <w:ins w:id="650" w:author="Frances" w:date="2023-03-21T10:37:00Z">
        <w:r w:rsidR="008E1A5F">
          <w:t>5</w:t>
        </w:r>
      </w:ins>
      <w:del w:id="651" w:author="Frances" w:date="2023-03-21T10:37:00Z">
        <w:r w:rsidDel="008E1A5F">
          <w:delText>7</w:delText>
        </w:r>
      </w:del>
      <w:r>
        <w:t>.</w:t>
      </w:r>
    </w:p>
    <w:p w14:paraId="62530109" w14:textId="4A35BD3B" w:rsidR="002D4F87" w:rsidRDefault="002D4F87" w:rsidP="00A42FAE">
      <w:pPr>
        <w:pStyle w:val="GraphicSlug"/>
      </w:pPr>
      <w:r>
        <w:t>[</w:t>
      </w:r>
      <w:r w:rsidR="00C5544E">
        <w:t>F09</w:t>
      </w:r>
      <w:r>
        <w:t>007.png]</w:t>
      </w:r>
    </w:p>
    <w:p w14:paraId="255B9102" w14:textId="77777777" w:rsidR="002D4F87" w:rsidRDefault="002D4F87" w:rsidP="002D4F87">
      <w:pPr>
        <w:pStyle w:val="CaptionedFigure"/>
      </w:pPr>
      <w:r>
        <w:rPr>
          <w:noProof/>
        </w:rPr>
        <w:lastRenderedPageBreak/>
        <w:drawing>
          <wp:inline distT="0" distB="0" distL="0" distR="0" wp14:anchorId="4F898B4D" wp14:editId="6AB1D82B">
            <wp:extent cx="5334000" cy="3711769"/>
            <wp:effectExtent l="0" t="0" r="0" b="0"/>
            <wp:docPr id="411" name="Picture"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412" name="Picture" descr="../../assets/covid-website-default-content.png"/>
                    <pic:cNvPicPr>
                      <a:picLocks noChangeAspect="1" noChangeArrowheads="1"/>
                    </pic:cNvPicPr>
                  </pic:nvPicPr>
                  <pic:blipFill>
                    <a:blip r:embed="rId16"/>
                    <a:stretch>
                      <a:fillRect/>
                    </a:stretch>
                  </pic:blipFill>
                  <pic:spPr bwMode="auto">
                    <a:xfrm>
                      <a:off x="0" y="0"/>
                      <a:ext cx="5334000" cy="3711769"/>
                    </a:xfrm>
                    <a:prstGeom prst="rect">
                      <a:avLst/>
                    </a:prstGeom>
                    <a:noFill/>
                    <a:ln w="9525">
                      <a:noFill/>
                      <a:headEnd/>
                      <a:tailEnd/>
                    </a:ln>
                  </pic:spPr>
                </pic:pic>
              </a:graphicData>
            </a:graphic>
          </wp:inline>
        </w:drawing>
      </w:r>
    </w:p>
    <w:p w14:paraId="44D6D24B" w14:textId="6E3A98BB" w:rsidR="002D4F87" w:rsidRDefault="002D4F87" w:rsidP="00121BAD">
      <w:pPr>
        <w:pStyle w:val="CaptionLine"/>
        <w:rPr>
          <w:ins w:id="652" w:author="Frances" w:date="2023-03-20T14:16:00Z"/>
        </w:rPr>
      </w:pPr>
      <w:r>
        <w:t>The COVID website with default content</w:t>
      </w:r>
    </w:p>
    <w:p w14:paraId="590221A9" w14:textId="029088D3" w:rsidR="009E1560" w:rsidRPr="009E1560" w:rsidRDefault="009E1560">
      <w:pPr>
        <w:pStyle w:val="Body"/>
        <w:pPrChange w:id="653" w:author="Frances" w:date="2023-03-20T14:16:00Z">
          <w:pPr>
            <w:pStyle w:val="CaptionLine"/>
          </w:pPr>
        </w:pPrChange>
      </w:pPr>
      <w:ins w:id="654" w:author="Frances" w:date="2023-03-20T14:16:00Z">
        <w:r>
          <w:t>X</w:t>
        </w:r>
        <w:commentRangeStart w:id="655"/>
        <w:r>
          <w:t>XXXX</w:t>
        </w:r>
        <w:commentRangeEnd w:id="655"/>
        <w:r>
          <w:rPr>
            <w:rStyle w:val="CommentReference"/>
            <w:rFonts w:asciiTheme="minorHAnsi" w:eastAsiaTheme="minorHAnsi" w:hAnsiTheme="minorHAnsi" w:cstheme="minorBidi"/>
            <w:color w:val="auto"/>
            <w:lang w:eastAsia="en-US"/>
          </w:rPr>
          <w:commentReference w:id="655"/>
        </w:r>
      </w:ins>
    </w:p>
    <w:p w14:paraId="004E558D" w14:textId="1A01394A" w:rsidR="002D4F87" w:rsidRDefault="009E1560" w:rsidP="00501B23">
      <w:pPr>
        <w:pStyle w:val="HeadA"/>
      </w:pPr>
      <w:bookmarkStart w:id="656" w:name="_Toc130286658"/>
      <w:bookmarkStart w:id="657" w:name="custom-css"/>
      <w:bookmarkEnd w:id="567"/>
      <w:ins w:id="658" w:author="Frances" w:date="2023-03-20T14:17:00Z">
        <w:r>
          <w:t>Applying</w:t>
        </w:r>
      </w:ins>
      <w:ins w:id="659" w:author="Frances" w:date="2023-03-20T13:58:00Z">
        <w:r w:rsidR="00FA112C">
          <w:t xml:space="preserve"> </w:t>
        </w:r>
      </w:ins>
      <w:r w:rsidR="002D4F87">
        <w:t>Custom CSS</w:t>
      </w:r>
      <w:ins w:id="660" w:author="Frances" w:date="2023-03-20T14:17:00Z">
        <w:r>
          <w:t xml:space="preserve"> with </w:t>
        </w:r>
        <w:proofErr w:type="spellStart"/>
        <w:r>
          <w:t>create_</w:t>
        </w:r>
        <w:proofErr w:type="gramStart"/>
        <w:r>
          <w:t>theme</w:t>
        </w:r>
        <w:proofErr w:type="spellEnd"/>
        <w:r>
          <w:t>(</w:t>
        </w:r>
        <w:proofErr w:type="gramEnd"/>
        <w:r>
          <w:t>)</w:t>
        </w:r>
      </w:ins>
      <w:bookmarkEnd w:id="656"/>
    </w:p>
    <w:p w14:paraId="5834AE94" w14:textId="06950B22" w:rsidR="002D4F87" w:rsidDel="009E1560" w:rsidRDefault="002D4F87" w:rsidP="00A601C9">
      <w:pPr>
        <w:pStyle w:val="Body"/>
        <w:rPr>
          <w:del w:id="661" w:author="Frances" w:date="2023-03-20T14:18:00Z"/>
        </w:rPr>
      </w:pPr>
      <w:r>
        <w:t xml:space="preserve">Websites made with </w:t>
      </w:r>
      <w:r w:rsidRPr="00A42FAE">
        <w:rPr>
          <w:rStyle w:val="Literal"/>
          <w:rFonts w:eastAsiaTheme="minorHAnsi"/>
        </w:rPr>
        <w:t>distill</w:t>
      </w:r>
      <w:r>
        <w:t xml:space="preserve"> tend to look similar</w:t>
      </w:r>
      <w:ins w:id="662" w:author="Frances" w:date="2023-03-20T14:18:00Z">
        <w:r w:rsidR="009E1560">
          <w:t>,</w:t>
        </w:r>
      </w:ins>
      <w:r>
        <w:t xml:space="preserve"> </w:t>
      </w:r>
      <w:del w:id="663" w:author="Frances" w:date="2023-03-20T14:18:00Z">
        <w:r w:rsidDel="009E1560">
          <w:delText xml:space="preserve">(it’s the tradeoff of working with a simple approach). </w:delText>
        </w:r>
      </w:del>
      <w:ins w:id="664" w:author="Frances" w:date="2023-03-20T14:18:00Z">
        <w:r w:rsidR="009E1560">
          <w:t>b</w:t>
        </w:r>
      </w:ins>
      <w:del w:id="665" w:author="Frances" w:date="2023-03-20T14:18:00Z">
        <w:r w:rsidDel="009E1560">
          <w:delText>B</w:delText>
        </w:r>
      </w:del>
      <w:r>
        <w:t xml:space="preserve">ut you can change </w:t>
      </w:r>
      <w:del w:id="666" w:author="Frances" w:date="2023-03-20T14:17:00Z">
        <w:r w:rsidDel="009E1560">
          <w:delText xml:space="preserve">how your website looks </w:delText>
        </w:r>
      </w:del>
      <w:ins w:id="667" w:author="Frances" w:date="2023-03-20T14:18:00Z">
        <w:r w:rsidR="009E1560">
          <w:t>this</w:t>
        </w:r>
      </w:ins>
      <w:ins w:id="668" w:author="Frances" w:date="2023-03-20T14:17:00Z">
        <w:r w:rsidR="009E1560">
          <w:t xml:space="preserve"> design </w:t>
        </w:r>
      </w:ins>
      <w:r>
        <w:t>using</w:t>
      </w:r>
      <w:del w:id="669" w:author="Frances" w:date="2023-03-20T14:17:00Z">
        <w:r w:rsidDel="009E1560">
          <w:delText xml:space="preserve"> some</w:delText>
        </w:r>
      </w:del>
      <w:r>
        <w:t xml:space="preserve"> custom CSS. The </w:t>
      </w:r>
      <w:r w:rsidRPr="00A42FAE">
        <w:rPr>
          <w:rStyle w:val="Literal"/>
          <w:rFonts w:eastAsiaTheme="minorHAnsi"/>
        </w:rPr>
        <w:t>distill</w:t>
      </w:r>
      <w:r>
        <w:t xml:space="preserve"> package even provides a function to simplify the process.</w:t>
      </w:r>
      <w:ins w:id="670" w:author="Frances" w:date="2023-03-20T14:18:00Z">
        <w:r w:rsidR="009E1560">
          <w:t xml:space="preserve"> </w:t>
        </w:r>
      </w:ins>
    </w:p>
    <w:p w14:paraId="781A51FC" w14:textId="2B0453DA" w:rsidR="002D4F87" w:rsidRDefault="002D4F87" w:rsidP="009E1560">
      <w:pPr>
        <w:pStyle w:val="Body"/>
      </w:pPr>
      <w:del w:id="671" w:author="Frances" w:date="2023-03-20T14:18:00Z">
        <w:r w:rsidDel="009E1560">
          <w:delText xml:space="preserve">To get started, the easiest approach is to </w:delText>
        </w:r>
      </w:del>
      <w:ins w:id="672" w:author="Frances" w:date="2023-03-20T14:18:00Z">
        <w:r w:rsidR="009E1560">
          <w:t>R</w:t>
        </w:r>
      </w:ins>
      <w:del w:id="673" w:author="Frances" w:date="2023-03-20T14:18:00Z">
        <w:r w:rsidDel="009E1560">
          <w:delText>r</w:delText>
        </w:r>
      </w:del>
      <w:r>
        <w:t>un</w:t>
      </w:r>
      <w:ins w:id="674" w:author="Frances" w:date="2023-03-20T14:18:00Z">
        <w:r w:rsidR="009E1560">
          <w:t>ning</w:t>
        </w:r>
      </w:ins>
      <w:r>
        <w:t xml:space="preserve"> th</w:t>
      </w:r>
      <w:ins w:id="675" w:author="Frances" w:date="2023-03-20T14:18:00Z">
        <w:r w:rsidR="009E1560">
          <w:t>is</w:t>
        </w:r>
      </w:ins>
      <w:del w:id="676" w:author="Frances" w:date="2023-03-20T14:18:00Z">
        <w:r w:rsidDel="009E1560">
          <w:delText>e</w:delText>
        </w:r>
      </w:del>
      <w:r>
        <w:t xml:space="preserve"> </w:t>
      </w:r>
      <w:proofErr w:type="spellStart"/>
      <w:r w:rsidRPr="00A42FAE">
        <w:rPr>
          <w:rStyle w:val="Literal"/>
          <w:rFonts w:eastAsiaTheme="minorHAnsi"/>
        </w:rPr>
        <w:t>create_</w:t>
      </w:r>
      <w:proofErr w:type="gramStart"/>
      <w:r w:rsidRPr="00A42FAE">
        <w:rPr>
          <w:rStyle w:val="Literal"/>
          <w:rFonts w:eastAsiaTheme="minorHAnsi"/>
        </w:rPr>
        <w:t>theme</w:t>
      </w:r>
      <w:proofErr w:type="spellEnd"/>
      <w:r w:rsidRPr="00A42FAE">
        <w:rPr>
          <w:rStyle w:val="Literal"/>
          <w:rFonts w:eastAsiaTheme="minorHAnsi"/>
        </w:rPr>
        <w:t>(</w:t>
      </w:r>
      <w:proofErr w:type="gramEnd"/>
      <w:r w:rsidRPr="00A42FAE">
        <w:rPr>
          <w:rStyle w:val="Literal"/>
          <w:rFonts w:eastAsiaTheme="minorHAnsi"/>
        </w:rPr>
        <w:t>)</w:t>
      </w:r>
      <w:r>
        <w:t xml:space="preserve"> function</w:t>
      </w:r>
      <w:ins w:id="677" w:author="Frances" w:date="2023-03-20T14:18:00Z">
        <w:r w:rsidR="009E1560">
          <w:t xml:space="preserve"> </w:t>
        </w:r>
        <w:commentRangeStart w:id="678"/>
        <w:r w:rsidR="009E1560">
          <w:t>in XXXX</w:t>
        </w:r>
      </w:ins>
      <w:r>
        <w:t xml:space="preserve"> </w:t>
      </w:r>
      <w:commentRangeEnd w:id="678"/>
      <w:r w:rsidR="009E1560">
        <w:rPr>
          <w:rStyle w:val="CommentReference"/>
          <w:rFonts w:asciiTheme="minorHAnsi" w:eastAsiaTheme="minorHAnsi" w:hAnsiTheme="minorHAnsi" w:cstheme="minorBidi"/>
          <w:color w:val="auto"/>
          <w:lang w:eastAsia="en-US"/>
        </w:rPr>
        <w:commentReference w:id="678"/>
      </w:r>
      <w:del w:id="679" w:author="Frances" w:date="2023-03-20T14:18:00Z">
        <w:r w:rsidDel="009E1560">
          <w:delText xml:space="preserve">from </w:delText>
        </w:r>
        <w:r w:rsidRPr="00A42FAE" w:rsidDel="009E1560">
          <w:rPr>
            <w:rStyle w:val="Literal"/>
            <w:rFonts w:eastAsiaTheme="minorHAnsi"/>
          </w:rPr>
          <w:delText>distill</w:delText>
        </w:r>
        <w:r w:rsidDel="009E1560">
          <w:delText>. Doing so will</w:delText>
        </w:r>
      </w:del>
      <w:ins w:id="680" w:author="Frances" w:date="2023-03-20T14:18:00Z">
        <w:r w:rsidR="009E1560">
          <w:t>should</w:t>
        </w:r>
      </w:ins>
      <w:r>
        <w:t xml:space="preserve"> create a file called </w:t>
      </w:r>
      <w:r w:rsidRPr="00FA112C">
        <w:rPr>
          <w:rStyle w:val="Italic"/>
          <w:rFonts w:eastAsiaTheme="minorHAnsi"/>
          <w:rPrChange w:id="681" w:author="Frances" w:date="2023-03-20T13:57:00Z">
            <w:rPr>
              <w:rStyle w:val="Literal"/>
              <w:rFonts w:eastAsiaTheme="minorHAnsi"/>
            </w:rPr>
          </w:rPrChange>
        </w:rPr>
        <w:t>theme.css</w:t>
      </w:r>
      <w:r>
        <w:t xml:space="preserve">, </w:t>
      </w:r>
      <w:del w:id="682" w:author="Frances" w:date="2023-03-20T14:18:00Z">
        <w:r w:rsidDel="009E1560">
          <w:delText>which we can see below</w:delText>
        </w:r>
      </w:del>
      <w:ins w:id="683" w:author="Frances" w:date="2023-03-20T14:18:00Z">
        <w:r w:rsidR="009E1560">
          <w:t>shown here:</w:t>
        </w:r>
      </w:ins>
      <w:del w:id="684" w:author="Frances" w:date="2023-03-20T14:18:00Z">
        <w:r w:rsidDel="009E1560">
          <w:delText>.</w:delText>
        </w:r>
      </w:del>
    </w:p>
    <w:p w14:paraId="72D8C062" w14:textId="77777777" w:rsidR="0048320E" w:rsidRDefault="002D4F87" w:rsidP="001159EF">
      <w:pPr>
        <w:pStyle w:val="Code"/>
      </w:pPr>
      <w:r w:rsidRPr="001159EF">
        <w:rPr>
          <w:rStyle w:val="CommentTok"/>
          <w:rFonts w:ascii="Courier" w:hAnsi="Courier"/>
          <w:color w:val="000000"/>
          <w:sz w:val="17"/>
          <w:shd w:val="clear" w:color="auto" w:fill="auto"/>
        </w:rPr>
        <w:t>/* base variables */</w:t>
      </w:r>
    </w:p>
    <w:p w14:paraId="7E96AC72" w14:textId="77777777" w:rsidR="0048320E" w:rsidRDefault="0048320E" w:rsidP="001159EF">
      <w:pPr>
        <w:pStyle w:val="Code"/>
      </w:pPr>
    </w:p>
    <w:p w14:paraId="6222D2D3" w14:textId="77777777" w:rsidR="0048320E" w:rsidRDefault="002D4F87" w:rsidP="001159EF">
      <w:pPr>
        <w:pStyle w:val="Code"/>
      </w:pPr>
      <w:r w:rsidRPr="001159EF">
        <w:rPr>
          <w:rStyle w:val="CommentTok"/>
          <w:rFonts w:ascii="Courier" w:hAnsi="Courier"/>
          <w:color w:val="000000"/>
          <w:sz w:val="17"/>
          <w:shd w:val="clear" w:color="auto" w:fill="auto"/>
        </w:rPr>
        <w:t>/* Edit the CSS properties in this file to create a custom</w:t>
      </w:r>
    </w:p>
    <w:p w14:paraId="07804A88" w14:textId="77777777" w:rsidR="0048320E" w:rsidRDefault="002D4F87" w:rsidP="001159EF">
      <w:pPr>
        <w:pStyle w:val="Code"/>
      </w:pPr>
      <w:r w:rsidRPr="001159EF">
        <w:rPr>
          <w:rStyle w:val="CommentTok"/>
          <w:rFonts w:ascii="Courier" w:hAnsi="Courier"/>
          <w:color w:val="000000"/>
          <w:sz w:val="17"/>
          <w:shd w:val="clear" w:color="auto" w:fill="auto"/>
        </w:rPr>
        <w:t xml:space="preserve">   Distill theme. Only edit values in the right column</w:t>
      </w:r>
    </w:p>
    <w:p w14:paraId="2F700ECF" w14:textId="77777777" w:rsidR="0048320E" w:rsidRDefault="002D4F87" w:rsidP="001159EF">
      <w:pPr>
        <w:pStyle w:val="Code"/>
      </w:pPr>
      <w:r w:rsidRPr="001159EF">
        <w:rPr>
          <w:rStyle w:val="CommentTok"/>
          <w:rFonts w:ascii="Courier" w:hAnsi="Courier"/>
          <w:color w:val="000000"/>
          <w:sz w:val="17"/>
          <w:shd w:val="clear" w:color="auto" w:fill="auto"/>
        </w:rPr>
        <w:t xml:space="preserve">   for each row; values shown are the CSS defaults.</w:t>
      </w:r>
    </w:p>
    <w:p w14:paraId="67891C64" w14:textId="77777777" w:rsidR="0048320E" w:rsidRDefault="002D4F87" w:rsidP="001159EF">
      <w:pPr>
        <w:pStyle w:val="Code"/>
      </w:pPr>
      <w:r w:rsidRPr="001159EF">
        <w:rPr>
          <w:rStyle w:val="CommentTok"/>
          <w:rFonts w:ascii="Courier" w:hAnsi="Courier"/>
          <w:color w:val="000000"/>
          <w:sz w:val="17"/>
          <w:shd w:val="clear" w:color="auto" w:fill="auto"/>
        </w:rPr>
        <w:t xml:space="preserve">   To return any property to the default,</w:t>
      </w:r>
    </w:p>
    <w:p w14:paraId="006364FC" w14:textId="77777777" w:rsidR="0048320E" w:rsidRDefault="002D4F87" w:rsidP="001159EF">
      <w:pPr>
        <w:pStyle w:val="Code"/>
      </w:pPr>
      <w:r w:rsidRPr="001159EF">
        <w:rPr>
          <w:rStyle w:val="CommentTok"/>
          <w:rFonts w:ascii="Courier" w:hAnsi="Courier"/>
          <w:color w:val="000000"/>
          <w:sz w:val="17"/>
          <w:shd w:val="clear" w:color="auto" w:fill="auto"/>
        </w:rPr>
        <w:t xml:space="preserve">   you may set its value to: unset</w:t>
      </w:r>
    </w:p>
    <w:p w14:paraId="43B9C490" w14:textId="77777777" w:rsidR="0048320E" w:rsidRDefault="002D4F87" w:rsidP="001159EF">
      <w:pPr>
        <w:pStyle w:val="Code"/>
      </w:pPr>
      <w:r w:rsidRPr="001159EF">
        <w:rPr>
          <w:rStyle w:val="CommentTok"/>
          <w:rFonts w:ascii="Courier" w:hAnsi="Courier"/>
          <w:color w:val="000000"/>
          <w:sz w:val="17"/>
          <w:shd w:val="clear" w:color="auto" w:fill="auto"/>
        </w:rPr>
        <w:t xml:space="preserve">   All rows must end with a semi-colon.                      */</w:t>
      </w:r>
    </w:p>
    <w:p w14:paraId="20071BB0" w14:textId="77777777" w:rsidR="0048320E" w:rsidRDefault="0048320E" w:rsidP="001159EF">
      <w:pPr>
        <w:pStyle w:val="Code"/>
      </w:pPr>
    </w:p>
    <w:p w14:paraId="4F4D668C" w14:textId="77777777" w:rsidR="0048320E" w:rsidRDefault="002D4F87" w:rsidP="001159EF">
      <w:pPr>
        <w:pStyle w:val="Code"/>
      </w:pPr>
      <w:r w:rsidRPr="001159EF">
        <w:rPr>
          <w:rStyle w:val="CommentTok"/>
          <w:rFonts w:ascii="Courier" w:hAnsi="Courier"/>
          <w:color w:val="000000"/>
          <w:sz w:val="17"/>
          <w:shd w:val="clear" w:color="auto" w:fill="auto"/>
        </w:rPr>
        <w:t>/* Optional: embed custom fonts here with `@import`          */</w:t>
      </w:r>
    </w:p>
    <w:p w14:paraId="01B9F3A3" w14:textId="77777777" w:rsidR="0048320E" w:rsidRDefault="002D4F87" w:rsidP="001159EF">
      <w:pPr>
        <w:pStyle w:val="Code"/>
      </w:pPr>
      <w:r w:rsidRPr="001159EF">
        <w:rPr>
          <w:rStyle w:val="CommentTok"/>
          <w:rFonts w:ascii="Courier" w:hAnsi="Courier"/>
          <w:color w:val="000000"/>
          <w:sz w:val="17"/>
          <w:shd w:val="clear" w:color="auto" w:fill="auto"/>
        </w:rPr>
        <w:t>/* This must remain at the top of this file.                 */</w:t>
      </w:r>
    </w:p>
    <w:p w14:paraId="6C09D49E" w14:textId="77777777" w:rsidR="0048320E" w:rsidRDefault="0048320E" w:rsidP="001159EF">
      <w:pPr>
        <w:pStyle w:val="Code"/>
      </w:pPr>
    </w:p>
    <w:p w14:paraId="2871C8F0" w14:textId="77777777" w:rsidR="0048320E" w:rsidRDefault="002D4F87" w:rsidP="001159EF">
      <w:pPr>
        <w:pStyle w:val="Code"/>
      </w:pPr>
      <w:r w:rsidRPr="001159EF">
        <w:rPr>
          <w:rStyle w:val="NormalTok"/>
          <w:rFonts w:ascii="Courier" w:hAnsi="Courier"/>
          <w:i w:val="0"/>
          <w:sz w:val="17"/>
          <w:shd w:val="clear" w:color="auto" w:fill="auto"/>
        </w:rPr>
        <w:t>html {</w:t>
      </w:r>
    </w:p>
    <w:p w14:paraId="32C58AA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sizes --*/</w:t>
      </w:r>
    </w:p>
    <w:p w14:paraId="159B5C0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50</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A1FD66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2E2C00E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14</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DB9030C"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w:t>
      </w:r>
      <w:r w:rsidRPr="001159EF">
        <w:rPr>
          <w:rStyle w:val="VariableTok"/>
          <w:rFonts w:ascii="Courier" w:eastAsiaTheme="minorHAnsi" w:hAnsi="Courier" w:cs="TheSansMonoCondensed-Plain"/>
          <w:i w:val="0"/>
          <w:sz w:val="17"/>
          <w:szCs w:val="17"/>
          <w:shd w:val="clear" w:color="auto" w:fill="auto"/>
          <w:lang w:val="en-US"/>
        </w:rPr>
        <w:t>--aside-size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12</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62FBA7E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4B3F59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colors --*/</w:t>
      </w:r>
    </w:p>
    <w:p w14:paraId="6BA24D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#000000</w:t>
      </w:r>
      <w:r w:rsidRPr="001159EF">
        <w:rPr>
          <w:rStyle w:val="OperatorTok"/>
          <w:rFonts w:ascii="Courier" w:hAnsi="Courier"/>
          <w:b w:val="0"/>
          <w:i w:val="0"/>
          <w:color w:val="000000"/>
          <w:sz w:val="17"/>
          <w:shd w:val="clear" w:color="auto" w:fill="auto"/>
        </w:rPr>
        <w:t>;</w:t>
      </w:r>
    </w:p>
    <w:p w14:paraId="45858C33"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--header-color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1DCE0174"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2A8BF37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163F518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278EBB1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Specify custom fonts ~~~ must be imported above   --*/</w:t>
      </w:r>
    </w:p>
    <w:p w14:paraId="4B966AC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75A4EE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--mono-font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monospace</w:t>
      </w:r>
      <w:r w:rsidRPr="001159EF">
        <w:rPr>
          <w:rStyle w:val="OperatorTok"/>
          <w:rFonts w:ascii="Courier" w:hAnsi="Courier"/>
          <w:b w:val="0"/>
          <w:i w:val="0"/>
          <w:color w:val="000000"/>
          <w:sz w:val="17"/>
          <w:shd w:val="clear" w:color="auto" w:fill="auto"/>
        </w:rPr>
        <w:t>;</w:t>
      </w:r>
    </w:p>
    <w:p w14:paraId="33729E2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43CA368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--navbar-font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w:t>
      </w:r>
      <w:proofErr w:type="gramStart"/>
      <w:r w:rsidRPr="001159EF">
        <w:rPr>
          <w:rStyle w:val="DecValTok"/>
          <w:rFonts w:ascii="Courier" w:hAnsi="Courier"/>
          <w:i w:val="0"/>
          <w:color w:val="000000"/>
          <w:sz w:val="17"/>
          <w:shd w:val="clear" w:color="auto" w:fill="auto"/>
        </w:rPr>
        <w:t>serif</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w:t>
      </w:r>
      <w:proofErr w:type="gramEnd"/>
      <w:r w:rsidRPr="001159EF">
        <w:rPr>
          <w:rStyle w:val="CommentTok"/>
          <w:rFonts w:ascii="Courier" w:hAnsi="Courier"/>
          <w:color w:val="000000"/>
          <w:sz w:val="17"/>
          <w:shd w:val="clear" w:color="auto" w:fill="auto"/>
        </w:rPr>
        <w:t>* websites + blogs only */</w:t>
      </w:r>
    </w:p>
    <w:p w14:paraId="43B831D2" w14:textId="77777777" w:rsidR="0048320E" w:rsidRDefault="002D4F87" w:rsidP="001159EF">
      <w:pPr>
        <w:pStyle w:val="Code"/>
      </w:pPr>
      <w:r w:rsidRPr="001159EF">
        <w:rPr>
          <w:rStyle w:val="NormalTok"/>
          <w:rFonts w:ascii="Courier" w:hAnsi="Courier"/>
          <w:i w:val="0"/>
          <w:sz w:val="17"/>
          <w:shd w:val="clear" w:color="auto" w:fill="auto"/>
        </w:rPr>
        <w:t>}</w:t>
      </w:r>
    </w:p>
    <w:p w14:paraId="43A4B7DC" w14:textId="77777777" w:rsidR="0048320E" w:rsidRDefault="0048320E" w:rsidP="001159EF">
      <w:pPr>
        <w:pStyle w:val="Code"/>
      </w:pPr>
    </w:p>
    <w:p w14:paraId="09D8F448" w14:textId="77777777" w:rsidR="0048320E" w:rsidRDefault="002D4F87" w:rsidP="001159EF">
      <w:pPr>
        <w:pStyle w:val="Code"/>
      </w:pPr>
      <w:r w:rsidRPr="001159EF">
        <w:rPr>
          <w:rStyle w:val="CommentTok"/>
          <w:rFonts w:ascii="Courier" w:hAnsi="Courier"/>
          <w:color w:val="000000"/>
          <w:sz w:val="17"/>
          <w:shd w:val="clear" w:color="auto" w:fill="auto"/>
        </w:rPr>
        <w:t>/*-- ARTICLE METADATA --*/</w:t>
      </w:r>
    </w:p>
    <w:p w14:paraId="61CE3FFF" w14:textId="77777777" w:rsidR="0048320E" w:rsidRDefault="002D4F87" w:rsidP="001159EF">
      <w:pPr>
        <w:pStyle w:val="Code"/>
      </w:pPr>
      <w:r w:rsidRPr="001159EF">
        <w:rPr>
          <w:rStyle w:val="NormalTok"/>
          <w:rFonts w:ascii="Courier" w:hAnsi="Courier"/>
          <w:i w:val="0"/>
          <w:sz w:val="17"/>
          <w:shd w:val="clear" w:color="auto" w:fill="auto"/>
        </w:rPr>
        <w:t>d-byline {</w:t>
      </w:r>
    </w:p>
    <w:p w14:paraId="2575135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508EE48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68FE36E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0DB13E4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0107AF0" w14:textId="77777777" w:rsidR="0048320E" w:rsidRDefault="002D4F87" w:rsidP="001159EF">
      <w:pPr>
        <w:pStyle w:val="Code"/>
      </w:pPr>
      <w:r w:rsidRPr="001159EF">
        <w:rPr>
          <w:rStyle w:val="NormalTok"/>
          <w:rFonts w:ascii="Courier" w:hAnsi="Courier"/>
          <w:i w:val="0"/>
          <w:sz w:val="17"/>
          <w:shd w:val="clear" w:color="auto" w:fill="auto"/>
        </w:rPr>
        <w:t>}</w:t>
      </w:r>
    </w:p>
    <w:p w14:paraId="369B232F" w14:textId="77777777" w:rsidR="0048320E" w:rsidRDefault="0048320E" w:rsidP="001159EF">
      <w:pPr>
        <w:pStyle w:val="Code"/>
      </w:pPr>
    </w:p>
    <w:p w14:paraId="688B8CD6" w14:textId="77777777" w:rsidR="0048320E" w:rsidRDefault="002D4F87" w:rsidP="001159EF">
      <w:pPr>
        <w:pStyle w:val="Code"/>
      </w:pPr>
      <w:r w:rsidRPr="001159EF">
        <w:rPr>
          <w:rStyle w:val="CommentTok"/>
          <w:rFonts w:ascii="Courier" w:hAnsi="Courier"/>
          <w:color w:val="000000"/>
          <w:sz w:val="17"/>
          <w:shd w:val="clear" w:color="auto" w:fill="auto"/>
        </w:rPr>
        <w:t>/*-- ARTICLE TABLE OF CONTENTS --*/</w:t>
      </w:r>
    </w:p>
    <w:p w14:paraId="38684C97" w14:textId="77777777" w:rsidR="0048320E" w:rsidRDefault="002D4F87" w:rsidP="001159EF">
      <w:pPr>
        <w:pStyle w:val="Code"/>
      </w:pPr>
      <w:proofErr w:type="gramStart"/>
      <w:r w:rsidRPr="001159EF">
        <w:rPr>
          <w:sz w:val="17"/>
        </w:rPr>
        <w:t>.d</w:t>
      </w:r>
      <w:proofErr w:type="gramEnd"/>
      <w:r w:rsidRPr="001159EF">
        <w:rPr>
          <w:sz w:val="17"/>
        </w:rPr>
        <w:t>-contents</w:t>
      </w:r>
      <w:r w:rsidRPr="001159EF">
        <w:rPr>
          <w:rStyle w:val="NormalTok"/>
          <w:rFonts w:ascii="Courier" w:hAnsi="Courier"/>
          <w:i w:val="0"/>
          <w:sz w:val="17"/>
          <w:shd w:val="clear" w:color="auto" w:fill="auto"/>
        </w:rPr>
        <w:t xml:space="preserve"> {</w:t>
      </w:r>
    </w:p>
    <w:p w14:paraId="38A2424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7A7353B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--contents-size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BDAAA2C" w14:textId="77777777" w:rsidR="0048320E" w:rsidRDefault="002D4F87" w:rsidP="001159EF">
      <w:pPr>
        <w:pStyle w:val="Code"/>
      </w:pPr>
      <w:r w:rsidRPr="001159EF">
        <w:rPr>
          <w:rStyle w:val="NormalTok"/>
          <w:rFonts w:ascii="Courier" w:hAnsi="Courier"/>
          <w:i w:val="0"/>
          <w:sz w:val="17"/>
          <w:shd w:val="clear" w:color="auto" w:fill="auto"/>
        </w:rPr>
        <w:t>}</w:t>
      </w:r>
    </w:p>
    <w:p w14:paraId="38E34F70" w14:textId="77777777" w:rsidR="0048320E" w:rsidRDefault="0048320E" w:rsidP="001159EF">
      <w:pPr>
        <w:pStyle w:val="Code"/>
      </w:pPr>
    </w:p>
    <w:p w14:paraId="448112F6" w14:textId="77777777" w:rsidR="0048320E" w:rsidRDefault="002D4F87" w:rsidP="001159EF">
      <w:pPr>
        <w:pStyle w:val="Code"/>
      </w:pPr>
      <w:r w:rsidRPr="001159EF">
        <w:rPr>
          <w:rStyle w:val="CommentTok"/>
          <w:rFonts w:ascii="Courier" w:hAnsi="Courier"/>
          <w:color w:val="000000"/>
          <w:sz w:val="17"/>
          <w:shd w:val="clear" w:color="auto" w:fill="auto"/>
        </w:rPr>
        <w:t>/*-- ARTICLE APPENDIX --*/</w:t>
      </w:r>
    </w:p>
    <w:p w14:paraId="5E8224D7" w14:textId="77777777" w:rsidR="0048320E" w:rsidRDefault="002D4F87" w:rsidP="001159EF">
      <w:pPr>
        <w:pStyle w:val="Code"/>
      </w:pPr>
      <w:r w:rsidRPr="001159EF">
        <w:rPr>
          <w:rStyle w:val="NormalTok"/>
          <w:rFonts w:ascii="Courier" w:hAnsi="Courier"/>
          <w:i w:val="0"/>
          <w:sz w:val="17"/>
          <w:shd w:val="clear" w:color="auto" w:fill="auto"/>
        </w:rPr>
        <w:t>d-appendix {</w:t>
      </w:r>
    </w:p>
    <w:p w14:paraId="504001E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20050A1"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0.65</w:t>
      </w:r>
      <w:r w:rsidRPr="001159EF">
        <w:rPr>
          <w:sz w:val="17"/>
        </w:rPr>
        <w:t>)</w:t>
      </w:r>
      <w:r w:rsidRPr="001159EF">
        <w:rPr>
          <w:rStyle w:val="OperatorTok"/>
          <w:rFonts w:ascii="Courier" w:hAnsi="Courier"/>
          <w:b w:val="0"/>
          <w:i w:val="0"/>
          <w:color w:val="000000"/>
          <w:sz w:val="17"/>
          <w:shd w:val="clear" w:color="auto" w:fill="auto"/>
        </w:rPr>
        <w:t>;</w:t>
      </w:r>
    </w:p>
    <w:p w14:paraId="1E1636A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em</w:t>
      </w:r>
      <w:r w:rsidRPr="001159EF">
        <w:rPr>
          <w:rStyle w:val="OperatorTok"/>
          <w:rFonts w:ascii="Courier" w:hAnsi="Courier"/>
          <w:b w:val="0"/>
          <w:i w:val="0"/>
          <w:color w:val="000000"/>
          <w:sz w:val="17"/>
          <w:shd w:val="clear" w:color="auto" w:fill="auto"/>
        </w:rPr>
        <w:t>;</w:t>
      </w:r>
    </w:p>
    <w:p w14:paraId="0899497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09234CF5" w14:textId="77777777" w:rsidR="0048320E" w:rsidRDefault="002D4F87" w:rsidP="001159EF">
      <w:pPr>
        <w:pStyle w:val="Code"/>
      </w:pPr>
      <w:r w:rsidRPr="001159EF">
        <w:rPr>
          <w:rStyle w:val="NormalTok"/>
          <w:rFonts w:ascii="Courier" w:hAnsi="Courier"/>
          <w:i w:val="0"/>
          <w:sz w:val="17"/>
          <w:shd w:val="clear" w:color="auto" w:fill="auto"/>
        </w:rPr>
        <w:t>}</w:t>
      </w:r>
    </w:p>
    <w:p w14:paraId="43E0547E" w14:textId="77777777" w:rsidR="0048320E" w:rsidRDefault="0048320E" w:rsidP="001159EF">
      <w:pPr>
        <w:pStyle w:val="Code"/>
      </w:pPr>
    </w:p>
    <w:p w14:paraId="3DB91C8E" w14:textId="77777777" w:rsidR="0048320E" w:rsidRDefault="002D4F87" w:rsidP="001159EF">
      <w:pPr>
        <w:pStyle w:val="Code"/>
      </w:pPr>
      <w:r w:rsidRPr="001159EF">
        <w:rPr>
          <w:rStyle w:val="CommentTok"/>
          <w:rFonts w:ascii="Courier" w:hAnsi="Courier"/>
          <w:color w:val="000000"/>
          <w:sz w:val="17"/>
          <w:shd w:val="clear" w:color="auto" w:fill="auto"/>
        </w:rPr>
        <w:t>/*-- WEBSITE HEADER + FOOTER --*/</w:t>
      </w:r>
    </w:p>
    <w:p w14:paraId="0CFE8E2B" w14:textId="77777777" w:rsidR="0048320E" w:rsidRDefault="002D4F87" w:rsidP="001159EF">
      <w:pPr>
        <w:pStyle w:val="Code"/>
      </w:pPr>
      <w:r w:rsidRPr="001159EF">
        <w:rPr>
          <w:rStyle w:val="CommentTok"/>
          <w:rFonts w:ascii="Courier" w:hAnsi="Courier"/>
          <w:color w:val="000000"/>
          <w:sz w:val="17"/>
          <w:shd w:val="clear" w:color="auto" w:fill="auto"/>
        </w:rPr>
        <w:t xml:space="preserve">/* These properties only apply to Distill sites and </w:t>
      </w:r>
      <w:proofErr w:type="gramStart"/>
      <w:r w:rsidRPr="001159EF">
        <w:rPr>
          <w:rStyle w:val="CommentTok"/>
          <w:rFonts w:ascii="Courier" w:hAnsi="Courier"/>
          <w:color w:val="000000"/>
          <w:sz w:val="17"/>
          <w:shd w:val="clear" w:color="auto" w:fill="auto"/>
        </w:rPr>
        <w:t>blogs  *</w:t>
      </w:r>
      <w:proofErr w:type="gramEnd"/>
      <w:r w:rsidRPr="001159EF">
        <w:rPr>
          <w:rStyle w:val="CommentTok"/>
          <w:rFonts w:ascii="Courier" w:hAnsi="Courier"/>
          <w:color w:val="000000"/>
          <w:sz w:val="17"/>
          <w:shd w:val="clear" w:color="auto" w:fill="auto"/>
        </w:rPr>
        <w:t>/</w:t>
      </w:r>
    </w:p>
    <w:p w14:paraId="5CEBCE9E" w14:textId="77777777" w:rsidR="0048320E" w:rsidRDefault="0048320E" w:rsidP="001159EF">
      <w:pPr>
        <w:pStyle w:val="Code"/>
      </w:pPr>
    </w:p>
    <w:p w14:paraId="228FC413" w14:textId="77777777" w:rsidR="0048320E" w:rsidRDefault="002D4F87" w:rsidP="001159EF">
      <w:pPr>
        <w:pStyle w:val="Code"/>
      </w:pPr>
      <w:proofErr w:type="gramStart"/>
      <w:r w:rsidRPr="001159EF">
        <w:rPr>
          <w:sz w:val="17"/>
        </w:rPr>
        <w:t>.distill</w:t>
      </w:r>
      <w:proofErr w:type="gramEnd"/>
      <w:r w:rsidRPr="001159EF">
        <w:rPr>
          <w:sz w:val="17"/>
        </w:rPr>
        <w:t>-site-header</w:t>
      </w:r>
      <w:r w:rsidRPr="001159EF">
        <w:rPr>
          <w:rStyle w:val="NormalTok"/>
          <w:rFonts w:ascii="Courier" w:hAnsi="Courier"/>
          <w:i w:val="0"/>
          <w:sz w:val="17"/>
          <w:shd w:val="clear" w:color="auto" w:fill="auto"/>
        </w:rPr>
        <w:t xml:space="preserve"> {</w:t>
      </w:r>
    </w:p>
    <w:p w14:paraId="41BF13A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B065F3D"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6F3E589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29E23EF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23E91E3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3913BEB1" w14:textId="77777777" w:rsidR="0048320E" w:rsidRDefault="002D4F87" w:rsidP="001159EF">
      <w:pPr>
        <w:pStyle w:val="Code"/>
      </w:pPr>
      <w:r w:rsidRPr="001159EF">
        <w:rPr>
          <w:rStyle w:val="NormalTok"/>
          <w:rFonts w:ascii="Courier" w:hAnsi="Courier"/>
          <w:i w:val="0"/>
          <w:sz w:val="17"/>
          <w:shd w:val="clear" w:color="auto" w:fill="auto"/>
        </w:rPr>
        <w:t>}</w:t>
      </w:r>
    </w:p>
    <w:p w14:paraId="735B47CB" w14:textId="77777777" w:rsidR="0048320E" w:rsidRDefault="0048320E" w:rsidP="001159EF">
      <w:pPr>
        <w:pStyle w:val="Code"/>
      </w:pPr>
    </w:p>
    <w:p w14:paraId="5B817381" w14:textId="77777777" w:rsidR="0048320E" w:rsidRDefault="002D4F87" w:rsidP="001159EF">
      <w:pPr>
        <w:pStyle w:val="Code"/>
      </w:pPr>
      <w:proofErr w:type="gramStart"/>
      <w:r w:rsidRPr="001159EF">
        <w:rPr>
          <w:sz w:val="17"/>
        </w:rPr>
        <w:t>.distill</w:t>
      </w:r>
      <w:proofErr w:type="gramEnd"/>
      <w:r w:rsidRPr="001159EF">
        <w:rPr>
          <w:sz w:val="17"/>
        </w:rPr>
        <w:t>-site-footer</w:t>
      </w:r>
      <w:r w:rsidRPr="001159EF">
        <w:rPr>
          <w:rStyle w:val="NormalTok"/>
          <w:rFonts w:ascii="Courier" w:hAnsi="Courier"/>
          <w:i w:val="0"/>
          <w:sz w:val="17"/>
          <w:shd w:val="clear" w:color="auto" w:fill="auto"/>
        </w:rPr>
        <w:t xml:space="preserve"> {</w:t>
      </w:r>
    </w:p>
    <w:p w14:paraId="737BF47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43A4AF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8EB7F9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64C0495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03248593" w14:textId="77777777" w:rsidR="0048320E" w:rsidRDefault="002D4F87" w:rsidP="001159EF">
      <w:pPr>
        <w:pStyle w:val="Code"/>
      </w:pPr>
      <w:r w:rsidRPr="001159EF">
        <w:rPr>
          <w:rStyle w:val="NormalTok"/>
          <w:rFonts w:ascii="Courier" w:hAnsi="Courier"/>
          <w:i w:val="0"/>
          <w:sz w:val="17"/>
          <w:shd w:val="clear" w:color="auto" w:fill="auto"/>
        </w:rPr>
        <w:t>}</w:t>
      </w:r>
    </w:p>
    <w:p w14:paraId="488D39AB" w14:textId="77777777" w:rsidR="0048320E" w:rsidRDefault="0048320E" w:rsidP="001159EF">
      <w:pPr>
        <w:pStyle w:val="Code"/>
      </w:pPr>
    </w:p>
    <w:p w14:paraId="710F6E68" w14:textId="77777777" w:rsidR="0048320E" w:rsidRDefault="002D4F87" w:rsidP="001159EF">
      <w:pPr>
        <w:pStyle w:val="Code"/>
      </w:pPr>
      <w:r w:rsidRPr="001159EF">
        <w:rPr>
          <w:rStyle w:val="CommentTok"/>
          <w:rFonts w:ascii="Courier" w:hAnsi="Courier"/>
          <w:color w:val="000000"/>
          <w:sz w:val="17"/>
          <w:shd w:val="clear" w:color="auto" w:fill="auto"/>
        </w:rPr>
        <w:t>/*-- Additional custom styles --*/</w:t>
      </w:r>
    </w:p>
    <w:p w14:paraId="24C82031" w14:textId="6CEA3C12" w:rsidR="002D4F87" w:rsidRPr="001159EF" w:rsidRDefault="002D4F87" w:rsidP="001159EF">
      <w:pPr>
        <w:pStyle w:val="Code"/>
      </w:pPr>
      <w:r w:rsidRPr="001159EF">
        <w:rPr>
          <w:rStyle w:val="CommentTok"/>
          <w:rFonts w:ascii="Courier" w:hAnsi="Courier"/>
          <w:color w:val="000000"/>
          <w:sz w:val="17"/>
          <w:shd w:val="clear" w:color="auto" w:fill="auto"/>
        </w:rPr>
        <w:t>/* Add any additional CSS rules below                      */</w:t>
      </w:r>
    </w:p>
    <w:p w14:paraId="2C87C427" w14:textId="22F8ACE9" w:rsidR="002D4F87" w:rsidRDefault="002D4F87" w:rsidP="00A601C9">
      <w:pPr>
        <w:pStyle w:val="Body"/>
      </w:pPr>
      <w:r>
        <w:t>Within that file</w:t>
      </w:r>
      <w:ins w:id="685" w:author="Frances" w:date="2023-03-20T15:55:00Z">
        <w:r w:rsidR="00815E76">
          <w:t xml:space="preserve"> is</w:t>
        </w:r>
      </w:ins>
      <w:del w:id="686" w:author="Frances" w:date="2023-03-20T15:55:00Z">
        <w:r w:rsidDel="00815E76">
          <w:delText>, there are</w:delText>
        </w:r>
      </w:del>
      <w:r>
        <w:t xml:space="preserve"> a set of what are known as </w:t>
      </w:r>
      <w:r w:rsidRPr="00815E76">
        <w:rPr>
          <w:rStyle w:val="Italic"/>
          <w:rPrChange w:id="687" w:author="Frances" w:date="2023-03-20T15:55:00Z">
            <w:rPr/>
          </w:rPrChange>
        </w:rPr>
        <w:t>CSS variables</w:t>
      </w:r>
      <w:r>
        <w:t>. Most of them have names that clearly show their purpose</w:t>
      </w:r>
      <w:ins w:id="688" w:author="Frances" w:date="2023-03-20T15:56:00Z">
        <w:r w:rsidR="00815E76">
          <w:t>, and you can alter</w:t>
        </w:r>
      </w:ins>
      <w:del w:id="689" w:author="Frances" w:date="2023-03-20T15:56:00Z">
        <w:r w:rsidDel="00815E76">
          <w:delText>.</w:delText>
        </w:r>
      </w:del>
      <w:r>
        <w:t xml:space="preserve"> </w:t>
      </w:r>
      <w:del w:id="690" w:author="Frances" w:date="2023-03-20T14:27:00Z">
        <w:r w:rsidDel="002E51EF">
          <w:delText xml:space="preserve">Our </w:delText>
        </w:r>
        <w:r w:rsidRPr="00A42FAE" w:rsidDel="002E51EF">
          <w:rPr>
            <w:rStyle w:val="Literal"/>
            <w:rFonts w:eastAsiaTheme="minorHAnsi"/>
          </w:rPr>
          <w:delText>theme.css</w:delText>
        </w:r>
        <w:r w:rsidDel="002E51EF">
          <w:delText xml:space="preserve"> file contains the default values for our CSS variables. If we want to make tweaks</w:delText>
        </w:r>
      </w:del>
      <w:ins w:id="691" w:author="Frances" w:date="2023-03-20T14:27:00Z">
        <w:r w:rsidR="002E51EF">
          <w:t>their default values</w:t>
        </w:r>
      </w:ins>
      <w:ins w:id="692" w:author="Frances" w:date="2023-03-20T15:56:00Z">
        <w:r w:rsidR="00815E76">
          <w:t xml:space="preserve"> to whatever </w:t>
        </w:r>
        <w:r w:rsidR="00815E76">
          <w:lastRenderedPageBreak/>
          <w:t>you’d like</w:t>
        </w:r>
      </w:ins>
      <w:del w:id="693" w:author="Frances" w:date="2023-03-20T15:56:00Z">
        <w:r w:rsidDel="00815E76">
          <w:delText>, we simply change them</w:delText>
        </w:r>
      </w:del>
      <w:r>
        <w:t xml:space="preserve">. For example, </w:t>
      </w:r>
      <w:del w:id="694" w:author="Frances" w:date="2023-03-20T14:28:00Z">
        <w:r w:rsidDel="002E51EF">
          <w:delText xml:space="preserve">I’ve taken a section of the </w:delText>
        </w:r>
        <w:r w:rsidRPr="00A42FAE" w:rsidDel="002E51EF">
          <w:rPr>
            <w:rStyle w:val="Literal"/>
            <w:rFonts w:eastAsiaTheme="minorHAnsi"/>
          </w:rPr>
          <w:delText>theme.css</w:delText>
        </w:r>
        <w:r w:rsidDel="002E51EF">
          <w:delText xml:space="preserve"> file and</w:delText>
        </w:r>
      </w:del>
      <w:ins w:id="695" w:author="Frances" w:date="2023-03-20T14:28:00Z">
        <w:r w:rsidR="002E51EF">
          <w:t>the following changes to the site’s header</w:t>
        </w:r>
      </w:ins>
      <w:r>
        <w:t xml:space="preserve"> ma</w:t>
      </w:r>
      <w:ins w:id="696" w:author="Frances" w:date="2023-03-20T14:28:00Z">
        <w:r w:rsidR="002E51EF">
          <w:t>k</w:t>
        </w:r>
      </w:ins>
      <w:del w:id="697" w:author="Frances" w:date="2023-03-20T14:28:00Z">
        <w:r w:rsidDel="002E51EF">
          <w:delText>d</w:delText>
        </w:r>
      </w:del>
      <w:r>
        <w:t>e the title and text size larger and</w:t>
      </w:r>
      <w:del w:id="698" w:author="Frances" w:date="2023-03-20T14:28:00Z">
        <w:r w:rsidDel="002E51EF">
          <w:delText xml:space="preserve"> made</w:delText>
        </w:r>
      </w:del>
      <w:r>
        <w:t xml:space="preserve"> the background color a light blue</w:t>
      </w:r>
      <w:ins w:id="699" w:author="Frances" w:date="2023-03-20T14:28:00Z">
        <w:r w:rsidR="002E51EF">
          <w:t>:</w:t>
        </w:r>
      </w:ins>
      <w:del w:id="700" w:author="Frances" w:date="2023-03-20T14:28:00Z">
        <w:r w:rsidDel="002E51EF">
          <w:delText>.</w:delText>
        </w:r>
      </w:del>
    </w:p>
    <w:p w14:paraId="696009D5" w14:textId="77777777" w:rsidR="0048320E" w:rsidRDefault="002D4F87" w:rsidP="001159EF">
      <w:pPr>
        <w:pStyle w:val="Code"/>
      </w:pPr>
      <w:proofErr w:type="gramStart"/>
      <w:r w:rsidRPr="001159EF">
        <w:rPr>
          <w:rStyle w:val="NormalTok"/>
          <w:rFonts w:ascii="Courier" w:hAnsi="Courier"/>
          <w:i w:val="0"/>
          <w:sz w:val="17"/>
          <w:shd w:val="clear" w:color="auto" w:fill="auto"/>
        </w:rPr>
        <w:t>.distill</w:t>
      </w:r>
      <w:proofErr w:type="gramEnd"/>
      <w:r w:rsidRPr="001159EF">
        <w:rPr>
          <w:rStyle w:val="NormalTok"/>
          <w:rFonts w:ascii="Courier" w:hAnsi="Courier"/>
          <w:i w:val="0"/>
          <w:sz w:val="17"/>
          <w:shd w:val="clear" w:color="auto" w:fill="auto"/>
        </w:rPr>
        <w:t>-site-header {</w:t>
      </w:r>
    </w:p>
    <w:p w14:paraId="7D576D56" w14:textId="77777777" w:rsidR="0048320E" w:rsidRDefault="002D4F87" w:rsidP="001159EF">
      <w:pPr>
        <w:pStyle w:val="Code"/>
      </w:pPr>
      <w:r w:rsidRPr="001159EF">
        <w:rPr>
          <w:rStyle w:val="NormalTok"/>
          <w:rFonts w:ascii="Courier" w:hAnsi="Courier"/>
          <w:i w:val="0"/>
          <w:sz w:val="17"/>
          <w:shd w:val="clear" w:color="auto" w:fill="auto"/>
        </w:rPr>
        <w:t xml:space="preserve">  --title-size:       28px;</w:t>
      </w:r>
    </w:p>
    <w:p w14:paraId="10AE91AF" w14:textId="77777777" w:rsidR="0048320E" w:rsidRDefault="002D4F87" w:rsidP="001159EF">
      <w:pPr>
        <w:pStyle w:val="Code"/>
      </w:pPr>
      <w:r w:rsidRPr="001159EF">
        <w:rPr>
          <w:rStyle w:val="NormalTok"/>
          <w:rFonts w:ascii="Courier" w:hAnsi="Courier"/>
          <w:i w:val="0"/>
          <w:sz w:val="17"/>
          <w:shd w:val="clear" w:color="auto" w:fill="auto"/>
        </w:rPr>
        <w:t xml:space="preserve">  --text-color:       </w:t>
      </w:r>
      <w:proofErr w:type="spellStart"/>
      <w:proofErr w:type="gramStart"/>
      <w:r w:rsidRPr="001159EF">
        <w:rPr>
          <w:rStyle w:val="NormalTok"/>
          <w:rFonts w:ascii="Courier" w:hAnsi="Courier"/>
          <w:i w:val="0"/>
          <w:sz w:val="17"/>
          <w:shd w:val="clear" w:color="auto" w:fill="auto"/>
        </w:rPr>
        <w:t>rgba</w:t>
      </w:r>
      <w:proofErr w:type="spellEnd"/>
      <w:r w:rsidRPr="001159EF">
        <w:rPr>
          <w:rStyle w:val="NormalTok"/>
          <w:rFonts w:ascii="Courier" w:hAnsi="Courier"/>
          <w:i w:val="0"/>
          <w:sz w:val="17"/>
          <w:shd w:val="clear" w:color="auto" w:fill="auto"/>
        </w:rPr>
        <w:t>(</w:t>
      </w:r>
      <w:proofErr w:type="gramEnd"/>
      <w:r w:rsidRPr="001159EF">
        <w:rPr>
          <w:rStyle w:val="NormalTok"/>
          <w:rFonts w:ascii="Courier" w:hAnsi="Courier"/>
          <w:i w:val="0"/>
          <w:sz w:val="17"/>
          <w:shd w:val="clear" w:color="auto" w:fill="auto"/>
        </w:rPr>
        <w:t>255, 255, 255, 0.8);</w:t>
      </w:r>
    </w:p>
    <w:p w14:paraId="6B7D33DD" w14:textId="77777777" w:rsidR="0048320E" w:rsidRDefault="002D4F87" w:rsidP="001159EF">
      <w:pPr>
        <w:pStyle w:val="Code"/>
      </w:pPr>
      <w:r w:rsidRPr="001159EF">
        <w:rPr>
          <w:rStyle w:val="NormalTok"/>
          <w:rFonts w:ascii="Courier" w:hAnsi="Courier"/>
          <w:i w:val="0"/>
          <w:sz w:val="17"/>
          <w:shd w:val="clear" w:color="auto" w:fill="auto"/>
        </w:rPr>
        <w:t xml:space="preserve">  --text-size:        20px;</w:t>
      </w:r>
    </w:p>
    <w:p w14:paraId="304C0BFE" w14:textId="77777777" w:rsidR="0048320E" w:rsidRDefault="002D4F87" w:rsidP="001159EF">
      <w:pPr>
        <w:pStyle w:val="Code"/>
      </w:pPr>
      <w:r w:rsidRPr="001159EF">
        <w:rPr>
          <w:rStyle w:val="NormalTok"/>
          <w:rFonts w:ascii="Courier" w:hAnsi="Courier"/>
          <w:i w:val="0"/>
          <w:sz w:val="17"/>
          <w:shd w:val="clear" w:color="auto" w:fill="auto"/>
        </w:rPr>
        <w:t xml:space="preserve">  --hover-color:      white;</w:t>
      </w:r>
    </w:p>
    <w:p w14:paraId="50D4E70F" w14:textId="77777777" w:rsidR="0048320E" w:rsidRDefault="002D4F87" w:rsidP="001159EF">
      <w:pPr>
        <w:pStyle w:val="Code"/>
      </w:pPr>
      <w:r w:rsidRPr="001159EF">
        <w:rPr>
          <w:rStyle w:val="NormalTok"/>
          <w:rFonts w:ascii="Courier" w:hAnsi="Courier"/>
          <w:i w:val="0"/>
          <w:sz w:val="17"/>
          <w:shd w:val="clear" w:color="auto" w:fill="auto"/>
        </w:rPr>
        <w:t xml:space="preserve">  --</w:t>
      </w:r>
      <w:proofErr w:type="spellStart"/>
      <w:r w:rsidRPr="001159EF">
        <w:rPr>
          <w:rStyle w:val="NormalTok"/>
          <w:rFonts w:ascii="Courier" w:hAnsi="Courier"/>
          <w:i w:val="0"/>
          <w:sz w:val="17"/>
          <w:shd w:val="clear" w:color="auto" w:fill="auto"/>
        </w:rPr>
        <w:t>bkgd</w:t>
      </w:r>
      <w:proofErr w:type="spellEnd"/>
      <w:r w:rsidRPr="001159EF">
        <w:rPr>
          <w:rStyle w:val="NormalTok"/>
          <w:rFonts w:ascii="Courier" w:hAnsi="Courier"/>
          <w:i w:val="0"/>
          <w:sz w:val="17"/>
          <w:shd w:val="clear" w:color="auto" w:fill="auto"/>
        </w:rPr>
        <w:t>-color:       #6cabdd;</w:t>
      </w:r>
    </w:p>
    <w:p w14:paraId="6F7CE987" w14:textId="7074EDD5" w:rsidR="002D4F87" w:rsidRPr="001159EF" w:rsidRDefault="002D4F87" w:rsidP="001159EF">
      <w:pPr>
        <w:pStyle w:val="Code"/>
      </w:pPr>
      <w:r w:rsidRPr="001159EF">
        <w:rPr>
          <w:rStyle w:val="NormalTok"/>
          <w:rFonts w:ascii="Courier" w:hAnsi="Courier"/>
          <w:i w:val="0"/>
          <w:sz w:val="17"/>
          <w:shd w:val="clear" w:color="auto" w:fill="auto"/>
        </w:rPr>
        <w:t>}</w:t>
      </w:r>
    </w:p>
    <w:p w14:paraId="2617C652" w14:textId="66A9AE8B" w:rsidR="002D4F87" w:rsidRDefault="002D4F87" w:rsidP="00A601C9">
      <w:pPr>
        <w:pStyle w:val="Body"/>
      </w:pPr>
      <w:r>
        <w:t xml:space="preserve">Before we </w:t>
      </w:r>
      <w:del w:id="701" w:author="Frances" w:date="2023-03-20T14:28:00Z">
        <w:r w:rsidDel="002E51EF">
          <w:delText>rebuild our site to</w:delText>
        </w:r>
      </w:del>
      <w:ins w:id="702" w:author="Frances" w:date="2023-03-20T14:28:00Z">
        <w:r w:rsidR="002E51EF">
          <w:t>can</w:t>
        </w:r>
      </w:ins>
      <w:r>
        <w:t xml:space="preserve"> see these changes, we need to</w:t>
      </w:r>
      <w:del w:id="703" w:author="Frances" w:date="2023-03-20T14:28:00Z">
        <w:r w:rsidDel="002E51EF">
          <w:delText xml:space="preserve"> do one other thin</w:delText>
        </w:r>
      </w:del>
      <w:ins w:id="704" w:author="Frances" w:date="2023-03-20T14:28:00Z">
        <w:r w:rsidR="002E51EF">
          <w:t xml:space="preserve"> </w:t>
        </w:r>
      </w:ins>
      <w:del w:id="705" w:author="Frances" w:date="2023-03-20T14:28:00Z">
        <w:r w:rsidDel="002E51EF">
          <w:delText xml:space="preserve">g: </w:delText>
        </w:r>
      </w:del>
      <w:r>
        <w:t xml:space="preserve">tell </w:t>
      </w:r>
      <w:r w:rsidRPr="00A42FAE">
        <w:rPr>
          <w:rStyle w:val="Literal"/>
          <w:rFonts w:eastAsiaTheme="minorHAnsi"/>
        </w:rPr>
        <w:t>distill</w:t>
      </w:r>
      <w:r>
        <w:t xml:space="preserve"> to use this custom CSS when rendering</w:t>
      </w:r>
      <w:del w:id="706" w:author="Frances" w:date="2023-03-20T14:29:00Z">
        <w:r w:rsidDel="002E51EF">
          <w:delText>. We do this</w:delText>
        </w:r>
      </w:del>
      <w:r>
        <w:t xml:space="preserve"> by adding </w:t>
      </w:r>
      <w:ins w:id="707" w:author="Frances" w:date="2023-03-20T14:29:00Z">
        <w:r w:rsidR="002E51EF">
          <w:t>a</w:t>
        </w:r>
      </w:ins>
      <w:del w:id="708" w:author="Frances" w:date="2023-03-20T14:29:00Z">
        <w:r w:rsidDel="002E51EF">
          <w:delText>this</w:delText>
        </w:r>
      </w:del>
      <w:r>
        <w:t xml:space="preserve"> line </w:t>
      </w:r>
      <w:ins w:id="709" w:author="Frances" w:date="2023-03-20T14:30:00Z">
        <w:r w:rsidR="002E51EF">
          <w:t>to</w:t>
        </w:r>
      </w:ins>
      <w:del w:id="710" w:author="Frances" w:date="2023-03-20T14:30:00Z">
        <w:r w:rsidDel="002E51EF">
          <w:delText>in</w:delText>
        </w:r>
      </w:del>
      <w:r>
        <w:t xml:space="preserve"> the </w:t>
      </w:r>
      <w:r w:rsidRPr="002E51EF">
        <w:rPr>
          <w:rStyle w:val="Italic"/>
          <w:rFonts w:eastAsiaTheme="minorHAnsi"/>
          <w:rPrChange w:id="711" w:author="Frances" w:date="2023-03-20T14:29:00Z">
            <w:rPr>
              <w:rStyle w:val="Literal"/>
              <w:rFonts w:eastAsiaTheme="minorHAnsi"/>
            </w:rPr>
          </w:rPrChange>
        </w:rPr>
        <w:t>_</w:t>
      </w:r>
      <w:proofErr w:type="spellStart"/>
      <w:r w:rsidRPr="002E51EF">
        <w:rPr>
          <w:rStyle w:val="Italic"/>
          <w:rFonts w:eastAsiaTheme="minorHAnsi"/>
          <w:rPrChange w:id="712" w:author="Frances" w:date="2023-03-20T14:29:00Z">
            <w:rPr>
              <w:rStyle w:val="Literal"/>
              <w:rFonts w:eastAsiaTheme="minorHAnsi"/>
            </w:rPr>
          </w:rPrChange>
        </w:rPr>
        <w:t>site.yml</w:t>
      </w:r>
      <w:proofErr w:type="spellEnd"/>
      <w:r>
        <w:t xml:space="preserve"> file:</w:t>
      </w:r>
      <w:del w:id="713" w:author="Frances" w:date="2023-03-20T14:29:00Z">
        <w:r w:rsidDel="002E51EF">
          <w:delText xml:space="preserve"> </w:delText>
        </w:r>
        <w:r w:rsidRPr="00A42FAE" w:rsidDel="002E51EF">
          <w:rPr>
            <w:rStyle w:val="Literal"/>
            <w:rFonts w:eastAsiaTheme="minorHAnsi"/>
          </w:rPr>
          <w:delText>theme: theme.css</w:delText>
        </w:r>
        <w:r w:rsidDel="002E51EF">
          <w:delText xml:space="preserve">. Our </w:delText>
        </w:r>
        <w:r w:rsidRPr="00A42FAE" w:rsidDel="002E51EF">
          <w:rPr>
            <w:rStyle w:val="Literal"/>
            <w:rFonts w:eastAsiaTheme="minorHAnsi"/>
          </w:rPr>
          <w:delText>_site.yml</w:delText>
        </w:r>
        <w:r w:rsidDel="002E51EF">
          <w:delText xml:space="preserve"> will now look like this:</w:delText>
        </w:r>
      </w:del>
    </w:p>
    <w:p w14:paraId="2D460DD0" w14:textId="77777777" w:rsidR="0048320E" w:rsidRDefault="002D4F87" w:rsidP="001159EF">
      <w:pPr>
        <w:pStyle w:val="Code"/>
      </w:pPr>
      <w:r w:rsidRPr="001159EF">
        <w:rPr>
          <w:sz w:val="17"/>
        </w:rPr>
        <w:t>name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"covid-website"</w:t>
      </w:r>
    </w:p>
    <w:p w14:paraId="77F5D828" w14:textId="77777777" w:rsidR="0048320E" w:rsidRDefault="002D4F87" w:rsidP="001159EF">
      <w:pPr>
        <w:pStyle w:val="Code"/>
      </w:pPr>
      <w:r w:rsidRPr="001159EF">
        <w:rPr>
          <w:sz w:val="17"/>
        </w:rPr>
        <w:t>title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 Website"</w:t>
      </w:r>
    </w:p>
    <w:p w14:paraId="1C3ED0AA" w14:textId="77777777" w:rsidR="0048320E" w:rsidRDefault="002D4F87" w:rsidP="001159EF">
      <w:pPr>
        <w:pStyle w:val="Code"/>
      </w:pPr>
      <w:r w:rsidRPr="001159EF">
        <w:rPr>
          <w:sz w:val="17"/>
        </w:rPr>
        <w:t>description</w:t>
      </w:r>
      <w:r w:rsidRPr="001159EF">
        <w:rPr>
          <w:rStyle w:val="KeywordTok"/>
          <w:rFonts w:ascii="Courier" w:hAnsi="Courier"/>
          <w:b w:val="0"/>
          <w:i w:val="0"/>
          <w:color w:val="000000"/>
          <w:sz w:val="17"/>
          <w:shd w:val="clear" w:color="auto" w:fill="auto"/>
        </w:rPr>
        <w:t xml:space="preserve">: </w:t>
      </w:r>
      <w:r w:rsidRPr="001159EF">
        <w:rPr>
          <w:rStyle w:val="CharTok"/>
          <w:rFonts w:ascii="Courier" w:hAnsi="Courier"/>
          <w:i w:val="0"/>
          <w:color w:val="000000"/>
          <w:sz w:val="17"/>
          <w:shd w:val="clear" w:color="auto" w:fill="auto"/>
        </w:rPr>
        <w:t>|</w:t>
      </w:r>
    </w:p>
    <w:p w14:paraId="63A26901" w14:textId="77777777" w:rsidR="0048320E" w:rsidRDefault="002D4F87" w:rsidP="001159EF">
      <w:pPr>
        <w:pStyle w:val="Code"/>
      </w:pPr>
      <w:r w:rsidRPr="001159EF">
        <w:rPr>
          <w:rStyle w:val="NormalTok"/>
          <w:rFonts w:ascii="Courier" w:hAnsi="Courier"/>
          <w:i w:val="0"/>
          <w:sz w:val="17"/>
          <w:shd w:val="clear" w:color="auto" w:fill="auto"/>
        </w:rPr>
        <w:t xml:space="preserve">  COVID Website</w:t>
      </w:r>
    </w:p>
    <w:p w14:paraId="5915C830" w14:textId="77777777" w:rsidR="0048320E" w:rsidRPr="002E51EF" w:rsidRDefault="002D4F87" w:rsidP="001159EF">
      <w:pPr>
        <w:pStyle w:val="Code"/>
        <w:rPr>
          <w:rStyle w:val="Bold"/>
          <w:rPrChange w:id="714" w:author="Frances" w:date="2023-03-20T14:29:00Z">
            <w:rPr/>
          </w:rPrChange>
        </w:rPr>
      </w:pPr>
      <w:r w:rsidRPr="002E51EF">
        <w:rPr>
          <w:rStyle w:val="Bold"/>
          <w:rPrChange w:id="715" w:author="Frances" w:date="2023-03-20T14:29:00Z">
            <w:rPr>
              <w:sz w:val="17"/>
            </w:rPr>
          </w:rPrChange>
        </w:rPr>
        <w:t>theme</w:t>
      </w:r>
      <w:r w:rsidRPr="002E51EF">
        <w:rPr>
          <w:rStyle w:val="Bold"/>
          <w:rPrChange w:id="716" w:author="Frances" w:date="2023-03-20T14:29:00Z">
            <w:rPr>
              <w:rStyle w:val="KeywordTok"/>
              <w:rFonts w:ascii="Courier" w:hAnsi="Courier"/>
              <w:b w:val="0"/>
              <w:i w:val="0"/>
              <w:color w:val="000000"/>
              <w:sz w:val="17"/>
              <w:shd w:val="clear" w:color="auto" w:fill="auto"/>
            </w:rPr>
          </w:rPrChange>
        </w:rPr>
        <w:t>:</w:t>
      </w:r>
      <w:r w:rsidRPr="002E51EF">
        <w:rPr>
          <w:rStyle w:val="Bold"/>
          <w:rPrChange w:id="717" w:author="Frances" w:date="2023-03-20T14:29:00Z">
            <w:rPr>
              <w:rStyle w:val="AttributeTok"/>
              <w:rFonts w:ascii="Courier" w:hAnsi="Courier"/>
              <w:i w:val="0"/>
              <w:color w:val="000000"/>
              <w:sz w:val="17"/>
              <w:shd w:val="clear" w:color="auto" w:fill="auto"/>
            </w:rPr>
          </w:rPrChange>
        </w:rPr>
        <w:t xml:space="preserve"> theme.css</w:t>
      </w:r>
    </w:p>
    <w:p w14:paraId="29702038" w14:textId="77777777" w:rsidR="0048320E" w:rsidRDefault="002D4F87" w:rsidP="001159EF">
      <w:pPr>
        <w:pStyle w:val="Code"/>
      </w:pPr>
      <w:proofErr w:type="spellStart"/>
      <w:r w:rsidRPr="001159EF">
        <w:rPr>
          <w:sz w:val="17"/>
        </w:rPr>
        <w:t>output_dir</w:t>
      </w:r>
      <w:proofErr w:type="spellEnd"/>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"docs"</w:t>
      </w:r>
    </w:p>
    <w:p w14:paraId="44811E1B" w14:textId="01D740B6" w:rsidR="0048320E" w:rsidRDefault="002D4F87" w:rsidP="001159EF">
      <w:pPr>
        <w:pStyle w:val="Code"/>
        <w:rPr>
          <w:ins w:id="718" w:author="Frances" w:date="2023-03-20T14:30:00Z"/>
          <w:rStyle w:val="KeywordTok"/>
          <w:rFonts w:ascii="Courier" w:hAnsi="Courier"/>
          <w:b w:val="0"/>
          <w:i w:val="0"/>
          <w:color w:val="000000"/>
          <w:sz w:val="17"/>
          <w:shd w:val="clear" w:color="auto" w:fill="auto"/>
        </w:rPr>
      </w:pPr>
      <w:r w:rsidRPr="001159EF">
        <w:rPr>
          <w:sz w:val="17"/>
        </w:rPr>
        <w:t>navbar</w:t>
      </w:r>
      <w:r w:rsidRPr="001159EF">
        <w:rPr>
          <w:rStyle w:val="KeywordTok"/>
          <w:rFonts w:ascii="Courier" w:hAnsi="Courier"/>
          <w:b w:val="0"/>
          <w:i w:val="0"/>
          <w:color w:val="000000"/>
          <w:sz w:val="17"/>
          <w:shd w:val="clear" w:color="auto" w:fill="auto"/>
        </w:rPr>
        <w:t>:</w:t>
      </w:r>
    </w:p>
    <w:p w14:paraId="39DA46DB" w14:textId="7E2651F6" w:rsidR="002E51EF" w:rsidRPr="002E51EF" w:rsidRDefault="002E51EF" w:rsidP="001159EF">
      <w:pPr>
        <w:pStyle w:val="Code"/>
        <w:rPr>
          <w:rStyle w:val="LiteralItalic"/>
          <w:rPrChange w:id="719" w:author="Frances" w:date="2023-03-20T14:30:00Z">
            <w:rPr/>
          </w:rPrChange>
        </w:rPr>
      </w:pPr>
      <w:ins w:id="720" w:author="Frances" w:date="2023-03-20T14:30:00Z">
        <w:r w:rsidRPr="002E51EF">
          <w:rPr>
            <w:rStyle w:val="LiteralItalic"/>
            <w:rPrChange w:id="721" w:author="Frances" w:date="2023-03-20T14:30:00Z">
              <w:rPr>
                <w:rStyle w:val="KeywordTok"/>
                <w:rFonts w:ascii="Courier" w:hAnsi="Courier"/>
                <w:b w:val="0"/>
                <w:i w:val="0"/>
                <w:color w:val="000000"/>
                <w:sz w:val="17"/>
                <w:shd w:val="clear" w:color="auto" w:fill="auto"/>
              </w:rPr>
            </w:rPrChange>
          </w:rPr>
          <w:t>--snip--</w:t>
        </w:r>
      </w:ins>
    </w:p>
    <w:p w14:paraId="727F7D72" w14:textId="75382FFC" w:rsidR="0048320E" w:rsidDel="002E51EF" w:rsidRDefault="002D4F87" w:rsidP="001159EF">
      <w:pPr>
        <w:pStyle w:val="Code"/>
        <w:rPr>
          <w:del w:id="722" w:author="Frances" w:date="2023-03-20T14:29:00Z"/>
        </w:rPr>
      </w:pPr>
      <w:del w:id="723" w:author="Frances" w:date="2023-03-20T14:29:00Z">
        <w:r w:rsidRPr="001159EF" w:rsidDel="002E51EF">
          <w:rPr>
            <w:rStyle w:val="AttributeTok"/>
            <w:rFonts w:ascii="Courier" w:hAnsi="Courier"/>
            <w:i w:val="0"/>
            <w:color w:val="000000"/>
            <w:sz w:val="17"/>
            <w:shd w:val="clear" w:color="auto" w:fill="auto"/>
          </w:rPr>
          <w:delText xml:space="preserve">  </w:delText>
        </w:r>
        <w:r w:rsidRPr="001159EF" w:rsidDel="002E51EF">
          <w:rPr>
            <w:sz w:val="17"/>
          </w:rPr>
          <w:delText>right</w:delText>
        </w:r>
        <w:r w:rsidRPr="001159EF" w:rsidDel="002E51EF">
          <w:rPr>
            <w:rStyle w:val="KeywordTok"/>
            <w:rFonts w:ascii="Courier" w:hAnsi="Courier"/>
            <w:b w:val="0"/>
            <w:i w:val="0"/>
            <w:color w:val="000000"/>
            <w:sz w:val="17"/>
            <w:shd w:val="clear" w:color="auto" w:fill="auto"/>
          </w:rPr>
          <w:delText>:</w:delText>
        </w:r>
      </w:del>
    </w:p>
    <w:p w14:paraId="333C3476" w14:textId="31FD3B50" w:rsidR="0048320E" w:rsidDel="002E51EF" w:rsidRDefault="002D4F87" w:rsidP="001159EF">
      <w:pPr>
        <w:pStyle w:val="Code"/>
        <w:rPr>
          <w:del w:id="724" w:author="Frances" w:date="2023-03-20T14:29:00Z"/>
        </w:rPr>
      </w:pPr>
      <w:del w:id="725" w:author="Frances" w:date="2023-03-20T14:29:00Z">
        <w:r w:rsidRPr="001159EF" w:rsidDel="002E51EF">
          <w:rPr>
            <w:rStyle w:val="AttributeTok"/>
            <w:rFonts w:ascii="Courier" w:hAnsi="Courier"/>
            <w:i w:val="0"/>
            <w:color w:val="000000"/>
            <w:sz w:val="17"/>
            <w:shd w:val="clear" w:color="auto" w:fill="auto"/>
          </w:rPr>
          <w:delText xml:space="preserve">    </w:delText>
        </w:r>
        <w:r w:rsidRPr="001159EF" w:rsidDel="002E51EF">
          <w:rPr>
            <w:rStyle w:val="KeywordTok"/>
            <w:rFonts w:ascii="Courier" w:hAnsi="Courier"/>
            <w:b w:val="0"/>
            <w:i w:val="0"/>
            <w:color w:val="000000"/>
            <w:sz w:val="17"/>
            <w:shd w:val="clear" w:color="auto" w:fill="auto"/>
          </w:rPr>
          <w:delText>-</w:delText>
        </w:r>
        <w:r w:rsidRPr="001159EF" w:rsidDel="002E51EF">
          <w:rPr>
            <w:rStyle w:val="AttributeTok"/>
            <w:rFonts w:ascii="Courier" w:hAnsi="Courier"/>
            <w:i w:val="0"/>
            <w:color w:val="000000"/>
            <w:sz w:val="17"/>
            <w:shd w:val="clear" w:color="auto" w:fill="auto"/>
          </w:rPr>
          <w:delText xml:space="preserve"> </w:delText>
        </w:r>
        <w:r w:rsidRPr="001159EF" w:rsidDel="002E51EF">
          <w:rPr>
            <w:sz w:val="17"/>
          </w:rPr>
          <w:delText>text</w:delText>
        </w:r>
        <w:r w:rsidRPr="001159EF" w:rsidDel="002E51EF">
          <w:rPr>
            <w:rStyle w:val="KeywordTok"/>
            <w:rFonts w:ascii="Courier" w:hAnsi="Courier"/>
            <w:b w:val="0"/>
            <w:i w:val="0"/>
            <w:color w:val="000000"/>
            <w:sz w:val="17"/>
            <w:shd w:val="clear" w:color="auto" w:fill="auto"/>
          </w:rPr>
          <w:delText>:</w:delText>
        </w:r>
        <w:r w:rsidRPr="001159EF" w:rsidDel="002E51EF">
          <w:rPr>
            <w:rStyle w:val="AttributeTok"/>
            <w:rFonts w:ascii="Courier" w:hAnsi="Courier"/>
            <w:i w:val="0"/>
            <w:color w:val="000000"/>
            <w:sz w:val="17"/>
            <w:shd w:val="clear" w:color="auto" w:fill="auto"/>
          </w:rPr>
          <w:delText xml:space="preserve"> </w:delText>
        </w:r>
        <w:r w:rsidRPr="001159EF" w:rsidDel="002E51EF">
          <w:rPr>
            <w:rStyle w:val="StringTok"/>
            <w:rFonts w:ascii="Courier" w:eastAsiaTheme="minorHAnsi" w:hAnsi="Courier" w:cs="TheSansMonoCondensed-Plain"/>
            <w:i w:val="0"/>
            <w:color w:val="000000"/>
            <w:sz w:val="17"/>
            <w:szCs w:val="17"/>
            <w:shd w:val="clear" w:color="auto" w:fill="auto"/>
            <w:lang w:val="en-US"/>
          </w:rPr>
          <w:delText>"Home"</w:delText>
        </w:r>
      </w:del>
    </w:p>
    <w:p w14:paraId="74C7DC8E" w14:textId="2659F7F4" w:rsidR="0048320E" w:rsidDel="002E51EF" w:rsidRDefault="002D4F87" w:rsidP="001159EF">
      <w:pPr>
        <w:pStyle w:val="Code"/>
        <w:rPr>
          <w:del w:id="726" w:author="Frances" w:date="2023-03-20T14:29:00Z"/>
        </w:rPr>
      </w:pPr>
      <w:del w:id="727" w:author="Frances" w:date="2023-03-20T14:29:00Z">
        <w:r w:rsidRPr="001159EF" w:rsidDel="002E51EF">
          <w:rPr>
            <w:rStyle w:val="AttributeTok"/>
            <w:rFonts w:ascii="Courier" w:hAnsi="Courier"/>
            <w:i w:val="0"/>
            <w:color w:val="000000"/>
            <w:sz w:val="17"/>
            <w:shd w:val="clear" w:color="auto" w:fill="auto"/>
          </w:rPr>
          <w:delText xml:space="preserve">      </w:delText>
        </w:r>
        <w:r w:rsidRPr="001159EF" w:rsidDel="002E51EF">
          <w:rPr>
            <w:sz w:val="17"/>
          </w:rPr>
          <w:delText>href</w:delText>
        </w:r>
        <w:r w:rsidRPr="001159EF" w:rsidDel="002E51EF">
          <w:rPr>
            <w:rStyle w:val="KeywordTok"/>
            <w:rFonts w:ascii="Courier" w:hAnsi="Courier"/>
            <w:b w:val="0"/>
            <w:i w:val="0"/>
            <w:color w:val="000000"/>
            <w:sz w:val="17"/>
            <w:shd w:val="clear" w:color="auto" w:fill="auto"/>
          </w:rPr>
          <w:delText>:</w:delText>
        </w:r>
        <w:r w:rsidRPr="001159EF" w:rsidDel="002E51EF">
          <w:rPr>
            <w:rStyle w:val="AttributeTok"/>
            <w:rFonts w:ascii="Courier" w:hAnsi="Courier"/>
            <w:i w:val="0"/>
            <w:color w:val="000000"/>
            <w:sz w:val="17"/>
            <w:shd w:val="clear" w:color="auto" w:fill="auto"/>
          </w:rPr>
          <w:delText xml:space="preserve"> index.html</w:delText>
        </w:r>
      </w:del>
    </w:p>
    <w:p w14:paraId="6CF41B69" w14:textId="69FC7619" w:rsidR="0048320E" w:rsidDel="002E51EF" w:rsidRDefault="002D4F87" w:rsidP="001159EF">
      <w:pPr>
        <w:pStyle w:val="Code"/>
        <w:rPr>
          <w:del w:id="728" w:author="Frances" w:date="2023-03-20T14:29:00Z"/>
        </w:rPr>
      </w:pPr>
      <w:del w:id="729" w:author="Frances" w:date="2023-03-20T14:29:00Z">
        <w:r w:rsidRPr="001159EF" w:rsidDel="002E51EF">
          <w:rPr>
            <w:rStyle w:val="AttributeTok"/>
            <w:rFonts w:ascii="Courier" w:hAnsi="Courier"/>
            <w:i w:val="0"/>
            <w:color w:val="000000"/>
            <w:sz w:val="17"/>
            <w:shd w:val="clear" w:color="auto" w:fill="auto"/>
          </w:rPr>
          <w:delText xml:space="preserve">    </w:delText>
        </w:r>
        <w:r w:rsidRPr="001159EF" w:rsidDel="002E51EF">
          <w:rPr>
            <w:rStyle w:val="KeywordTok"/>
            <w:rFonts w:ascii="Courier" w:hAnsi="Courier"/>
            <w:b w:val="0"/>
            <w:i w:val="0"/>
            <w:color w:val="000000"/>
            <w:sz w:val="17"/>
            <w:shd w:val="clear" w:color="auto" w:fill="auto"/>
          </w:rPr>
          <w:delText>-</w:delText>
        </w:r>
        <w:r w:rsidRPr="001159EF" w:rsidDel="002E51EF">
          <w:rPr>
            <w:rStyle w:val="AttributeTok"/>
            <w:rFonts w:ascii="Courier" w:hAnsi="Courier"/>
            <w:i w:val="0"/>
            <w:color w:val="000000"/>
            <w:sz w:val="17"/>
            <w:shd w:val="clear" w:color="auto" w:fill="auto"/>
          </w:rPr>
          <w:delText xml:space="preserve"> </w:delText>
        </w:r>
        <w:r w:rsidRPr="001159EF" w:rsidDel="002E51EF">
          <w:rPr>
            <w:sz w:val="17"/>
          </w:rPr>
          <w:delText>text</w:delText>
        </w:r>
        <w:r w:rsidRPr="001159EF" w:rsidDel="002E51EF">
          <w:rPr>
            <w:rStyle w:val="KeywordTok"/>
            <w:rFonts w:ascii="Courier" w:hAnsi="Courier"/>
            <w:b w:val="0"/>
            <w:i w:val="0"/>
            <w:color w:val="000000"/>
            <w:sz w:val="17"/>
            <w:shd w:val="clear" w:color="auto" w:fill="auto"/>
          </w:rPr>
          <w:delText>:</w:delText>
        </w:r>
        <w:r w:rsidRPr="001159EF" w:rsidDel="002E51EF">
          <w:rPr>
            <w:rStyle w:val="AttributeTok"/>
            <w:rFonts w:ascii="Courier" w:hAnsi="Courier"/>
            <w:i w:val="0"/>
            <w:color w:val="000000"/>
            <w:sz w:val="17"/>
            <w:shd w:val="clear" w:color="auto" w:fill="auto"/>
          </w:rPr>
          <w:delText xml:space="preserve"> </w:delText>
        </w:r>
        <w:r w:rsidRPr="001159EF" w:rsidDel="002E51EF">
          <w:rPr>
            <w:rStyle w:val="StringTok"/>
            <w:rFonts w:ascii="Courier" w:eastAsiaTheme="minorHAnsi" w:hAnsi="Courier" w:cs="TheSansMonoCondensed-Plain"/>
            <w:i w:val="0"/>
            <w:color w:val="000000"/>
            <w:sz w:val="17"/>
            <w:szCs w:val="17"/>
            <w:shd w:val="clear" w:color="auto" w:fill="auto"/>
            <w:lang w:val="en-US"/>
          </w:rPr>
          <w:delText>"About"</w:delText>
        </w:r>
      </w:del>
    </w:p>
    <w:p w14:paraId="1D6FF0AB" w14:textId="496A10D4" w:rsidR="0048320E" w:rsidDel="002E51EF" w:rsidRDefault="002D4F87" w:rsidP="001159EF">
      <w:pPr>
        <w:pStyle w:val="Code"/>
        <w:rPr>
          <w:del w:id="730" w:author="Frances" w:date="2023-03-20T14:29:00Z"/>
        </w:rPr>
      </w:pPr>
      <w:del w:id="731" w:author="Frances" w:date="2023-03-20T14:29:00Z">
        <w:r w:rsidRPr="001159EF" w:rsidDel="002E51EF">
          <w:rPr>
            <w:rStyle w:val="AttributeTok"/>
            <w:rFonts w:ascii="Courier" w:hAnsi="Courier"/>
            <w:i w:val="0"/>
            <w:color w:val="000000"/>
            <w:sz w:val="17"/>
            <w:shd w:val="clear" w:color="auto" w:fill="auto"/>
          </w:rPr>
          <w:delText xml:space="preserve">      </w:delText>
        </w:r>
        <w:r w:rsidRPr="001159EF" w:rsidDel="002E51EF">
          <w:rPr>
            <w:sz w:val="17"/>
          </w:rPr>
          <w:delText>href</w:delText>
        </w:r>
        <w:r w:rsidRPr="001159EF" w:rsidDel="002E51EF">
          <w:rPr>
            <w:rStyle w:val="KeywordTok"/>
            <w:rFonts w:ascii="Courier" w:hAnsi="Courier"/>
            <w:b w:val="0"/>
            <w:i w:val="0"/>
            <w:color w:val="000000"/>
            <w:sz w:val="17"/>
            <w:shd w:val="clear" w:color="auto" w:fill="auto"/>
          </w:rPr>
          <w:delText>:</w:delText>
        </w:r>
        <w:r w:rsidRPr="001159EF" w:rsidDel="002E51EF">
          <w:rPr>
            <w:rStyle w:val="AttributeTok"/>
            <w:rFonts w:ascii="Courier" w:hAnsi="Courier"/>
            <w:i w:val="0"/>
            <w:color w:val="000000"/>
            <w:sz w:val="17"/>
            <w:shd w:val="clear" w:color="auto" w:fill="auto"/>
          </w:rPr>
          <w:delText xml:space="preserve"> about.html</w:delText>
        </w:r>
      </w:del>
    </w:p>
    <w:p w14:paraId="79200F61" w14:textId="6EED3429" w:rsidR="002D4F87" w:rsidRPr="001159EF" w:rsidDel="002E51EF" w:rsidRDefault="002D4F87" w:rsidP="001159EF">
      <w:pPr>
        <w:pStyle w:val="Code"/>
        <w:rPr>
          <w:del w:id="732" w:author="Frances" w:date="2023-03-20T14:29:00Z"/>
        </w:rPr>
      </w:pPr>
      <w:del w:id="733" w:author="Frances" w:date="2023-03-20T14:29:00Z">
        <w:r w:rsidRPr="001159EF" w:rsidDel="002E51EF">
          <w:rPr>
            <w:sz w:val="17"/>
          </w:rPr>
          <w:delText>output</w:delText>
        </w:r>
        <w:r w:rsidRPr="001159EF" w:rsidDel="002E51EF">
          <w:rPr>
            <w:rStyle w:val="KeywordTok"/>
            <w:rFonts w:ascii="Courier" w:hAnsi="Courier"/>
            <w:b w:val="0"/>
            <w:i w:val="0"/>
            <w:color w:val="000000"/>
            <w:sz w:val="17"/>
            <w:shd w:val="clear" w:color="auto" w:fill="auto"/>
          </w:rPr>
          <w:delText>:</w:delText>
        </w:r>
        <w:r w:rsidRPr="001159EF" w:rsidDel="002E51EF">
          <w:rPr>
            <w:rStyle w:val="AttributeTok"/>
            <w:rFonts w:ascii="Courier" w:hAnsi="Courier"/>
            <w:i w:val="0"/>
            <w:color w:val="000000"/>
            <w:sz w:val="17"/>
            <w:shd w:val="clear" w:color="auto" w:fill="auto"/>
          </w:rPr>
          <w:delText xml:space="preserve"> distill::distill_article</w:delText>
        </w:r>
      </w:del>
    </w:p>
    <w:p w14:paraId="5DFAE30A" w14:textId="7A9D8212" w:rsidR="002D4F87" w:rsidDel="002E51EF" w:rsidRDefault="002D4F87" w:rsidP="00A913DF">
      <w:pPr>
        <w:pStyle w:val="Body"/>
        <w:rPr>
          <w:del w:id="734" w:author="Frances" w:date="2023-03-20T14:30:00Z"/>
        </w:rPr>
      </w:pPr>
      <w:r>
        <w:t xml:space="preserve">Now we can generate </w:t>
      </w:r>
      <w:ins w:id="735" w:author="Frances" w:date="2023-03-20T14:30:00Z">
        <w:r w:rsidR="002E51EF">
          <w:t>the</w:t>
        </w:r>
      </w:ins>
      <w:del w:id="736" w:author="Frances" w:date="2023-03-20T14:30:00Z">
        <w:r w:rsidDel="002E51EF">
          <w:delText>our</w:delText>
        </w:r>
      </w:del>
      <w:r>
        <w:t xml:space="preserve"> site again</w:t>
      </w:r>
      <w:del w:id="737" w:author="Frances" w:date="2023-03-20T14:30:00Z">
        <w:r w:rsidDel="002E51EF">
          <w:delText xml:space="preserve"> using any of the three options above</w:delText>
        </w:r>
      </w:del>
      <w:r>
        <w:t xml:space="preserve">. </w:t>
      </w:r>
      <w:del w:id="738" w:author="Frances" w:date="2023-03-20T14:30:00Z">
        <w:r w:rsidDel="002E51EF">
          <w:delText xml:space="preserve">The website with our CSS tweaks can be seen in </w:delText>
        </w:r>
        <w:r w:rsidR="00790D61" w:rsidDel="002E51EF">
          <w:delText>Figure 9-</w:delText>
        </w:r>
        <w:r w:rsidDel="002E51EF">
          <w:delText>8 below.</w:delText>
        </w:r>
      </w:del>
    </w:p>
    <w:p w14:paraId="7CE4D890" w14:textId="5EC09595" w:rsidR="002D4F87" w:rsidDel="002E51EF" w:rsidRDefault="002D4F87">
      <w:pPr>
        <w:pStyle w:val="Body"/>
        <w:rPr>
          <w:del w:id="739" w:author="Frances" w:date="2023-03-20T14:30:00Z"/>
        </w:rPr>
        <w:pPrChange w:id="740" w:author="Frances" w:date="2023-03-20T14:30:00Z">
          <w:pPr>
            <w:pStyle w:val="GraphicSlug"/>
          </w:pPr>
        </w:pPrChange>
      </w:pPr>
      <w:del w:id="741" w:author="Frances" w:date="2023-03-20T14:30:00Z">
        <w:r w:rsidDel="002E51EF">
          <w:delText>[</w:delText>
        </w:r>
        <w:r w:rsidR="00C5544E" w:rsidDel="002E51EF">
          <w:delText>F09</w:delText>
        </w:r>
        <w:r w:rsidDel="002E51EF">
          <w:delText>008.png]</w:delText>
        </w:r>
      </w:del>
    </w:p>
    <w:p w14:paraId="7254F5A9" w14:textId="7E17C7D4" w:rsidR="002D4F87" w:rsidDel="002E51EF" w:rsidRDefault="002D4F87" w:rsidP="00A913DF">
      <w:pPr>
        <w:pStyle w:val="CaptionedFigure"/>
        <w:rPr>
          <w:del w:id="742" w:author="Frances" w:date="2023-03-20T14:30:00Z"/>
        </w:rPr>
      </w:pPr>
      <w:del w:id="743" w:author="Frances" w:date="2023-03-20T14:30:00Z">
        <w:r w:rsidDel="002E51EF">
          <w:rPr>
            <w:noProof/>
          </w:rPr>
          <w:lastRenderedPageBreak/>
          <w:drawing>
            <wp:inline distT="0" distB="0" distL="0" distR="0" wp14:anchorId="43BEE999" wp14:editId="0E1475B7">
              <wp:extent cx="5334000" cy="3531567"/>
              <wp:effectExtent l="0" t="0" r="0" b="0"/>
              <wp:docPr id="415" name="Picture" descr="Figure 9.8: The COVID website with tweaks to the CSS"/>
              <wp:cNvGraphicFramePr/>
              <a:graphic xmlns:a="http://schemas.openxmlformats.org/drawingml/2006/main">
                <a:graphicData uri="http://schemas.openxmlformats.org/drawingml/2006/picture">
                  <pic:pic xmlns:pic="http://schemas.openxmlformats.org/drawingml/2006/picture">
                    <pic:nvPicPr>
                      <pic:cNvPr id="416" name="Picture" descr="../../assets/covid-website-css-tweaks.png"/>
                      <pic:cNvPicPr>
                        <a:picLocks noChangeAspect="1" noChangeArrowheads="1"/>
                      </pic:cNvPicPr>
                    </pic:nvPicPr>
                    <pic:blipFill>
                      <a:blip r:embed="rId17"/>
                      <a:stretch>
                        <a:fillRect/>
                      </a:stretch>
                    </pic:blipFill>
                    <pic:spPr bwMode="auto">
                      <a:xfrm>
                        <a:off x="0" y="0"/>
                        <a:ext cx="5334000" cy="3531567"/>
                      </a:xfrm>
                      <a:prstGeom prst="rect">
                        <a:avLst/>
                      </a:prstGeom>
                      <a:noFill/>
                      <a:ln w="9525">
                        <a:noFill/>
                        <a:headEnd/>
                        <a:tailEnd/>
                      </a:ln>
                    </pic:spPr>
                  </pic:pic>
                </a:graphicData>
              </a:graphic>
            </wp:inline>
          </w:drawing>
        </w:r>
      </w:del>
    </w:p>
    <w:p w14:paraId="40613D38" w14:textId="26978CD1" w:rsidR="002D4F87" w:rsidDel="002E51EF" w:rsidRDefault="002D4F87">
      <w:pPr>
        <w:pStyle w:val="CaptionLine"/>
        <w:ind w:left="0" w:firstLine="0"/>
        <w:rPr>
          <w:del w:id="744" w:author="Frances" w:date="2023-03-20T14:30:00Z"/>
        </w:rPr>
        <w:pPrChange w:id="745" w:author="Frances" w:date="2023-03-20T14:30:00Z">
          <w:pPr>
            <w:pStyle w:val="CaptionLine"/>
          </w:pPr>
        </w:pPrChange>
      </w:pPr>
      <w:del w:id="746" w:author="Frances" w:date="2023-03-20T14:30:00Z">
        <w:r w:rsidDel="002E51EF">
          <w:delText>The COVID website with tweaks to the CSS</w:delText>
        </w:r>
      </w:del>
    </w:p>
    <w:p w14:paraId="6D766BAD" w14:textId="77777777" w:rsidR="002D4F87" w:rsidRDefault="002D4F87" w:rsidP="002E51EF">
      <w:pPr>
        <w:pStyle w:val="Body"/>
      </w:pPr>
      <w:r>
        <w:t xml:space="preserve">As you can see in the </w:t>
      </w:r>
      <w:r w:rsidRPr="002F7222">
        <w:rPr>
          <w:rStyle w:val="Italic"/>
          <w:rFonts w:eastAsiaTheme="minorHAnsi"/>
          <w:rPrChange w:id="747" w:author="Frances" w:date="2023-03-21T09:50:00Z">
            <w:rPr>
              <w:rStyle w:val="Literal"/>
              <w:rFonts w:eastAsiaTheme="minorHAnsi"/>
            </w:rPr>
          </w:rPrChange>
        </w:rPr>
        <w:t>theme.css</w:t>
      </w:r>
      <w:r>
        <w:t xml:space="preserve"> file, there are a lot of CSS variables we can change to tweak the appearance of our website. Playing around with them and rebuilding your site is a great way to figure out what does what.</w:t>
      </w:r>
    </w:p>
    <w:p w14:paraId="730DBFFC" w14:textId="6B707036" w:rsidR="002D4F87" w:rsidRDefault="005248C6" w:rsidP="00501B23">
      <w:pPr>
        <w:pStyle w:val="HeadA"/>
      </w:pPr>
      <w:bookmarkStart w:id="748" w:name="_Toc130286659"/>
      <w:bookmarkStart w:id="749" w:name="adding-content-to-our-website"/>
      <w:bookmarkEnd w:id="657"/>
      <w:ins w:id="750" w:author="Frances" w:date="2023-03-20T15:08:00Z">
        <w:r>
          <w:t>Working with Website</w:t>
        </w:r>
      </w:ins>
      <w:del w:id="751" w:author="Frances" w:date="2023-03-20T15:08:00Z">
        <w:r w:rsidR="002D4F87" w:rsidDel="005248C6">
          <w:delText>Adding</w:delText>
        </w:r>
      </w:del>
      <w:r w:rsidR="002D4F87">
        <w:t xml:space="preserve"> Content</w:t>
      </w:r>
      <w:bookmarkEnd w:id="748"/>
      <w:del w:id="752" w:author="Frances" w:date="2023-03-20T13:57:00Z">
        <w:r w:rsidR="002D4F87" w:rsidDel="00FA112C">
          <w:delText xml:space="preserve"> to Our Website</w:delText>
        </w:r>
      </w:del>
    </w:p>
    <w:p w14:paraId="718B155D" w14:textId="38331366" w:rsidR="002D4F87" w:rsidDel="00C14864" w:rsidRDefault="002F7222" w:rsidP="00A601C9">
      <w:pPr>
        <w:pStyle w:val="Body"/>
        <w:rPr>
          <w:del w:id="753" w:author="Frances" w:date="2023-03-20T14:31:00Z"/>
        </w:rPr>
      </w:pPr>
      <w:ins w:id="754" w:author="Frances" w:date="2023-03-21T09:51:00Z">
        <w:r>
          <w:t xml:space="preserve">Using </w:t>
        </w:r>
        <w:r w:rsidRPr="002F7222">
          <w:rPr>
            <w:rStyle w:val="Literal"/>
            <w:rPrChange w:id="755" w:author="Frances" w:date="2023-03-21T09:52:00Z">
              <w:rPr/>
            </w:rPrChange>
          </w:rPr>
          <w:t>distill</w:t>
        </w:r>
        <w:r>
          <w:t xml:space="preserve">, we can </w:t>
        </w:r>
      </w:ins>
      <w:ins w:id="756" w:author="Frances" w:date="2023-03-21T09:52:00Z">
        <w:r>
          <w:t xml:space="preserve">alter the size of the website’s content or even make it interactive. </w:t>
        </w:r>
      </w:ins>
      <w:del w:id="757" w:author="Frances" w:date="2023-03-20T14:31:00Z">
        <w:r w:rsidR="002D4F87" w:rsidDel="00C14864">
          <w:delText xml:space="preserve">So far, we’ve only been talking about customizing what our website looks like. But if we look at our website, it only has placeholder content, and there’s not much of it. Let’s talk now about adding content to our </w:delText>
        </w:r>
        <w:r w:rsidR="002D4F87" w:rsidRPr="00A42FAE" w:rsidDel="00C14864">
          <w:rPr>
            <w:rStyle w:val="Literal"/>
            <w:rFonts w:eastAsiaTheme="minorHAnsi"/>
          </w:rPr>
          <w:delText>distill</w:delText>
        </w:r>
        <w:r w:rsidR="002D4F87" w:rsidDel="00C14864">
          <w:delText xml:space="preserve"> website.</w:delText>
        </w:r>
      </w:del>
    </w:p>
    <w:p w14:paraId="7FBF837F" w14:textId="6AEDBD83" w:rsidR="002D4F87" w:rsidDel="00572AEF" w:rsidRDefault="002D4F87" w:rsidP="00A601C9">
      <w:pPr>
        <w:pStyle w:val="Body"/>
        <w:rPr>
          <w:del w:id="758" w:author="Frances" w:date="2023-03-20T14:32:00Z"/>
        </w:rPr>
      </w:pPr>
      <w:del w:id="759" w:author="Frances" w:date="2023-03-20T14:58:00Z">
        <w:r w:rsidDel="00131409">
          <w:delText>The advantage of</w:delText>
        </w:r>
      </w:del>
      <w:ins w:id="760" w:author="Frances" w:date="2023-03-20T14:58:00Z">
        <w:r w:rsidR="00131409">
          <w:t xml:space="preserve">To </w:t>
        </w:r>
      </w:ins>
      <w:ins w:id="761" w:author="Frances" w:date="2023-03-21T09:52:00Z">
        <w:r w:rsidR="002F7222">
          <w:t xml:space="preserve">first </w:t>
        </w:r>
      </w:ins>
      <w:ins w:id="762" w:author="Frances" w:date="2023-03-20T14:58:00Z">
        <w:r w:rsidR="00131409">
          <w:t>add content</w:t>
        </w:r>
      </w:ins>
      <w:r>
        <w:t xml:space="preserve"> </w:t>
      </w:r>
      <w:del w:id="763" w:author="Frances" w:date="2023-03-20T14:58:00Z">
        <w:r w:rsidDel="00131409">
          <w:delText xml:space="preserve">creating content </w:delText>
        </w:r>
      </w:del>
      <w:ins w:id="764" w:author="Frances" w:date="2023-03-20T14:58:00Z">
        <w:r w:rsidR="00131409">
          <w:t>to</w:t>
        </w:r>
      </w:ins>
      <w:ins w:id="765" w:author="Frances" w:date="2023-03-20T15:00:00Z">
        <w:r w:rsidR="00131409">
          <w:t xml:space="preserve"> </w:t>
        </w:r>
      </w:ins>
      <w:ins w:id="766" w:author="Frances" w:date="2023-03-20T15:01:00Z">
        <w:r w:rsidR="00131409">
          <w:t>a</w:t>
        </w:r>
      </w:ins>
      <w:ins w:id="767" w:author="Frances" w:date="2023-03-20T15:00:00Z">
        <w:r w:rsidR="00131409">
          <w:t xml:space="preserve"> page </w:t>
        </w:r>
      </w:ins>
      <w:ins w:id="768" w:author="Frances" w:date="2023-03-20T15:01:00Z">
        <w:r w:rsidR="00131409">
          <w:t>on</w:t>
        </w:r>
      </w:ins>
      <w:del w:id="769" w:author="Frances" w:date="2023-03-20T14:58:00Z">
        <w:r w:rsidDel="00131409">
          <w:delText>in</w:delText>
        </w:r>
      </w:del>
      <w:r>
        <w:t xml:space="preserve"> </w:t>
      </w:r>
      <w:del w:id="770" w:author="Frances" w:date="2023-03-21T09:52:00Z">
        <w:r w:rsidDel="002F7222">
          <w:delText xml:space="preserve">a </w:delText>
        </w:r>
        <w:r w:rsidRPr="00A42FAE" w:rsidDel="002F7222">
          <w:rPr>
            <w:rStyle w:val="Literal"/>
            <w:rFonts w:eastAsiaTheme="minorHAnsi"/>
          </w:rPr>
          <w:delText>distill</w:delText>
        </w:r>
      </w:del>
      <w:ins w:id="771" w:author="Frances" w:date="2023-03-21T09:52:00Z">
        <w:r w:rsidR="002F7222">
          <w:t>the</w:t>
        </w:r>
      </w:ins>
      <w:r>
        <w:t xml:space="preserve"> website</w:t>
      </w:r>
      <w:ins w:id="772" w:author="Frances" w:date="2023-03-20T14:58:00Z">
        <w:r w:rsidR="00131409">
          <w:t xml:space="preserve">, </w:t>
        </w:r>
      </w:ins>
      <w:ins w:id="773" w:author="Frances" w:date="2023-03-20T15:00:00Z">
        <w:r w:rsidR="00131409">
          <w:t>create</w:t>
        </w:r>
      </w:ins>
      <w:del w:id="774" w:author="Frances" w:date="2023-03-20T14:31:00Z">
        <w:r w:rsidDel="00C14864">
          <w:delText>, of course,</w:delText>
        </w:r>
      </w:del>
      <w:del w:id="775" w:author="Frances" w:date="2023-03-20T14:58:00Z">
        <w:r w:rsidDel="00131409">
          <w:delText xml:space="preserve"> </w:delText>
        </w:r>
      </w:del>
      <w:ins w:id="776" w:author="Frances" w:date="2023-03-20T14:58:00Z">
        <w:r w:rsidR="00131409">
          <w:t xml:space="preserve"> </w:t>
        </w:r>
      </w:ins>
      <w:del w:id="777" w:author="Frances" w:date="2023-03-20T14:58:00Z">
        <w:r w:rsidDel="00131409">
          <w:delText xml:space="preserve">is that you do it just as you would with any other R Markdown document. </w:delText>
        </w:r>
      </w:del>
      <w:del w:id="778" w:author="Frances" w:date="2023-03-20T14:31:00Z">
        <w:r w:rsidDel="00C14864">
          <w:delText xml:space="preserve">All of </w:delText>
        </w:r>
      </w:del>
      <w:del w:id="779" w:author="Frances" w:date="2023-03-20T14:32:00Z">
        <w:r w:rsidDel="00572AEF">
          <w:delText>t</w:delText>
        </w:r>
      </w:del>
      <w:del w:id="780" w:author="Frances" w:date="2023-03-20T14:58:00Z">
        <w:r w:rsidDel="00131409">
          <w:delText xml:space="preserve">he </w:delText>
        </w:r>
      </w:del>
      <w:ins w:id="781" w:author="Frances" w:date="2023-03-20T14:31:00Z">
        <w:r w:rsidR="00C14864">
          <w:t>M</w:t>
        </w:r>
      </w:ins>
      <w:del w:id="782" w:author="Frances" w:date="2023-03-20T14:31:00Z">
        <w:r w:rsidDel="00C14864">
          <w:delText>m</w:delText>
        </w:r>
      </w:del>
      <w:r>
        <w:t xml:space="preserve">arkdown text and code chunks </w:t>
      </w:r>
      <w:del w:id="783" w:author="Frances" w:date="2023-03-20T14:31:00Z">
        <w:r w:rsidDel="00C14864">
          <w:delText xml:space="preserve">that </w:delText>
        </w:r>
      </w:del>
      <w:del w:id="784" w:author="Frances" w:date="2023-03-20T14:59:00Z">
        <w:r w:rsidDel="00131409">
          <w:delText xml:space="preserve">we discussed in </w:delText>
        </w:r>
        <w:r w:rsidRPr="00C14864" w:rsidDel="00131409">
          <w:rPr>
            <w:rStyle w:val="Xref"/>
            <w:rPrChange w:id="785" w:author="Frances" w:date="2023-03-20T14:32:00Z">
              <w:rPr/>
            </w:rPrChange>
          </w:rPr>
          <w:delText xml:space="preserve">Chapter </w:delText>
        </w:r>
      </w:del>
      <w:del w:id="786" w:author="Frances" w:date="2023-03-20T14:31:00Z">
        <w:r w:rsidRPr="00C14864" w:rsidDel="00C14864">
          <w:rPr>
            <w:rStyle w:val="Xref"/>
            <w:rPrChange w:id="787" w:author="Frances" w:date="2023-03-20T14:32:00Z">
              <w:rPr/>
            </w:rPrChange>
          </w:rPr>
          <w:delText>6</w:delText>
        </w:r>
      </w:del>
      <w:del w:id="788" w:author="Frances" w:date="2023-03-20T14:59:00Z">
        <w:r w:rsidDel="00131409">
          <w:delText xml:space="preserve"> will work in </w:delText>
        </w:r>
        <w:r w:rsidRPr="00A42FAE" w:rsidDel="00131409">
          <w:rPr>
            <w:rStyle w:val="Literal"/>
            <w:rFonts w:eastAsiaTheme="minorHAnsi"/>
          </w:rPr>
          <w:delText>distill</w:delText>
        </w:r>
      </w:del>
      <w:del w:id="789" w:author="Frances" w:date="2023-03-20T14:46:00Z">
        <w:r w:rsidDel="00B06D8A">
          <w:delText xml:space="preserve"> </w:delText>
        </w:r>
      </w:del>
      <w:del w:id="790" w:author="Frances" w:date="2023-03-20T14:59:00Z">
        <w:r w:rsidDel="00131409">
          <w:delText>as well</w:delText>
        </w:r>
      </w:del>
      <w:ins w:id="791" w:author="Frances" w:date="2023-03-20T15:00:00Z">
        <w:r w:rsidR="00131409">
          <w:t>in</w:t>
        </w:r>
      </w:ins>
      <w:ins w:id="792" w:author="Frances" w:date="2023-03-20T14:59:00Z">
        <w:r w:rsidR="00131409">
          <w:t xml:space="preserve"> the </w:t>
        </w:r>
      </w:ins>
      <w:ins w:id="793" w:author="Frances" w:date="2023-03-20T15:00:00Z">
        <w:r w:rsidR="00131409">
          <w:t xml:space="preserve">page’s </w:t>
        </w:r>
      </w:ins>
      <w:ins w:id="794" w:author="Frances" w:date="2023-03-20T14:59:00Z">
        <w:r w:rsidR="00131409">
          <w:t>R Markdown document</w:t>
        </w:r>
      </w:ins>
      <w:r>
        <w:t>.</w:t>
      </w:r>
      <w:ins w:id="795" w:author="Frances" w:date="2023-03-20T14:32:00Z">
        <w:r w:rsidR="00572AEF">
          <w:t xml:space="preserve"> </w:t>
        </w:r>
      </w:ins>
    </w:p>
    <w:p w14:paraId="7124A2EF" w14:textId="64ADC0D6" w:rsidR="002D4F87" w:rsidDel="00FA112C" w:rsidRDefault="002D4F87" w:rsidP="00A913DF">
      <w:pPr>
        <w:pStyle w:val="Body"/>
        <w:rPr>
          <w:moveFrom w:id="796" w:author="Frances" w:date="2023-03-20T14:00:00Z"/>
        </w:rPr>
      </w:pPr>
      <w:del w:id="797" w:author="Frances" w:date="2023-03-20T14:47:00Z">
        <w:r w:rsidDel="00B06D8A">
          <w:delText>I’ve written some code below</w:delText>
        </w:r>
      </w:del>
      <w:ins w:id="798" w:author="Frances" w:date="2023-03-20T15:00:00Z">
        <w:r w:rsidR="00131409">
          <w:t xml:space="preserve">For example, </w:t>
        </w:r>
      </w:ins>
      <w:ins w:id="799" w:author="Frances" w:date="2023-03-20T15:01:00Z">
        <w:r w:rsidR="00131409">
          <w:t xml:space="preserve">let’s </w:t>
        </w:r>
      </w:ins>
      <w:del w:id="800" w:author="Frances" w:date="2023-03-20T14:47:00Z">
        <w:r w:rsidDel="00B06D8A">
          <w:delText xml:space="preserve"> that</w:delText>
        </w:r>
      </w:del>
      <w:del w:id="801" w:author="Frances" w:date="2023-03-20T15:00:00Z">
        <w:r w:rsidDel="00131409">
          <w:delText xml:space="preserve"> create</w:delText>
        </w:r>
      </w:del>
      <w:del w:id="802" w:author="Frances" w:date="2023-03-20T14:47:00Z">
        <w:r w:rsidDel="00B06D8A">
          <w:delText>s</w:delText>
        </w:r>
      </w:del>
      <w:del w:id="803" w:author="Frances" w:date="2023-03-20T15:00:00Z">
        <w:r w:rsidDel="00131409">
          <w:delText xml:space="preserve"> a table, a map, and a chart</w:delText>
        </w:r>
      </w:del>
      <w:del w:id="804" w:author="Frances" w:date="2023-03-20T14:48:00Z">
        <w:r w:rsidDel="00B06D8A">
          <w:delText xml:space="preserve"> </w:delText>
        </w:r>
      </w:del>
      <w:del w:id="805" w:author="Frances" w:date="2023-03-20T14:47:00Z">
        <w:r w:rsidDel="00B06D8A">
          <w:delText>on our</w:delText>
        </w:r>
      </w:del>
      <w:del w:id="806" w:author="Frances" w:date="2023-03-20T14:48:00Z">
        <w:r w:rsidDel="00B06D8A">
          <w:delText xml:space="preserve"> COVID website</w:delText>
        </w:r>
      </w:del>
      <w:del w:id="807" w:author="Frances" w:date="2023-03-20T15:00:00Z">
        <w:r w:rsidDel="00131409">
          <w:delText xml:space="preserve">. </w:delText>
        </w:r>
      </w:del>
      <w:ins w:id="808" w:author="Frances" w:date="2023-03-20T15:00:00Z">
        <w:r w:rsidR="00131409">
          <w:t>r</w:t>
        </w:r>
      </w:ins>
      <w:ins w:id="809" w:author="Frances" w:date="2023-03-20T14:47:00Z">
        <w:r w:rsidR="00B06D8A">
          <w:t>eplac</w:t>
        </w:r>
      </w:ins>
      <w:ins w:id="810" w:author="Frances" w:date="2023-03-20T15:01:00Z">
        <w:r w:rsidR="00131409">
          <w:t>e</w:t>
        </w:r>
      </w:ins>
      <w:ins w:id="811" w:author="Frances" w:date="2023-03-20T14:47:00Z">
        <w:r w:rsidR="00B06D8A">
          <w:t xml:space="preserve"> the contents of </w:t>
        </w:r>
      </w:ins>
      <w:proofErr w:type="spellStart"/>
      <w:proofErr w:type="gramStart"/>
      <w:ins w:id="812" w:author="Frances" w:date="2023-03-21T09:51:00Z">
        <w:r w:rsidR="002F7222">
          <w:rPr>
            <w:rStyle w:val="Italic"/>
          </w:rPr>
          <w:t>i</w:t>
        </w:r>
      </w:ins>
      <w:ins w:id="813" w:author="Frances" w:date="2023-03-20T14:48:00Z">
        <w:r w:rsidR="00B06D8A" w:rsidRPr="00B06D8A">
          <w:rPr>
            <w:rStyle w:val="Italic"/>
            <w:rPrChange w:id="814" w:author="Frances" w:date="2023-03-20T14:48:00Z">
              <w:rPr/>
            </w:rPrChange>
          </w:rPr>
          <w:t>ndex.Rmd</w:t>
        </w:r>
        <w:proofErr w:type="spellEnd"/>
        <w:proofErr w:type="gramEnd"/>
        <w:r w:rsidR="00B06D8A">
          <w:t xml:space="preserve"> with the following code to make </w:t>
        </w:r>
      </w:ins>
      <w:ins w:id="815" w:author="Frances" w:date="2023-03-20T15:00:00Z">
        <w:r w:rsidR="00131409">
          <w:t>a table, a map, and a chart</w:t>
        </w:r>
      </w:ins>
      <w:ins w:id="816" w:author="Frances" w:date="2023-03-20T14:48:00Z">
        <w:r w:rsidR="00B06D8A">
          <w:t xml:space="preserve"> appear on the website’s Home page</w:t>
        </w:r>
      </w:ins>
      <w:ins w:id="817" w:author="Frances" w:date="2023-03-20T14:53:00Z">
        <w:r w:rsidR="00131409">
          <w:t>.</w:t>
        </w:r>
      </w:ins>
      <w:ins w:id="818" w:author="Frances" w:date="2023-03-20T14:47:00Z">
        <w:r w:rsidR="00B06D8A">
          <w:t xml:space="preserve"> </w:t>
        </w:r>
      </w:ins>
      <w:ins w:id="819" w:author="Frances" w:date="2023-03-20T14:54:00Z">
        <w:r w:rsidR="00131409">
          <w:t>Here is the start of the file:</w:t>
        </w:r>
      </w:ins>
      <w:moveFromRangeStart w:id="820" w:author="Frances" w:date="2023-03-20T14:00:00Z" w:name="move130213246"/>
      <w:moveFrom w:id="821" w:author="Frances" w:date="2023-03-20T14:00:00Z">
        <w:r w:rsidDel="00FA112C">
          <w:t xml:space="preserve">After the YAML and </w:t>
        </w:r>
        <w:r w:rsidRPr="00A42FAE" w:rsidDel="00FA112C">
          <w:rPr>
            <w:rStyle w:val="Literal"/>
            <w:rFonts w:eastAsiaTheme="minorHAnsi"/>
          </w:rPr>
          <w:t>setup</w:t>
        </w:r>
        <w:r w:rsidDel="00FA112C">
          <w:t xml:space="preserve"> code chunk, we load several packages:</w:t>
        </w:r>
      </w:moveFrom>
    </w:p>
    <w:p w14:paraId="258B9826" w14:textId="74115178" w:rsidR="002D4F87" w:rsidDel="00FA112C" w:rsidRDefault="002D4F87">
      <w:pPr>
        <w:pStyle w:val="Body"/>
        <w:rPr>
          <w:moveFrom w:id="822" w:author="Frances" w:date="2023-03-20T14:00:00Z"/>
        </w:rPr>
        <w:pPrChange w:id="823" w:author="Frances" w:date="2023-03-20T15:00:00Z">
          <w:pPr>
            <w:pStyle w:val="ListNumber"/>
          </w:pPr>
        </w:pPrChange>
      </w:pPr>
      <w:moveFrom w:id="824" w:author="Frances" w:date="2023-03-20T14:00:00Z">
        <w:r w:rsidRPr="00A42FAE" w:rsidDel="00FA112C">
          <w:rPr>
            <w:rStyle w:val="Literal"/>
            <w:rFonts w:eastAsiaTheme="minorHAnsi"/>
          </w:rPr>
          <w:t>tidyverse</w:t>
        </w:r>
        <w:r w:rsidDel="00FA112C">
          <w:t xml:space="preserve"> for data import, manipulation, and plotting (with ggplot)</w:t>
        </w:r>
      </w:moveFrom>
    </w:p>
    <w:p w14:paraId="77589DE0" w14:textId="00CCC431" w:rsidR="002D4F87" w:rsidDel="00FA112C" w:rsidRDefault="002D4F87">
      <w:pPr>
        <w:pStyle w:val="Body"/>
        <w:rPr>
          <w:moveFrom w:id="825" w:author="Frances" w:date="2023-03-20T14:00:00Z"/>
        </w:rPr>
        <w:pPrChange w:id="826" w:author="Frances" w:date="2023-03-20T15:00:00Z">
          <w:pPr>
            <w:pStyle w:val="ListNumber"/>
          </w:pPr>
        </w:pPrChange>
      </w:pPr>
      <w:moveFrom w:id="827" w:author="Frances" w:date="2023-03-20T14:00:00Z">
        <w:r w:rsidRPr="00A42FAE" w:rsidDel="00FA112C">
          <w:rPr>
            <w:rStyle w:val="Literal"/>
            <w:rFonts w:eastAsiaTheme="minorHAnsi"/>
          </w:rPr>
          <w:t>janitor</w:t>
        </w:r>
        <w:r w:rsidDel="00FA112C">
          <w:t xml:space="preserve"> for the </w:t>
        </w:r>
        <w:r w:rsidRPr="00A42FAE" w:rsidDel="00FA112C">
          <w:rPr>
            <w:rStyle w:val="Literal"/>
            <w:rFonts w:eastAsiaTheme="minorHAnsi"/>
          </w:rPr>
          <w:t>clean_names()</w:t>
        </w:r>
        <w:r w:rsidDel="00FA112C">
          <w:t xml:space="preserve"> function, which makes our variable names easier to work with</w:t>
        </w:r>
      </w:moveFrom>
    </w:p>
    <w:p w14:paraId="1DADA3CC" w14:textId="271EFDB3" w:rsidR="002D4F87" w:rsidDel="00FA112C" w:rsidRDefault="002D4F87">
      <w:pPr>
        <w:pStyle w:val="Body"/>
        <w:rPr>
          <w:moveFrom w:id="828" w:author="Frances" w:date="2023-03-20T14:00:00Z"/>
        </w:rPr>
        <w:pPrChange w:id="829" w:author="Frances" w:date="2023-03-20T15:00:00Z">
          <w:pPr>
            <w:pStyle w:val="ListNumber"/>
          </w:pPr>
        </w:pPrChange>
      </w:pPr>
      <w:moveFrom w:id="830" w:author="Frances" w:date="2023-03-20T14:00:00Z">
        <w:r w:rsidRPr="00A42FAE" w:rsidDel="00FA112C">
          <w:rPr>
            <w:rStyle w:val="Literal"/>
            <w:rFonts w:eastAsiaTheme="minorHAnsi"/>
          </w:rPr>
          <w:t>tigris</w:t>
        </w:r>
        <w:r w:rsidDel="00FA112C">
          <w:t xml:space="preserve"> to import geospatial data on states</w:t>
        </w:r>
      </w:moveFrom>
    </w:p>
    <w:p w14:paraId="297181AF" w14:textId="6488DAC2" w:rsidR="002D4F87" w:rsidDel="00FA112C" w:rsidRDefault="002D4F87">
      <w:pPr>
        <w:pStyle w:val="Body"/>
        <w:rPr>
          <w:moveFrom w:id="831" w:author="Frances" w:date="2023-03-20T14:00:00Z"/>
        </w:rPr>
        <w:pPrChange w:id="832" w:author="Frances" w:date="2023-03-20T15:00:00Z">
          <w:pPr>
            <w:pStyle w:val="ListNumber"/>
          </w:pPr>
        </w:pPrChange>
      </w:pPr>
      <w:moveFrom w:id="833" w:author="Frances" w:date="2023-03-20T14:00:00Z">
        <w:r w:rsidRPr="00A42FAE" w:rsidDel="00FA112C">
          <w:rPr>
            <w:rStyle w:val="Literal"/>
            <w:rFonts w:eastAsiaTheme="minorHAnsi"/>
          </w:rPr>
          <w:t>gt</w:t>
        </w:r>
        <w:r w:rsidDel="00FA112C">
          <w:t xml:space="preserve"> for making nice tables, as discussed in 5</w:t>
        </w:r>
      </w:moveFrom>
    </w:p>
    <w:p w14:paraId="0288CF60" w14:textId="2A7AD97C" w:rsidR="002D4F87" w:rsidDel="00FA112C" w:rsidRDefault="002D4F87">
      <w:pPr>
        <w:pStyle w:val="Body"/>
        <w:rPr>
          <w:moveFrom w:id="834" w:author="Frances" w:date="2023-03-20T14:00:00Z"/>
        </w:rPr>
        <w:pPrChange w:id="835" w:author="Frances" w:date="2023-03-20T15:00:00Z">
          <w:pPr>
            <w:pStyle w:val="ListNumber"/>
          </w:pPr>
        </w:pPrChange>
      </w:pPr>
      <w:moveFrom w:id="836" w:author="Frances" w:date="2023-03-20T14:00:00Z">
        <w:r w:rsidRPr="00A42FAE" w:rsidDel="00FA112C">
          <w:rPr>
            <w:rStyle w:val="Literal"/>
            <w:rFonts w:eastAsiaTheme="minorHAnsi"/>
          </w:rPr>
          <w:lastRenderedPageBreak/>
          <w:t>lubridate</w:t>
        </w:r>
        <w:r w:rsidDel="00FA112C">
          <w:t xml:space="preserve"> to work with dates</w:t>
        </w:r>
      </w:moveFrom>
    </w:p>
    <w:p w14:paraId="55883D36" w14:textId="13E223F8" w:rsidR="002D4F87" w:rsidDel="00FA112C" w:rsidRDefault="002D4F87" w:rsidP="00A913DF">
      <w:pPr>
        <w:pStyle w:val="Body"/>
        <w:rPr>
          <w:moveFrom w:id="837" w:author="Frances" w:date="2023-03-20T14:00:00Z"/>
        </w:rPr>
      </w:pPr>
      <w:moveFrom w:id="838" w:author="Frances" w:date="2023-03-20T14:00:00Z">
        <w:r w:rsidDel="00FA112C">
          <w:t xml:space="preserve">In the next code chunk, we import and clean the data. We also create a variable called </w:t>
        </w:r>
        <w:r w:rsidRPr="00A42FAE" w:rsidDel="00FA112C">
          <w:rPr>
            <w:rStyle w:val="Literal"/>
            <w:rFonts w:eastAsiaTheme="minorHAnsi"/>
          </w:rPr>
          <w:t>most_recent_day</w:t>
        </w:r>
        <w:r w:rsidDel="00FA112C">
          <w:t>, which allow us to use inline R code to put an always-up-to-date latest day in our text (see the header directly below this code chunk).</w:t>
        </w:r>
      </w:moveFrom>
    </w:p>
    <w:p w14:paraId="66A12851" w14:textId="326306CF" w:rsidR="002D4F87" w:rsidRDefault="002D4F87" w:rsidP="00131409">
      <w:pPr>
        <w:pStyle w:val="Body"/>
      </w:pPr>
      <w:moveFrom w:id="839" w:author="Frances" w:date="2023-03-20T14:00:00Z">
        <w:r w:rsidDel="00FA112C">
          <w:t>We then make a table that shows the death rates per 100,000 people in four states (the table would be long if we showed all 50 states)</w:t>
        </w:r>
        <w:r w:rsidR="00943430" w:rsidDel="00FA112C">
          <w:t xml:space="preserve"> </w:t>
        </w:r>
        <w:r w:rsidR="00943430" w:rsidDel="00FA112C">
          <w:rPr>
            <w:rStyle w:val="CodeAnnotation"/>
          </w:rPr>
          <w:t>1</w:t>
        </w:r>
        <w:r w:rsidDel="00FA112C">
          <w:t>. Next, we make a map of this same data, but for all states</w:t>
        </w:r>
        <w:r w:rsidR="00943430" w:rsidDel="00FA112C">
          <w:t xml:space="preserve"> </w:t>
        </w:r>
        <w:r w:rsidR="00943430" w:rsidRPr="00112158" w:rsidDel="00FA112C">
          <w:rPr>
            <w:rStyle w:val="CodeAnnotation"/>
          </w:rPr>
          <w:t>2</w:t>
        </w:r>
        <w:r w:rsidDel="00FA112C">
          <w:t>. Finally, we make a chart that shows COVID death rates over time (for legibility in this book, we only show four states)</w:t>
        </w:r>
        <w:r w:rsidR="00943430" w:rsidDel="00FA112C">
          <w:t xml:space="preserve"> </w:t>
        </w:r>
        <w:r w:rsidR="00943430" w:rsidDel="00FA112C">
          <w:rPr>
            <w:rStyle w:val="CodeAnnotation"/>
          </w:rPr>
          <w:t>3</w:t>
        </w:r>
        <w:r w:rsidDel="00FA112C">
          <w:t>.</w:t>
        </w:r>
      </w:moveFrom>
      <w:moveFromRangeEnd w:id="820"/>
    </w:p>
    <w:p w14:paraId="7E439EE6" w14:textId="77777777" w:rsidR="0048320E" w:rsidRDefault="002D4F87" w:rsidP="001159EF">
      <w:pPr>
        <w:pStyle w:val="Code"/>
      </w:pPr>
      <w:r w:rsidRPr="001159EF">
        <w:rPr>
          <w:rStyle w:val="CommentTok"/>
          <w:rFonts w:ascii="Courier" w:hAnsi="Courier"/>
          <w:color w:val="000000"/>
          <w:sz w:val="17"/>
          <w:shd w:val="clear" w:color="auto" w:fill="auto"/>
        </w:rPr>
        <w:t>---</w:t>
      </w:r>
    </w:p>
    <w:p w14:paraId="77E06C72" w14:textId="77777777" w:rsidR="0048320E" w:rsidRDefault="002D4F87" w:rsidP="001159EF">
      <w:pPr>
        <w:pStyle w:val="Code"/>
      </w:pPr>
      <w:r w:rsidRPr="001159EF">
        <w:rPr>
          <w:rStyle w:val="AnnotationTok"/>
          <w:rFonts w:ascii="Courier" w:hAnsi="Courier"/>
          <w:b w:val="0"/>
          <w:color w:val="000000"/>
          <w:sz w:val="17"/>
          <w:shd w:val="clear" w:color="auto" w:fill="auto"/>
        </w:rPr>
        <w:t>title:</w:t>
      </w:r>
      <w:r w:rsidRPr="001159EF">
        <w:rPr>
          <w:rStyle w:val="CommentTok"/>
          <w:rFonts w:ascii="Courier" w:hAnsi="Courier"/>
          <w:color w:val="000000"/>
          <w:sz w:val="17"/>
          <w:shd w:val="clear" w:color="auto" w:fill="auto"/>
        </w:rPr>
        <w:t xml:space="preserve"> "COVID Website"</w:t>
      </w:r>
    </w:p>
    <w:p w14:paraId="4C668293" w14:textId="77777777" w:rsidR="0048320E" w:rsidRPr="008E1A5F" w:rsidRDefault="002D4F87" w:rsidP="001159EF">
      <w:pPr>
        <w:pStyle w:val="Code"/>
      </w:pPr>
      <w:r w:rsidRPr="008E1A5F">
        <w:rPr>
          <w:rPrChange w:id="840" w:author="Frances" w:date="2023-03-21T10:33:00Z">
            <w:rPr>
              <w:rStyle w:val="AnnotationTok"/>
              <w:rFonts w:ascii="Courier" w:hAnsi="Courier"/>
              <w:b w:val="0"/>
              <w:color w:val="000000"/>
              <w:sz w:val="17"/>
              <w:shd w:val="clear" w:color="auto" w:fill="auto"/>
            </w:rPr>
          </w:rPrChange>
        </w:rPr>
        <w:t>description:</w:t>
      </w:r>
      <w:r w:rsidRPr="008E1A5F">
        <w:rPr>
          <w:rPrChange w:id="841" w:author="Frances" w:date="2023-03-21T10:33:00Z">
            <w:rPr>
              <w:rStyle w:val="CommentTok"/>
              <w:rFonts w:ascii="Courier" w:hAnsi="Courier"/>
              <w:color w:val="000000"/>
              <w:sz w:val="17"/>
              <w:shd w:val="clear" w:color="auto" w:fill="auto"/>
            </w:rPr>
          </w:rPrChange>
        </w:rPr>
        <w:t xml:space="preserve"> "Information about COVID rates in the United States over time"</w:t>
      </w:r>
    </w:p>
    <w:p w14:paraId="4CD7689C" w14:textId="77777777" w:rsidR="0048320E" w:rsidRPr="008E1A5F" w:rsidRDefault="002D4F87" w:rsidP="001159EF">
      <w:pPr>
        <w:pStyle w:val="Code"/>
      </w:pPr>
      <w:r w:rsidRPr="008E1A5F">
        <w:rPr>
          <w:rPrChange w:id="842" w:author="Frances" w:date="2023-03-21T10:33:00Z">
            <w:rPr>
              <w:rStyle w:val="AnnotationTok"/>
              <w:rFonts w:ascii="Courier" w:hAnsi="Courier"/>
              <w:b w:val="0"/>
              <w:color w:val="000000"/>
              <w:sz w:val="17"/>
              <w:shd w:val="clear" w:color="auto" w:fill="auto"/>
            </w:rPr>
          </w:rPrChange>
        </w:rPr>
        <w:t>site:</w:t>
      </w:r>
      <w:r w:rsidRPr="008E1A5F">
        <w:rPr>
          <w:rPrChange w:id="843" w:author="Frances" w:date="2023-03-21T10:33:00Z">
            <w:rPr>
              <w:rStyle w:val="CommentTok"/>
              <w:rFonts w:ascii="Courier" w:hAnsi="Courier"/>
              <w:color w:val="000000"/>
              <w:sz w:val="17"/>
              <w:shd w:val="clear" w:color="auto" w:fill="auto"/>
            </w:rPr>
          </w:rPrChange>
        </w:rPr>
        <w:t xml:space="preserve"> </w:t>
      </w:r>
      <w:proofErr w:type="gramStart"/>
      <w:r w:rsidRPr="008E1A5F">
        <w:rPr>
          <w:rPrChange w:id="844" w:author="Frances" w:date="2023-03-21T10:33:00Z">
            <w:rPr>
              <w:rStyle w:val="CommentTok"/>
              <w:rFonts w:ascii="Courier" w:hAnsi="Courier"/>
              <w:color w:val="000000"/>
              <w:sz w:val="17"/>
              <w:shd w:val="clear" w:color="auto" w:fill="auto"/>
            </w:rPr>
          </w:rPrChange>
        </w:rPr>
        <w:t>distill::</w:t>
      </w:r>
      <w:proofErr w:type="spellStart"/>
      <w:proofErr w:type="gramEnd"/>
      <w:r w:rsidRPr="008E1A5F">
        <w:rPr>
          <w:rPrChange w:id="845" w:author="Frances" w:date="2023-03-21T10:33:00Z">
            <w:rPr>
              <w:rStyle w:val="CommentTok"/>
              <w:rFonts w:ascii="Courier" w:hAnsi="Courier"/>
              <w:color w:val="000000"/>
              <w:sz w:val="17"/>
              <w:shd w:val="clear" w:color="auto" w:fill="auto"/>
            </w:rPr>
          </w:rPrChange>
        </w:rPr>
        <w:t>distill_website</w:t>
      </w:r>
      <w:proofErr w:type="spellEnd"/>
    </w:p>
    <w:p w14:paraId="4BE277DE" w14:textId="77777777" w:rsidR="0048320E" w:rsidRPr="008E1A5F" w:rsidRDefault="002D4F87" w:rsidP="001159EF">
      <w:pPr>
        <w:pStyle w:val="Code"/>
      </w:pPr>
      <w:r w:rsidRPr="008E1A5F">
        <w:rPr>
          <w:rPrChange w:id="846" w:author="Frances" w:date="2023-03-21T10:33:00Z">
            <w:rPr>
              <w:rStyle w:val="CommentTok"/>
              <w:rFonts w:ascii="Courier" w:hAnsi="Courier"/>
              <w:color w:val="000000"/>
              <w:sz w:val="17"/>
              <w:shd w:val="clear" w:color="auto" w:fill="auto"/>
            </w:rPr>
          </w:rPrChange>
        </w:rPr>
        <w:t>---</w:t>
      </w:r>
    </w:p>
    <w:p w14:paraId="61D3EF88" w14:textId="77777777" w:rsidR="0048320E" w:rsidRPr="008E1A5F" w:rsidRDefault="0048320E" w:rsidP="001159EF">
      <w:pPr>
        <w:pStyle w:val="Code"/>
      </w:pPr>
    </w:p>
    <w:p w14:paraId="7DB00DF3" w14:textId="77777777" w:rsidR="0048320E" w:rsidRPr="008E1A5F" w:rsidRDefault="002D4F87" w:rsidP="001159EF">
      <w:pPr>
        <w:pStyle w:val="Code"/>
      </w:pPr>
      <w:r w:rsidRPr="008E1A5F">
        <w:rPr>
          <w:rPrChange w:id="847" w:author="Frances" w:date="2023-03-21T10:33:00Z">
            <w:rPr>
              <w:b/>
              <w:sz w:val="17"/>
            </w:rPr>
          </w:rPrChange>
        </w:rPr>
        <w:t>``</w:t>
      </w:r>
      <w:proofErr w:type="gramStart"/>
      <w:r w:rsidRPr="008E1A5F">
        <w:rPr>
          <w:rPrChange w:id="848" w:author="Frances" w:date="2023-03-21T10:33:00Z">
            <w:rPr>
              <w:b/>
              <w:sz w:val="17"/>
            </w:rPr>
          </w:rPrChange>
        </w:rPr>
        <w:t>`{</w:t>
      </w:r>
      <w:proofErr w:type="gramEnd"/>
      <w:r w:rsidRPr="008E1A5F">
        <w:rPr>
          <w:rPrChange w:id="849" w:author="Frances" w:date="2023-03-21T10:33:00Z">
            <w:rPr>
              <w:b/>
              <w:sz w:val="17"/>
            </w:rPr>
          </w:rPrChange>
        </w:rPr>
        <w:t>r setup, include=FALSE}</w:t>
      </w:r>
    </w:p>
    <w:p w14:paraId="2EAA6B89" w14:textId="77777777" w:rsidR="0048320E" w:rsidRPr="008E1A5F" w:rsidRDefault="002D4F87" w:rsidP="001159EF">
      <w:pPr>
        <w:pStyle w:val="Code"/>
      </w:pPr>
      <w:proofErr w:type="spellStart"/>
      <w:proofErr w:type="gramStart"/>
      <w:r w:rsidRPr="008E1A5F">
        <w:rPr>
          <w:rPrChange w:id="850" w:author="Frances" w:date="2023-03-21T10:33:00Z">
            <w:rPr>
              <w:b/>
              <w:sz w:val="17"/>
            </w:rPr>
          </w:rPrChange>
        </w:rPr>
        <w:t>knitr</w:t>
      </w:r>
      <w:proofErr w:type="spellEnd"/>
      <w:r w:rsidRPr="008E1A5F">
        <w:rPr>
          <w:rPrChange w:id="851" w:author="Frances" w:date="2023-03-21T10:33:00Z">
            <w:rPr>
              <w:b/>
              <w:sz w:val="17"/>
            </w:rPr>
          </w:rPrChange>
        </w:rPr>
        <w:t>::</w:t>
      </w:r>
      <w:proofErr w:type="spellStart"/>
      <w:proofErr w:type="gramEnd"/>
      <w:r w:rsidRPr="008E1A5F">
        <w:rPr>
          <w:rPrChange w:id="852" w:author="Frances" w:date="2023-03-21T10:33:00Z">
            <w:rPr>
              <w:b/>
              <w:sz w:val="17"/>
            </w:rPr>
          </w:rPrChange>
        </w:rPr>
        <w:t>opts_chunk$set</w:t>
      </w:r>
      <w:proofErr w:type="spellEnd"/>
      <w:r w:rsidRPr="008E1A5F">
        <w:rPr>
          <w:rPrChange w:id="853" w:author="Frances" w:date="2023-03-21T10:33:00Z">
            <w:rPr>
              <w:b/>
              <w:sz w:val="17"/>
            </w:rPr>
          </w:rPrChange>
        </w:rPr>
        <w:t>(echo = FALSE,</w:t>
      </w:r>
    </w:p>
    <w:p w14:paraId="305E418D" w14:textId="77777777" w:rsidR="0048320E" w:rsidRPr="008E1A5F" w:rsidRDefault="002D4F87" w:rsidP="001159EF">
      <w:pPr>
        <w:pStyle w:val="Code"/>
      </w:pPr>
      <w:r w:rsidRPr="008E1A5F">
        <w:rPr>
          <w:rPrChange w:id="854" w:author="Frances" w:date="2023-03-21T10:33:00Z">
            <w:rPr>
              <w:b/>
              <w:sz w:val="17"/>
            </w:rPr>
          </w:rPrChange>
        </w:rPr>
        <w:t xml:space="preserve">                      warning = FALSE,</w:t>
      </w:r>
    </w:p>
    <w:p w14:paraId="0C0A04A4" w14:textId="77777777" w:rsidR="0048320E" w:rsidRPr="008E1A5F" w:rsidRDefault="002D4F87" w:rsidP="001159EF">
      <w:pPr>
        <w:pStyle w:val="Code"/>
      </w:pPr>
      <w:r w:rsidRPr="008E1A5F">
        <w:rPr>
          <w:rPrChange w:id="855" w:author="Frances" w:date="2023-03-21T10:33:00Z">
            <w:rPr>
              <w:b/>
              <w:sz w:val="17"/>
            </w:rPr>
          </w:rPrChange>
        </w:rPr>
        <w:t xml:space="preserve">                      message = FALSE)</w:t>
      </w:r>
    </w:p>
    <w:p w14:paraId="55C0F093" w14:textId="77777777" w:rsidR="0048320E" w:rsidRPr="008E1A5F" w:rsidRDefault="002D4F87" w:rsidP="001159EF">
      <w:pPr>
        <w:pStyle w:val="Code"/>
      </w:pPr>
      <w:r w:rsidRPr="008E1A5F">
        <w:rPr>
          <w:rPrChange w:id="856" w:author="Frances" w:date="2023-03-21T10:33:00Z">
            <w:rPr>
              <w:b/>
              <w:sz w:val="17"/>
            </w:rPr>
          </w:rPrChange>
        </w:rPr>
        <w:t>```</w:t>
      </w:r>
    </w:p>
    <w:p w14:paraId="7BEAF123" w14:textId="77777777" w:rsidR="0048320E" w:rsidRPr="008E1A5F" w:rsidRDefault="0048320E" w:rsidP="001159EF">
      <w:pPr>
        <w:pStyle w:val="Code"/>
      </w:pPr>
    </w:p>
    <w:p w14:paraId="3474479A" w14:textId="77777777" w:rsidR="0048320E" w:rsidRPr="008E1A5F" w:rsidRDefault="002D4F87" w:rsidP="001159EF">
      <w:pPr>
        <w:pStyle w:val="Code"/>
      </w:pPr>
      <w:r w:rsidRPr="008E1A5F">
        <w:rPr>
          <w:rPrChange w:id="857" w:author="Frances" w:date="2023-03-21T10:33:00Z">
            <w:rPr>
              <w:b/>
              <w:sz w:val="17"/>
            </w:rPr>
          </w:rPrChange>
        </w:rPr>
        <w:t>```{r}</w:t>
      </w:r>
    </w:p>
    <w:p w14:paraId="4BA159C3" w14:textId="77777777" w:rsidR="0048320E" w:rsidRPr="008E1A5F" w:rsidRDefault="002D4F87" w:rsidP="001159EF">
      <w:pPr>
        <w:pStyle w:val="Code"/>
      </w:pPr>
      <w:r w:rsidRPr="008E1A5F">
        <w:rPr>
          <w:rPrChange w:id="858" w:author="Frances" w:date="2023-03-21T10:33:00Z">
            <w:rPr>
              <w:b/>
              <w:sz w:val="17"/>
            </w:rPr>
          </w:rPrChange>
        </w:rPr>
        <w:t># Load packages</w:t>
      </w:r>
    </w:p>
    <w:p w14:paraId="207C4481" w14:textId="77777777" w:rsidR="0048320E" w:rsidRPr="008E1A5F" w:rsidRDefault="0048320E" w:rsidP="001159EF">
      <w:pPr>
        <w:pStyle w:val="Code"/>
      </w:pPr>
    </w:p>
    <w:p w14:paraId="35C5C3D8" w14:textId="77777777" w:rsidR="0048320E" w:rsidRPr="008E1A5F" w:rsidRDefault="002D4F87" w:rsidP="001159EF">
      <w:pPr>
        <w:pStyle w:val="Code"/>
      </w:pPr>
      <w:r w:rsidRPr="008E1A5F">
        <w:rPr>
          <w:rPrChange w:id="859" w:author="Frances" w:date="2023-03-21T10:33:00Z">
            <w:rPr>
              <w:b/>
              <w:sz w:val="17"/>
            </w:rPr>
          </w:rPrChange>
        </w:rPr>
        <w:t>library(</w:t>
      </w:r>
      <w:proofErr w:type="spellStart"/>
      <w:r w:rsidRPr="008E1A5F">
        <w:rPr>
          <w:rPrChange w:id="860" w:author="Frances" w:date="2023-03-21T10:33:00Z">
            <w:rPr>
              <w:b/>
              <w:sz w:val="17"/>
            </w:rPr>
          </w:rPrChange>
        </w:rPr>
        <w:t>tidyverse</w:t>
      </w:r>
      <w:proofErr w:type="spellEnd"/>
      <w:r w:rsidRPr="008E1A5F">
        <w:rPr>
          <w:rPrChange w:id="861" w:author="Frances" w:date="2023-03-21T10:33:00Z">
            <w:rPr>
              <w:b/>
              <w:sz w:val="17"/>
            </w:rPr>
          </w:rPrChange>
        </w:rPr>
        <w:t>)</w:t>
      </w:r>
    </w:p>
    <w:p w14:paraId="6483B8DB" w14:textId="77777777" w:rsidR="0048320E" w:rsidRPr="008E1A5F" w:rsidRDefault="002D4F87" w:rsidP="001159EF">
      <w:pPr>
        <w:pStyle w:val="Code"/>
      </w:pPr>
      <w:r w:rsidRPr="008E1A5F">
        <w:rPr>
          <w:rPrChange w:id="862" w:author="Frances" w:date="2023-03-21T10:33:00Z">
            <w:rPr>
              <w:b/>
              <w:sz w:val="17"/>
            </w:rPr>
          </w:rPrChange>
        </w:rPr>
        <w:t>library(janitor)</w:t>
      </w:r>
    </w:p>
    <w:p w14:paraId="372191A8" w14:textId="77777777" w:rsidR="0048320E" w:rsidRPr="008E1A5F" w:rsidRDefault="002D4F87" w:rsidP="001159EF">
      <w:pPr>
        <w:pStyle w:val="Code"/>
      </w:pPr>
      <w:r w:rsidRPr="008E1A5F">
        <w:rPr>
          <w:rPrChange w:id="863" w:author="Frances" w:date="2023-03-21T10:33:00Z">
            <w:rPr>
              <w:b/>
              <w:sz w:val="17"/>
            </w:rPr>
          </w:rPrChange>
        </w:rPr>
        <w:t>library(</w:t>
      </w:r>
      <w:proofErr w:type="spellStart"/>
      <w:r w:rsidRPr="008E1A5F">
        <w:rPr>
          <w:rPrChange w:id="864" w:author="Frances" w:date="2023-03-21T10:33:00Z">
            <w:rPr>
              <w:b/>
              <w:sz w:val="17"/>
            </w:rPr>
          </w:rPrChange>
        </w:rPr>
        <w:t>tigris</w:t>
      </w:r>
      <w:proofErr w:type="spellEnd"/>
      <w:r w:rsidRPr="008E1A5F">
        <w:rPr>
          <w:rPrChange w:id="865" w:author="Frances" w:date="2023-03-21T10:33:00Z">
            <w:rPr>
              <w:b/>
              <w:sz w:val="17"/>
            </w:rPr>
          </w:rPrChange>
        </w:rPr>
        <w:t>)</w:t>
      </w:r>
    </w:p>
    <w:p w14:paraId="598A2EE1" w14:textId="77777777" w:rsidR="0048320E" w:rsidRPr="008E1A5F" w:rsidRDefault="002D4F87" w:rsidP="001159EF">
      <w:pPr>
        <w:pStyle w:val="Code"/>
      </w:pPr>
      <w:r w:rsidRPr="008E1A5F">
        <w:rPr>
          <w:rPrChange w:id="866" w:author="Frances" w:date="2023-03-21T10:33:00Z">
            <w:rPr>
              <w:b/>
              <w:sz w:val="17"/>
            </w:rPr>
          </w:rPrChange>
        </w:rPr>
        <w:t>library(</w:t>
      </w:r>
      <w:proofErr w:type="spellStart"/>
      <w:r w:rsidRPr="008E1A5F">
        <w:rPr>
          <w:rPrChange w:id="867" w:author="Frances" w:date="2023-03-21T10:33:00Z">
            <w:rPr>
              <w:b/>
              <w:sz w:val="17"/>
            </w:rPr>
          </w:rPrChange>
        </w:rPr>
        <w:t>gt</w:t>
      </w:r>
      <w:proofErr w:type="spellEnd"/>
      <w:r w:rsidRPr="008E1A5F">
        <w:rPr>
          <w:rPrChange w:id="868" w:author="Frances" w:date="2023-03-21T10:33:00Z">
            <w:rPr>
              <w:b/>
              <w:sz w:val="17"/>
            </w:rPr>
          </w:rPrChange>
        </w:rPr>
        <w:t>)</w:t>
      </w:r>
    </w:p>
    <w:p w14:paraId="0744533C" w14:textId="77777777" w:rsidR="0048320E" w:rsidRPr="008E1A5F" w:rsidRDefault="002D4F87" w:rsidP="001159EF">
      <w:pPr>
        <w:pStyle w:val="Code"/>
      </w:pPr>
      <w:r w:rsidRPr="008E1A5F">
        <w:rPr>
          <w:rPrChange w:id="869" w:author="Frances" w:date="2023-03-21T10:33:00Z">
            <w:rPr>
              <w:b/>
              <w:sz w:val="17"/>
            </w:rPr>
          </w:rPrChange>
        </w:rPr>
        <w:t>library(</w:t>
      </w:r>
      <w:proofErr w:type="spellStart"/>
      <w:r w:rsidRPr="008E1A5F">
        <w:rPr>
          <w:rPrChange w:id="870" w:author="Frances" w:date="2023-03-21T10:33:00Z">
            <w:rPr>
              <w:b/>
              <w:sz w:val="17"/>
            </w:rPr>
          </w:rPrChange>
        </w:rPr>
        <w:t>lubridate</w:t>
      </w:r>
      <w:proofErr w:type="spellEnd"/>
      <w:r w:rsidRPr="008E1A5F">
        <w:rPr>
          <w:rPrChange w:id="871" w:author="Frances" w:date="2023-03-21T10:33:00Z">
            <w:rPr>
              <w:b/>
              <w:sz w:val="17"/>
            </w:rPr>
          </w:rPrChange>
        </w:rPr>
        <w:t>)</w:t>
      </w:r>
    </w:p>
    <w:p w14:paraId="3ED9F3B4" w14:textId="77777777" w:rsidR="0048320E" w:rsidRPr="008E1A5F" w:rsidRDefault="002D4F87" w:rsidP="001159EF">
      <w:pPr>
        <w:pStyle w:val="Code"/>
      </w:pPr>
      <w:r w:rsidRPr="008E1A5F">
        <w:rPr>
          <w:rPrChange w:id="872" w:author="Frances" w:date="2023-03-21T10:33:00Z">
            <w:rPr>
              <w:b/>
              <w:sz w:val="17"/>
            </w:rPr>
          </w:rPrChange>
        </w:rPr>
        <w:t>```</w:t>
      </w:r>
    </w:p>
    <w:p w14:paraId="74224470" w14:textId="77777777" w:rsidR="00131409" w:rsidRDefault="00131409" w:rsidP="00131409">
      <w:pPr>
        <w:pStyle w:val="Body"/>
        <w:rPr>
          <w:ins w:id="873" w:author="Frances" w:date="2023-03-20T14:54:00Z"/>
        </w:rPr>
      </w:pPr>
      <w:ins w:id="874" w:author="Frances" w:date="2023-03-20T14:54:00Z">
        <w:r>
          <w:t xml:space="preserve">After the YAML and </w:t>
        </w:r>
        <w:r w:rsidRPr="00A42FAE">
          <w:rPr>
            <w:rStyle w:val="Literal"/>
            <w:rFonts w:eastAsiaTheme="minorHAnsi"/>
          </w:rPr>
          <w:t>setup</w:t>
        </w:r>
        <w:r>
          <w:t xml:space="preserve"> code chunk, we load several packages, most of which you’ve seen in previous chapters: </w:t>
        </w:r>
        <w:proofErr w:type="spellStart"/>
        <w:r w:rsidRPr="00A42FAE">
          <w:rPr>
            <w:rStyle w:val="Literal"/>
            <w:rFonts w:eastAsiaTheme="minorHAnsi"/>
          </w:rPr>
          <w:t>tidyverse</w:t>
        </w:r>
        <w:proofErr w:type="spellEnd"/>
        <w:r>
          <w:t xml:space="preserve"> for data import, manipulation, and plotting (with ggplot), </w:t>
        </w:r>
        <w:r w:rsidRPr="00A42FAE">
          <w:rPr>
            <w:rStyle w:val="Literal"/>
            <w:rFonts w:eastAsiaTheme="minorHAnsi"/>
          </w:rPr>
          <w:t>janitor</w:t>
        </w:r>
        <w:r>
          <w:t xml:space="preserve"> for its </w:t>
        </w:r>
        <w:proofErr w:type="spellStart"/>
        <w:r w:rsidRPr="00A42FAE">
          <w:rPr>
            <w:rStyle w:val="Literal"/>
            <w:rFonts w:eastAsiaTheme="minorHAnsi"/>
          </w:rPr>
          <w:t>clean_</w:t>
        </w:r>
        <w:proofErr w:type="gramStart"/>
        <w:r w:rsidRPr="00A42FAE">
          <w:rPr>
            <w:rStyle w:val="Literal"/>
            <w:rFonts w:eastAsiaTheme="minorHAnsi"/>
          </w:rPr>
          <w:t>names</w:t>
        </w:r>
        <w:proofErr w:type="spellEnd"/>
        <w:r w:rsidRPr="00A42FAE">
          <w:rPr>
            <w:rStyle w:val="Literal"/>
            <w:rFonts w:eastAsiaTheme="minorHAnsi"/>
          </w:rPr>
          <w:t>(</w:t>
        </w:r>
        <w:proofErr w:type="gramEnd"/>
        <w:r w:rsidRPr="00A42FAE">
          <w:rPr>
            <w:rStyle w:val="Literal"/>
            <w:rFonts w:eastAsiaTheme="minorHAnsi"/>
          </w:rPr>
          <w:t>)</w:t>
        </w:r>
        <w:r>
          <w:t xml:space="preserve"> function, which makes our variable names easier to work with, </w:t>
        </w:r>
        <w:proofErr w:type="spellStart"/>
        <w:r w:rsidRPr="00A42FAE">
          <w:rPr>
            <w:rStyle w:val="Literal"/>
            <w:rFonts w:eastAsiaTheme="minorHAnsi"/>
          </w:rPr>
          <w:t>tigris</w:t>
        </w:r>
        <w:proofErr w:type="spellEnd"/>
        <w:r>
          <w:t xml:space="preserve"> to import geospatial data about states, </w:t>
        </w:r>
        <w:proofErr w:type="spellStart"/>
        <w:r w:rsidRPr="00A42FAE">
          <w:rPr>
            <w:rStyle w:val="Literal"/>
            <w:rFonts w:eastAsiaTheme="minorHAnsi"/>
          </w:rPr>
          <w:t>gt</w:t>
        </w:r>
        <w:proofErr w:type="spellEnd"/>
        <w:r>
          <w:t xml:space="preserve"> for making nice tables, and </w:t>
        </w:r>
        <w:proofErr w:type="spellStart"/>
        <w:r w:rsidRPr="00A42FAE">
          <w:rPr>
            <w:rStyle w:val="Literal"/>
            <w:rFonts w:eastAsiaTheme="minorHAnsi"/>
          </w:rPr>
          <w:t>lubridate</w:t>
        </w:r>
        <w:proofErr w:type="spellEnd"/>
        <w:r>
          <w:t xml:space="preserve"> to work with dates.</w:t>
        </w:r>
      </w:ins>
    </w:p>
    <w:p w14:paraId="4CA383DD" w14:textId="5BF6DECA" w:rsidR="00131409" w:rsidRDefault="00131409">
      <w:pPr>
        <w:pStyle w:val="Body"/>
        <w:rPr>
          <w:ins w:id="875" w:author="Frances" w:date="2023-03-20T14:54:00Z"/>
        </w:rPr>
        <w:pPrChange w:id="876" w:author="Frances" w:date="2023-03-20T14:54:00Z">
          <w:pPr>
            <w:pStyle w:val="Code"/>
          </w:pPr>
        </w:pPrChange>
      </w:pPr>
      <w:ins w:id="877" w:author="Frances" w:date="2023-03-20T14:55:00Z">
        <w:r>
          <w:t>Next, we create a new code chunk</w:t>
        </w:r>
      </w:ins>
      <w:ins w:id="878" w:author="Frances" w:date="2023-03-20T15:01:00Z">
        <w:r>
          <w:t xml:space="preserve"> to</w:t>
        </w:r>
      </w:ins>
      <w:ins w:id="879" w:author="Frances" w:date="2023-03-20T14:55:00Z">
        <w:r>
          <w:t xml:space="preserve"> import and clean our data:</w:t>
        </w:r>
      </w:ins>
    </w:p>
    <w:p w14:paraId="68584CC9" w14:textId="609E5160" w:rsidR="00131409" w:rsidRPr="002F7222" w:rsidDel="00131409" w:rsidRDefault="00131409" w:rsidP="001159EF">
      <w:pPr>
        <w:pStyle w:val="Code"/>
        <w:rPr>
          <w:del w:id="880" w:author="Frances" w:date="2023-03-20T14:55:00Z"/>
        </w:rPr>
      </w:pPr>
    </w:p>
    <w:p w14:paraId="663BC9D9" w14:textId="77777777" w:rsidR="0048320E" w:rsidRPr="002F7222" w:rsidRDefault="002D4F87" w:rsidP="001159EF">
      <w:pPr>
        <w:pStyle w:val="Code"/>
      </w:pPr>
      <w:r w:rsidRPr="002F7222">
        <w:rPr>
          <w:rPrChange w:id="881" w:author="Frances" w:date="2023-03-21T09:56:00Z">
            <w:rPr>
              <w:b/>
              <w:sz w:val="17"/>
            </w:rPr>
          </w:rPrChange>
        </w:rPr>
        <w:t>```{r}</w:t>
      </w:r>
    </w:p>
    <w:p w14:paraId="19E24182" w14:textId="77777777" w:rsidR="0048320E" w:rsidRPr="002F7222" w:rsidRDefault="002D4F87" w:rsidP="001159EF">
      <w:pPr>
        <w:pStyle w:val="Code"/>
      </w:pPr>
      <w:r w:rsidRPr="002F7222">
        <w:rPr>
          <w:rPrChange w:id="882" w:author="Frances" w:date="2023-03-21T09:56:00Z">
            <w:rPr>
              <w:b/>
              <w:sz w:val="17"/>
            </w:rPr>
          </w:rPrChange>
        </w:rPr>
        <w:t># Import data</w:t>
      </w:r>
    </w:p>
    <w:p w14:paraId="18B3258A" w14:textId="77777777" w:rsidR="0048320E" w:rsidRPr="002F7222" w:rsidRDefault="0048320E" w:rsidP="001159EF">
      <w:pPr>
        <w:pStyle w:val="Code"/>
      </w:pPr>
    </w:p>
    <w:p w14:paraId="2DF3CD37" w14:textId="77777777" w:rsidR="0048320E" w:rsidRPr="002F7222" w:rsidRDefault="002D4F87" w:rsidP="001159EF">
      <w:pPr>
        <w:pStyle w:val="Code"/>
      </w:pPr>
      <w:proofErr w:type="spellStart"/>
      <w:r w:rsidRPr="002F7222">
        <w:rPr>
          <w:rPrChange w:id="883" w:author="Frances" w:date="2023-03-21T09:56:00Z">
            <w:rPr>
              <w:b/>
              <w:sz w:val="17"/>
            </w:rPr>
          </w:rPrChange>
        </w:rPr>
        <w:t>us_states</w:t>
      </w:r>
      <w:proofErr w:type="spellEnd"/>
      <w:r w:rsidRPr="002F7222">
        <w:rPr>
          <w:rPrChange w:id="884" w:author="Frances" w:date="2023-03-21T09:56:00Z">
            <w:rPr>
              <w:b/>
              <w:sz w:val="17"/>
            </w:rPr>
          </w:rPrChange>
        </w:rPr>
        <w:t xml:space="preserve"> &lt;- </w:t>
      </w:r>
      <w:proofErr w:type="gramStart"/>
      <w:r w:rsidRPr="002F7222">
        <w:rPr>
          <w:rPrChange w:id="885" w:author="Frances" w:date="2023-03-21T09:56:00Z">
            <w:rPr>
              <w:b/>
              <w:sz w:val="17"/>
            </w:rPr>
          </w:rPrChange>
        </w:rPr>
        <w:t>states(</w:t>
      </w:r>
      <w:proofErr w:type="spellStart"/>
      <w:proofErr w:type="gramEnd"/>
      <w:r w:rsidRPr="002F7222">
        <w:rPr>
          <w:rPrChange w:id="886" w:author="Frances" w:date="2023-03-21T09:56:00Z">
            <w:rPr>
              <w:b/>
              <w:sz w:val="17"/>
            </w:rPr>
          </w:rPrChange>
        </w:rPr>
        <w:t>cb</w:t>
      </w:r>
      <w:proofErr w:type="spellEnd"/>
      <w:r w:rsidRPr="002F7222">
        <w:rPr>
          <w:rPrChange w:id="887" w:author="Frances" w:date="2023-03-21T09:56:00Z">
            <w:rPr>
              <w:b/>
              <w:sz w:val="17"/>
            </w:rPr>
          </w:rPrChange>
        </w:rPr>
        <w:t xml:space="preserve"> = TRUE, </w:t>
      </w:r>
    </w:p>
    <w:p w14:paraId="15AEE060" w14:textId="77777777" w:rsidR="0048320E" w:rsidRPr="002F7222" w:rsidRDefault="002D4F87" w:rsidP="001159EF">
      <w:pPr>
        <w:pStyle w:val="Code"/>
      </w:pPr>
      <w:r w:rsidRPr="002F7222">
        <w:rPr>
          <w:rPrChange w:id="888" w:author="Frances" w:date="2023-03-21T09:56:00Z">
            <w:rPr>
              <w:b/>
              <w:sz w:val="17"/>
            </w:rPr>
          </w:rPrChange>
        </w:rPr>
        <w:t xml:space="preserve">                    resolution = "20m",</w:t>
      </w:r>
    </w:p>
    <w:p w14:paraId="3A47F35A" w14:textId="77777777" w:rsidR="0048320E" w:rsidRPr="002F7222" w:rsidRDefault="002D4F87" w:rsidP="001159EF">
      <w:pPr>
        <w:pStyle w:val="Code"/>
      </w:pPr>
      <w:r w:rsidRPr="002F7222">
        <w:rPr>
          <w:rPrChange w:id="889" w:author="Frances" w:date="2023-03-21T09:56:00Z">
            <w:rPr>
              <w:b/>
              <w:sz w:val="17"/>
            </w:rPr>
          </w:rPrChange>
        </w:rPr>
        <w:t xml:space="preserve">                    </w:t>
      </w:r>
      <w:proofErr w:type="spellStart"/>
      <w:r w:rsidRPr="002F7222">
        <w:rPr>
          <w:rPrChange w:id="890" w:author="Frances" w:date="2023-03-21T09:56:00Z">
            <w:rPr>
              <w:b/>
              <w:sz w:val="17"/>
            </w:rPr>
          </w:rPrChange>
        </w:rPr>
        <w:t>progress_bar</w:t>
      </w:r>
      <w:proofErr w:type="spellEnd"/>
      <w:r w:rsidRPr="002F7222">
        <w:rPr>
          <w:rPrChange w:id="891" w:author="Frances" w:date="2023-03-21T09:56:00Z">
            <w:rPr>
              <w:b/>
              <w:sz w:val="17"/>
            </w:rPr>
          </w:rPrChange>
        </w:rPr>
        <w:t xml:space="preserve"> = FALSE) %&gt;%</w:t>
      </w:r>
    </w:p>
    <w:p w14:paraId="0924F06A" w14:textId="77777777" w:rsidR="0048320E" w:rsidRPr="002F7222" w:rsidRDefault="002D4F87" w:rsidP="001159EF">
      <w:pPr>
        <w:pStyle w:val="Code"/>
      </w:pPr>
      <w:r w:rsidRPr="002F7222">
        <w:rPr>
          <w:rPrChange w:id="892" w:author="Frances" w:date="2023-03-21T09:56:00Z">
            <w:rPr>
              <w:b/>
              <w:sz w:val="17"/>
            </w:rPr>
          </w:rPrChange>
        </w:rPr>
        <w:t xml:space="preserve">  </w:t>
      </w:r>
      <w:proofErr w:type="spellStart"/>
      <w:r w:rsidRPr="002F7222">
        <w:rPr>
          <w:rPrChange w:id="893" w:author="Frances" w:date="2023-03-21T09:56:00Z">
            <w:rPr>
              <w:b/>
              <w:sz w:val="17"/>
            </w:rPr>
          </w:rPrChange>
        </w:rPr>
        <w:t>shift_</w:t>
      </w:r>
      <w:proofErr w:type="gramStart"/>
      <w:r w:rsidRPr="002F7222">
        <w:rPr>
          <w:rPrChange w:id="894" w:author="Frances" w:date="2023-03-21T09:56:00Z">
            <w:rPr>
              <w:b/>
              <w:sz w:val="17"/>
            </w:rPr>
          </w:rPrChange>
        </w:rPr>
        <w:t>geometry</w:t>
      </w:r>
      <w:proofErr w:type="spellEnd"/>
      <w:r w:rsidRPr="002F7222">
        <w:rPr>
          <w:rPrChange w:id="895" w:author="Frances" w:date="2023-03-21T09:56:00Z">
            <w:rPr>
              <w:b/>
              <w:sz w:val="17"/>
            </w:rPr>
          </w:rPrChange>
        </w:rPr>
        <w:t>(</w:t>
      </w:r>
      <w:proofErr w:type="gramEnd"/>
      <w:r w:rsidRPr="002F7222">
        <w:rPr>
          <w:rPrChange w:id="896" w:author="Frances" w:date="2023-03-21T09:56:00Z">
            <w:rPr>
              <w:b/>
              <w:sz w:val="17"/>
            </w:rPr>
          </w:rPrChange>
        </w:rPr>
        <w:t xml:space="preserve">) %&gt;% </w:t>
      </w:r>
    </w:p>
    <w:p w14:paraId="338D411F" w14:textId="77777777" w:rsidR="0048320E" w:rsidRPr="002F7222" w:rsidRDefault="002D4F87" w:rsidP="001159EF">
      <w:pPr>
        <w:pStyle w:val="Code"/>
      </w:pPr>
      <w:r w:rsidRPr="002F7222">
        <w:rPr>
          <w:rPrChange w:id="897" w:author="Frances" w:date="2023-03-21T09:56:00Z">
            <w:rPr>
              <w:b/>
              <w:sz w:val="17"/>
            </w:rPr>
          </w:rPrChange>
        </w:rPr>
        <w:t xml:space="preserve">  </w:t>
      </w:r>
      <w:proofErr w:type="spellStart"/>
      <w:r w:rsidRPr="002F7222">
        <w:rPr>
          <w:rPrChange w:id="898" w:author="Frances" w:date="2023-03-21T09:56:00Z">
            <w:rPr>
              <w:b/>
              <w:sz w:val="17"/>
            </w:rPr>
          </w:rPrChange>
        </w:rPr>
        <w:t>clean_</w:t>
      </w:r>
      <w:proofErr w:type="gramStart"/>
      <w:r w:rsidRPr="002F7222">
        <w:rPr>
          <w:rPrChange w:id="899" w:author="Frances" w:date="2023-03-21T09:56:00Z">
            <w:rPr>
              <w:b/>
              <w:sz w:val="17"/>
            </w:rPr>
          </w:rPrChange>
        </w:rPr>
        <w:t>names</w:t>
      </w:r>
      <w:proofErr w:type="spellEnd"/>
      <w:r w:rsidRPr="002F7222">
        <w:rPr>
          <w:rPrChange w:id="900" w:author="Frances" w:date="2023-03-21T09:56:00Z">
            <w:rPr>
              <w:b/>
              <w:sz w:val="17"/>
            </w:rPr>
          </w:rPrChange>
        </w:rPr>
        <w:t>(</w:t>
      </w:r>
      <w:proofErr w:type="gramEnd"/>
      <w:r w:rsidRPr="002F7222">
        <w:rPr>
          <w:rPrChange w:id="901" w:author="Frances" w:date="2023-03-21T09:56:00Z">
            <w:rPr>
              <w:b/>
              <w:sz w:val="17"/>
            </w:rPr>
          </w:rPrChange>
        </w:rPr>
        <w:t xml:space="preserve">) %&gt;% </w:t>
      </w:r>
    </w:p>
    <w:p w14:paraId="4753CF59" w14:textId="77777777" w:rsidR="0048320E" w:rsidRPr="002F7222" w:rsidRDefault="002D4F87" w:rsidP="001159EF">
      <w:pPr>
        <w:pStyle w:val="Code"/>
      </w:pPr>
      <w:r w:rsidRPr="002F7222">
        <w:rPr>
          <w:rPrChange w:id="902" w:author="Frances" w:date="2023-03-21T09:56:00Z">
            <w:rPr>
              <w:b/>
              <w:sz w:val="17"/>
            </w:rPr>
          </w:rPrChange>
        </w:rPr>
        <w:t xml:space="preserve">  </w:t>
      </w:r>
      <w:proofErr w:type="gramStart"/>
      <w:r w:rsidRPr="002F7222">
        <w:rPr>
          <w:rPrChange w:id="903" w:author="Frances" w:date="2023-03-21T09:56:00Z">
            <w:rPr>
              <w:b/>
              <w:sz w:val="17"/>
            </w:rPr>
          </w:rPrChange>
        </w:rPr>
        <w:t>select(</w:t>
      </w:r>
      <w:proofErr w:type="gramEnd"/>
      <w:r w:rsidRPr="002F7222">
        <w:rPr>
          <w:rPrChange w:id="904" w:author="Frances" w:date="2023-03-21T09:56:00Z">
            <w:rPr>
              <w:b/>
              <w:sz w:val="17"/>
            </w:rPr>
          </w:rPrChange>
        </w:rPr>
        <w:t xml:space="preserve">geoid, name) %&gt;% </w:t>
      </w:r>
    </w:p>
    <w:p w14:paraId="26C4F2C4" w14:textId="77777777" w:rsidR="0048320E" w:rsidRPr="002F7222" w:rsidRDefault="002D4F87" w:rsidP="001159EF">
      <w:pPr>
        <w:pStyle w:val="Code"/>
      </w:pPr>
      <w:r w:rsidRPr="002F7222">
        <w:rPr>
          <w:rPrChange w:id="905" w:author="Frances" w:date="2023-03-21T09:56:00Z">
            <w:rPr>
              <w:b/>
              <w:sz w:val="17"/>
            </w:rPr>
          </w:rPrChange>
        </w:rPr>
        <w:t xml:space="preserve">  </w:t>
      </w:r>
      <w:proofErr w:type="gramStart"/>
      <w:r w:rsidRPr="002F7222">
        <w:rPr>
          <w:rPrChange w:id="906" w:author="Frances" w:date="2023-03-21T09:56:00Z">
            <w:rPr>
              <w:b/>
              <w:sz w:val="17"/>
            </w:rPr>
          </w:rPrChange>
        </w:rPr>
        <w:t>rename(</w:t>
      </w:r>
      <w:proofErr w:type="gramEnd"/>
      <w:r w:rsidRPr="002F7222">
        <w:rPr>
          <w:rPrChange w:id="907" w:author="Frances" w:date="2023-03-21T09:56:00Z">
            <w:rPr>
              <w:b/>
              <w:sz w:val="17"/>
            </w:rPr>
          </w:rPrChange>
        </w:rPr>
        <w:t xml:space="preserve">state = name) %&gt;% </w:t>
      </w:r>
    </w:p>
    <w:p w14:paraId="1D956ED1" w14:textId="77777777" w:rsidR="0048320E" w:rsidRPr="002F7222" w:rsidRDefault="002D4F87" w:rsidP="001159EF">
      <w:pPr>
        <w:pStyle w:val="Code"/>
      </w:pPr>
      <w:r w:rsidRPr="002F7222">
        <w:rPr>
          <w:rPrChange w:id="908" w:author="Frances" w:date="2023-03-21T09:56:00Z">
            <w:rPr>
              <w:b/>
              <w:sz w:val="17"/>
            </w:rPr>
          </w:rPrChange>
        </w:rPr>
        <w:t xml:space="preserve">  </w:t>
      </w:r>
      <w:proofErr w:type="gramStart"/>
      <w:r w:rsidRPr="002F7222">
        <w:rPr>
          <w:rPrChange w:id="909" w:author="Frances" w:date="2023-03-21T09:56:00Z">
            <w:rPr>
              <w:b/>
              <w:sz w:val="17"/>
            </w:rPr>
          </w:rPrChange>
        </w:rPr>
        <w:t>filter(</w:t>
      </w:r>
      <w:proofErr w:type="gramEnd"/>
      <w:r w:rsidRPr="002F7222">
        <w:rPr>
          <w:rPrChange w:id="910" w:author="Frances" w:date="2023-03-21T09:56:00Z">
            <w:rPr>
              <w:b/>
              <w:sz w:val="17"/>
            </w:rPr>
          </w:rPrChange>
        </w:rPr>
        <w:t>state %in% state.name)</w:t>
      </w:r>
    </w:p>
    <w:p w14:paraId="22F3DDFC" w14:textId="77777777" w:rsidR="0048320E" w:rsidRPr="002F7222" w:rsidRDefault="0048320E" w:rsidP="001159EF">
      <w:pPr>
        <w:pStyle w:val="Code"/>
      </w:pPr>
    </w:p>
    <w:p w14:paraId="5E2378FF" w14:textId="77777777" w:rsidR="0048320E" w:rsidRPr="002F7222" w:rsidRDefault="002D4F87" w:rsidP="001159EF">
      <w:pPr>
        <w:pStyle w:val="Code"/>
      </w:pPr>
      <w:proofErr w:type="spellStart"/>
      <w:r w:rsidRPr="002F7222">
        <w:rPr>
          <w:rPrChange w:id="911" w:author="Frances" w:date="2023-03-21T09:56:00Z">
            <w:rPr>
              <w:b/>
              <w:sz w:val="17"/>
            </w:rPr>
          </w:rPrChange>
        </w:rPr>
        <w:t>covid_data</w:t>
      </w:r>
      <w:proofErr w:type="spellEnd"/>
      <w:r w:rsidRPr="002F7222">
        <w:rPr>
          <w:rPrChange w:id="912" w:author="Frances" w:date="2023-03-21T09:56:00Z">
            <w:rPr>
              <w:b/>
              <w:sz w:val="17"/>
            </w:rPr>
          </w:rPrChange>
        </w:rPr>
        <w:t xml:space="preserve"> &lt;- read_csv("https://raw.githubusercontent.com/nytimes/covid-19-data/master/rolling-averages/us-states.csv") %&gt;% </w:t>
      </w:r>
    </w:p>
    <w:p w14:paraId="36FAF9BA" w14:textId="77777777" w:rsidR="0048320E" w:rsidRPr="002F7222" w:rsidRDefault="002D4F87" w:rsidP="001159EF">
      <w:pPr>
        <w:pStyle w:val="Code"/>
      </w:pPr>
      <w:r w:rsidRPr="002F7222">
        <w:rPr>
          <w:rPrChange w:id="913" w:author="Frances" w:date="2023-03-21T09:56:00Z">
            <w:rPr>
              <w:b/>
              <w:sz w:val="17"/>
            </w:rPr>
          </w:rPrChange>
        </w:rPr>
        <w:t xml:space="preserve">  </w:t>
      </w:r>
      <w:proofErr w:type="gramStart"/>
      <w:r w:rsidRPr="002F7222">
        <w:rPr>
          <w:rPrChange w:id="914" w:author="Frances" w:date="2023-03-21T09:56:00Z">
            <w:rPr>
              <w:b/>
              <w:sz w:val="17"/>
            </w:rPr>
          </w:rPrChange>
        </w:rPr>
        <w:t>filter(</w:t>
      </w:r>
      <w:proofErr w:type="gramEnd"/>
      <w:r w:rsidRPr="002F7222">
        <w:rPr>
          <w:rPrChange w:id="915" w:author="Frances" w:date="2023-03-21T09:56:00Z">
            <w:rPr>
              <w:b/>
              <w:sz w:val="17"/>
            </w:rPr>
          </w:rPrChange>
        </w:rPr>
        <w:t xml:space="preserve">state %in% state.name) %&gt;% </w:t>
      </w:r>
    </w:p>
    <w:p w14:paraId="3F29705D" w14:textId="77777777" w:rsidR="0048320E" w:rsidRPr="002F7222" w:rsidRDefault="002D4F87" w:rsidP="001159EF">
      <w:pPr>
        <w:pStyle w:val="Code"/>
      </w:pPr>
      <w:r w:rsidRPr="002F7222">
        <w:rPr>
          <w:rPrChange w:id="916" w:author="Frances" w:date="2023-03-21T09:56:00Z">
            <w:rPr>
              <w:b/>
              <w:sz w:val="17"/>
            </w:rPr>
          </w:rPrChange>
        </w:rPr>
        <w:t xml:space="preserve">  </w:t>
      </w:r>
      <w:proofErr w:type="gramStart"/>
      <w:r w:rsidRPr="002F7222">
        <w:rPr>
          <w:rPrChange w:id="917" w:author="Frances" w:date="2023-03-21T09:56:00Z">
            <w:rPr>
              <w:b/>
              <w:sz w:val="17"/>
            </w:rPr>
          </w:rPrChange>
        </w:rPr>
        <w:t>mutate(</w:t>
      </w:r>
      <w:proofErr w:type="gramEnd"/>
      <w:r w:rsidRPr="002F7222">
        <w:rPr>
          <w:rPrChange w:id="918" w:author="Frances" w:date="2023-03-21T09:56:00Z">
            <w:rPr>
              <w:b/>
              <w:sz w:val="17"/>
            </w:rPr>
          </w:rPrChange>
        </w:rPr>
        <w:t xml:space="preserve">geoid = </w:t>
      </w:r>
      <w:proofErr w:type="spellStart"/>
      <w:r w:rsidRPr="002F7222">
        <w:rPr>
          <w:rPrChange w:id="919" w:author="Frances" w:date="2023-03-21T09:56:00Z">
            <w:rPr>
              <w:b/>
              <w:sz w:val="17"/>
            </w:rPr>
          </w:rPrChange>
        </w:rPr>
        <w:t>str_remove</w:t>
      </w:r>
      <w:proofErr w:type="spellEnd"/>
      <w:r w:rsidRPr="002F7222">
        <w:rPr>
          <w:rPrChange w:id="920" w:author="Frances" w:date="2023-03-21T09:56:00Z">
            <w:rPr>
              <w:b/>
              <w:sz w:val="17"/>
            </w:rPr>
          </w:rPrChange>
        </w:rPr>
        <w:t xml:space="preserve">(geoid, "USA-")) </w:t>
      </w:r>
    </w:p>
    <w:p w14:paraId="2987C7FC" w14:textId="77777777" w:rsidR="0048320E" w:rsidRPr="002F7222" w:rsidRDefault="0048320E" w:rsidP="001159EF">
      <w:pPr>
        <w:pStyle w:val="Code"/>
      </w:pPr>
    </w:p>
    <w:p w14:paraId="4FA9AE49" w14:textId="2AC772C7" w:rsidR="0048320E" w:rsidRPr="002F7222" w:rsidRDefault="002F7222">
      <w:pPr>
        <w:pStyle w:val="CodeAnnotated"/>
        <w:pPrChange w:id="921" w:author="Frances" w:date="2023-03-21T09:53:00Z">
          <w:pPr>
            <w:pStyle w:val="Code"/>
          </w:pPr>
        </w:pPrChange>
      </w:pPr>
      <w:ins w:id="922" w:author="Frances" w:date="2023-03-21T09:53:00Z">
        <w:r w:rsidRPr="002F7222">
          <w:rPr>
            <w:rStyle w:val="CodeAnnotation"/>
            <w:rPrChange w:id="923" w:author="Frances" w:date="2023-03-21T09:54:00Z">
              <w:rPr>
                <w:rStyle w:val="InformationTok"/>
                <w:rFonts w:ascii="Courier" w:hAnsi="Courier"/>
                <w:b w:val="0"/>
                <w:color w:val="000000"/>
                <w:sz w:val="17"/>
                <w:shd w:val="clear" w:color="auto" w:fill="auto"/>
              </w:rPr>
            </w:rPrChange>
          </w:rPr>
          <w:t>1</w:t>
        </w:r>
        <w:r>
          <w:rPr>
            <w:b/>
            <w:sz w:val="17"/>
          </w:rPr>
          <w:t xml:space="preserve"> </w:t>
        </w:r>
      </w:ins>
      <w:proofErr w:type="spellStart"/>
      <w:r w:rsidR="002D4F87" w:rsidRPr="002F7222">
        <w:rPr>
          <w:rPrChange w:id="924" w:author="Frances" w:date="2023-03-21T09:56:00Z">
            <w:rPr>
              <w:b/>
              <w:sz w:val="17"/>
            </w:rPr>
          </w:rPrChange>
        </w:rPr>
        <w:t>most_recent_day</w:t>
      </w:r>
      <w:proofErr w:type="spellEnd"/>
      <w:r w:rsidR="002D4F87" w:rsidRPr="002F7222">
        <w:rPr>
          <w:rPrChange w:id="925" w:author="Frances" w:date="2023-03-21T09:56:00Z">
            <w:rPr>
              <w:b/>
              <w:sz w:val="17"/>
            </w:rPr>
          </w:rPrChange>
        </w:rPr>
        <w:t xml:space="preserve"> &lt;- </w:t>
      </w:r>
      <w:proofErr w:type="spellStart"/>
      <w:r w:rsidR="002D4F87" w:rsidRPr="002F7222">
        <w:rPr>
          <w:rPrChange w:id="926" w:author="Frances" w:date="2023-03-21T09:56:00Z">
            <w:rPr>
              <w:b/>
              <w:sz w:val="17"/>
            </w:rPr>
          </w:rPrChange>
        </w:rPr>
        <w:t>covid_data</w:t>
      </w:r>
      <w:proofErr w:type="spellEnd"/>
      <w:r w:rsidR="002D4F87" w:rsidRPr="002F7222">
        <w:rPr>
          <w:rPrChange w:id="927" w:author="Frances" w:date="2023-03-21T09:56:00Z">
            <w:rPr>
              <w:b/>
              <w:sz w:val="17"/>
            </w:rPr>
          </w:rPrChange>
        </w:rPr>
        <w:t xml:space="preserve"> %&gt;% </w:t>
      </w:r>
    </w:p>
    <w:p w14:paraId="20FCDD7B" w14:textId="77777777" w:rsidR="0048320E" w:rsidRPr="002F7222" w:rsidRDefault="002D4F87" w:rsidP="001159EF">
      <w:pPr>
        <w:pStyle w:val="Code"/>
      </w:pPr>
      <w:r w:rsidRPr="002F7222">
        <w:rPr>
          <w:rPrChange w:id="928" w:author="Frances" w:date="2023-03-21T09:56:00Z">
            <w:rPr>
              <w:b/>
              <w:sz w:val="17"/>
            </w:rPr>
          </w:rPrChange>
        </w:rPr>
        <w:t xml:space="preserve">  </w:t>
      </w:r>
      <w:proofErr w:type="spellStart"/>
      <w:r w:rsidRPr="002F7222">
        <w:rPr>
          <w:rPrChange w:id="929" w:author="Frances" w:date="2023-03-21T09:56:00Z">
            <w:rPr>
              <w:b/>
              <w:sz w:val="17"/>
            </w:rPr>
          </w:rPrChange>
        </w:rPr>
        <w:t>slice_</w:t>
      </w:r>
      <w:proofErr w:type="gramStart"/>
      <w:r w:rsidRPr="002F7222">
        <w:rPr>
          <w:rPrChange w:id="930" w:author="Frances" w:date="2023-03-21T09:56:00Z">
            <w:rPr>
              <w:b/>
              <w:sz w:val="17"/>
            </w:rPr>
          </w:rPrChange>
        </w:rPr>
        <w:t>max</w:t>
      </w:r>
      <w:proofErr w:type="spellEnd"/>
      <w:r w:rsidRPr="002F7222">
        <w:rPr>
          <w:rPrChange w:id="931" w:author="Frances" w:date="2023-03-21T09:56:00Z">
            <w:rPr>
              <w:b/>
              <w:sz w:val="17"/>
            </w:rPr>
          </w:rPrChange>
        </w:rPr>
        <w:t>(</w:t>
      </w:r>
      <w:proofErr w:type="spellStart"/>
      <w:proofErr w:type="gramEnd"/>
      <w:r w:rsidRPr="002F7222">
        <w:rPr>
          <w:rPrChange w:id="932" w:author="Frances" w:date="2023-03-21T09:56:00Z">
            <w:rPr>
              <w:b/>
              <w:sz w:val="17"/>
            </w:rPr>
          </w:rPrChange>
        </w:rPr>
        <w:t>order_by</w:t>
      </w:r>
      <w:proofErr w:type="spellEnd"/>
      <w:r w:rsidRPr="002F7222">
        <w:rPr>
          <w:rPrChange w:id="933" w:author="Frances" w:date="2023-03-21T09:56:00Z">
            <w:rPr>
              <w:b/>
              <w:sz w:val="17"/>
            </w:rPr>
          </w:rPrChange>
        </w:rPr>
        <w:t xml:space="preserve"> = date,</w:t>
      </w:r>
    </w:p>
    <w:p w14:paraId="0F5CDBD5" w14:textId="77777777" w:rsidR="0048320E" w:rsidRPr="002F7222" w:rsidRDefault="002D4F87" w:rsidP="001159EF">
      <w:pPr>
        <w:pStyle w:val="Code"/>
      </w:pPr>
      <w:r w:rsidRPr="002F7222">
        <w:rPr>
          <w:rPrChange w:id="934" w:author="Frances" w:date="2023-03-21T09:56:00Z">
            <w:rPr>
              <w:b/>
              <w:sz w:val="17"/>
            </w:rPr>
          </w:rPrChange>
        </w:rPr>
        <w:t xml:space="preserve">            n = 1) %&gt;% </w:t>
      </w:r>
    </w:p>
    <w:p w14:paraId="1FF1B3C1" w14:textId="77777777" w:rsidR="0048320E" w:rsidRPr="002F7222" w:rsidRDefault="002D4F87" w:rsidP="001159EF">
      <w:pPr>
        <w:pStyle w:val="Code"/>
      </w:pPr>
      <w:r w:rsidRPr="002F7222">
        <w:rPr>
          <w:rPrChange w:id="935" w:author="Frances" w:date="2023-03-21T09:56:00Z">
            <w:rPr>
              <w:b/>
              <w:sz w:val="17"/>
            </w:rPr>
          </w:rPrChange>
        </w:rPr>
        <w:lastRenderedPageBreak/>
        <w:t xml:space="preserve">  distinct(date) %&gt;% </w:t>
      </w:r>
    </w:p>
    <w:p w14:paraId="3BE52837" w14:textId="77777777" w:rsidR="0048320E" w:rsidRPr="002F7222" w:rsidRDefault="002D4F87" w:rsidP="001159EF">
      <w:pPr>
        <w:pStyle w:val="Code"/>
      </w:pPr>
      <w:r w:rsidRPr="002F7222">
        <w:rPr>
          <w:rPrChange w:id="936" w:author="Frances" w:date="2023-03-21T09:56:00Z">
            <w:rPr>
              <w:b/>
              <w:sz w:val="17"/>
            </w:rPr>
          </w:rPrChange>
        </w:rPr>
        <w:t xml:space="preserve">  </w:t>
      </w:r>
      <w:proofErr w:type="gramStart"/>
      <w:r w:rsidRPr="002F7222">
        <w:rPr>
          <w:rPrChange w:id="937" w:author="Frances" w:date="2023-03-21T09:56:00Z">
            <w:rPr>
              <w:b/>
              <w:sz w:val="17"/>
            </w:rPr>
          </w:rPrChange>
        </w:rPr>
        <w:t>mutate(</w:t>
      </w:r>
      <w:proofErr w:type="spellStart"/>
      <w:proofErr w:type="gramEnd"/>
      <w:r w:rsidRPr="002F7222">
        <w:rPr>
          <w:rPrChange w:id="938" w:author="Frances" w:date="2023-03-21T09:56:00Z">
            <w:rPr>
              <w:b/>
              <w:sz w:val="17"/>
            </w:rPr>
          </w:rPrChange>
        </w:rPr>
        <w:t>date_nice_format</w:t>
      </w:r>
      <w:proofErr w:type="spellEnd"/>
      <w:r w:rsidRPr="002F7222">
        <w:rPr>
          <w:rPrChange w:id="939" w:author="Frances" w:date="2023-03-21T09:56:00Z">
            <w:rPr>
              <w:b/>
              <w:sz w:val="17"/>
            </w:rPr>
          </w:rPrChange>
        </w:rPr>
        <w:t xml:space="preserve"> = </w:t>
      </w:r>
      <w:proofErr w:type="spellStart"/>
      <w:r w:rsidRPr="002F7222">
        <w:rPr>
          <w:rPrChange w:id="940" w:author="Frances" w:date="2023-03-21T09:56:00Z">
            <w:rPr>
              <w:b/>
              <w:sz w:val="17"/>
            </w:rPr>
          </w:rPrChange>
        </w:rPr>
        <w:t>str_glue</w:t>
      </w:r>
      <w:proofErr w:type="spellEnd"/>
      <w:r w:rsidRPr="002F7222">
        <w:rPr>
          <w:rPrChange w:id="941" w:author="Frances" w:date="2023-03-21T09:56:00Z">
            <w:rPr>
              <w:b/>
              <w:sz w:val="17"/>
            </w:rPr>
          </w:rPrChange>
        </w:rPr>
        <w:t xml:space="preserve">("{month(date, label = TRUE, </w:t>
      </w:r>
      <w:proofErr w:type="spellStart"/>
      <w:r w:rsidRPr="002F7222">
        <w:rPr>
          <w:rPrChange w:id="942" w:author="Frances" w:date="2023-03-21T09:56:00Z">
            <w:rPr>
              <w:b/>
              <w:sz w:val="17"/>
            </w:rPr>
          </w:rPrChange>
        </w:rPr>
        <w:t>abbr</w:t>
      </w:r>
      <w:proofErr w:type="spellEnd"/>
      <w:r w:rsidRPr="002F7222">
        <w:rPr>
          <w:rPrChange w:id="943" w:author="Frances" w:date="2023-03-21T09:56:00Z">
            <w:rPr>
              <w:b/>
              <w:sz w:val="17"/>
            </w:rPr>
          </w:rPrChange>
        </w:rPr>
        <w:t xml:space="preserve"> = FALSE)} {day(date)}, {year(date)}")) %&gt;% </w:t>
      </w:r>
    </w:p>
    <w:p w14:paraId="1F835AAC" w14:textId="77777777" w:rsidR="0048320E" w:rsidRPr="002F7222" w:rsidRDefault="002D4F87" w:rsidP="001159EF">
      <w:pPr>
        <w:pStyle w:val="Code"/>
      </w:pPr>
      <w:r w:rsidRPr="002F7222">
        <w:rPr>
          <w:rPrChange w:id="944" w:author="Frances" w:date="2023-03-21T09:56:00Z">
            <w:rPr>
              <w:b/>
              <w:sz w:val="17"/>
            </w:rPr>
          </w:rPrChange>
        </w:rPr>
        <w:t xml:space="preserve">  pull(</w:t>
      </w:r>
      <w:proofErr w:type="spellStart"/>
      <w:r w:rsidRPr="002F7222">
        <w:rPr>
          <w:rPrChange w:id="945" w:author="Frances" w:date="2023-03-21T09:56:00Z">
            <w:rPr>
              <w:b/>
              <w:sz w:val="17"/>
            </w:rPr>
          </w:rPrChange>
        </w:rPr>
        <w:t>date_nice_format</w:t>
      </w:r>
      <w:proofErr w:type="spellEnd"/>
      <w:r w:rsidRPr="002F7222">
        <w:rPr>
          <w:rPrChange w:id="946" w:author="Frances" w:date="2023-03-21T09:56:00Z">
            <w:rPr>
              <w:b/>
              <w:sz w:val="17"/>
            </w:rPr>
          </w:rPrChange>
        </w:rPr>
        <w:t>)</w:t>
      </w:r>
    </w:p>
    <w:p w14:paraId="0DDD3536" w14:textId="77777777" w:rsidR="0048320E" w:rsidRPr="002F7222" w:rsidRDefault="002D4F87" w:rsidP="001159EF">
      <w:pPr>
        <w:pStyle w:val="Code"/>
      </w:pPr>
      <w:r w:rsidRPr="002F7222">
        <w:rPr>
          <w:rPrChange w:id="947" w:author="Frances" w:date="2023-03-21T09:56:00Z">
            <w:rPr>
              <w:b/>
              <w:sz w:val="17"/>
            </w:rPr>
          </w:rPrChange>
        </w:rPr>
        <w:t>```</w:t>
      </w:r>
    </w:p>
    <w:p w14:paraId="47A66E56" w14:textId="77777777" w:rsidR="0048320E" w:rsidRDefault="0048320E" w:rsidP="001159EF">
      <w:pPr>
        <w:pStyle w:val="Code"/>
      </w:pPr>
    </w:p>
    <w:p w14:paraId="78657DC8" w14:textId="1A7F4068" w:rsidR="0048320E" w:rsidRPr="002F7222" w:rsidRDefault="002F7222">
      <w:pPr>
        <w:pStyle w:val="CodeAnnotated"/>
        <w:pPrChange w:id="948" w:author="Frances" w:date="2023-03-20T14:51:00Z">
          <w:pPr>
            <w:pStyle w:val="Code"/>
          </w:pPr>
        </w:pPrChange>
      </w:pPr>
      <w:ins w:id="949" w:author="Frances" w:date="2023-03-21T09:54:00Z">
        <w:r>
          <w:rPr>
            <w:rStyle w:val="CodeAnnotation"/>
          </w:rPr>
          <w:t>2</w:t>
        </w:r>
      </w:ins>
      <w:ins w:id="950" w:author="Frances" w:date="2023-03-20T14:51:00Z">
        <w:r w:rsidR="00B06D8A">
          <w:rPr>
            <w:i/>
            <w:sz w:val="17"/>
          </w:rPr>
          <w:t xml:space="preserve"> </w:t>
        </w:r>
      </w:ins>
      <w:r w:rsidR="002D4F87" w:rsidRPr="001159EF">
        <w:rPr>
          <w:sz w:val="17"/>
        </w:rPr>
        <w:t xml:space="preserve"># COVID </w:t>
      </w:r>
      <w:r w:rsidR="002D4F87" w:rsidRPr="002F7222">
        <w:rPr>
          <w:rPrChange w:id="951" w:author="Frances" w:date="2023-03-21T09:56:00Z">
            <w:rPr>
              <w:sz w:val="17"/>
            </w:rPr>
          </w:rPrChange>
        </w:rPr>
        <w:t xml:space="preserve">Death Rates as of `r </w:t>
      </w:r>
      <w:proofErr w:type="spellStart"/>
      <w:r w:rsidR="002D4F87" w:rsidRPr="002F7222">
        <w:rPr>
          <w:rPrChange w:id="952" w:author="Frances" w:date="2023-03-21T09:56:00Z">
            <w:rPr>
              <w:sz w:val="17"/>
            </w:rPr>
          </w:rPrChange>
        </w:rPr>
        <w:t>most_recent_day</w:t>
      </w:r>
      <w:proofErr w:type="spellEnd"/>
      <w:r w:rsidR="002D4F87" w:rsidRPr="002F7222">
        <w:rPr>
          <w:rPrChange w:id="953" w:author="Frances" w:date="2023-03-21T09:56:00Z">
            <w:rPr>
              <w:sz w:val="17"/>
            </w:rPr>
          </w:rPrChange>
        </w:rPr>
        <w:t>`</w:t>
      </w:r>
    </w:p>
    <w:p w14:paraId="100863E6" w14:textId="77777777" w:rsidR="0048320E" w:rsidRPr="002F7222" w:rsidRDefault="0048320E" w:rsidP="001159EF">
      <w:pPr>
        <w:pStyle w:val="Code"/>
      </w:pPr>
    </w:p>
    <w:p w14:paraId="22D1A0F7" w14:textId="77777777" w:rsidR="0048320E" w:rsidRPr="002F7222" w:rsidRDefault="002D4F87" w:rsidP="001159EF">
      <w:pPr>
        <w:pStyle w:val="Code"/>
      </w:pPr>
      <w:r w:rsidRPr="002F7222">
        <w:rPr>
          <w:rPrChange w:id="954" w:author="Frances" w:date="2023-03-21T09:56:00Z">
            <w:rPr>
              <w:rStyle w:val="NormalTok"/>
              <w:rFonts w:ascii="Courier" w:hAnsi="Courier"/>
              <w:i w:val="0"/>
              <w:sz w:val="17"/>
              <w:shd w:val="clear" w:color="auto" w:fill="auto"/>
            </w:rPr>
          </w:rPrChange>
        </w:rPr>
        <w:t xml:space="preserve">This table shows COVID death rates per 100,000 people in four states </w:t>
      </w:r>
      <w:proofErr w:type="spellStart"/>
      <w:r w:rsidRPr="002F7222">
        <w:rPr>
          <w:rPrChange w:id="955" w:author="Frances" w:date="2023-03-21T09:56:00Z">
            <w:rPr>
              <w:rStyle w:val="NormalTok"/>
              <w:rFonts w:ascii="Courier" w:hAnsi="Courier"/>
              <w:i w:val="0"/>
              <w:sz w:val="17"/>
              <w:shd w:val="clear" w:color="auto" w:fill="auto"/>
            </w:rPr>
          </w:rPrChange>
        </w:rPr>
        <w:t>states</w:t>
      </w:r>
      <w:proofErr w:type="spellEnd"/>
      <w:r w:rsidRPr="002F7222">
        <w:rPr>
          <w:rPrChange w:id="956" w:author="Frances" w:date="2023-03-21T09:56:00Z">
            <w:rPr>
              <w:rStyle w:val="NormalTok"/>
              <w:rFonts w:ascii="Courier" w:hAnsi="Courier"/>
              <w:i w:val="0"/>
              <w:sz w:val="17"/>
              <w:shd w:val="clear" w:color="auto" w:fill="auto"/>
            </w:rPr>
          </w:rPrChange>
        </w:rPr>
        <w:t>.</w:t>
      </w:r>
    </w:p>
    <w:p w14:paraId="76D4A55A" w14:textId="16FADA65" w:rsidR="00131409" w:rsidRDefault="00131409" w:rsidP="00131409">
      <w:pPr>
        <w:pStyle w:val="Body"/>
        <w:rPr>
          <w:ins w:id="957" w:author="Frances" w:date="2023-03-20T14:58:00Z"/>
        </w:rPr>
      </w:pPr>
      <w:ins w:id="958" w:author="Frances" w:date="2023-03-20T14:56:00Z">
        <w:r>
          <w:t xml:space="preserve">We also create a variable called </w:t>
        </w:r>
        <w:proofErr w:type="spellStart"/>
        <w:r w:rsidRPr="00A42FAE">
          <w:rPr>
            <w:rStyle w:val="Literal"/>
            <w:rFonts w:eastAsiaTheme="minorHAnsi"/>
          </w:rPr>
          <w:t>most_recent_day</w:t>
        </w:r>
      </w:ins>
      <w:proofErr w:type="spellEnd"/>
      <w:ins w:id="959" w:author="Frances" w:date="2023-03-21T09:54:00Z">
        <w:r w:rsidR="002F7222">
          <w:rPr>
            <w:rStyle w:val="Literal"/>
            <w:rFonts w:eastAsiaTheme="minorHAnsi"/>
          </w:rPr>
          <w:t xml:space="preserve"> </w:t>
        </w:r>
        <w:r w:rsidR="002F7222" w:rsidRPr="00B37E5F">
          <w:rPr>
            <w:rStyle w:val="CodeAnnotation"/>
          </w:rPr>
          <w:t>1</w:t>
        </w:r>
      </w:ins>
      <w:ins w:id="960" w:author="Frances" w:date="2023-03-20T14:56:00Z">
        <w:r>
          <w:t xml:space="preserve">, which we later reference </w:t>
        </w:r>
      </w:ins>
      <w:ins w:id="961" w:author="Frances" w:date="2023-03-20T14:57:00Z">
        <w:r>
          <w:t>in a text section. U</w:t>
        </w:r>
      </w:ins>
      <w:ins w:id="962" w:author="Frances" w:date="2023-03-20T14:56:00Z">
        <w:r>
          <w:t>sing inline R code</w:t>
        </w:r>
      </w:ins>
      <w:ins w:id="963" w:author="Frances" w:date="2023-03-20T14:57:00Z">
        <w:r>
          <w:t xml:space="preserve">, </w:t>
        </w:r>
      </w:ins>
      <w:ins w:id="964" w:author="Frances" w:date="2023-03-20T15:01:00Z">
        <w:r>
          <w:t>this header now</w:t>
        </w:r>
      </w:ins>
      <w:ins w:id="965" w:author="Frances" w:date="2023-03-20T14:56:00Z">
        <w:r>
          <w:t xml:space="preserve"> display</w:t>
        </w:r>
      </w:ins>
      <w:ins w:id="966" w:author="Frances" w:date="2023-03-20T15:02:00Z">
        <w:r>
          <w:t>s</w:t>
        </w:r>
      </w:ins>
      <w:ins w:id="967" w:author="Frances" w:date="2023-03-20T14:56:00Z">
        <w:r>
          <w:t xml:space="preserve"> the current date </w:t>
        </w:r>
      </w:ins>
      <w:ins w:id="968" w:author="Frances" w:date="2023-03-21T09:54:00Z">
        <w:r w:rsidR="002F7222">
          <w:rPr>
            <w:rStyle w:val="CodeAnnotation"/>
          </w:rPr>
          <w:t>2</w:t>
        </w:r>
      </w:ins>
      <w:ins w:id="969" w:author="Frances" w:date="2023-03-20T14:56:00Z">
        <w:r w:rsidRPr="00F82055">
          <w:t>.</w:t>
        </w:r>
      </w:ins>
      <w:ins w:id="970" w:author="Frances" w:date="2023-03-20T15:03:00Z">
        <w:r>
          <w:t xml:space="preserve"> </w:t>
        </w:r>
      </w:ins>
      <w:ins w:id="971" w:author="Frances" w:date="2023-03-20T14:58:00Z">
        <w:r>
          <w:t>We then make a table that shows the death rates per 100,000 people in four states</w:t>
        </w:r>
      </w:ins>
      <w:ins w:id="972" w:author="Frances" w:date="2023-03-21T10:39:00Z">
        <w:r w:rsidR="004115B5">
          <w:t xml:space="preserve"> (</w:t>
        </w:r>
      </w:ins>
      <w:ins w:id="973" w:author="Frances" w:date="2023-03-21T10:40:00Z">
        <w:r w:rsidR="00A559D4">
          <w:t xml:space="preserve">as </w:t>
        </w:r>
      </w:ins>
      <w:ins w:id="974" w:author="Frances" w:date="2023-03-21T10:39:00Z">
        <w:r w:rsidR="004115B5">
          <w:t>using all states would create too la</w:t>
        </w:r>
      </w:ins>
      <w:ins w:id="975" w:author="Frances" w:date="2023-03-21T10:40:00Z">
        <w:r w:rsidR="004115B5">
          <w:t>rge a table)</w:t>
        </w:r>
      </w:ins>
      <w:ins w:id="976" w:author="Frances" w:date="2023-03-20T15:03:00Z">
        <w:r>
          <w:t>:</w:t>
        </w:r>
      </w:ins>
      <w:ins w:id="977" w:author="Frances" w:date="2023-03-20T14:58:00Z">
        <w:r>
          <w:t xml:space="preserve"> </w:t>
        </w:r>
      </w:ins>
    </w:p>
    <w:p w14:paraId="218A32B9" w14:textId="759F2264" w:rsidR="00131409" w:rsidRPr="002F7222" w:rsidDel="00131409" w:rsidRDefault="00131409" w:rsidP="00C053BD">
      <w:pPr>
        <w:pStyle w:val="Code"/>
        <w:rPr>
          <w:del w:id="978" w:author="Frances" w:date="2023-03-20T15:03:00Z"/>
        </w:rPr>
      </w:pPr>
    </w:p>
    <w:p w14:paraId="06CC2FFD" w14:textId="77777777" w:rsidR="0048320E" w:rsidRPr="002F7222" w:rsidDel="00131409" w:rsidRDefault="002D4F87" w:rsidP="00C053BD">
      <w:pPr>
        <w:pStyle w:val="Code"/>
        <w:rPr>
          <w:del w:id="979" w:author="Frances" w:date="2023-03-20T15:03:00Z"/>
        </w:rPr>
      </w:pPr>
      <w:r w:rsidRPr="002F7222">
        <w:rPr>
          <w:rPrChange w:id="980" w:author="Frances" w:date="2023-03-21T09:56:00Z">
            <w:rPr>
              <w:b/>
              <w:sz w:val="17"/>
            </w:rPr>
          </w:rPrChange>
        </w:rPr>
        <w:t>```{r}</w:t>
      </w:r>
    </w:p>
    <w:p w14:paraId="27EA1F74" w14:textId="27D2EB8C" w:rsidR="0048320E" w:rsidRPr="002F7222" w:rsidRDefault="002D4F87">
      <w:pPr>
        <w:pStyle w:val="Code"/>
        <w:pPrChange w:id="981" w:author="Frances" w:date="2023-03-21T09:55:00Z">
          <w:pPr>
            <w:pStyle w:val="Code"/>
            <w:ind w:left="1440"/>
          </w:pPr>
        </w:pPrChange>
      </w:pPr>
      <w:del w:id="982" w:author="Frances" w:date="2023-03-20T15:02:00Z">
        <w:r w:rsidRPr="002F7222" w:rsidDel="00131409">
          <w:rPr>
            <w:rPrChange w:id="983" w:author="Frances" w:date="2023-03-21T09:56:00Z">
              <w:rPr>
                <w:b/>
                <w:sz w:val="17"/>
              </w:rPr>
            </w:rPrChange>
          </w:rPr>
          <w:delText># Make table</w:delText>
        </w:r>
        <w:r w:rsidR="00943430" w:rsidRPr="002F7222" w:rsidDel="00131409">
          <w:rPr>
            <w:rPrChange w:id="984" w:author="Frances" w:date="2023-03-21T09:56:00Z">
              <w:rPr>
                <w:b/>
                <w:sz w:val="17"/>
              </w:rPr>
            </w:rPrChange>
          </w:rPr>
          <w:delText xml:space="preserve"> </w:delText>
        </w:r>
        <w:r w:rsidR="00943430" w:rsidRPr="002F7222" w:rsidDel="00131409">
          <w:rPr>
            <w:rPrChange w:id="985" w:author="Frances" w:date="2023-03-21T09:56:00Z">
              <w:rPr>
                <w:rStyle w:val="CodeAnnotation"/>
              </w:rPr>
            </w:rPrChange>
          </w:rPr>
          <w:delText>1</w:delText>
        </w:r>
      </w:del>
    </w:p>
    <w:p w14:paraId="42129B74" w14:textId="5C76E798" w:rsidR="0048320E" w:rsidRPr="002F7222" w:rsidDel="002F7222" w:rsidRDefault="0048320E" w:rsidP="00C053BD">
      <w:pPr>
        <w:pStyle w:val="Code"/>
        <w:rPr>
          <w:del w:id="986" w:author="Frances" w:date="2023-03-21T09:54:00Z"/>
        </w:rPr>
      </w:pPr>
    </w:p>
    <w:p w14:paraId="30E9D42A" w14:textId="77777777" w:rsidR="0048320E" w:rsidRPr="002F7222" w:rsidRDefault="002D4F87" w:rsidP="002F7222">
      <w:pPr>
        <w:pStyle w:val="Code"/>
      </w:pPr>
      <w:proofErr w:type="spellStart"/>
      <w:r w:rsidRPr="002F7222">
        <w:rPr>
          <w:rPrChange w:id="987" w:author="Frances" w:date="2023-03-21T09:56:00Z">
            <w:rPr>
              <w:b/>
              <w:sz w:val="17"/>
            </w:rPr>
          </w:rPrChange>
        </w:rPr>
        <w:t>covid_data</w:t>
      </w:r>
      <w:proofErr w:type="spellEnd"/>
      <w:r w:rsidRPr="002F7222">
        <w:rPr>
          <w:rPrChange w:id="988" w:author="Frances" w:date="2023-03-21T09:56:00Z">
            <w:rPr>
              <w:b/>
              <w:sz w:val="17"/>
            </w:rPr>
          </w:rPrChange>
        </w:rPr>
        <w:t xml:space="preserve"> %&gt;% </w:t>
      </w:r>
    </w:p>
    <w:p w14:paraId="79AD8325" w14:textId="71C3783A" w:rsidR="0048320E" w:rsidRPr="002F7222" w:rsidRDefault="002D4F87" w:rsidP="002F7222">
      <w:pPr>
        <w:pStyle w:val="Code"/>
      </w:pPr>
      <w:r w:rsidRPr="002F7222">
        <w:rPr>
          <w:rPrChange w:id="989" w:author="Frances" w:date="2023-03-21T09:56:00Z">
            <w:rPr>
              <w:b/>
              <w:sz w:val="17"/>
            </w:rPr>
          </w:rPrChange>
        </w:rPr>
        <w:t xml:space="preserve">  </w:t>
      </w:r>
      <w:proofErr w:type="gramStart"/>
      <w:r w:rsidRPr="002F7222">
        <w:rPr>
          <w:rPrChange w:id="990" w:author="Frances" w:date="2023-03-21T09:56:00Z">
            <w:rPr>
              <w:b/>
              <w:sz w:val="17"/>
            </w:rPr>
          </w:rPrChange>
        </w:rPr>
        <w:t>filter(</w:t>
      </w:r>
      <w:proofErr w:type="gramEnd"/>
      <w:r w:rsidRPr="002F7222">
        <w:rPr>
          <w:rPrChange w:id="991" w:author="Frances" w:date="2023-03-21T09:56:00Z">
            <w:rPr>
              <w:b/>
              <w:sz w:val="17"/>
            </w:rPr>
          </w:rPrChange>
        </w:rPr>
        <w:t>state %in% c(</w:t>
      </w:r>
      <w:del w:id="992" w:author="Frances" w:date="2023-03-21T10:40:00Z">
        <w:r w:rsidRPr="002F7222" w:rsidDel="00A559D4">
          <w:rPr>
            <w:rPrChange w:id="993" w:author="Frances" w:date="2023-03-21T09:56:00Z">
              <w:rPr>
                <w:b/>
                <w:sz w:val="17"/>
              </w:rPr>
            </w:rPrChange>
          </w:rPr>
          <w:delText>"</w:delText>
        </w:r>
      </w:del>
      <w:ins w:id="994" w:author="Frances" w:date="2023-03-21T10:40:00Z">
        <w:r w:rsidR="00A559D4">
          <w:t>“</w:t>
        </w:r>
      </w:ins>
      <w:r w:rsidRPr="002F7222">
        <w:rPr>
          <w:rPrChange w:id="995" w:author="Frances" w:date="2023-03-21T09:56:00Z">
            <w:rPr>
              <w:b/>
              <w:sz w:val="17"/>
            </w:rPr>
          </w:rPrChange>
        </w:rPr>
        <w:t>Alabama</w:t>
      </w:r>
      <w:del w:id="996" w:author="Frances" w:date="2023-03-21T10:40:00Z">
        <w:r w:rsidRPr="002F7222" w:rsidDel="00A559D4">
          <w:rPr>
            <w:rPrChange w:id="997" w:author="Frances" w:date="2023-03-21T09:56:00Z">
              <w:rPr>
                <w:b/>
                <w:sz w:val="17"/>
              </w:rPr>
            </w:rPrChange>
          </w:rPr>
          <w:delText>"</w:delText>
        </w:r>
      </w:del>
      <w:ins w:id="998" w:author="Frances" w:date="2023-03-21T10:40:00Z">
        <w:r w:rsidR="00A559D4">
          <w:t>”</w:t>
        </w:r>
      </w:ins>
      <w:r w:rsidRPr="002F7222">
        <w:rPr>
          <w:rPrChange w:id="999" w:author="Frances" w:date="2023-03-21T09:56:00Z">
            <w:rPr>
              <w:b/>
              <w:sz w:val="17"/>
            </w:rPr>
          </w:rPrChange>
        </w:rPr>
        <w:t>,</w:t>
      </w:r>
    </w:p>
    <w:p w14:paraId="0FB39A12" w14:textId="0990CD91" w:rsidR="0048320E" w:rsidRPr="002F7222" w:rsidRDefault="002D4F87" w:rsidP="002F7222">
      <w:pPr>
        <w:pStyle w:val="Code"/>
      </w:pPr>
      <w:r w:rsidRPr="002F7222">
        <w:rPr>
          <w:rPrChange w:id="1000" w:author="Frances" w:date="2023-03-21T09:56:00Z">
            <w:rPr>
              <w:b/>
              <w:sz w:val="17"/>
            </w:rPr>
          </w:rPrChange>
        </w:rPr>
        <w:t xml:space="preserve">                      </w:t>
      </w:r>
      <w:del w:id="1001" w:author="Frances" w:date="2023-03-21T10:40:00Z">
        <w:r w:rsidRPr="002F7222" w:rsidDel="00A559D4">
          <w:rPr>
            <w:rPrChange w:id="1002" w:author="Frances" w:date="2023-03-21T09:56:00Z">
              <w:rPr>
                <w:b/>
                <w:sz w:val="17"/>
              </w:rPr>
            </w:rPrChange>
          </w:rPr>
          <w:delText>"</w:delText>
        </w:r>
      </w:del>
      <w:ins w:id="1003" w:author="Frances" w:date="2023-03-21T10:40:00Z">
        <w:r w:rsidR="00A559D4">
          <w:t>“</w:t>
        </w:r>
      </w:ins>
      <w:r w:rsidRPr="002F7222">
        <w:rPr>
          <w:rPrChange w:id="1004" w:author="Frances" w:date="2023-03-21T09:56:00Z">
            <w:rPr>
              <w:b/>
              <w:sz w:val="17"/>
            </w:rPr>
          </w:rPrChange>
        </w:rPr>
        <w:t>Alaska</w:t>
      </w:r>
      <w:del w:id="1005" w:author="Frances" w:date="2023-03-21T10:40:00Z">
        <w:r w:rsidRPr="002F7222" w:rsidDel="00A559D4">
          <w:rPr>
            <w:rPrChange w:id="1006" w:author="Frances" w:date="2023-03-21T09:56:00Z">
              <w:rPr>
                <w:b/>
                <w:sz w:val="17"/>
              </w:rPr>
            </w:rPrChange>
          </w:rPr>
          <w:delText>"</w:delText>
        </w:r>
      </w:del>
      <w:ins w:id="1007" w:author="Frances" w:date="2023-03-21T10:40:00Z">
        <w:r w:rsidR="00A559D4">
          <w:t>”</w:t>
        </w:r>
      </w:ins>
      <w:r w:rsidRPr="002F7222">
        <w:rPr>
          <w:rPrChange w:id="1008" w:author="Frances" w:date="2023-03-21T09:56:00Z">
            <w:rPr>
              <w:b/>
              <w:sz w:val="17"/>
            </w:rPr>
          </w:rPrChange>
        </w:rPr>
        <w:t>,</w:t>
      </w:r>
    </w:p>
    <w:p w14:paraId="0CBE74C6" w14:textId="16401712" w:rsidR="0048320E" w:rsidRPr="002F7222" w:rsidRDefault="002D4F87" w:rsidP="002F7222">
      <w:pPr>
        <w:pStyle w:val="Code"/>
      </w:pPr>
      <w:r w:rsidRPr="002F7222">
        <w:rPr>
          <w:rPrChange w:id="1009" w:author="Frances" w:date="2023-03-21T09:56:00Z">
            <w:rPr>
              <w:b/>
              <w:sz w:val="17"/>
            </w:rPr>
          </w:rPrChange>
        </w:rPr>
        <w:t xml:space="preserve">                      </w:t>
      </w:r>
      <w:del w:id="1010" w:author="Frances" w:date="2023-03-21T10:40:00Z">
        <w:r w:rsidRPr="002F7222" w:rsidDel="00A559D4">
          <w:rPr>
            <w:rPrChange w:id="1011" w:author="Frances" w:date="2023-03-21T09:56:00Z">
              <w:rPr>
                <w:b/>
                <w:sz w:val="17"/>
              </w:rPr>
            </w:rPrChange>
          </w:rPr>
          <w:delText>"</w:delText>
        </w:r>
      </w:del>
      <w:ins w:id="1012" w:author="Frances" w:date="2023-03-21T10:40:00Z">
        <w:r w:rsidR="00A559D4">
          <w:t>“</w:t>
        </w:r>
      </w:ins>
      <w:r w:rsidRPr="002F7222">
        <w:rPr>
          <w:rPrChange w:id="1013" w:author="Frances" w:date="2023-03-21T09:56:00Z">
            <w:rPr>
              <w:b/>
              <w:sz w:val="17"/>
            </w:rPr>
          </w:rPrChange>
        </w:rPr>
        <w:t>Arizona</w:t>
      </w:r>
      <w:del w:id="1014" w:author="Frances" w:date="2023-03-21T10:40:00Z">
        <w:r w:rsidRPr="002F7222" w:rsidDel="00A559D4">
          <w:rPr>
            <w:rPrChange w:id="1015" w:author="Frances" w:date="2023-03-21T09:56:00Z">
              <w:rPr>
                <w:b/>
                <w:sz w:val="17"/>
              </w:rPr>
            </w:rPrChange>
          </w:rPr>
          <w:delText>"</w:delText>
        </w:r>
      </w:del>
      <w:ins w:id="1016" w:author="Frances" w:date="2023-03-21T10:40:00Z">
        <w:r w:rsidR="00A559D4">
          <w:t>”</w:t>
        </w:r>
      </w:ins>
      <w:r w:rsidRPr="002F7222">
        <w:rPr>
          <w:rPrChange w:id="1017" w:author="Frances" w:date="2023-03-21T09:56:00Z">
            <w:rPr>
              <w:b/>
              <w:sz w:val="17"/>
            </w:rPr>
          </w:rPrChange>
        </w:rPr>
        <w:t>,</w:t>
      </w:r>
    </w:p>
    <w:p w14:paraId="6D29BA0E" w14:textId="43C4B42E" w:rsidR="0048320E" w:rsidRPr="002F7222" w:rsidRDefault="002D4F87" w:rsidP="002F7222">
      <w:pPr>
        <w:pStyle w:val="Code"/>
      </w:pPr>
      <w:r w:rsidRPr="002F7222">
        <w:rPr>
          <w:rPrChange w:id="1018" w:author="Frances" w:date="2023-03-21T09:56:00Z">
            <w:rPr>
              <w:b/>
              <w:sz w:val="17"/>
            </w:rPr>
          </w:rPrChange>
        </w:rPr>
        <w:t xml:space="preserve">                      </w:t>
      </w:r>
      <w:del w:id="1019" w:author="Frances" w:date="2023-03-21T10:40:00Z">
        <w:r w:rsidRPr="002F7222" w:rsidDel="00A559D4">
          <w:rPr>
            <w:rPrChange w:id="1020" w:author="Frances" w:date="2023-03-21T09:56:00Z">
              <w:rPr>
                <w:b/>
                <w:sz w:val="17"/>
              </w:rPr>
            </w:rPrChange>
          </w:rPr>
          <w:delText>"</w:delText>
        </w:r>
      </w:del>
      <w:ins w:id="1021" w:author="Frances" w:date="2023-03-21T10:40:00Z">
        <w:r w:rsidR="00A559D4">
          <w:t>“</w:t>
        </w:r>
      </w:ins>
      <w:r w:rsidRPr="002F7222">
        <w:rPr>
          <w:rPrChange w:id="1022" w:author="Frances" w:date="2023-03-21T09:56:00Z">
            <w:rPr>
              <w:b/>
              <w:sz w:val="17"/>
            </w:rPr>
          </w:rPrChange>
        </w:rPr>
        <w:t>Arkansas</w:t>
      </w:r>
      <w:del w:id="1023" w:author="Frances" w:date="2023-03-21T10:40:00Z">
        <w:r w:rsidRPr="002F7222" w:rsidDel="00A559D4">
          <w:rPr>
            <w:rPrChange w:id="1024" w:author="Frances" w:date="2023-03-21T09:56:00Z">
              <w:rPr>
                <w:b/>
                <w:sz w:val="17"/>
              </w:rPr>
            </w:rPrChange>
          </w:rPr>
          <w:delText>"</w:delText>
        </w:r>
      </w:del>
      <w:ins w:id="1025" w:author="Frances" w:date="2023-03-21T10:40:00Z">
        <w:r w:rsidR="00A559D4">
          <w:t>”</w:t>
        </w:r>
      </w:ins>
      <w:r w:rsidRPr="002F7222">
        <w:rPr>
          <w:rPrChange w:id="1026" w:author="Frances" w:date="2023-03-21T09:56:00Z">
            <w:rPr>
              <w:b/>
              <w:sz w:val="17"/>
            </w:rPr>
          </w:rPrChange>
        </w:rPr>
        <w:t xml:space="preserve">)) %&gt;% </w:t>
      </w:r>
    </w:p>
    <w:p w14:paraId="738DBF23" w14:textId="77777777" w:rsidR="0048320E" w:rsidRPr="002F7222" w:rsidRDefault="002D4F87" w:rsidP="002F7222">
      <w:pPr>
        <w:pStyle w:val="Code"/>
      </w:pPr>
      <w:r w:rsidRPr="002F7222">
        <w:rPr>
          <w:rPrChange w:id="1027" w:author="Frances" w:date="2023-03-21T09:56:00Z">
            <w:rPr>
              <w:b/>
              <w:sz w:val="17"/>
            </w:rPr>
          </w:rPrChange>
        </w:rPr>
        <w:t xml:space="preserve">  </w:t>
      </w:r>
      <w:proofErr w:type="spellStart"/>
      <w:r w:rsidRPr="002F7222">
        <w:rPr>
          <w:rPrChange w:id="1028" w:author="Frances" w:date="2023-03-21T09:56:00Z">
            <w:rPr>
              <w:b/>
              <w:sz w:val="17"/>
            </w:rPr>
          </w:rPrChange>
        </w:rPr>
        <w:t>slice_</w:t>
      </w:r>
      <w:proofErr w:type="gramStart"/>
      <w:r w:rsidRPr="002F7222">
        <w:rPr>
          <w:rPrChange w:id="1029" w:author="Frances" w:date="2023-03-21T09:56:00Z">
            <w:rPr>
              <w:b/>
              <w:sz w:val="17"/>
            </w:rPr>
          </w:rPrChange>
        </w:rPr>
        <w:t>max</w:t>
      </w:r>
      <w:proofErr w:type="spellEnd"/>
      <w:r w:rsidRPr="002F7222">
        <w:rPr>
          <w:rPrChange w:id="1030" w:author="Frances" w:date="2023-03-21T09:56:00Z">
            <w:rPr>
              <w:b/>
              <w:sz w:val="17"/>
            </w:rPr>
          </w:rPrChange>
        </w:rPr>
        <w:t>(</w:t>
      </w:r>
      <w:proofErr w:type="spellStart"/>
      <w:proofErr w:type="gramEnd"/>
      <w:r w:rsidRPr="002F7222">
        <w:rPr>
          <w:rPrChange w:id="1031" w:author="Frances" w:date="2023-03-21T09:56:00Z">
            <w:rPr>
              <w:b/>
              <w:sz w:val="17"/>
            </w:rPr>
          </w:rPrChange>
        </w:rPr>
        <w:t>order_by</w:t>
      </w:r>
      <w:proofErr w:type="spellEnd"/>
      <w:r w:rsidRPr="002F7222">
        <w:rPr>
          <w:rPrChange w:id="1032" w:author="Frances" w:date="2023-03-21T09:56:00Z">
            <w:rPr>
              <w:b/>
              <w:sz w:val="17"/>
            </w:rPr>
          </w:rPrChange>
        </w:rPr>
        <w:t xml:space="preserve"> = date,</w:t>
      </w:r>
    </w:p>
    <w:p w14:paraId="0569DC1B" w14:textId="77777777" w:rsidR="0048320E" w:rsidRPr="002F7222" w:rsidRDefault="002D4F87" w:rsidP="002F7222">
      <w:pPr>
        <w:pStyle w:val="Code"/>
      </w:pPr>
      <w:r w:rsidRPr="002F7222">
        <w:rPr>
          <w:rPrChange w:id="1033" w:author="Frances" w:date="2023-03-21T09:56:00Z">
            <w:rPr>
              <w:b/>
              <w:sz w:val="17"/>
            </w:rPr>
          </w:rPrChange>
        </w:rPr>
        <w:t xml:space="preserve">            n = 1) %&gt;% </w:t>
      </w:r>
    </w:p>
    <w:p w14:paraId="7A8C249B" w14:textId="77777777" w:rsidR="0048320E" w:rsidRPr="002F7222" w:rsidRDefault="002D4F87" w:rsidP="002F7222">
      <w:pPr>
        <w:pStyle w:val="Code"/>
      </w:pPr>
      <w:r w:rsidRPr="002F7222">
        <w:rPr>
          <w:rPrChange w:id="1034" w:author="Frances" w:date="2023-03-21T09:56:00Z">
            <w:rPr>
              <w:b/>
              <w:sz w:val="17"/>
            </w:rPr>
          </w:rPrChange>
        </w:rPr>
        <w:t xml:space="preserve">  </w:t>
      </w:r>
      <w:proofErr w:type="gramStart"/>
      <w:r w:rsidRPr="002F7222">
        <w:rPr>
          <w:rPrChange w:id="1035" w:author="Frances" w:date="2023-03-21T09:56:00Z">
            <w:rPr>
              <w:b/>
              <w:sz w:val="17"/>
            </w:rPr>
          </w:rPrChange>
        </w:rPr>
        <w:t>select(</w:t>
      </w:r>
      <w:proofErr w:type="gramEnd"/>
      <w:r w:rsidRPr="002F7222">
        <w:rPr>
          <w:rPrChange w:id="1036" w:author="Frances" w:date="2023-03-21T09:56:00Z">
            <w:rPr>
              <w:b/>
              <w:sz w:val="17"/>
            </w:rPr>
          </w:rPrChange>
        </w:rPr>
        <w:t xml:space="preserve">state, deaths_avg_per_100k) %&gt;% </w:t>
      </w:r>
    </w:p>
    <w:p w14:paraId="63EED8FC" w14:textId="77777777" w:rsidR="0048320E" w:rsidRPr="002F7222" w:rsidRDefault="002D4F87" w:rsidP="002F7222">
      <w:pPr>
        <w:pStyle w:val="Code"/>
      </w:pPr>
      <w:r w:rsidRPr="002F7222">
        <w:rPr>
          <w:rPrChange w:id="1037" w:author="Frances" w:date="2023-03-21T09:56:00Z">
            <w:rPr>
              <w:b/>
              <w:sz w:val="17"/>
            </w:rPr>
          </w:rPrChange>
        </w:rPr>
        <w:t xml:space="preserve">  arrange(state) %&gt;% </w:t>
      </w:r>
    </w:p>
    <w:p w14:paraId="77E2998F" w14:textId="33CF6BD0" w:rsidR="0048320E" w:rsidRPr="002F7222" w:rsidRDefault="002D4F87" w:rsidP="002F7222">
      <w:pPr>
        <w:pStyle w:val="Code"/>
      </w:pPr>
      <w:r w:rsidRPr="002F7222">
        <w:rPr>
          <w:rPrChange w:id="1038" w:author="Frances" w:date="2023-03-21T09:56:00Z">
            <w:rPr>
              <w:b/>
              <w:sz w:val="17"/>
            </w:rPr>
          </w:rPrChange>
        </w:rPr>
        <w:t xml:space="preserve">  </w:t>
      </w:r>
      <w:proofErr w:type="spellStart"/>
      <w:r w:rsidRPr="002F7222">
        <w:rPr>
          <w:rPrChange w:id="1039" w:author="Frances" w:date="2023-03-21T09:56:00Z">
            <w:rPr>
              <w:b/>
              <w:sz w:val="17"/>
            </w:rPr>
          </w:rPrChange>
        </w:rPr>
        <w:t>set_</w:t>
      </w:r>
      <w:proofErr w:type="gramStart"/>
      <w:r w:rsidRPr="002F7222">
        <w:rPr>
          <w:rPrChange w:id="1040" w:author="Frances" w:date="2023-03-21T09:56:00Z">
            <w:rPr>
              <w:b/>
              <w:sz w:val="17"/>
            </w:rPr>
          </w:rPrChange>
        </w:rPr>
        <w:t>names</w:t>
      </w:r>
      <w:proofErr w:type="spellEnd"/>
      <w:r w:rsidRPr="002F7222">
        <w:rPr>
          <w:rPrChange w:id="1041" w:author="Frances" w:date="2023-03-21T09:56:00Z">
            <w:rPr>
              <w:b/>
              <w:sz w:val="17"/>
            </w:rPr>
          </w:rPrChange>
        </w:rPr>
        <w:t>(</w:t>
      </w:r>
      <w:proofErr w:type="gramEnd"/>
      <w:del w:id="1042" w:author="Frances" w:date="2023-03-21T10:40:00Z">
        <w:r w:rsidRPr="002F7222" w:rsidDel="00A559D4">
          <w:rPr>
            <w:rPrChange w:id="1043" w:author="Frances" w:date="2023-03-21T09:56:00Z">
              <w:rPr>
                <w:b/>
                <w:sz w:val="17"/>
              </w:rPr>
            </w:rPrChange>
          </w:rPr>
          <w:delText>"</w:delText>
        </w:r>
      </w:del>
      <w:ins w:id="1044" w:author="Frances" w:date="2023-03-21T10:40:00Z">
        <w:r w:rsidR="00A559D4">
          <w:t>“</w:t>
        </w:r>
      </w:ins>
      <w:r w:rsidRPr="002F7222">
        <w:rPr>
          <w:rPrChange w:id="1045" w:author="Frances" w:date="2023-03-21T09:56:00Z">
            <w:rPr>
              <w:b/>
              <w:sz w:val="17"/>
            </w:rPr>
          </w:rPrChange>
        </w:rPr>
        <w:t>State</w:t>
      </w:r>
      <w:del w:id="1046" w:author="Frances" w:date="2023-03-21T10:40:00Z">
        <w:r w:rsidRPr="002F7222" w:rsidDel="00A559D4">
          <w:rPr>
            <w:rPrChange w:id="1047" w:author="Frances" w:date="2023-03-21T09:56:00Z">
              <w:rPr>
                <w:b/>
                <w:sz w:val="17"/>
              </w:rPr>
            </w:rPrChange>
          </w:rPr>
          <w:delText>"</w:delText>
        </w:r>
      </w:del>
      <w:ins w:id="1048" w:author="Frances" w:date="2023-03-21T10:40:00Z">
        <w:r w:rsidR="00A559D4">
          <w:t>”</w:t>
        </w:r>
      </w:ins>
      <w:r w:rsidRPr="002F7222">
        <w:rPr>
          <w:rPrChange w:id="1049" w:author="Frances" w:date="2023-03-21T09:56:00Z">
            <w:rPr>
              <w:b/>
              <w:sz w:val="17"/>
            </w:rPr>
          </w:rPrChange>
        </w:rPr>
        <w:t xml:space="preserve">, </w:t>
      </w:r>
      <w:del w:id="1050" w:author="Frances" w:date="2023-03-21T10:40:00Z">
        <w:r w:rsidRPr="002F7222" w:rsidDel="00A559D4">
          <w:rPr>
            <w:rPrChange w:id="1051" w:author="Frances" w:date="2023-03-21T09:56:00Z">
              <w:rPr>
                <w:b/>
                <w:sz w:val="17"/>
              </w:rPr>
            </w:rPrChange>
          </w:rPr>
          <w:delText>"</w:delText>
        </w:r>
      </w:del>
      <w:ins w:id="1052" w:author="Frances" w:date="2023-03-21T10:40:00Z">
        <w:r w:rsidR="00A559D4">
          <w:t>“</w:t>
        </w:r>
      </w:ins>
      <w:r w:rsidRPr="002F7222">
        <w:rPr>
          <w:rPrChange w:id="1053" w:author="Frances" w:date="2023-03-21T09:56:00Z">
            <w:rPr>
              <w:b/>
              <w:sz w:val="17"/>
            </w:rPr>
          </w:rPrChange>
        </w:rPr>
        <w:t>Death rate</w:t>
      </w:r>
      <w:del w:id="1054" w:author="Frances" w:date="2023-03-21T10:40:00Z">
        <w:r w:rsidRPr="002F7222" w:rsidDel="00A559D4">
          <w:rPr>
            <w:rPrChange w:id="1055" w:author="Frances" w:date="2023-03-21T09:56:00Z">
              <w:rPr>
                <w:b/>
                <w:sz w:val="17"/>
              </w:rPr>
            </w:rPrChange>
          </w:rPr>
          <w:delText>"</w:delText>
        </w:r>
      </w:del>
      <w:ins w:id="1056" w:author="Frances" w:date="2023-03-21T10:40:00Z">
        <w:r w:rsidR="00A559D4">
          <w:t>”</w:t>
        </w:r>
      </w:ins>
      <w:r w:rsidRPr="002F7222">
        <w:rPr>
          <w:rPrChange w:id="1057" w:author="Frances" w:date="2023-03-21T09:56:00Z">
            <w:rPr>
              <w:b/>
              <w:sz w:val="17"/>
            </w:rPr>
          </w:rPrChange>
        </w:rPr>
        <w:t xml:space="preserve">) %&gt;% </w:t>
      </w:r>
    </w:p>
    <w:p w14:paraId="2521086B" w14:textId="77777777" w:rsidR="0048320E" w:rsidRPr="002F7222" w:rsidRDefault="002D4F87" w:rsidP="002F7222">
      <w:pPr>
        <w:pStyle w:val="Code"/>
      </w:pPr>
      <w:r w:rsidRPr="002F7222">
        <w:rPr>
          <w:rPrChange w:id="1058" w:author="Frances" w:date="2023-03-21T09:56:00Z">
            <w:rPr>
              <w:b/>
              <w:sz w:val="17"/>
            </w:rPr>
          </w:rPrChange>
        </w:rPr>
        <w:t xml:space="preserve">  </w:t>
      </w:r>
      <w:proofErr w:type="spellStart"/>
      <w:proofErr w:type="gramStart"/>
      <w:r w:rsidRPr="002F7222">
        <w:rPr>
          <w:rPrChange w:id="1059" w:author="Frances" w:date="2023-03-21T09:56:00Z">
            <w:rPr>
              <w:b/>
              <w:sz w:val="17"/>
            </w:rPr>
          </w:rPrChange>
        </w:rPr>
        <w:t>gt</w:t>
      </w:r>
      <w:proofErr w:type="spellEnd"/>
      <w:r w:rsidRPr="002F7222">
        <w:rPr>
          <w:rPrChange w:id="1060" w:author="Frances" w:date="2023-03-21T09:56:00Z">
            <w:rPr>
              <w:b/>
              <w:sz w:val="17"/>
            </w:rPr>
          </w:rPrChange>
        </w:rPr>
        <w:t>(</w:t>
      </w:r>
      <w:proofErr w:type="gramEnd"/>
      <w:r w:rsidRPr="002F7222">
        <w:rPr>
          <w:rPrChange w:id="1061" w:author="Frances" w:date="2023-03-21T09:56:00Z">
            <w:rPr>
              <w:b/>
              <w:sz w:val="17"/>
            </w:rPr>
          </w:rPrChange>
        </w:rPr>
        <w:t xml:space="preserve">) %&gt;% </w:t>
      </w:r>
    </w:p>
    <w:p w14:paraId="3C97017E" w14:textId="77777777" w:rsidR="0048320E" w:rsidRPr="002F7222" w:rsidRDefault="002D4F87" w:rsidP="002F7222">
      <w:pPr>
        <w:pStyle w:val="Code"/>
      </w:pPr>
      <w:r w:rsidRPr="002F7222">
        <w:rPr>
          <w:rPrChange w:id="1062" w:author="Frances" w:date="2023-03-21T09:56:00Z">
            <w:rPr>
              <w:b/>
              <w:sz w:val="17"/>
            </w:rPr>
          </w:rPrChange>
        </w:rPr>
        <w:t xml:space="preserve">  </w:t>
      </w:r>
      <w:proofErr w:type="spellStart"/>
      <w:r w:rsidRPr="002F7222">
        <w:rPr>
          <w:rPrChange w:id="1063" w:author="Frances" w:date="2023-03-21T09:56:00Z">
            <w:rPr>
              <w:b/>
              <w:sz w:val="17"/>
            </w:rPr>
          </w:rPrChange>
        </w:rPr>
        <w:t>tab_</w:t>
      </w:r>
      <w:proofErr w:type="gramStart"/>
      <w:r w:rsidRPr="002F7222">
        <w:rPr>
          <w:rPrChange w:id="1064" w:author="Frances" w:date="2023-03-21T09:56:00Z">
            <w:rPr>
              <w:b/>
              <w:sz w:val="17"/>
            </w:rPr>
          </w:rPrChange>
        </w:rPr>
        <w:t>style</w:t>
      </w:r>
      <w:proofErr w:type="spellEnd"/>
      <w:r w:rsidRPr="002F7222">
        <w:rPr>
          <w:rPrChange w:id="1065" w:author="Frances" w:date="2023-03-21T09:56:00Z">
            <w:rPr>
              <w:b/>
              <w:sz w:val="17"/>
            </w:rPr>
          </w:rPrChange>
        </w:rPr>
        <w:t>(</w:t>
      </w:r>
      <w:proofErr w:type="gramEnd"/>
    </w:p>
    <w:p w14:paraId="788C12C6" w14:textId="332EAA68" w:rsidR="0048320E" w:rsidRPr="002F7222" w:rsidRDefault="002D4F87" w:rsidP="002F7222">
      <w:pPr>
        <w:pStyle w:val="Code"/>
      </w:pPr>
      <w:r w:rsidRPr="002F7222">
        <w:rPr>
          <w:rPrChange w:id="1066" w:author="Frances" w:date="2023-03-21T09:56:00Z">
            <w:rPr>
              <w:b/>
              <w:sz w:val="17"/>
            </w:rPr>
          </w:rPrChange>
        </w:rPr>
        <w:t xml:space="preserve">    style = </w:t>
      </w:r>
      <w:proofErr w:type="spellStart"/>
      <w:r w:rsidRPr="002F7222">
        <w:rPr>
          <w:rPrChange w:id="1067" w:author="Frances" w:date="2023-03-21T09:56:00Z">
            <w:rPr>
              <w:b/>
              <w:sz w:val="17"/>
            </w:rPr>
          </w:rPrChange>
        </w:rPr>
        <w:t>cell_</w:t>
      </w:r>
      <w:proofErr w:type="gramStart"/>
      <w:r w:rsidRPr="002F7222">
        <w:rPr>
          <w:rPrChange w:id="1068" w:author="Frances" w:date="2023-03-21T09:56:00Z">
            <w:rPr>
              <w:b/>
              <w:sz w:val="17"/>
            </w:rPr>
          </w:rPrChange>
        </w:rPr>
        <w:t>text</w:t>
      </w:r>
      <w:proofErr w:type="spellEnd"/>
      <w:r w:rsidRPr="002F7222">
        <w:rPr>
          <w:rPrChange w:id="1069" w:author="Frances" w:date="2023-03-21T09:56:00Z">
            <w:rPr>
              <w:b/>
              <w:sz w:val="17"/>
            </w:rPr>
          </w:rPrChange>
        </w:rPr>
        <w:t>(</w:t>
      </w:r>
      <w:proofErr w:type="gramEnd"/>
      <w:r w:rsidRPr="002F7222">
        <w:rPr>
          <w:rPrChange w:id="1070" w:author="Frances" w:date="2023-03-21T09:56:00Z">
            <w:rPr>
              <w:b/>
              <w:sz w:val="17"/>
            </w:rPr>
          </w:rPrChange>
        </w:rPr>
        <w:t xml:space="preserve">weight = </w:t>
      </w:r>
      <w:del w:id="1071" w:author="Frances" w:date="2023-03-21T10:40:00Z">
        <w:r w:rsidRPr="002F7222" w:rsidDel="00A559D4">
          <w:rPr>
            <w:rPrChange w:id="1072" w:author="Frances" w:date="2023-03-21T09:56:00Z">
              <w:rPr>
                <w:b/>
                <w:sz w:val="17"/>
              </w:rPr>
            </w:rPrChange>
          </w:rPr>
          <w:delText>"</w:delText>
        </w:r>
      </w:del>
      <w:ins w:id="1073" w:author="Frances" w:date="2023-03-21T10:40:00Z">
        <w:r w:rsidR="00A559D4">
          <w:t>“</w:t>
        </w:r>
      </w:ins>
      <w:r w:rsidRPr="002F7222">
        <w:rPr>
          <w:rPrChange w:id="1074" w:author="Frances" w:date="2023-03-21T09:56:00Z">
            <w:rPr>
              <w:b/>
              <w:sz w:val="17"/>
            </w:rPr>
          </w:rPrChange>
        </w:rPr>
        <w:t>bold</w:t>
      </w:r>
      <w:del w:id="1075" w:author="Frances" w:date="2023-03-21T10:40:00Z">
        <w:r w:rsidRPr="002F7222" w:rsidDel="00A559D4">
          <w:rPr>
            <w:rPrChange w:id="1076" w:author="Frances" w:date="2023-03-21T09:56:00Z">
              <w:rPr>
                <w:b/>
                <w:sz w:val="17"/>
              </w:rPr>
            </w:rPrChange>
          </w:rPr>
          <w:delText>"</w:delText>
        </w:r>
      </w:del>
      <w:ins w:id="1077" w:author="Frances" w:date="2023-03-21T10:40:00Z">
        <w:r w:rsidR="00A559D4">
          <w:t>”</w:t>
        </w:r>
      </w:ins>
      <w:r w:rsidRPr="002F7222">
        <w:rPr>
          <w:rPrChange w:id="1078" w:author="Frances" w:date="2023-03-21T09:56:00Z">
            <w:rPr>
              <w:b/>
              <w:sz w:val="17"/>
            </w:rPr>
          </w:rPrChange>
        </w:rPr>
        <w:t>),</w:t>
      </w:r>
    </w:p>
    <w:p w14:paraId="4AAF5B7F" w14:textId="77777777" w:rsidR="0048320E" w:rsidRPr="002F7222" w:rsidRDefault="002D4F87" w:rsidP="002F7222">
      <w:pPr>
        <w:pStyle w:val="Code"/>
      </w:pPr>
      <w:r w:rsidRPr="002F7222">
        <w:rPr>
          <w:rPrChange w:id="1079" w:author="Frances" w:date="2023-03-21T09:56:00Z">
            <w:rPr>
              <w:b/>
              <w:sz w:val="17"/>
            </w:rPr>
          </w:rPrChange>
        </w:rPr>
        <w:t xml:space="preserve">    locations = </w:t>
      </w:r>
      <w:proofErr w:type="spellStart"/>
      <w:r w:rsidRPr="002F7222">
        <w:rPr>
          <w:rPrChange w:id="1080" w:author="Frances" w:date="2023-03-21T09:56:00Z">
            <w:rPr>
              <w:b/>
              <w:sz w:val="17"/>
            </w:rPr>
          </w:rPrChange>
        </w:rPr>
        <w:t>cells_column_</w:t>
      </w:r>
      <w:proofErr w:type="gramStart"/>
      <w:r w:rsidRPr="002F7222">
        <w:rPr>
          <w:rPrChange w:id="1081" w:author="Frances" w:date="2023-03-21T09:56:00Z">
            <w:rPr>
              <w:b/>
              <w:sz w:val="17"/>
            </w:rPr>
          </w:rPrChange>
        </w:rPr>
        <w:t>labels</w:t>
      </w:r>
      <w:proofErr w:type="spellEnd"/>
      <w:r w:rsidRPr="002F7222">
        <w:rPr>
          <w:rPrChange w:id="1082" w:author="Frances" w:date="2023-03-21T09:56:00Z">
            <w:rPr>
              <w:b/>
              <w:sz w:val="17"/>
            </w:rPr>
          </w:rPrChange>
        </w:rPr>
        <w:t>(</w:t>
      </w:r>
      <w:proofErr w:type="gramEnd"/>
      <w:r w:rsidRPr="002F7222">
        <w:rPr>
          <w:rPrChange w:id="1083" w:author="Frances" w:date="2023-03-21T09:56:00Z">
            <w:rPr>
              <w:b/>
              <w:sz w:val="17"/>
            </w:rPr>
          </w:rPrChange>
        </w:rPr>
        <w:t>)</w:t>
      </w:r>
    </w:p>
    <w:p w14:paraId="31AB45BE" w14:textId="77777777" w:rsidR="0048320E" w:rsidRPr="002F7222" w:rsidRDefault="002D4F87" w:rsidP="002F7222">
      <w:pPr>
        <w:pStyle w:val="Code"/>
      </w:pPr>
      <w:r w:rsidRPr="002F7222">
        <w:rPr>
          <w:rPrChange w:id="1084" w:author="Frances" w:date="2023-03-21T09:56:00Z">
            <w:rPr>
              <w:b/>
              <w:sz w:val="17"/>
            </w:rPr>
          </w:rPrChange>
        </w:rPr>
        <w:t xml:space="preserve">  )</w:t>
      </w:r>
    </w:p>
    <w:p w14:paraId="0465ADE3" w14:textId="77777777" w:rsidR="0048320E" w:rsidRPr="002F7222" w:rsidDel="00131409" w:rsidRDefault="002D4F87" w:rsidP="00C053BD">
      <w:pPr>
        <w:pStyle w:val="Code"/>
        <w:rPr>
          <w:del w:id="1085" w:author="Frances" w:date="2023-03-20T15:04:00Z"/>
        </w:rPr>
      </w:pPr>
      <w:r w:rsidRPr="002F7222">
        <w:rPr>
          <w:rPrChange w:id="1086" w:author="Frances" w:date="2023-03-21T09:56:00Z">
            <w:rPr>
              <w:b/>
              <w:sz w:val="17"/>
            </w:rPr>
          </w:rPrChange>
        </w:rPr>
        <w:t>```</w:t>
      </w:r>
    </w:p>
    <w:p w14:paraId="03BB89E3" w14:textId="499141B3" w:rsidR="0048320E" w:rsidRPr="002F7222" w:rsidRDefault="0048320E">
      <w:pPr>
        <w:pStyle w:val="Code"/>
        <w:rPr>
          <w:ins w:id="1087" w:author="Frances" w:date="2023-03-20T15:03:00Z"/>
        </w:rPr>
        <w:pPrChange w:id="1088" w:author="Frances" w:date="2023-03-21T09:55:00Z">
          <w:pPr>
            <w:pStyle w:val="Code"/>
            <w:ind w:left="1440"/>
          </w:pPr>
        </w:pPrChange>
      </w:pPr>
    </w:p>
    <w:p w14:paraId="0E4734E3" w14:textId="1542CD26" w:rsidR="00131409" w:rsidRDefault="002F7222" w:rsidP="00131409">
      <w:pPr>
        <w:pStyle w:val="Body"/>
        <w:rPr>
          <w:ins w:id="1089" w:author="Frances" w:date="2023-03-20T15:04:00Z"/>
        </w:rPr>
      </w:pPr>
      <w:ins w:id="1090" w:author="Frances" w:date="2023-03-21T09:56:00Z">
        <w:r>
          <w:t>This table resemble</w:t>
        </w:r>
      </w:ins>
      <w:ins w:id="1091" w:author="Frances" w:date="2023-03-21T09:57:00Z">
        <w:r>
          <w:t>s</w:t>
        </w:r>
      </w:ins>
      <w:ins w:id="1092" w:author="Frances" w:date="2023-03-21T09:56:00Z">
        <w:r>
          <w:t xml:space="preserve"> the code we discussed in </w:t>
        </w:r>
        <w:proofErr w:type="spellStart"/>
        <w:r w:rsidRPr="002F7222">
          <w:rPr>
            <w:rStyle w:val="Xref"/>
            <w:rPrChange w:id="1093" w:author="Frances" w:date="2023-03-21T09:57:00Z">
              <w:rPr/>
            </w:rPrChange>
          </w:rPr>
          <w:t>Chapter</w:t>
        </w:r>
        <w:proofErr w:type="spellEnd"/>
        <w:r w:rsidRPr="002F7222">
          <w:rPr>
            <w:rStyle w:val="Xref"/>
            <w:rPrChange w:id="1094" w:author="Frances" w:date="2023-03-21T09:57:00Z">
              <w:rPr/>
            </w:rPrChange>
          </w:rPr>
          <w:t xml:space="preserve"> </w:t>
        </w:r>
      </w:ins>
      <w:ins w:id="1095" w:author="Frances" w:date="2023-03-21T09:57:00Z">
        <w:r w:rsidRPr="002F7222">
          <w:rPr>
            <w:rStyle w:val="Xref"/>
            <w:rPrChange w:id="1096" w:author="Frances" w:date="2023-03-21T09:57:00Z">
              <w:rPr/>
            </w:rPrChange>
          </w:rPr>
          <w:t>5</w:t>
        </w:r>
        <w:r>
          <w:t xml:space="preserve">. </w:t>
        </w:r>
      </w:ins>
      <w:ins w:id="1097" w:author="Frances" w:date="2023-03-20T15:04:00Z">
        <w:r w:rsidR="00131409">
          <w:t>Next, we make a map of this data for all states</w:t>
        </w:r>
      </w:ins>
      <w:ins w:id="1098" w:author="Frances" w:date="2023-03-21T09:57:00Z">
        <w:r>
          <w:t xml:space="preserve"> using techniques covered in </w:t>
        </w:r>
      </w:ins>
      <w:proofErr w:type="spellStart"/>
      <w:ins w:id="1099" w:author="Frances" w:date="2023-03-21T09:58:00Z">
        <w:r w:rsidRPr="002F7222">
          <w:rPr>
            <w:rStyle w:val="Xref"/>
            <w:rPrChange w:id="1100" w:author="Frances" w:date="2023-03-21T09:58:00Z">
              <w:rPr/>
            </w:rPrChange>
          </w:rPr>
          <w:t>Chapter</w:t>
        </w:r>
        <w:proofErr w:type="spellEnd"/>
        <w:r w:rsidRPr="002F7222">
          <w:rPr>
            <w:rStyle w:val="Xref"/>
            <w:rPrChange w:id="1101" w:author="Frances" w:date="2023-03-21T09:58:00Z">
              <w:rPr/>
            </w:rPrChange>
          </w:rPr>
          <w:t xml:space="preserve"> 4</w:t>
        </w:r>
      </w:ins>
      <w:ins w:id="1102" w:author="Frances" w:date="2023-03-20T15:04:00Z">
        <w:r w:rsidR="00131409">
          <w:t>:</w:t>
        </w:r>
      </w:ins>
    </w:p>
    <w:p w14:paraId="1B63AB8A" w14:textId="24132F62" w:rsidR="00131409" w:rsidRPr="002F7222" w:rsidDel="00131409" w:rsidRDefault="00131409" w:rsidP="001159EF">
      <w:pPr>
        <w:pStyle w:val="Code"/>
        <w:rPr>
          <w:del w:id="1103" w:author="Frances" w:date="2023-03-20T15:04:00Z"/>
        </w:rPr>
      </w:pPr>
    </w:p>
    <w:p w14:paraId="053B09C4" w14:textId="77777777" w:rsidR="0048320E" w:rsidRPr="002F7222" w:rsidRDefault="002D4F87" w:rsidP="001159EF">
      <w:pPr>
        <w:pStyle w:val="Code"/>
      </w:pPr>
      <w:r w:rsidRPr="002F7222">
        <w:rPr>
          <w:rPrChange w:id="1104" w:author="Frances" w:date="2023-03-21T09:57:00Z">
            <w:rPr>
              <w:rStyle w:val="NormalTok"/>
              <w:rFonts w:ascii="Courier" w:hAnsi="Courier"/>
              <w:i w:val="0"/>
              <w:sz w:val="17"/>
              <w:shd w:val="clear" w:color="auto" w:fill="auto"/>
            </w:rPr>
          </w:rPrChange>
        </w:rPr>
        <w:t>We can see this same death rate data for all states on a map.</w:t>
      </w:r>
    </w:p>
    <w:p w14:paraId="22E63FAF" w14:textId="77777777" w:rsidR="0048320E" w:rsidRPr="002F7222" w:rsidRDefault="0048320E" w:rsidP="001159EF">
      <w:pPr>
        <w:pStyle w:val="Code"/>
      </w:pPr>
    </w:p>
    <w:p w14:paraId="250CE47D" w14:textId="77777777" w:rsidR="0048320E" w:rsidRPr="002F7222" w:rsidDel="00131409" w:rsidRDefault="002D4F87" w:rsidP="00C053BD">
      <w:pPr>
        <w:pStyle w:val="Code"/>
        <w:rPr>
          <w:del w:id="1105" w:author="Frances" w:date="2023-03-20T14:57:00Z"/>
        </w:rPr>
      </w:pPr>
      <w:r w:rsidRPr="002F7222">
        <w:rPr>
          <w:rPrChange w:id="1106" w:author="Frances" w:date="2023-03-21T09:57:00Z">
            <w:rPr>
              <w:b/>
              <w:sz w:val="17"/>
            </w:rPr>
          </w:rPrChange>
        </w:rPr>
        <w:t>```{r}</w:t>
      </w:r>
    </w:p>
    <w:p w14:paraId="5BD8DCAA" w14:textId="142C0145" w:rsidR="0048320E" w:rsidRPr="002F7222" w:rsidRDefault="002D4F87">
      <w:pPr>
        <w:pStyle w:val="Code"/>
        <w:pPrChange w:id="1107" w:author="Frances" w:date="2023-03-21T09:57:00Z">
          <w:pPr>
            <w:pStyle w:val="Code"/>
            <w:ind w:left="1440"/>
          </w:pPr>
        </w:pPrChange>
      </w:pPr>
      <w:del w:id="1108" w:author="Frances" w:date="2023-03-20T14:57:00Z">
        <w:r w:rsidRPr="002F7222" w:rsidDel="00131409">
          <w:rPr>
            <w:rPrChange w:id="1109" w:author="Frances" w:date="2023-03-21T09:57:00Z">
              <w:rPr>
                <w:b/>
                <w:sz w:val="17"/>
              </w:rPr>
            </w:rPrChange>
          </w:rPr>
          <w:delText># Make map</w:delText>
        </w:r>
        <w:r w:rsidR="00943430" w:rsidRPr="002F7222" w:rsidDel="00131409">
          <w:rPr>
            <w:rPrChange w:id="1110" w:author="Frances" w:date="2023-03-21T09:57:00Z">
              <w:rPr>
                <w:b/>
                <w:sz w:val="17"/>
              </w:rPr>
            </w:rPrChange>
          </w:rPr>
          <w:delText xml:space="preserve"> </w:delText>
        </w:r>
        <w:r w:rsidR="00943430" w:rsidRPr="002F7222" w:rsidDel="00131409">
          <w:rPr>
            <w:rPrChange w:id="1111" w:author="Frances" w:date="2023-03-21T09:57:00Z">
              <w:rPr>
                <w:rStyle w:val="CodeAnnotation"/>
              </w:rPr>
            </w:rPrChange>
          </w:rPr>
          <w:delText>2</w:delText>
        </w:r>
      </w:del>
    </w:p>
    <w:p w14:paraId="056B92BD" w14:textId="77777777" w:rsidR="0048320E" w:rsidRPr="002F7222" w:rsidRDefault="0048320E" w:rsidP="001159EF">
      <w:pPr>
        <w:pStyle w:val="Code"/>
      </w:pPr>
    </w:p>
    <w:p w14:paraId="2AAC99EC" w14:textId="77777777" w:rsidR="0048320E" w:rsidRPr="002F7222" w:rsidRDefault="002D4F87" w:rsidP="001159EF">
      <w:pPr>
        <w:pStyle w:val="Code"/>
      </w:pPr>
      <w:proofErr w:type="spellStart"/>
      <w:r w:rsidRPr="002F7222">
        <w:rPr>
          <w:rPrChange w:id="1112" w:author="Frances" w:date="2023-03-21T09:57:00Z">
            <w:rPr>
              <w:b/>
              <w:sz w:val="17"/>
            </w:rPr>
          </w:rPrChange>
        </w:rPr>
        <w:t>most_recent</w:t>
      </w:r>
      <w:proofErr w:type="spellEnd"/>
      <w:r w:rsidRPr="002F7222">
        <w:rPr>
          <w:rPrChange w:id="1113" w:author="Frances" w:date="2023-03-21T09:57:00Z">
            <w:rPr>
              <w:b/>
              <w:sz w:val="17"/>
            </w:rPr>
          </w:rPrChange>
        </w:rPr>
        <w:t xml:space="preserve"> &lt;- </w:t>
      </w:r>
      <w:proofErr w:type="spellStart"/>
      <w:r w:rsidRPr="002F7222">
        <w:rPr>
          <w:rPrChange w:id="1114" w:author="Frances" w:date="2023-03-21T09:57:00Z">
            <w:rPr>
              <w:b/>
              <w:sz w:val="17"/>
            </w:rPr>
          </w:rPrChange>
        </w:rPr>
        <w:t>us_states</w:t>
      </w:r>
      <w:proofErr w:type="spellEnd"/>
      <w:r w:rsidRPr="002F7222">
        <w:rPr>
          <w:rPrChange w:id="1115" w:author="Frances" w:date="2023-03-21T09:57:00Z">
            <w:rPr>
              <w:b/>
              <w:sz w:val="17"/>
            </w:rPr>
          </w:rPrChange>
        </w:rPr>
        <w:t xml:space="preserve"> %&gt;% </w:t>
      </w:r>
    </w:p>
    <w:p w14:paraId="37168E6C" w14:textId="29DA09A0" w:rsidR="0048320E" w:rsidRPr="002F7222" w:rsidRDefault="002D4F87" w:rsidP="001159EF">
      <w:pPr>
        <w:pStyle w:val="Code"/>
      </w:pPr>
      <w:r w:rsidRPr="002F7222">
        <w:rPr>
          <w:rPrChange w:id="1116" w:author="Frances" w:date="2023-03-21T09:57:00Z">
            <w:rPr>
              <w:b/>
              <w:sz w:val="17"/>
            </w:rPr>
          </w:rPrChange>
        </w:rPr>
        <w:t xml:space="preserve">  </w:t>
      </w:r>
      <w:proofErr w:type="spellStart"/>
      <w:r w:rsidRPr="002F7222">
        <w:rPr>
          <w:rPrChange w:id="1117" w:author="Frances" w:date="2023-03-21T09:57:00Z">
            <w:rPr>
              <w:b/>
              <w:sz w:val="17"/>
            </w:rPr>
          </w:rPrChange>
        </w:rPr>
        <w:t>left_</w:t>
      </w:r>
      <w:proofErr w:type="gramStart"/>
      <w:r w:rsidRPr="002F7222">
        <w:rPr>
          <w:rPrChange w:id="1118" w:author="Frances" w:date="2023-03-21T09:57:00Z">
            <w:rPr>
              <w:b/>
              <w:sz w:val="17"/>
            </w:rPr>
          </w:rPrChange>
        </w:rPr>
        <w:t>join</w:t>
      </w:r>
      <w:proofErr w:type="spellEnd"/>
      <w:r w:rsidRPr="002F7222">
        <w:rPr>
          <w:rPrChange w:id="1119" w:author="Frances" w:date="2023-03-21T09:57:00Z">
            <w:rPr>
              <w:b/>
              <w:sz w:val="17"/>
            </w:rPr>
          </w:rPrChange>
        </w:rPr>
        <w:t>(</w:t>
      </w:r>
      <w:proofErr w:type="spellStart"/>
      <w:proofErr w:type="gramEnd"/>
      <w:r w:rsidRPr="002F7222">
        <w:rPr>
          <w:rPrChange w:id="1120" w:author="Frances" w:date="2023-03-21T09:57:00Z">
            <w:rPr>
              <w:b/>
              <w:sz w:val="17"/>
            </w:rPr>
          </w:rPrChange>
        </w:rPr>
        <w:t>covid_data</w:t>
      </w:r>
      <w:proofErr w:type="spellEnd"/>
      <w:r w:rsidRPr="002F7222">
        <w:rPr>
          <w:rPrChange w:id="1121" w:author="Frances" w:date="2023-03-21T09:57:00Z">
            <w:rPr>
              <w:b/>
              <w:sz w:val="17"/>
            </w:rPr>
          </w:rPrChange>
        </w:rPr>
        <w:t xml:space="preserve">, by = </w:t>
      </w:r>
      <w:del w:id="1122" w:author="Frances" w:date="2023-03-21T10:40:00Z">
        <w:r w:rsidRPr="002F7222" w:rsidDel="00A559D4">
          <w:rPr>
            <w:rPrChange w:id="1123" w:author="Frances" w:date="2023-03-21T09:57:00Z">
              <w:rPr>
                <w:b/>
                <w:sz w:val="17"/>
              </w:rPr>
            </w:rPrChange>
          </w:rPr>
          <w:delText>"</w:delText>
        </w:r>
      </w:del>
      <w:ins w:id="1124" w:author="Frances" w:date="2023-03-21T10:40:00Z">
        <w:r w:rsidR="00A559D4">
          <w:t>“</w:t>
        </w:r>
      </w:ins>
      <w:r w:rsidRPr="002F7222">
        <w:rPr>
          <w:rPrChange w:id="1125" w:author="Frances" w:date="2023-03-21T09:57:00Z">
            <w:rPr>
              <w:b/>
              <w:sz w:val="17"/>
            </w:rPr>
          </w:rPrChange>
        </w:rPr>
        <w:t>state</w:t>
      </w:r>
      <w:del w:id="1126" w:author="Frances" w:date="2023-03-21T10:40:00Z">
        <w:r w:rsidRPr="002F7222" w:rsidDel="00A559D4">
          <w:rPr>
            <w:rPrChange w:id="1127" w:author="Frances" w:date="2023-03-21T09:57:00Z">
              <w:rPr>
                <w:b/>
                <w:sz w:val="17"/>
              </w:rPr>
            </w:rPrChange>
          </w:rPr>
          <w:delText>"</w:delText>
        </w:r>
      </w:del>
      <w:ins w:id="1128" w:author="Frances" w:date="2023-03-21T10:40:00Z">
        <w:r w:rsidR="00A559D4">
          <w:t>”</w:t>
        </w:r>
      </w:ins>
      <w:r w:rsidRPr="002F7222">
        <w:rPr>
          <w:rPrChange w:id="1129" w:author="Frances" w:date="2023-03-21T09:57:00Z">
            <w:rPr>
              <w:b/>
              <w:sz w:val="17"/>
            </w:rPr>
          </w:rPrChange>
        </w:rPr>
        <w:t xml:space="preserve">) %&gt;% </w:t>
      </w:r>
    </w:p>
    <w:p w14:paraId="1DBCAABB" w14:textId="77777777" w:rsidR="0048320E" w:rsidRPr="002F7222" w:rsidRDefault="002D4F87" w:rsidP="001159EF">
      <w:pPr>
        <w:pStyle w:val="Code"/>
      </w:pPr>
      <w:r w:rsidRPr="002F7222">
        <w:rPr>
          <w:rPrChange w:id="1130" w:author="Frances" w:date="2023-03-21T09:57:00Z">
            <w:rPr>
              <w:b/>
              <w:sz w:val="17"/>
            </w:rPr>
          </w:rPrChange>
        </w:rPr>
        <w:t xml:space="preserve">  </w:t>
      </w:r>
      <w:proofErr w:type="spellStart"/>
      <w:r w:rsidRPr="002F7222">
        <w:rPr>
          <w:rPrChange w:id="1131" w:author="Frances" w:date="2023-03-21T09:57:00Z">
            <w:rPr>
              <w:b/>
              <w:sz w:val="17"/>
            </w:rPr>
          </w:rPrChange>
        </w:rPr>
        <w:t>slice_</w:t>
      </w:r>
      <w:proofErr w:type="gramStart"/>
      <w:r w:rsidRPr="002F7222">
        <w:rPr>
          <w:rPrChange w:id="1132" w:author="Frances" w:date="2023-03-21T09:57:00Z">
            <w:rPr>
              <w:b/>
              <w:sz w:val="17"/>
            </w:rPr>
          </w:rPrChange>
        </w:rPr>
        <w:t>max</w:t>
      </w:r>
      <w:proofErr w:type="spellEnd"/>
      <w:r w:rsidRPr="002F7222">
        <w:rPr>
          <w:rPrChange w:id="1133" w:author="Frances" w:date="2023-03-21T09:57:00Z">
            <w:rPr>
              <w:b/>
              <w:sz w:val="17"/>
            </w:rPr>
          </w:rPrChange>
        </w:rPr>
        <w:t>(</w:t>
      </w:r>
      <w:proofErr w:type="spellStart"/>
      <w:proofErr w:type="gramEnd"/>
      <w:r w:rsidRPr="002F7222">
        <w:rPr>
          <w:rPrChange w:id="1134" w:author="Frances" w:date="2023-03-21T09:57:00Z">
            <w:rPr>
              <w:b/>
              <w:sz w:val="17"/>
            </w:rPr>
          </w:rPrChange>
        </w:rPr>
        <w:t>order_by</w:t>
      </w:r>
      <w:proofErr w:type="spellEnd"/>
      <w:r w:rsidRPr="002F7222">
        <w:rPr>
          <w:rPrChange w:id="1135" w:author="Frances" w:date="2023-03-21T09:57:00Z">
            <w:rPr>
              <w:b/>
              <w:sz w:val="17"/>
            </w:rPr>
          </w:rPrChange>
        </w:rPr>
        <w:t xml:space="preserve"> = date,</w:t>
      </w:r>
    </w:p>
    <w:p w14:paraId="00991370" w14:textId="77777777" w:rsidR="0048320E" w:rsidRPr="002F7222" w:rsidRDefault="002D4F87" w:rsidP="001159EF">
      <w:pPr>
        <w:pStyle w:val="Code"/>
      </w:pPr>
      <w:r w:rsidRPr="002F7222">
        <w:rPr>
          <w:rPrChange w:id="1136" w:author="Frances" w:date="2023-03-21T09:57:00Z">
            <w:rPr>
              <w:b/>
              <w:sz w:val="17"/>
            </w:rPr>
          </w:rPrChange>
        </w:rPr>
        <w:t xml:space="preserve">            n = 1) </w:t>
      </w:r>
    </w:p>
    <w:p w14:paraId="7B2EED89" w14:textId="77777777" w:rsidR="0048320E" w:rsidRPr="002F7222" w:rsidRDefault="0048320E" w:rsidP="001159EF">
      <w:pPr>
        <w:pStyle w:val="Code"/>
      </w:pPr>
    </w:p>
    <w:p w14:paraId="1DB02F89" w14:textId="77777777" w:rsidR="0048320E" w:rsidRPr="002F7222" w:rsidRDefault="002D4F87" w:rsidP="001159EF">
      <w:pPr>
        <w:pStyle w:val="Code"/>
      </w:pPr>
      <w:proofErr w:type="spellStart"/>
      <w:r w:rsidRPr="002F7222">
        <w:rPr>
          <w:rPrChange w:id="1137" w:author="Frances" w:date="2023-03-21T09:57:00Z">
            <w:rPr>
              <w:b/>
              <w:sz w:val="17"/>
            </w:rPr>
          </w:rPrChange>
        </w:rPr>
        <w:t>most_recent</w:t>
      </w:r>
      <w:proofErr w:type="spellEnd"/>
      <w:r w:rsidRPr="002F7222">
        <w:rPr>
          <w:rPrChange w:id="1138" w:author="Frances" w:date="2023-03-21T09:57:00Z">
            <w:rPr>
              <w:b/>
              <w:sz w:val="17"/>
            </w:rPr>
          </w:rPrChange>
        </w:rPr>
        <w:t xml:space="preserve"> %&gt;% </w:t>
      </w:r>
    </w:p>
    <w:p w14:paraId="5B59915F" w14:textId="77777777" w:rsidR="0048320E" w:rsidRPr="002F7222" w:rsidRDefault="002D4F87" w:rsidP="001159EF">
      <w:pPr>
        <w:pStyle w:val="Code"/>
      </w:pPr>
      <w:r w:rsidRPr="002F7222">
        <w:rPr>
          <w:rPrChange w:id="1139" w:author="Frances" w:date="2023-03-21T09:57:00Z">
            <w:rPr>
              <w:b/>
              <w:sz w:val="17"/>
            </w:rPr>
          </w:rPrChange>
        </w:rPr>
        <w:t xml:space="preserve">  </w:t>
      </w:r>
      <w:proofErr w:type="gramStart"/>
      <w:r w:rsidRPr="002F7222">
        <w:rPr>
          <w:rPrChange w:id="1140" w:author="Frances" w:date="2023-03-21T09:57:00Z">
            <w:rPr>
              <w:b/>
              <w:sz w:val="17"/>
            </w:rPr>
          </w:rPrChange>
        </w:rPr>
        <w:t>ggplot(</w:t>
      </w:r>
      <w:proofErr w:type="spellStart"/>
      <w:proofErr w:type="gramEnd"/>
      <w:r w:rsidRPr="002F7222">
        <w:rPr>
          <w:rPrChange w:id="1141" w:author="Frances" w:date="2023-03-21T09:57:00Z">
            <w:rPr>
              <w:b/>
              <w:sz w:val="17"/>
            </w:rPr>
          </w:rPrChange>
        </w:rPr>
        <w:t>aes</w:t>
      </w:r>
      <w:proofErr w:type="spellEnd"/>
      <w:r w:rsidRPr="002F7222">
        <w:rPr>
          <w:rPrChange w:id="1142" w:author="Frances" w:date="2023-03-21T09:57:00Z">
            <w:rPr>
              <w:b/>
              <w:sz w:val="17"/>
            </w:rPr>
          </w:rPrChange>
        </w:rPr>
        <w:t>(fill = deaths_avg_per_100k)) +</w:t>
      </w:r>
    </w:p>
    <w:p w14:paraId="041BE846" w14:textId="77777777" w:rsidR="0048320E" w:rsidRPr="002F7222" w:rsidRDefault="002D4F87" w:rsidP="001159EF">
      <w:pPr>
        <w:pStyle w:val="Code"/>
      </w:pPr>
      <w:r w:rsidRPr="002F7222">
        <w:rPr>
          <w:rPrChange w:id="1143" w:author="Frances" w:date="2023-03-21T09:57:00Z">
            <w:rPr>
              <w:b/>
              <w:sz w:val="17"/>
            </w:rPr>
          </w:rPrChange>
        </w:rPr>
        <w:t xml:space="preserve">  </w:t>
      </w:r>
      <w:proofErr w:type="spellStart"/>
      <w:r w:rsidRPr="002F7222">
        <w:rPr>
          <w:rPrChange w:id="1144" w:author="Frances" w:date="2023-03-21T09:57:00Z">
            <w:rPr>
              <w:b/>
              <w:sz w:val="17"/>
            </w:rPr>
          </w:rPrChange>
        </w:rPr>
        <w:t>geom_</w:t>
      </w:r>
      <w:proofErr w:type="gramStart"/>
      <w:r w:rsidRPr="002F7222">
        <w:rPr>
          <w:rPrChange w:id="1145" w:author="Frances" w:date="2023-03-21T09:57:00Z">
            <w:rPr>
              <w:b/>
              <w:sz w:val="17"/>
            </w:rPr>
          </w:rPrChange>
        </w:rPr>
        <w:t>sf</w:t>
      </w:r>
      <w:proofErr w:type="spellEnd"/>
      <w:r w:rsidRPr="002F7222">
        <w:rPr>
          <w:rPrChange w:id="1146" w:author="Frances" w:date="2023-03-21T09:57:00Z">
            <w:rPr>
              <w:b/>
              <w:sz w:val="17"/>
            </w:rPr>
          </w:rPrChange>
        </w:rPr>
        <w:t>(</w:t>
      </w:r>
      <w:proofErr w:type="gramEnd"/>
      <w:r w:rsidRPr="002F7222">
        <w:rPr>
          <w:rPrChange w:id="1147" w:author="Frances" w:date="2023-03-21T09:57:00Z">
            <w:rPr>
              <w:b/>
              <w:sz w:val="17"/>
            </w:rPr>
          </w:rPrChange>
        </w:rPr>
        <w:t>) +</w:t>
      </w:r>
    </w:p>
    <w:p w14:paraId="4EE1D9FB" w14:textId="5DE07897" w:rsidR="0048320E" w:rsidRPr="002F7222" w:rsidRDefault="002D4F87" w:rsidP="001159EF">
      <w:pPr>
        <w:pStyle w:val="Code"/>
      </w:pPr>
      <w:r w:rsidRPr="002F7222">
        <w:rPr>
          <w:rPrChange w:id="1148" w:author="Frances" w:date="2023-03-21T09:57:00Z">
            <w:rPr>
              <w:b/>
              <w:sz w:val="17"/>
            </w:rPr>
          </w:rPrChange>
        </w:rPr>
        <w:t xml:space="preserve">  </w:t>
      </w:r>
      <w:proofErr w:type="spellStart"/>
      <w:r w:rsidRPr="002F7222">
        <w:rPr>
          <w:rPrChange w:id="1149" w:author="Frances" w:date="2023-03-21T09:57:00Z">
            <w:rPr>
              <w:b/>
              <w:sz w:val="17"/>
            </w:rPr>
          </w:rPrChange>
        </w:rPr>
        <w:t>scale_fill_viridis_</w:t>
      </w:r>
      <w:proofErr w:type="gramStart"/>
      <w:r w:rsidRPr="002F7222">
        <w:rPr>
          <w:rPrChange w:id="1150" w:author="Frances" w:date="2023-03-21T09:57:00Z">
            <w:rPr>
              <w:b/>
              <w:sz w:val="17"/>
            </w:rPr>
          </w:rPrChange>
        </w:rPr>
        <w:t>c</w:t>
      </w:r>
      <w:proofErr w:type="spellEnd"/>
      <w:r w:rsidRPr="002F7222">
        <w:rPr>
          <w:rPrChange w:id="1151" w:author="Frances" w:date="2023-03-21T09:57:00Z">
            <w:rPr>
              <w:b/>
              <w:sz w:val="17"/>
            </w:rPr>
          </w:rPrChange>
        </w:rPr>
        <w:t>(</w:t>
      </w:r>
      <w:proofErr w:type="gramEnd"/>
      <w:r w:rsidRPr="002F7222">
        <w:rPr>
          <w:rPrChange w:id="1152" w:author="Frances" w:date="2023-03-21T09:57:00Z">
            <w:rPr>
              <w:b/>
              <w:sz w:val="17"/>
            </w:rPr>
          </w:rPrChange>
        </w:rPr>
        <w:t xml:space="preserve">option = </w:t>
      </w:r>
      <w:del w:id="1153" w:author="Frances" w:date="2023-03-21T10:40:00Z">
        <w:r w:rsidRPr="002F7222" w:rsidDel="00A559D4">
          <w:rPr>
            <w:rPrChange w:id="1154" w:author="Frances" w:date="2023-03-21T09:57:00Z">
              <w:rPr>
                <w:b/>
                <w:sz w:val="17"/>
              </w:rPr>
            </w:rPrChange>
          </w:rPr>
          <w:delText>"</w:delText>
        </w:r>
      </w:del>
      <w:ins w:id="1155" w:author="Frances" w:date="2023-03-21T10:40:00Z">
        <w:r w:rsidR="00A559D4">
          <w:t>“</w:t>
        </w:r>
      </w:ins>
      <w:r w:rsidRPr="002F7222">
        <w:rPr>
          <w:rPrChange w:id="1156" w:author="Frances" w:date="2023-03-21T09:57:00Z">
            <w:rPr>
              <w:b/>
              <w:sz w:val="17"/>
            </w:rPr>
          </w:rPrChange>
        </w:rPr>
        <w:t>rocket</w:t>
      </w:r>
      <w:del w:id="1157" w:author="Frances" w:date="2023-03-21T10:40:00Z">
        <w:r w:rsidRPr="002F7222" w:rsidDel="00A559D4">
          <w:rPr>
            <w:rPrChange w:id="1158" w:author="Frances" w:date="2023-03-21T09:57:00Z">
              <w:rPr>
                <w:b/>
                <w:sz w:val="17"/>
              </w:rPr>
            </w:rPrChange>
          </w:rPr>
          <w:delText>"</w:delText>
        </w:r>
      </w:del>
      <w:ins w:id="1159" w:author="Frances" w:date="2023-03-21T10:40:00Z">
        <w:r w:rsidR="00A559D4">
          <w:t>”</w:t>
        </w:r>
      </w:ins>
      <w:r w:rsidRPr="002F7222">
        <w:rPr>
          <w:rPrChange w:id="1160" w:author="Frances" w:date="2023-03-21T09:57:00Z">
            <w:rPr>
              <w:b/>
              <w:sz w:val="17"/>
            </w:rPr>
          </w:rPrChange>
        </w:rPr>
        <w:t>) +</w:t>
      </w:r>
    </w:p>
    <w:p w14:paraId="0D75B547" w14:textId="6067A5E8" w:rsidR="0048320E" w:rsidRPr="002F7222" w:rsidRDefault="002D4F87" w:rsidP="001159EF">
      <w:pPr>
        <w:pStyle w:val="Code"/>
      </w:pPr>
      <w:r w:rsidRPr="002F7222">
        <w:rPr>
          <w:rPrChange w:id="1161" w:author="Frances" w:date="2023-03-21T09:57:00Z">
            <w:rPr>
              <w:b/>
              <w:sz w:val="17"/>
            </w:rPr>
          </w:rPrChange>
        </w:rPr>
        <w:t xml:space="preserve">  </w:t>
      </w:r>
      <w:proofErr w:type="gramStart"/>
      <w:r w:rsidRPr="002F7222">
        <w:rPr>
          <w:rPrChange w:id="1162" w:author="Frances" w:date="2023-03-21T09:57:00Z">
            <w:rPr>
              <w:b/>
              <w:sz w:val="17"/>
            </w:rPr>
          </w:rPrChange>
        </w:rPr>
        <w:t>labs(</w:t>
      </w:r>
      <w:proofErr w:type="gramEnd"/>
      <w:r w:rsidRPr="002F7222">
        <w:rPr>
          <w:rPrChange w:id="1163" w:author="Frances" w:date="2023-03-21T09:57:00Z">
            <w:rPr>
              <w:b/>
              <w:sz w:val="17"/>
            </w:rPr>
          </w:rPrChange>
        </w:rPr>
        <w:t xml:space="preserve">fill = </w:t>
      </w:r>
      <w:del w:id="1164" w:author="Frances" w:date="2023-03-21T10:40:00Z">
        <w:r w:rsidRPr="002F7222" w:rsidDel="00A559D4">
          <w:rPr>
            <w:rPrChange w:id="1165" w:author="Frances" w:date="2023-03-21T09:57:00Z">
              <w:rPr>
                <w:b/>
                <w:sz w:val="17"/>
              </w:rPr>
            </w:rPrChange>
          </w:rPr>
          <w:delText>"</w:delText>
        </w:r>
      </w:del>
      <w:ins w:id="1166" w:author="Frances" w:date="2023-03-21T10:40:00Z">
        <w:r w:rsidR="00A559D4">
          <w:t>“</w:t>
        </w:r>
      </w:ins>
      <w:r w:rsidRPr="002F7222">
        <w:rPr>
          <w:rPrChange w:id="1167" w:author="Frances" w:date="2023-03-21T09:57:00Z">
            <w:rPr>
              <w:b/>
              <w:sz w:val="17"/>
            </w:rPr>
          </w:rPrChange>
        </w:rPr>
        <w:t>Deaths per\n100,000 people</w:t>
      </w:r>
      <w:del w:id="1168" w:author="Frances" w:date="2023-03-21T10:40:00Z">
        <w:r w:rsidRPr="002F7222" w:rsidDel="00A559D4">
          <w:rPr>
            <w:rPrChange w:id="1169" w:author="Frances" w:date="2023-03-21T09:57:00Z">
              <w:rPr>
                <w:b/>
                <w:sz w:val="17"/>
              </w:rPr>
            </w:rPrChange>
          </w:rPr>
          <w:delText>"</w:delText>
        </w:r>
      </w:del>
      <w:ins w:id="1170" w:author="Frances" w:date="2023-03-21T10:40:00Z">
        <w:r w:rsidR="00A559D4">
          <w:t>”</w:t>
        </w:r>
      </w:ins>
      <w:r w:rsidRPr="002F7222">
        <w:rPr>
          <w:rPrChange w:id="1171" w:author="Frances" w:date="2023-03-21T09:57:00Z">
            <w:rPr>
              <w:b/>
              <w:sz w:val="17"/>
            </w:rPr>
          </w:rPrChange>
        </w:rPr>
        <w:t>) +</w:t>
      </w:r>
    </w:p>
    <w:p w14:paraId="6D81F57C" w14:textId="77777777" w:rsidR="0048320E" w:rsidRPr="002F7222" w:rsidRDefault="002D4F87" w:rsidP="001159EF">
      <w:pPr>
        <w:pStyle w:val="Code"/>
      </w:pPr>
      <w:r w:rsidRPr="002F7222">
        <w:rPr>
          <w:rPrChange w:id="1172" w:author="Frances" w:date="2023-03-21T09:57:00Z">
            <w:rPr>
              <w:b/>
              <w:sz w:val="17"/>
            </w:rPr>
          </w:rPrChange>
        </w:rPr>
        <w:t xml:space="preserve">  </w:t>
      </w:r>
      <w:proofErr w:type="spellStart"/>
      <w:r w:rsidRPr="002F7222">
        <w:rPr>
          <w:rPrChange w:id="1173" w:author="Frances" w:date="2023-03-21T09:57:00Z">
            <w:rPr>
              <w:b/>
              <w:sz w:val="17"/>
            </w:rPr>
          </w:rPrChange>
        </w:rPr>
        <w:t>theme_</w:t>
      </w:r>
      <w:proofErr w:type="gramStart"/>
      <w:r w:rsidRPr="002F7222">
        <w:rPr>
          <w:rPrChange w:id="1174" w:author="Frances" w:date="2023-03-21T09:57:00Z">
            <w:rPr>
              <w:b/>
              <w:sz w:val="17"/>
            </w:rPr>
          </w:rPrChange>
        </w:rPr>
        <w:t>void</w:t>
      </w:r>
      <w:proofErr w:type="spellEnd"/>
      <w:r w:rsidRPr="002F7222">
        <w:rPr>
          <w:rPrChange w:id="1175" w:author="Frances" w:date="2023-03-21T09:57:00Z">
            <w:rPr>
              <w:b/>
              <w:sz w:val="17"/>
            </w:rPr>
          </w:rPrChange>
        </w:rPr>
        <w:t>(</w:t>
      </w:r>
      <w:proofErr w:type="gramEnd"/>
      <w:r w:rsidRPr="002F7222">
        <w:rPr>
          <w:rPrChange w:id="1176" w:author="Frances" w:date="2023-03-21T09:57:00Z">
            <w:rPr>
              <w:b/>
              <w:sz w:val="17"/>
            </w:rPr>
          </w:rPrChange>
        </w:rPr>
        <w:t>)</w:t>
      </w:r>
    </w:p>
    <w:p w14:paraId="5B8CBE88" w14:textId="77777777" w:rsidR="0048320E" w:rsidRPr="002F7222" w:rsidRDefault="002D4F87" w:rsidP="001159EF">
      <w:pPr>
        <w:pStyle w:val="Code"/>
      </w:pPr>
      <w:r w:rsidRPr="002F7222">
        <w:rPr>
          <w:rPrChange w:id="1177" w:author="Frances" w:date="2023-03-21T09:57:00Z">
            <w:rPr>
              <w:b/>
              <w:sz w:val="17"/>
            </w:rPr>
          </w:rPrChange>
        </w:rPr>
        <w:t>```</w:t>
      </w:r>
    </w:p>
    <w:p w14:paraId="4293C027" w14:textId="680013E3" w:rsidR="00131409" w:rsidRDefault="00131409">
      <w:pPr>
        <w:pStyle w:val="Body"/>
        <w:rPr>
          <w:ins w:id="1178" w:author="Frances" w:date="2023-03-20T15:02:00Z"/>
        </w:rPr>
        <w:pPrChange w:id="1179" w:author="Frances" w:date="2023-03-20T15:04:00Z">
          <w:pPr>
            <w:pStyle w:val="Code"/>
          </w:pPr>
        </w:pPrChange>
      </w:pPr>
      <w:ins w:id="1180" w:author="Frances" w:date="2023-03-20T15:03:00Z">
        <w:r>
          <w:t xml:space="preserve">Finally, we make a chart that shows COVID death rates over time </w:t>
        </w:r>
      </w:ins>
      <w:ins w:id="1181" w:author="Frances" w:date="2023-03-20T15:04:00Z">
        <w:r>
          <w:t xml:space="preserve">in </w:t>
        </w:r>
      </w:ins>
      <w:ins w:id="1182" w:author="Frances" w:date="2023-03-21T10:40:00Z">
        <w:r w:rsidR="00A559D4">
          <w:t xml:space="preserve">the </w:t>
        </w:r>
      </w:ins>
      <w:ins w:id="1183" w:author="Frances" w:date="2023-03-20T15:03:00Z">
        <w:r>
          <w:t>four states</w:t>
        </w:r>
      </w:ins>
      <w:ins w:id="1184" w:author="Frances" w:date="2023-03-21T10:40:00Z">
        <w:r w:rsidR="00A559D4">
          <w:t xml:space="preserve"> from the table</w:t>
        </w:r>
      </w:ins>
      <w:ins w:id="1185" w:author="Frances" w:date="2023-03-20T15:04:00Z">
        <w:r>
          <w:t>:</w:t>
        </w:r>
      </w:ins>
    </w:p>
    <w:p w14:paraId="5090B8BC" w14:textId="2C5E32C1" w:rsidR="00131409" w:rsidDel="00131409" w:rsidRDefault="00131409" w:rsidP="001159EF">
      <w:pPr>
        <w:pStyle w:val="Code"/>
        <w:rPr>
          <w:del w:id="1186" w:author="Frances" w:date="2023-03-20T15:04:00Z"/>
        </w:rPr>
      </w:pPr>
    </w:p>
    <w:p w14:paraId="7C6254CC" w14:textId="77777777" w:rsidR="0048320E" w:rsidRPr="002F7222" w:rsidRDefault="002D4F87" w:rsidP="001159EF">
      <w:pPr>
        <w:pStyle w:val="Code"/>
      </w:pPr>
      <w:r w:rsidRPr="001159EF">
        <w:rPr>
          <w:sz w:val="17"/>
        </w:rPr>
        <w:lastRenderedPageBreak/>
        <w:t xml:space="preserve"># </w:t>
      </w:r>
      <w:r w:rsidRPr="002F7222">
        <w:rPr>
          <w:rPrChange w:id="1187" w:author="Frances" w:date="2023-03-21T09:58:00Z">
            <w:rPr>
              <w:sz w:val="17"/>
            </w:rPr>
          </w:rPrChange>
        </w:rPr>
        <w:t>COVID Death Rates Over Time</w:t>
      </w:r>
    </w:p>
    <w:p w14:paraId="5F85E4BC" w14:textId="77777777" w:rsidR="0048320E" w:rsidRPr="002F7222" w:rsidRDefault="0048320E" w:rsidP="001159EF">
      <w:pPr>
        <w:pStyle w:val="Code"/>
      </w:pPr>
    </w:p>
    <w:p w14:paraId="08ACBBB9" w14:textId="77777777" w:rsidR="0048320E" w:rsidRPr="002F7222" w:rsidRDefault="002D4F87" w:rsidP="001159EF">
      <w:pPr>
        <w:pStyle w:val="Code"/>
      </w:pPr>
      <w:r w:rsidRPr="002F7222">
        <w:rPr>
          <w:rPrChange w:id="1188" w:author="Frances" w:date="2023-03-21T09:58:00Z">
            <w:rPr>
              <w:rStyle w:val="NormalTok"/>
              <w:rFonts w:ascii="Courier" w:hAnsi="Courier"/>
              <w:i w:val="0"/>
              <w:sz w:val="17"/>
              <w:shd w:val="clear" w:color="auto" w:fill="auto"/>
            </w:rPr>
          </w:rPrChange>
        </w:rPr>
        <w:t xml:space="preserve">The following chart shows COVID death rates from the start of COVID in early 2020 until </w:t>
      </w:r>
      <w:r w:rsidRPr="002F7222">
        <w:rPr>
          <w:rPrChange w:id="1189" w:author="Frances" w:date="2023-03-21T09:58:00Z">
            <w:rPr>
              <w:b/>
              <w:sz w:val="17"/>
            </w:rPr>
          </w:rPrChange>
        </w:rPr>
        <w:t xml:space="preserve">`r </w:t>
      </w:r>
      <w:proofErr w:type="spellStart"/>
      <w:r w:rsidRPr="002F7222">
        <w:rPr>
          <w:rPrChange w:id="1190" w:author="Frances" w:date="2023-03-21T09:58:00Z">
            <w:rPr>
              <w:b/>
              <w:sz w:val="17"/>
            </w:rPr>
          </w:rPrChange>
        </w:rPr>
        <w:t>most_recent_day</w:t>
      </w:r>
      <w:proofErr w:type="spellEnd"/>
      <w:r w:rsidRPr="002F7222">
        <w:rPr>
          <w:rPrChange w:id="1191" w:author="Frances" w:date="2023-03-21T09:58:00Z">
            <w:rPr>
              <w:b/>
              <w:sz w:val="17"/>
            </w:rPr>
          </w:rPrChange>
        </w:rPr>
        <w:t>`</w:t>
      </w:r>
      <w:r w:rsidRPr="002F7222">
        <w:rPr>
          <w:rPrChange w:id="1192" w:author="Frances" w:date="2023-03-21T09:58:00Z">
            <w:rPr>
              <w:rStyle w:val="NormalTok"/>
              <w:rFonts w:ascii="Courier" w:hAnsi="Courier"/>
              <w:i w:val="0"/>
              <w:sz w:val="17"/>
              <w:shd w:val="clear" w:color="auto" w:fill="auto"/>
            </w:rPr>
          </w:rPrChange>
        </w:rPr>
        <w:t>.</w:t>
      </w:r>
    </w:p>
    <w:p w14:paraId="52CB82E9" w14:textId="77777777" w:rsidR="0048320E" w:rsidRPr="002F7222" w:rsidRDefault="0048320E" w:rsidP="001159EF">
      <w:pPr>
        <w:pStyle w:val="Code"/>
      </w:pPr>
    </w:p>
    <w:p w14:paraId="5265C06F" w14:textId="77777777" w:rsidR="0048320E" w:rsidRPr="002F7222" w:rsidRDefault="002D4F87" w:rsidP="001159EF">
      <w:pPr>
        <w:pStyle w:val="Code"/>
      </w:pPr>
      <w:r w:rsidRPr="002F7222">
        <w:rPr>
          <w:rPrChange w:id="1193" w:author="Frances" w:date="2023-03-21T09:58:00Z">
            <w:rPr>
              <w:b/>
              <w:sz w:val="17"/>
            </w:rPr>
          </w:rPrChange>
        </w:rPr>
        <w:t>```{r}</w:t>
      </w:r>
    </w:p>
    <w:p w14:paraId="6495D748" w14:textId="097EC66A" w:rsidR="0048320E" w:rsidRPr="002F7222" w:rsidDel="00131409" w:rsidRDefault="002D4F87" w:rsidP="001159EF">
      <w:pPr>
        <w:pStyle w:val="Code"/>
        <w:rPr>
          <w:del w:id="1194" w:author="Frances" w:date="2023-03-20T15:04:00Z"/>
        </w:rPr>
      </w:pPr>
      <w:del w:id="1195" w:author="Frances" w:date="2023-03-20T15:04:00Z">
        <w:r w:rsidRPr="002F7222" w:rsidDel="00131409">
          <w:rPr>
            <w:rPrChange w:id="1196" w:author="Frances" w:date="2023-03-21T09:58:00Z">
              <w:rPr>
                <w:b/>
                <w:sz w:val="17"/>
              </w:rPr>
            </w:rPrChange>
          </w:rPr>
          <w:delText># Make chart</w:delText>
        </w:r>
        <w:r w:rsidR="00943430" w:rsidRPr="002F7222" w:rsidDel="00131409">
          <w:rPr>
            <w:rPrChange w:id="1197" w:author="Frances" w:date="2023-03-21T09:58:00Z">
              <w:rPr>
                <w:b/>
                <w:sz w:val="17"/>
              </w:rPr>
            </w:rPrChange>
          </w:rPr>
          <w:delText xml:space="preserve"> </w:delText>
        </w:r>
        <w:r w:rsidR="00943430" w:rsidRPr="002F7222" w:rsidDel="00131409">
          <w:rPr>
            <w:rPrChange w:id="1198" w:author="Frances" w:date="2023-03-21T09:58:00Z">
              <w:rPr>
                <w:rStyle w:val="CodeAnnotation"/>
              </w:rPr>
            </w:rPrChange>
          </w:rPr>
          <w:delText>3</w:delText>
        </w:r>
      </w:del>
    </w:p>
    <w:p w14:paraId="7C9A71E9" w14:textId="77777777" w:rsidR="0048320E" w:rsidRPr="002F7222" w:rsidRDefault="0048320E" w:rsidP="001159EF">
      <w:pPr>
        <w:pStyle w:val="Code"/>
      </w:pPr>
    </w:p>
    <w:p w14:paraId="40FB7D46" w14:textId="77777777" w:rsidR="0048320E" w:rsidRPr="002F7222" w:rsidRDefault="002D4F87" w:rsidP="001159EF">
      <w:pPr>
        <w:pStyle w:val="Code"/>
      </w:pPr>
      <w:proofErr w:type="spellStart"/>
      <w:r w:rsidRPr="002F7222">
        <w:rPr>
          <w:rPrChange w:id="1199" w:author="Frances" w:date="2023-03-21T09:58:00Z">
            <w:rPr>
              <w:b/>
              <w:sz w:val="17"/>
            </w:rPr>
          </w:rPrChange>
        </w:rPr>
        <w:t>covid_data</w:t>
      </w:r>
      <w:proofErr w:type="spellEnd"/>
      <w:r w:rsidRPr="002F7222">
        <w:rPr>
          <w:rPrChange w:id="1200" w:author="Frances" w:date="2023-03-21T09:58:00Z">
            <w:rPr>
              <w:b/>
              <w:sz w:val="17"/>
            </w:rPr>
          </w:rPrChange>
        </w:rPr>
        <w:t xml:space="preserve"> %&gt;% </w:t>
      </w:r>
    </w:p>
    <w:p w14:paraId="5BDE1863" w14:textId="77777777" w:rsidR="0048320E" w:rsidRPr="002F7222" w:rsidRDefault="002D4F87" w:rsidP="001159EF">
      <w:pPr>
        <w:pStyle w:val="Code"/>
      </w:pPr>
      <w:r w:rsidRPr="002F7222">
        <w:rPr>
          <w:rPrChange w:id="1201" w:author="Frances" w:date="2023-03-21T09:58:00Z">
            <w:rPr>
              <w:b/>
              <w:sz w:val="17"/>
            </w:rPr>
          </w:rPrChange>
        </w:rPr>
        <w:t xml:space="preserve">  </w:t>
      </w:r>
      <w:proofErr w:type="gramStart"/>
      <w:r w:rsidRPr="002F7222">
        <w:rPr>
          <w:rPrChange w:id="1202" w:author="Frances" w:date="2023-03-21T09:58:00Z">
            <w:rPr>
              <w:b/>
              <w:sz w:val="17"/>
            </w:rPr>
          </w:rPrChange>
        </w:rPr>
        <w:t>filter(</w:t>
      </w:r>
      <w:proofErr w:type="gramEnd"/>
      <w:r w:rsidRPr="002F7222">
        <w:rPr>
          <w:rPrChange w:id="1203" w:author="Frances" w:date="2023-03-21T09:58:00Z">
            <w:rPr>
              <w:b/>
              <w:sz w:val="17"/>
            </w:rPr>
          </w:rPrChange>
        </w:rPr>
        <w:t>state %in% c("Alabama",</w:t>
      </w:r>
    </w:p>
    <w:p w14:paraId="1138FC6B" w14:textId="77777777" w:rsidR="0048320E" w:rsidRPr="002F7222" w:rsidRDefault="002D4F87" w:rsidP="001159EF">
      <w:pPr>
        <w:pStyle w:val="Code"/>
      </w:pPr>
      <w:r w:rsidRPr="002F7222">
        <w:rPr>
          <w:rPrChange w:id="1204" w:author="Frances" w:date="2023-03-21T09:58:00Z">
            <w:rPr>
              <w:b/>
              <w:sz w:val="17"/>
            </w:rPr>
          </w:rPrChange>
        </w:rPr>
        <w:t xml:space="preserve">                      "Alaska",</w:t>
      </w:r>
    </w:p>
    <w:p w14:paraId="52C0E113" w14:textId="77777777" w:rsidR="0048320E" w:rsidRPr="002F7222" w:rsidRDefault="002D4F87" w:rsidP="001159EF">
      <w:pPr>
        <w:pStyle w:val="Code"/>
      </w:pPr>
      <w:r w:rsidRPr="002F7222">
        <w:rPr>
          <w:rPrChange w:id="1205" w:author="Frances" w:date="2023-03-21T09:58:00Z">
            <w:rPr>
              <w:b/>
              <w:sz w:val="17"/>
            </w:rPr>
          </w:rPrChange>
        </w:rPr>
        <w:t xml:space="preserve">                      "Arizona",</w:t>
      </w:r>
    </w:p>
    <w:p w14:paraId="03CDD294" w14:textId="77777777" w:rsidR="0048320E" w:rsidRPr="002F7222" w:rsidRDefault="002D4F87" w:rsidP="001159EF">
      <w:pPr>
        <w:pStyle w:val="Code"/>
      </w:pPr>
      <w:r w:rsidRPr="002F7222">
        <w:rPr>
          <w:rPrChange w:id="1206" w:author="Frances" w:date="2023-03-21T09:58:00Z">
            <w:rPr>
              <w:b/>
              <w:sz w:val="17"/>
            </w:rPr>
          </w:rPrChange>
        </w:rPr>
        <w:t xml:space="preserve">                      "Arkansas")) %&gt;% </w:t>
      </w:r>
    </w:p>
    <w:p w14:paraId="415BCBC0" w14:textId="77777777" w:rsidR="0048320E" w:rsidRPr="002F7222" w:rsidRDefault="002D4F87" w:rsidP="001159EF">
      <w:pPr>
        <w:pStyle w:val="Code"/>
      </w:pPr>
      <w:r w:rsidRPr="002F7222">
        <w:rPr>
          <w:rPrChange w:id="1207" w:author="Frances" w:date="2023-03-21T09:58:00Z">
            <w:rPr>
              <w:b/>
              <w:sz w:val="17"/>
            </w:rPr>
          </w:rPrChange>
        </w:rPr>
        <w:t xml:space="preserve">  </w:t>
      </w:r>
      <w:proofErr w:type="gramStart"/>
      <w:r w:rsidRPr="002F7222">
        <w:rPr>
          <w:rPrChange w:id="1208" w:author="Frances" w:date="2023-03-21T09:58:00Z">
            <w:rPr>
              <w:b/>
              <w:sz w:val="17"/>
            </w:rPr>
          </w:rPrChange>
        </w:rPr>
        <w:t>ggplot(</w:t>
      </w:r>
      <w:proofErr w:type="spellStart"/>
      <w:proofErr w:type="gramEnd"/>
      <w:r w:rsidRPr="002F7222">
        <w:rPr>
          <w:rPrChange w:id="1209" w:author="Frances" w:date="2023-03-21T09:58:00Z">
            <w:rPr>
              <w:b/>
              <w:sz w:val="17"/>
            </w:rPr>
          </w:rPrChange>
        </w:rPr>
        <w:t>aes</w:t>
      </w:r>
      <w:proofErr w:type="spellEnd"/>
      <w:r w:rsidRPr="002F7222">
        <w:rPr>
          <w:rPrChange w:id="1210" w:author="Frances" w:date="2023-03-21T09:58:00Z">
            <w:rPr>
              <w:b/>
              <w:sz w:val="17"/>
            </w:rPr>
          </w:rPrChange>
        </w:rPr>
        <w:t>(x = date,</w:t>
      </w:r>
    </w:p>
    <w:p w14:paraId="304C69DC" w14:textId="77777777" w:rsidR="0048320E" w:rsidRPr="002F7222" w:rsidRDefault="002D4F87" w:rsidP="001159EF">
      <w:pPr>
        <w:pStyle w:val="Code"/>
      </w:pPr>
      <w:r w:rsidRPr="002F7222">
        <w:rPr>
          <w:rPrChange w:id="1211" w:author="Frances" w:date="2023-03-21T09:58:00Z">
            <w:rPr>
              <w:b/>
              <w:sz w:val="17"/>
            </w:rPr>
          </w:rPrChange>
        </w:rPr>
        <w:t xml:space="preserve">             y = deaths_avg_per_100k,</w:t>
      </w:r>
    </w:p>
    <w:p w14:paraId="70CC1160" w14:textId="77777777" w:rsidR="0048320E" w:rsidRPr="002F7222" w:rsidRDefault="002D4F87" w:rsidP="001159EF">
      <w:pPr>
        <w:pStyle w:val="Code"/>
      </w:pPr>
      <w:r w:rsidRPr="002F7222">
        <w:rPr>
          <w:rPrChange w:id="1212" w:author="Frances" w:date="2023-03-21T09:58:00Z">
            <w:rPr>
              <w:b/>
              <w:sz w:val="17"/>
            </w:rPr>
          </w:rPrChange>
        </w:rPr>
        <w:t xml:space="preserve">             group = state,</w:t>
      </w:r>
    </w:p>
    <w:p w14:paraId="6C1F2526" w14:textId="77777777" w:rsidR="0048320E" w:rsidRPr="002F7222" w:rsidRDefault="002D4F87" w:rsidP="001159EF">
      <w:pPr>
        <w:pStyle w:val="Code"/>
      </w:pPr>
      <w:r w:rsidRPr="002F7222">
        <w:rPr>
          <w:rPrChange w:id="1213" w:author="Frances" w:date="2023-03-21T09:58:00Z">
            <w:rPr>
              <w:b/>
              <w:sz w:val="17"/>
            </w:rPr>
          </w:rPrChange>
        </w:rPr>
        <w:t xml:space="preserve">             fill = deaths_avg_per_100k)) +</w:t>
      </w:r>
    </w:p>
    <w:p w14:paraId="32C70F8B" w14:textId="77777777" w:rsidR="0048320E" w:rsidRPr="002F7222" w:rsidRDefault="002D4F87" w:rsidP="001159EF">
      <w:pPr>
        <w:pStyle w:val="Code"/>
      </w:pPr>
      <w:r w:rsidRPr="002F7222">
        <w:rPr>
          <w:rPrChange w:id="1214" w:author="Frances" w:date="2023-03-21T09:58:00Z">
            <w:rPr>
              <w:b/>
              <w:sz w:val="17"/>
            </w:rPr>
          </w:rPrChange>
        </w:rPr>
        <w:t xml:space="preserve">  </w:t>
      </w:r>
      <w:proofErr w:type="spellStart"/>
      <w:r w:rsidRPr="002F7222">
        <w:rPr>
          <w:rPrChange w:id="1215" w:author="Frances" w:date="2023-03-21T09:58:00Z">
            <w:rPr>
              <w:b/>
              <w:sz w:val="17"/>
            </w:rPr>
          </w:rPrChange>
        </w:rPr>
        <w:t>geom_</w:t>
      </w:r>
      <w:proofErr w:type="gramStart"/>
      <w:r w:rsidRPr="002F7222">
        <w:rPr>
          <w:rPrChange w:id="1216" w:author="Frances" w:date="2023-03-21T09:58:00Z">
            <w:rPr>
              <w:b/>
              <w:sz w:val="17"/>
            </w:rPr>
          </w:rPrChange>
        </w:rPr>
        <w:t>col</w:t>
      </w:r>
      <w:proofErr w:type="spellEnd"/>
      <w:r w:rsidRPr="002F7222">
        <w:rPr>
          <w:rPrChange w:id="1217" w:author="Frances" w:date="2023-03-21T09:58:00Z">
            <w:rPr>
              <w:b/>
              <w:sz w:val="17"/>
            </w:rPr>
          </w:rPrChange>
        </w:rPr>
        <w:t>(</w:t>
      </w:r>
      <w:proofErr w:type="gramEnd"/>
      <w:r w:rsidRPr="002F7222">
        <w:rPr>
          <w:rPrChange w:id="1218" w:author="Frances" w:date="2023-03-21T09:58:00Z">
            <w:rPr>
              <w:b/>
              <w:sz w:val="17"/>
            </w:rPr>
          </w:rPrChange>
        </w:rPr>
        <w:t>) +</w:t>
      </w:r>
    </w:p>
    <w:p w14:paraId="7B346CAA" w14:textId="77777777" w:rsidR="0048320E" w:rsidRPr="002F7222" w:rsidRDefault="002D4F87" w:rsidP="001159EF">
      <w:pPr>
        <w:pStyle w:val="Code"/>
      </w:pPr>
      <w:r w:rsidRPr="002F7222">
        <w:rPr>
          <w:rPrChange w:id="1219" w:author="Frances" w:date="2023-03-21T09:58:00Z">
            <w:rPr>
              <w:b/>
              <w:sz w:val="17"/>
            </w:rPr>
          </w:rPrChange>
        </w:rPr>
        <w:t xml:space="preserve">  </w:t>
      </w:r>
      <w:proofErr w:type="spellStart"/>
      <w:r w:rsidRPr="002F7222">
        <w:rPr>
          <w:rPrChange w:id="1220" w:author="Frances" w:date="2023-03-21T09:58:00Z">
            <w:rPr>
              <w:b/>
              <w:sz w:val="17"/>
            </w:rPr>
          </w:rPrChange>
        </w:rPr>
        <w:t>scale_fill_viridis_</w:t>
      </w:r>
      <w:proofErr w:type="gramStart"/>
      <w:r w:rsidRPr="002F7222">
        <w:rPr>
          <w:rPrChange w:id="1221" w:author="Frances" w:date="2023-03-21T09:58:00Z">
            <w:rPr>
              <w:b/>
              <w:sz w:val="17"/>
            </w:rPr>
          </w:rPrChange>
        </w:rPr>
        <w:t>c</w:t>
      </w:r>
      <w:proofErr w:type="spellEnd"/>
      <w:r w:rsidRPr="002F7222">
        <w:rPr>
          <w:rPrChange w:id="1222" w:author="Frances" w:date="2023-03-21T09:58:00Z">
            <w:rPr>
              <w:b/>
              <w:sz w:val="17"/>
            </w:rPr>
          </w:rPrChange>
        </w:rPr>
        <w:t>(</w:t>
      </w:r>
      <w:proofErr w:type="gramEnd"/>
      <w:r w:rsidRPr="002F7222">
        <w:rPr>
          <w:rPrChange w:id="1223" w:author="Frances" w:date="2023-03-21T09:58:00Z">
            <w:rPr>
              <w:b/>
              <w:sz w:val="17"/>
            </w:rPr>
          </w:rPrChange>
        </w:rPr>
        <w:t>option = "rocket") +</w:t>
      </w:r>
    </w:p>
    <w:p w14:paraId="3142F8E9" w14:textId="77777777" w:rsidR="0048320E" w:rsidRPr="002F7222" w:rsidRDefault="002D4F87" w:rsidP="001159EF">
      <w:pPr>
        <w:pStyle w:val="Code"/>
      </w:pPr>
      <w:r w:rsidRPr="002F7222">
        <w:rPr>
          <w:rPrChange w:id="1224" w:author="Frances" w:date="2023-03-21T09:58:00Z">
            <w:rPr>
              <w:b/>
              <w:sz w:val="17"/>
            </w:rPr>
          </w:rPrChange>
        </w:rPr>
        <w:t xml:space="preserve">  </w:t>
      </w:r>
      <w:proofErr w:type="spellStart"/>
      <w:r w:rsidRPr="002F7222">
        <w:rPr>
          <w:rPrChange w:id="1225" w:author="Frances" w:date="2023-03-21T09:58:00Z">
            <w:rPr>
              <w:b/>
              <w:sz w:val="17"/>
            </w:rPr>
          </w:rPrChange>
        </w:rPr>
        <w:t>theme_</w:t>
      </w:r>
      <w:proofErr w:type="gramStart"/>
      <w:r w:rsidRPr="002F7222">
        <w:rPr>
          <w:rPrChange w:id="1226" w:author="Frances" w:date="2023-03-21T09:58:00Z">
            <w:rPr>
              <w:b/>
              <w:sz w:val="17"/>
            </w:rPr>
          </w:rPrChange>
        </w:rPr>
        <w:t>minimal</w:t>
      </w:r>
      <w:proofErr w:type="spellEnd"/>
      <w:r w:rsidRPr="002F7222">
        <w:rPr>
          <w:rPrChange w:id="1227" w:author="Frances" w:date="2023-03-21T09:58:00Z">
            <w:rPr>
              <w:b/>
              <w:sz w:val="17"/>
            </w:rPr>
          </w:rPrChange>
        </w:rPr>
        <w:t>(</w:t>
      </w:r>
      <w:proofErr w:type="gramEnd"/>
      <w:r w:rsidRPr="002F7222">
        <w:rPr>
          <w:rPrChange w:id="1228" w:author="Frances" w:date="2023-03-21T09:58:00Z">
            <w:rPr>
              <w:b/>
              <w:sz w:val="17"/>
            </w:rPr>
          </w:rPrChange>
        </w:rPr>
        <w:t>) +</w:t>
      </w:r>
    </w:p>
    <w:p w14:paraId="36391582" w14:textId="77777777" w:rsidR="0048320E" w:rsidRPr="002F7222" w:rsidRDefault="002D4F87" w:rsidP="001159EF">
      <w:pPr>
        <w:pStyle w:val="Code"/>
      </w:pPr>
      <w:r w:rsidRPr="002F7222">
        <w:rPr>
          <w:rPrChange w:id="1229" w:author="Frances" w:date="2023-03-21T09:58:00Z">
            <w:rPr>
              <w:b/>
              <w:sz w:val="17"/>
            </w:rPr>
          </w:rPrChange>
        </w:rPr>
        <w:t xml:space="preserve">  </w:t>
      </w:r>
      <w:proofErr w:type="gramStart"/>
      <w:r w:rsidRPr="002F7222">
        <w:rPr>
          <w:rPrChange w:id="1230" w:author="Frances" w:date="2023-03-21T09:58:00Z">
            <w:rPr>
              <w:b/>
              <w:sz w:val="17"/>
            </w:rPr>
          </w:rPrChange>
        </w:rPr>
        <w:t>labs(</w:t>
      </w:r>
      <w:proofErr w:type="gramEnd"/>
      <w:r w:rsidRPr="002F7222">
        <w:rPr>
          <w:rPrChange w:id="1231" w:author="Frances" w:date="2023-03-21T09:58:00Z">
            <w:rPr>
              <w:b/>
              <w:sz w:val="17"/>
            </w:rPr>
          </w:rPrChange>
        </w:rPr>
        <w:t>title = "Deaths per 100,000 people over time") +</w:t>
      </w:r>
    </w:p>
    <w:p w14:paraId="2418035A" w14:textId="77777777" w:rsidR="0048320E" w:rsidRPr="002F7222" w:rsidRDefault="002D4F87" w:rsidP="001159EF">
      <w:pPr>
        <w:pStyle w:val="Code"/>
      </w:pPr>
      <w:r w:rsidRPr="002F7222">
        <w:rPr>
          <w:rPrChange w:id="1232" w:author="Frances" w:date="2023-03-21T09:58:00Z">
            <w:rPr>
              <w:b/>
              <w:sz w:val="17"/>
            </w:rPr>
          </w:rPrChange>
        </w:rPr>
        <w:t xml:space="preserve">  </w:t>
      </w:r>
      <w:proofErr w:type="gramStart"/>
      <w:r w:rsidRPr="002F7222">
        <w:rPr>
          <w:rPrChange w:id="1233" w:author="Frances" w:date="2023-03-21T09:58:00Z">
            <w:rPr>
              <w:b/>
              <w:sz w:val="17"/>
            </w:rPr>
          </w:rPrChange>
        </w:rPr>
        <w:t>theme(</w:t>
      </w:r>
      <w:proofErr w:type="spellStart"/>
      <w:proofErr w:type="gramEnd"/>
      <w:r w:rsidRPr="002F7222">
        <w:rPr>
          <w:rPrChange w:id="1234" w:author="Frances" w:date="2023-03-21T09:58:00Z">
            <w:rPr>
              <w:b/>
              <w:sz w:val="17"/>
            </w:rPr>
          </w:rPrChange>
        </w:rPr>
        <w:t>legend.position</w:t>
      </w:r>
      <w:proofErr w:type="spellEnd"/>
      <w:r w:rsidRPr="002F7222">
        <w:rPr>
          <w:rPrChange w:id="1235" w:author="Frances" w:date="2023-03-21T09:58:00Z">
            <w:rPr>
              <w:b/>
              <w:sz w:val="17"/>
            </w:rPr>
          </w:rPrChange>
        </w:rPr>
        <w:t xml:space="preserve"> = "none",</w:t>
      </w:r>
    </w:p>
    <w:p w14:paraId="260A262C" w14:textId="77777777" w:rsidR="0048320E" w:rsidRPr="002F7222" w:rsidRDefault="002D4F87" w:rsidP="001159EF">
      <w:pPr>
        <w:pStyle w:val="Code"/>
      </w:pPr>
      <w:r w:rsidRPr="002F7222">
        <w:rPr>
          <w:rPrChange w:id="1236" w:author="Frances" w:date="2023-03-21T09:58:00Z">
            <w:rPr>
              <w:b/>
              <w:sz w:val="17"/>
            </w:rPr>
          </w:rPrChange>
        </w:rPr>
        <w:t xml:space="preserve">        </w:t>
      </w:r>
      <w:proofErr w:type="spellStart"/>
      <w:proofErr w:type="gramStart"/>
      <w:r w:rsidRPr="002F7222">
        <w:rPr>
          <w:rPrChange w:id="1237" w:author="Frances" w:date="2023-03-21T09:58:00Z">
            <w:rPr>
              <w:b/>
              <w:sz w:val="17"/>
            </w:rPr>
          </w:rPrChange>
        </w:rPr>
        <w:t>plot.title</w:t>
      </w:r>
      <w:proofErr w:type="gramEnd"/>
      <w:r w:rsidRPr="002F7222">
        <w:rPr>
          <w:rPrChange w:id="1238" w:author="Frances" w:date="2023-03-21T09:58:00Z">
            <w:rPr>
              <w:b/>
              <w:sz w:val="17"/>
            </w:rPr>
          </w:rPrChange>
        </w:rPr>
        <w:t>.position</w:t>
      </w:r>
      <w:proofErr w:type="spellEnd"/>
      <w:r w:rsidRPr="002F7222">
        <w:rPr>
          <w:rPrChange w:id="1239" w:author="Frances" w:date="2023-03-21T09:58:00Z">
            <w:rPr>
              <w:b/>
              <w:sz w:val="17"/>
            </w:rPr>
          </w:rPrChange>
        </w:rPr>
        <w:t xml:space="preserve"> = "plot",</w:t>
      </w:r>
    </w:p>
    <w:p w14:paraId="09C9162C" w14:textId="77777777" w:rsidR="0048320E" w:rsidRPr="002F7222" w:rsidRDefault="002D4F87" w:rsidP="001159EF">
      <w:pPr>
        <w:pStyle w:val="Code"/>
      </w:pPr>
      <w:r w:rsidRPr="002F7222">
        <w:rPr>
          <w:rPrChange w:id="1240" w:author="Frances" w:date="2023-03-21T09:58:00Z">
            <w:rPr>
              <w:b/>
              <w:sz w:val="17"/>
            </w:rPr>
          </w:rPrChange>
        </w:rPr>
        <w:t xml:space="preserve">        </w:t>
      </w:r>
      <w:proofErr w:type="spellStart"/>
      <w:proofErr w:type="gramStart"/>
      <w:r w:rsidRPr="002F7222">
        <w:rPr>
          <w:rPrChange w:id="1241" w:author="Frances" w:date="2023-03-21T09:58:00Z">
            <w:rPr>
              <w:b/>
              <w:sz w:val="17"/>
            </w:rPr>
          </w:rPrChange>
        </w:rPr>
        <w:t>plot.title</w:t>
      </w:r>
      <w:proofErr w:type="spellEnd"/>
      <w:proofErr w:type="gramEnd"/>
      <w:r w:rsidRPr="002F7222">
        <w:rPr>
          <w:rPrChange w:id="1242" w:author="Frances" w:date="2023-03-21T09:58:00Z">
            <w:rPr>
              <w:b/>
              <w:sz w:val="17"/>
            </w:rPr>
          </w:rPrChange>
        </w:rPr>
        <w:t xml:space="preserve"> = </w:t>
      </w:r>
      <w:proofErr w:type="spellStart"/>
      <w:r w:rsidRPr="002F7222">
        <w:rPr>
          <w:rPrChange w:id="1243" w:author="Frances" w:date="2023-03-21T09:58:00Z">
            <w:rPr>
              <w:b/>
              <w:sz w:val="17"/>
            </w:rPr>
          </w:rPrChange>
        </w:rPr>
        <w:t>element_text</w:t>
      </w:r>
      <w:proofErr w:type="spellEnd"/>
      <w:r w:rsidRPr="002F7222">
        <w:rPr>
          <w:rPrChange w:id="1244" w:author="Frances" w:date="2023-03-21T09:58:00Z">
            <w:rPr>
              <w:b/>
              <w:sz w:val="17"/>
            </w:rPr>
          </w:rPrChange>
        </w:rPr>
        <w:t>(face = "bold"),</w:t>
      </w:r>
    </w:p>
    <w:p w14:paraId="5E686E42" w14:textId="77777777" w:rsidR="0048320E" w:rsidRPr="002F7222" w:rsidRDefault="002D4F87" w:rsidP="001159EF">
      <w:pPr>
        <w:pStyle w:val="Code"/>
      </w:pPr>
      <w:r w:rsidRPr="002F7222">
        <w:rPr>
          <w:rPrChange w:id="1245" w:author="Frances" w:date="2023-03-21T09:58:00Z">
            <w:rPr>
              <w:b/>
              <w:sz w:val="17"/>
            </w:rPr>
          </w:rPrChange>
        </w:rPr>
        <w:t xml:space="preserve">        </w:t>
      </w:r>
      <w:proofErr w:type="spellStart"/>
      <w:proofErr w:type="gramStart"/>
      <w:r w:rsidRPr="002F7222">
        <w:rPr>
          <w:rPrChange w:id="1246" w:author="Frances" w:date="2023-03-21T09:58:00Z">
            <w:rPr>
              <w:b/>
              <w:sz w:val="17"/>
            </w:rPr>
          </w:rPrChange>
        </w:rPr>
        <w:t>panel.grid</w:t>
      </w:r>
      <w:proofErr w:type="gramEnd"/>
      <w:r w:rsidRPr="002F7222">
        <w:rPr>
          <w:rPrChange w:id="1247" w:author="Frances" w:date="2023-03-21T09:58:00Z">
            <w:rPr>
              <w:b/>
              <w:sz w:val="17"/>
            </w:rPr>
          </w:rPrChange>
        </w:rPr>
        <w:t>.minor</w:t>
      </w:r>
      <w:proofErr w:type="spellEnd"/>
      <w:r w:rsidRPr="002F7222">
        <w:rPr>
          <w:rPrChange w:id="1248" w:author="Frances" w:date="2023-03-21T09:58:00Z">
            <w:rPr>
              <w:b/>
              <w:sz w:val="17"/>
            </w:rPr>
          </w:rPrChange>
        </w:rPr>
        <w:t xml:space="preserve"> = </w:t>
      </w:r>
      <w:proofErr w:type="spellStart"/>
      <w:r w:rsidRPr="002F7222">
        <w:rPr>
          <w:rPrChange w:id="1249" w:author="Frances" w:date="2023-03-21T09:58:00Z">
            <w:rPr>
              <w:b/>
              <w:sz w:val="17"/>
            </w:rPr>
          </w:rPrChange>
        </w:rPr>
        <w:t>element_blank</w:t>
      </w:r>
      <w:proofErr w:type="spellEnd"/>
      <w:r w:rsidRPr="002F7222">
        <w:rPr>
          <w:rPrChange w:id="1250" w:author="Frances" w:date="2023-03-21T09:58:00Z">
            <w:rPr>
              <w:b/>
              <w:sz w:val="17"/>
            </w:rPr>
          </w:rPrChange>
        </w:rPr>
        <w:t>(),</w:t>
      </w:r>
    </w:p>
    <w:p w14:paraId="21715668" w14:textId="77777777" w:rsidR="0048320E" w:rsidRPr="002F7222" w:rsidRDefault="002D4F87" w:rsidP="001159EF">
      <w:pPr>
        <w:pStyle w:val="Code"/>
      </w:pPr>
      <w:r w:rsidRPr="002F7222">
        <w:rPr>
          <w:rPrChange w:id="1251" w:author="Frances" w:date="2023-03-21T09:58:00Z">
            <w:rPr>
              <w:b/>
              <w:sz w:val="17"/>
            </w:rPr>
          </w:rPrChange>
        </w:rPr>
        <w:t xml:space="preserve">        </w:t>
      </w:r>
      <w:proofErr w:type="spellStart"/>
      <w:proofErr w:type="gramStart"/>
      <w:r w:rsidRPr="002F7222">
        <w:rPr>
          <w:rPrChange w:id="1252" w:author="Frances" w:date="2023-03-21T09:58:00Z">
            <w:rPr>
              <w:b/>
              <w:sz w:val="17"/>
            </w:rPr>
          </w:rPrChange>
        </w:rPr>
        <w:t>axis.title</w:t>
      </w:r>
      <w:proofErr w:type="spellEnd"/>
      <w:proofErr w:type="gramEnd"/>
      <w:r w:rsidRPr="002F7222">
        <w:rPr>
          <w:rPrChange w:id="1253" w:author="Frances" w:date="2023-03-21T09:58:00Z">
            <w:rPr>
              <w:b/>
              <w:sz w:val="17"/>
            </w:rPr>
          </w:rPrChange>
        </w:rPr>
        <w:t xml:space="preserve"> = </w:t>
      </w:r>
      <w:proofErr w:type="spellStart"/>
      <w:r w:rsidRPr="002F7222">
        <w:rPr>
          <w:rPrChange w:id="1254" w:author="Frances" w:date="2023-03-21T09:58:00Z">
            <w:rPr>
              <w:b/>
              <w:sz w:val="17"/>
            </w:rPr>
          </w:rPrChange>
        </w:rPr>
        <w:t>element_blank</w:t>
      </w:r>
      <w:proofErr w:type="spellEnd"/>
      <w:r w:rsidRPr="002F7222">
        <w:rPr>
          <w:rPrChange w:id="1255" w:author="Frances" w:date="2023-03-21T09:58:00Z">
            <w:rPr>
              <w:b/>
              <w:sz w:val="17"/>
            </w:rPr>
          </w:rPrChange>
        </w:rPr>
        <w:t>()) +</w:t>
      </w:r>
    </w:p>
    <w:p w14:paraId="44B2A6D7" w14:textId="77777777" w:rsidR="0048320E" w:rsidRPr="002F7222" w:rsidRDefault="002D4F87" w:rsidP="001159EF">
      <w:pPr>
        <w:pStyle w:val="Code"/>
      </w:pPr>
      <w:r w:rsidRPr="002F7222">
        <w:rPr>
          <w:rPrChange w:id="1256" w:author="Frances" w:date="2023-03-21T09:58:00Z">
            <w:rPr>
              <w:b/>
              <w:sz w:val="17"/>
            </w:rPr>
          </w:rPrChange>
        </w:rPr>
        <w:t xml:space="preserve">  </w:t>
      </w:r>
      <w:proofErr w:type="spellStart"/>
      <w:r w:rsidRPr="002F7222">
        <w:rPr>
          <w:rPrChange w:id="1257" w:author="Frances" w:date="2023-03-21T09:58:00Z">
            <w:rPr>
              <w:b/>
              <w:sz w:val="17"/>
            </w:rPr>
          </w:rPrChange>
        </w:rPr>
        <w:t>facet_</w:t>
      </w:r>
      <w:proofErr w:type="gramStart"/>
      <w:r w:rsidRPr="002F7222">
        <w:rPr>
          <w:rPrChange w:id="1258" w:author="Frances" w:date="2023-03-21T09:58:00Z">
            <w:rPr>
              <w:b/>
              <w:sz w:val="17"/>
            </w:rPr>
          </w:rPrChange>
        </w:rPr>
        <w:t>wrap</w:t>
      </w:r>
      <w:proofErr w:type="spellEnd"/>
      <w:r w:rsidRPr="002F7222">
        <w:rPr>
          <w:rPrChange w:id="1259" w:author="Frances" w:date="2023-03-21T09:58:00Z">
            <w:rPr>
              <w:b/>
              <w:sz w:val="17"/>
            </w:rPr>
          </w:rPrChange>
        </w:rPr>
        <w:t>(</w:t>
      </w:r>
      <w:proofErr w:type="gramEnd"/>
      <w:r w:rsidRPr="002F7222">
        <w:rPr>
          <w:rPrChange w:id="1260" w:author="Frances" w:date="2023-03-21T09:58:00Z">
            <w:rPr>
              <w:b/>
              <w:sz w:val="17"/>
            </w:rPr>
          </w:rPrChange>
        </w:rPr>
        <w:t>~state,</w:t>
      </w:r>
    </w:p>
    <w:p w14:paraId="59BD7A86" w14:textId="77777777" w:rsidR="0048320E" w:rsidRPr="002F7222" w:rsidRDefault="002D4F87" w:rsidP="001159EF">
      <w:pPr>
        <w:pStyle w:val="Code"/>
      </w:pPr>
      <w:r w:rsidRPr="002F7222">
        <w:rPr>
          <w:rPrChange w:id="1261" w:author="Frances" w:date="2023-03-21T09:58:00Z">
            <w:rPr>
              <w:b/>
              <w:sz w:val="17"/>
            </w:rPr>
          </w:rPrChange>
        </w:rPr>
        <w:t xml:space="preserve">             </w:t>
      </w:r>
      <w:proofErr w:type="spellStart"/>
      <w:r w:rsidRPr="002F7222">
        <w:rPr>
          <w:rPrChange w:id="1262" w:author="Frances" w:date="2023-03-21T09:58:00Z">
            <w:rPr>
              <w:b/>
              <w:sz w:val="17"/>
            </w:rPr>
          </w:rPrChange>
        </w:rPr>
        <w:t>nrow</w:t>
      </w:r>
      <w:proofErr w:type="spellEnd"/>
      <w:r w:rsidRPr="002F7222">
        <w:rPr>
          <w:rPrChange w:id="1263" w:author="Frances" w:date="2023-03-21T09:58:00Z">
            <w:rPr>
              <w:b/>
              <w:sz w:val="17"/>
            </w:rPr>
          </w:rPrChange>
        </w:rPr>
        <w:t xml:space="preserve"> = 2)</w:t>
      </w:r>
    </w:p>
    <w:p w14:paraId="4F94AB41" w14:textId="14B75ED3" w:rsidR="002D4F87" w:rsidRPr="002F7222" w:rsidRDefault="002D4F87" w:rsidP="001159EF">
      <w:pPr>
        <w:pStyle w:val="Code"/>
      </w:pPr>
      <w:r w:rsidRPr="002F7222">
        <w:rPr>
          <w:rPrChange w:id="1264" w:author="Frances" w:date="2023-03-21T09:58:00Z">
            <w:rPr>
              <w:b/>
              <w:sz w:val="17"/>
            </w:rPr>
          </w:rPrChange>
        </w:rPr>
        <w:t>```</w:t>
      </w:r>
    </w:p>
    <w:p w14:paraId="1C090267" w14:textId="6455F4BE" w:rsidR="00FA112C" w:rsidDel="00572AEF" w:rsidRDefault="00FA112C" w:rsidP="00FA112C">
      <w:pPr>
        <w:pStyle w:val="Body"/>
        <w:rPr>
          <w:del w:id="1265" w:author="Frances" w:date="2023-03-20T14:33:00Z"/>
          <w:moveTo w:id="1266" w:author="Frances" w:date="2023-03-20T14:00:00Z"/>
        </w:rPr>
      </w:pPr>
      <w:moveToRangeStart w:id="1267" w:author="Frances" w:date="2023-03-20T14:00:00Z" w:name="move130213246"/>
      <w:moveTo w:id="1268" w:author="Frances" w:date="2023-03-20T14:00:00Z">
        <w:del w:id="1269" w:author="Frances" w:date="2023-03-20T14:54:00Z">
          <w:r w:rsidDel="00131409">
            <w:delText xml:space="preserve">After the YAML and </w:delText>
          </w:r>
          <w:r w:rsidRPr="00A42FAE" w:rsidDel="00131409">
            <w:rPr>
              <w:rStyle w:val="Literal"/>
              <w:rFonts w:eastAsiaTheme="minorHAnsi"/>
            </w:rPr>
            <w:delText>setup</w:delText>
          </w:r>
          <w:r w:rsidDel="00131409">
            <w:delText xml:space="preserve"> code chunk, we load several packages:</w:delText>
          </w:r>
        </w:del>
      </w:moveTo>
    </w:p>
    <w:p w14:paraId="20ADDCAC" w14:textId="0B916EA2" w:rsidR="00FA112C" w:rsidDel="00572AEF" w:rsidRDefault="00FA112C">
      <w:pPr>
        <w:pStyle w:val="Body"/>
        <w:rPr>
          <w:del w:id="1270" w:author="Frances" w:date="2023-03-20T14:33:00Z"/>
          <w:moveTo w:id="1271" w:author="Frances" w:date="2023-03-20T14:00:00Z"/>
        </w:rPr>
        <w:pPrChange w:id="1272" w:author="Frances" w:date="2023-03-20T14:33:00Z">
          <w:pPr>
            <w:pStyle w:val="ListNumber"/>
          </w:pPr>
        </w:pPrChange>
      </w:pPr>
      <w:moveTo w:id="1273" w:author="Frances" w:date="2023-03-20T14:00:00Z">
        <w:del w:id="1274" w:author="Frances" w:date="2023-03-20T14:54:00Z">
          <w:r w:rsidRPr="00A42FAE" w:rsidDel="00131409">
            <w:rPr>
              <w:rStyle w:val="Literal"/>
              <w:rFonts w:eastAsiaTheme="minorHAnsi"/>
            </w:rPr>
            <w:delText>tidyverse</w:delText>
          </w:r>
          <w:r w:rsidDel="00131409">
            <w:delText xml:space="preserve"> for data import, manipulation, and plotting (with ggplot)</w:delText>
          </w:r>
        </w:del>
      </w:moveTo>
    </w:p>
    <w:p w14:paraId="48F76F40" w14:textId="2BC698E5" w:rsidR="00FA112C" w:rsidDel="00572AEF" w:rsidRDefault="00FA112C">
      <w:pPr>
        <w:pStyle w:val="Body"/>
        <w:rPr>
          <w:del w:id="1275" w:author="Frances" w:date="2023-03-20T14:33:00Z"/>
          <w:moveTo w:id="1276" w:author="Frances" w:date="2023-03-20T14:00:00Z"/>
        </w:rPr>
        <w:pPrChange w:id="1277" w:author="Frances" w:date="2023-03-20T14:33:00Z">
          <w:pPr>
            <w:pStyle w:val="ListNumber"/>
          </w:pPr>
        </w:pPrChange>
      </w:pPr>
      <w:moveTo w:id="1278" w:author="Frances" w:date="2023-03-20T14:00:00Z">
        <w:del w:id="1279" w:author="Frances" w:date="2023-03-20T14:54:00Z">
          <w:r w:rsidRPr="00A42FAE" w:rsidDel="00131409">
            <w:rPr>
              <w:rStyle w:val="Literal"/>
              <w:rFonts w:eastAsiaTheme="minorHAnsi"/>
            </w:rPr>
            <w:delText>janitor</w:delText>
          </w:r>
          <w:r w:rsidDel="00131409">
            <w:delText xml:space="preserve"> for </w:delText>
          </w:r>
        </w:del>
        <w:del w:id="1280" w:author="Frances" w:date="2023-03-20T14:49:00Z">
          <w:r w:rsidDel="00B06D8A">
            <w:delText>the</w:delText>
          </w:r>
        </w:del>
        <w:del w:id="1281" w:author="Frances" w:date="2023-03-20T14:54:00Z">
          <w:r w:rsidDel="00131409">
            <w:delText xml:space="preserve"> </w:delText>
          </w:r>
          <w:r w:rsidRPr="00A42FAE" w:rsidDel="00131409">
            <w:rPr>
              <w:rStyle w:val="Literal"/>
              <w:rFonts w:eastAsiaTheme="minorHAnsi"/>
            </w:rPr>
            <w:delText>clean_names()</w:delText>
          </w:r>
          <w:r w:rsidDel="00131409">
            <w:delText xml:space="preserve"> function, which makes our variable names easier to work with</w:delText>
          </w:r>
        </w:del>
      </w:moveTo>
    </w:p>
    <w:p w14:paraId="5773D000" w14:textId="72C9093C" w:rsidR="00FA112C" w:rsidDel="00572AEF" w:rsidRDefault="00FA112C">
      <w:pPr>
        <w:pStyle w:val="Body"/>
        <w:rPr>
          <w:del w:id="1282" w:author="Frances" w:date="2023-03-20T14:33:00Z"/>
          <w:moveTo w:id="1283" w:author="Frances" w:date="2023-03-20T14:00:00Z"/>
        </w:rPr>
        <w:pPrChange w:id="1284" w:author="Frances" w:date="2023-03-20T14:33:00Z">
          <w:pPr>
            <w:pStyle w:val="ListNumber"/>
          </w:pPr>
        </w:pPrChange>
      </w:pPr>
      <w:moveTo w:id="1285" w:author="Frances" w:date="2023-03-20T14:00:00Z">
        <w:del w:id="1286" w:author="Frances" w:date="2023-03-20T14:54:00Z">
          <w:r w:rsidRPr="00A42FAE" w:rsidDel="00131409">
            <w:rPr>
              <w:rStyle w:val="Literal"/>
              <w:rFonts w:eastAsiaTheme="minorHAnsi"/>
            </w:rPr>
            <w:delText>tigris</w:delText>
          </w:r>
          <w:r w:rsidDel="00131409">
            <w:delText xml:space="preserve"> to import geospatial data </w:delText>
          </w:r>
        </w:del>
        <w:del w:id="1287" w:author="Frances" w:date="2023-03-20T14:49:00Z">
          <w:r w:rsidDel="00B06D8A">
            <w:delText>on</w:delText>
          </w:r>
        </w:del>
        <w:del w:id="1288" w:author="Frances" w:date="2023-03-20T14:54:00Z">
          <w:r w:rsidDel="00131409">
            <w:delText xml:space="preserve"> states</w:delText>
          </w:r>
        </w:del>
      </w:moveTo>
    </w:p>
    <w:p w14:paraId="10FF8378" w14:textId="4A59DC52" w:rsidR="00FA112C" w:rsidDel="00572AEF" w:rsidRDefault="00FA112C">
      <w:pPr>
        <w:pStyle w:val="Body"/>
        <w:rPr>
          <w:del w:id="1289" w:author="Frances" w:date="2023-03-20T14:33:00Z"/>
          <w:moveTo w:id="1290" w:author="Frances" w:date="2023-03-20T14:00:00Z"/>
        </w:rPr>
        <w:pPrChange w:id="1291" w:author="Frances" w:date="2023-03-20T14:33:00Z">
          <w:pPr>
            <w:pStyle w:val="ListNumber"/>
          </w:pPr>
        </w:pPrChange>
      </w:pPr>
      <w:moveTo w:id="1292" w:author="Frances" w:date="2023-03-20T14:00:00Z">
        <w:del w:id="1293" w:author="Frances" w:date="2023-03-20T14:54:00Z">
          <w:r w:rsidRPr="00A42FAE" w:rsidDel="00131409">
            <w:rPr>
              <w:rStyle w:val="Literal"/>
              <w:rFonts w:eastAsiaTheme="minorHAnsi"/>
            </w:rPr>
            <w:delText>gt</w:delText>
          </w:r>
          <w:r w:rsidDel="00131409">
            <w:delText xml:space="preserve"> for making nice tables</w:delText>
          </w:r>
        </w:del>
        <w:del w:id="1294" w:author="Frances" w:date="2023-03-20T14:49:00Z">
          <w:r w:rsidDel="00B06D8A">
            <w:delText>, as discussed in 5</w:delText>
          </w:r>
        </w:del>
      </w:moveTo>
    </w:p>
    <w:p w14:paraId="3563428D" w14:textId="1CA2C776" w:rsidR="00FA112C" w:rsidDel="00131409" w:rsidRDefault="00FA112C">
      <w:pPr>
        <w:pStyle w:val="Body"/>
        <w:rPr>
          <w:del w:id="1295" w:author="Frances" w:date="2023-03-20T14:54:00Z"/>
          <w:moveTo w:id="1296" w:author="Frances" w:date="2023-03-20T14:00:00Z"/>
        </w:rPr>
        <w:pPrChange w:id="1297" w:author="Frances" w:date="2023-03-20T14:33:00Z">
          <w:pPr>
            <w:pStyle w:val="ListNumber"/>
          </w:pPr>
        </w:pPrChange>
      </w:pPr>
      <w:moveTo w:id="1298" w:author="Frances" w:date="2023-03-20T14:00:00Z">
        <w:del w:id="1299" w:author="Frances" w:date="2023-03-20T14:54:00Z">
          <w:r w:rsidRPr="00A42FAE" w:rsidDel="00131409">
            <w:rPr>
              <w:rStyle w:val="Literal"/>
              <w:rFonts w:eastAsiaTheme="minorHAnsi"/>
            </w:rPr>
            <w:delText>lubridate</w:delText>
          </w:r>
          <w:r w:rsidDel="00131409">
            <w:delText xml:space="preserve"> to work with dates</w:delText>
          </w:r>
        </w:del>
      </w:moveTo>
    </w:p>
    <w:p w14:paraId="3BFCD84A" w14:textId="0835A580" w:rsidR="00FA112C" w:rsidDel="00B06D8A" w:rsidRDefault="00FA112C" w:rsidP="00FA112C">
      <w:pPr>
        <w:pStyle w:val="Body"/>
        <w:rPr>
          <w:del w:id="1300" w:author="Frances" w:date="2023-03-20T14:53:00Z"/>
          <w:moveTo w:id="1301" w:author="Frances" w:date="2023-03-20T14:00:00Z"/>
        </w:rPr>
      </w:pPr>
      <w:moveTo w:id="1302" w:author="Frances" w:date="2023-03-20T14:00:00Z">
        <w:del w:id="1303" w:author="Frances" w:date="2023-03-20T14:49:00Z">
          <w:r w:rsidDel="00B06D8A">
            <w:delText>In the n</w:delText>
          </w:r>
        </w:del>
        <w:del w:id="1304" w:author="Frances" w:date="2023-03-20T14:55:00Z">
          <w:r w:rsidDel="00131409">
            <w:delText>ext</w:delText>
          </w:r>
        </w:del>
        <w:del w:id="1305" w:author="Frances" w:date="2023-03-20T14:49:00Z">
          <w:r w:rsidDel="00B06D8A">
            <w:delText xml:space="preserve"> code chunk</w:delText>
          </w:r>
        </w:del>
        <w:del w:id="1306" w:author="Frances" w:date="2023-03-20T14:55:00Z">
          <w:r w:rsidDel="00131409">
            <w:delText xml:space="preserve">, we import and clean </w:delText>
          </w:r>
        </w:del>
        <w:del w:id="1307" w:author="Frances" w:date="2023-03-20T14:50:00Z">
          <w:r w:rsidDel="00B06D8A">
            <w:delText>the</w:delText>
          </w:r>
        </w:del>
        <w:del w:id="1308" w:author="Frances" w:date="2023-03-20T14:55:00Z">
          <w:r w:rsidDel="00131409">
            <w:delText xml:space="preserve"> data. </w:delText>
          </w:r>
        </w:del>
        <w:del w:id="1309" w:author="Frances" w:date="2023-03-20T14:56:00Z">
          <w:r w:rsidDel="00131409">
            <w:delText xml:space="preserve">We also create a variable called </w:delText>
          </w:r>
          <w:r w:rsidRPr="00A42FAE" w:rsidDel="00131409">
            <w:rPr>
              <w:rStyle w:val="Literal"/>
              <w:rFonts w:eastAsiaTheme="minorHAnsi"/>
            </w:rPr>
            <w:delText>most_recent_day</w:delText>
          </w:r>
          <w:r w:rsidDel="00131409">
            <w:delText xml:space="preserve">, </w:delText>
          </w:r>
        </w:del>
        <w:del w:id="1310" w:author="Frances" w:date="2023-03-20T14:50:00Z">
          <w:r w:rsidDel="00B06D8A">
            <w:delText>which allow us to use</w:delText>
          </w:r>
        </w:del>
        <w:del w:id="1311" w:author="Frances" w:date="2023-03-20T14:56:00Z">
          <w:r w:rsidDel="00131409">
            <w:delText xml:space="preserve"> inline R code to </w:delText>
          </w:r>
        </w:del>
        <w:del w:id="1312" w:author="Frances" w:date="2023-03-20T14:50:00Z">
          <w:r w:rsidDel="00B06D8A">
            <w:delText>put an always-up-to-date latest day</w:delText>
          </w:r>
        </w:del>
        <w:del w:id="1313" w:author="Frances" w:date="2023-03-20T14:56:00Z">
          <w:r w:rsidDel="00131409">
            <w:delText xml:space="preserve"> in </w:delText>
          </w:r>
        </w:del>
        <w:del w:id="1314" w:author="Frances" w:date="2023-03-20T14:52:00Z">
          <w:r w:rsidDel="00B06D8A">
            <w:delText>our text (see the</w:delText>
          </w:r>
        </w:del>
        <w:del w:id="1315" w:author="Frances" w:date="2023-03-20T14:56:00Z">
          <w:r w:rsidDel="00131409">
            <w:delText xml:space="preserve"> header </w:delText>
          </w:r>
        </w:del>
        <w:del w:id="1316" w:author="Frances" w:date="2023-03-20T14:53:00Z">
          <w:r w:rsidDel="00B06D8A">
            <w:delText>directly below this code chunk).</w:delText>
          </w:r>
        </w:del>
      </w:moveTo>
    </w:p>
    <w:p w14:paraId="6E026A25" w14:textId="6160DB2F" w:rsidR="00FA112C" w:rsidDel="00131409" w:rsidRDefault="00FA112C" w:rsidP="00B06D8A">
      <w:pPr>
        <w:pStyle w:val="Body"/>
        <w:rPr>
          <w:del w:id="1317" w:author="Frances" w:date="2023-03-20T14:58:00Z"/>
          <w:moveTo w:id="1318" w:author="Frances" w:date="2023-03-20T14:00:00Z"/>
        </w:rPr>
      </w:pPr>
      <w:moveTo w:id="1319" w:author="Frances" w:date="2023-03-20T14:00:00Z">
        <w:del w:id="1320" w:author="Frances" w:date="2023-03-20T14:58:00Z">
          <w:r w:rsidDel="00131409">
            <w:delText>We then make a table that shows the death rates per 100,000 people in four states</w:delText>
          </w:r>
        </w:del>
        <w:del w:id="1321" w:author="Frances" w:date="2023-03-20T14:53:00Z">
          <w:r w:rsidDel="00131409">
            <w:delText xml:space="preserve"> (the table would be long if we showed all 50 states)</w:delText>
          </w:r>
        </w:del>
        <w:del w:id="1322" w:author="Frances" w:date="2023-03-20T14:58:00Z">
          <w:r w:rsidDel="00131409">
            <w:delText xml:space="preserve"> </w:delText>
          </w:r>
          <w:r w:rsidDel="00131409">
            <w:rPr>
              <w:rStyle w:val="CodeAnnotation"/>
            </w:rPr>
            <w:delText>1</w:delText>
          </w:r>
          <w:r w:rsidDel="00131409">
            <w:delText xml:space="preserve">. Next, we make a map of this same data, but for all states </w:delText>
          </w:r>
          <w:r w:rsidRPr="00112158" w:rsidDel="00131409">
            <w:rPr>
              <w:rStyle w:val="CodeAnnotation"/>
            </w:rPr>
            <w:delText>2</w:delText>
          </w:r>
          <w:r w:rsidDel="00131409">
            <w:delText xml:space="preserve">. Finally, we make a chart that shows COVID death rates over time (for legibility in this book, we only show four states) </w:delText>
          </w:r>
          <w:r w:rsidDel="00131409">
            <w:rPr>
              <w:rStyle w:val="CodeAnnotation"/>
            </w:rPr>
            <w:delText>3</w:delText>
          </w:r>
          <w:r w:rsidDel="00131409">
            <w:delText>.</w:delText>
          </w:r>
        </w:del>
      </w:moveTo>
    </w:p>
    <w:moveToRangeEnd w:id="1267"/>
    <w:p w14:paraId="157AB1CF" w14:textId="004DB772" w:rsidR="002D4F87" w:rsidRDefault="002D4F87" w:rsidP="00A601C9">
      <w:pPr>
        <w:pStyle w:val="Body"/>
      </w:pPr>
      <w:del w:id="1323" w:author="Frances" w:date="2023-03-20T14:33:00Z">
        <w:r w:rsidDel="009F6071">
          <w:delText>We can see</w:delText>
        </w:r>
      </w:del>
      <w:ins w:id="1324" w:author="Frances" w:date="2023-03-20T14:33:00Z">
        <w:r w:rsidR="009F6071">
          <w:t xml:space="preserve">Figure </w:t>
        </w:r>
      </w:ins>
      <w:ins w:id="1325" w:author="Frances" w:date="2023-03-21T10:37:00Z">
        <w:r w:rsidR="008E1A5F">
          <w:t>8</w:t>
        </w:r>
      </w:ins>
      <w:ins w:id="1326" w:author="Frances" w:date="2023-03-20T14:33:00Z">
        <w:r w:rsidR="009F6071">
          <w:t>-</w:t>
        </w:r>
      </w:ins>
      <w:ins w:id="1327" w:author="Frances" w:date="2023-03-21T10:01:00Z">
        <w:r w:rsidR="007C5083">
          <w:t>6</w:t>
        </w:r>
      </w:ins>
      <w:ins w:id="1328" w:author="Frances" w:date="2023-03-20T14:33:00Z">
        <w:r w:rsidR="009F6071">
          <w:t xml:space="preserve"> shows</w:t>
        </w:r>
      </w:ins>
      <w:r>
        <w:t xml:space="preserve"> what th</w:t>
      </w:r>
      <w:ins w:id="1329" w:author="Frances" w:date="2023-03-20T15:05:00Z">
        <w:r w:rsidR="005248C6">
          <w:t>e</w:t>
        </w:r>
      </w:ins>
      <w:del w:id="1330" w:author="Frances" w:date="2023-03-20T15:05:00Z">
        <w:r w:rsidDel="005248C6">
          <w:delText>is</w:delText>
        </w:r>
      </w:del>
      <w:r>
        <w:t xml:space="preserve"> website</w:t>
      </w:r>
      <w:ins w:id="1331" w:author="Frances" w:date="2023-03-20T15:05:00Z">
        <w:r w:rsidR="005248C6">
          <w:t>’s home page now</w:t>
        </w:r>
      </w:ins>
      <w:r>
        <w:t xml:space="preserve"> looks like</w:t>
      </w:r>
      <w:del w:id="1332" w:author="Frances" w:date="2023-03-20T14:33:00Z">
        <w:r w:rsidDel="009F6071">
          <w:delText xml:space="preserve"> in </w:delText>
        </w:r>
        <w:r w:rsidR="001159EF" w:rsidDel="009F6071">
          <w:delText xml:space="preserve">Figure </w:delText>
        </w:r>
        <w:r w:rsidDel="009F6071">
          <w:delText>9</w:delText>
        </w:r>
        <w:r w:rsidR="001159EF" w:rsidDel="009F6071">
          <w:delText>-</w:delText>
        </w:r>
        <w:r w:rsidDel="009F6071">
          <w:delText>9 below</w:delText>
        </w:r>
      </w:del>
      <w:r>
        <w:t>.</w:t>
      </w:r>
    </w:p>
    <w:p w14:paraId="1F0419D5" w14:textId="2BE2820F" w:rsidR="002D4F87" w:rsidRDefault="002D4F87" w:rsidP="00A42FAE">
      <w:pPr>
        <w:pStyle w:val="GraphicSlug"/>
      </w:pPr>
      <w:r>
        <w:t>[</w:t>
      </w:r>
      <w:r w:rsidR="00C5544E">
        <w:t>F09</w:t>
      </w:r>
      <w:r>
        <w:t>009.png]</w:t>
      </w:r>
    </w:p>
    <w:p w14:paraId="7B5FCCBA" w14:textId="77777777" w:rsidR="002D4F87" w:rsidRDefault="002D4F87" w:rsidP="002D4F87">
      <w:pPr>
        <w:pStyle w:val="CaptionedFigure"/>
      </w:pPr>
      <w:r>
        <w:rPr>
          <w:noProof/>
        </w:rPr>
        <w:lastRenderedPageBreak/>
        <w:drawing>
          <wp:inline distT="0" distB="0" distL="0" distR="0" wp14:anchorId="41F4ACDF" wp14:editId="6298B41C">
            <wp:extent cx="5334000" cy="8888265"/>
            <wp:effectExtent l="0" t="0" r="0" b="0"/>
            <wp:docPr id="419" name="Picture"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420" name="Picture" descr="../../assets/covid-website-static-page.png"/>
                    <pic:cNvPicPr>
                      <a:picLocks noChangeAspect="1" noChangeArrowheads="1"/>
                    </pic:cNvPicPr>
                  </pic:nvPicPr>
                  <pic:blipFill>
                    <a:blip r:embed="rId18"/>
                    <a:stretch>
                      <a:fillRect/>
                    </a:stretch>
                  </pic:blipFill>
                  <pic:spPr bwMode="auto">
                    <a:xfrm>
                      <a:off x="0" y="0"/>
                      <a:ext cx="5334000" cy="8888265"/>
                    </a:xfrm>
                    <a:prstGeom prst="rect">
                      <a:avLst/>
                    </a:prstGeom>
                    <a:noFill/>
                    <a:ln w="9525">
                      <a:noFill/>
                      <a:headEnd/>
                      <a:tailEnd/>
                    </a:ln>
                  </pic:spPr>
                </pic:pic>
              </a:graphicData>
            </a:graphic>
          </wp:inline>
        </w:drawing>
      </w:r>
    </w:p>
    <w:p w14:paraId="253DFF4C" w14:textId="28F9319E" w:rsidR="002D4F87" w:rsidRDefault="002D4F87" w:rsidP="00121BAD">
      <w:pPr>
        <w:pStyle w:val="CaptionLine"/>
      </w:pPr>
      <w:r>
        <w:lastRenderedPageBreak/>
        <w:t>The COVID website with a table, map, and chart</w:t>
      </w:r>
    </w:p>
    <w:p w14:paraId="258F803B" w14:textId="3C79FEFC" w:rsidR="005248C6" w:rsidRDefault="005248C6">
      <w:pPr>
        <w:pStyle w:val="Body"/>
        <w:rPr>
          <w:ins w:id="1333" w:author="Frances" w:date="2023-03-20T15:06:00Z"/>
        </w:rPr>
        <w:pPrChange w:id="1334" w:author="Frances" w:date="2023-03-20T15:06:00Z">
          <w:pPr>
            <w:pStyle w:val="HeadB"/>
          </w:pPr>
        </w:pPrChange>
      </w:pPr>
      <w:bookmarkStart w:id="1335" w:name="using-different-layouts"/>
      <w:bookmarkEnd w:id="749"/>
      <w:ins w:id="1336" w:author="Frances" w:date="2023-03-20T15:09:00Z">
        <w:r>
          <w:t xml:space="preserve">Now that we have some content, we can tweak it. For example, </w:t>
        </w:r>
      </w:ins>
      <w:ins w:id="1337" w:author="Frances" w:date="2023-03-21T09:58:00Z">
        <w:r w:rsidR="002F7222">
          <w:t>b</w:t>
        </w:r>
      </w:ins>
      <w:moveToRangeStart w:id="1338" w:author="Frances" w:date="2023-03-20T15:06:00Z" w:name="move130217204"/>
      <w:moveTo w:id="1339" w:author="Frances" w:date="2023-03-20T15:06:00Z">
        <w:del w:id="1340" w:author="Frances" w:date="2023-03-21T09:58:00Z">
          <w:r w:rsidDel="002F7222">
            <w:delText>B</w:delText>
          </w:r>
        </w:del>
        <w:r>
          <w:t xml:space="preserve">ecause many states are quite small, especially in the northeast, it’s a bit challenging to see them. </w:t>
        </w:r>
        <w:del w:id="1341" w:author="Frances" w:date="2023-03-21T09:58:00Z">
          <w:r w:rsidDel="002F7222">
            <w:delText>If we could</w:delText>
          </w:r>
        </w:del>
      </w:moveTo>
      <w:ins w:id="1342" w:author="Frances" w:date="2023-03-21T09:58:00Z">
        <w:r w:rsidR="002F7222">
          <w:t>Let’s</w:t>
        </w:r>
      </w:ins>
      <w:moveTo w:id="1343" w:author="Frances" w:date="2023-03-20T15:06:00Z">
        <w:r>
          <w:t xml:space="preserve"> make the entire map bigger</w:t>
        </w:r>
        <w:del w:id="1344" w:author="Frances" w:date="2023-03-21T09:59:00Z">
          <w:r w:rsidDel="002F7222">
            <w:delText>, that would be helpful</w:delText>
          </w:r>
        </w:del>
        <w:r>
          <w:t>.</w:t>
        </w:r>
      </w:moveTo>
      <w:moveToRangeEnd w:id="1338"/>
    </w:p>
    <w:p w14:paraId="5677C6AC" w14:textId="1A2FD79B" w:rsidR="002D4F87" w:rsidRDefault="002D4F87">
      <w:pPr>
        <w:pStyle w:val="HeadB"/>
        <w:pPrChange w:id="1345" w:author="Frances" w:date="2023-03-20T14:35:00Z">
          <w:pPr>
            <w:pStyle w:val="HeadA"/>
          </w:pPr>
        </w:pPrChange>
      </w:pPr>
      <w:del w:id="1346" w:author="Frances" w:date="2023-03-20T14:02:00Z">
        <w:r w:rsidDel="00FA112C">
          <w:delText>Using Different</w:delText>
        </w:r>
      </w:del>
      <w:bookmarkStart w:id="1347" w:name="_Toc130286660"/>
      <w:ins w:id="1348" w:author="Frances" w:date="2023-03-20T15:06:00Z">
        <w:r w:rsidR="005248C6">
          <w:t>Applying distill</w:t>
        </w:r>
      </w:ins>
      <w:r>
        <w:t xml:space="preserve"> Layout</w:t>
      </w:r>
      <w:ins w:id="1349" w:author="Frances" w:date="2023-03-20T15:06:00Z">
        <w:r w:rsidR="005248C6">
          <w:t>s</w:t>
        </w:r>
      </w:ins>
      <w:bookmarkEnd w:id="1347"/>
      <w:del w:id="1350" w:author="Frances" w:date="2023-03-20T14:34:00Z">
        <w:r w:rsidDel="009F6071">
          <w:delText>s</w:delText>
        </w:r>
      </w:del>
    </w:p>
    <w:p w14:paraId="4C0D99F0" w14:textId="4E79A31E" w:rsidR="002D4F87" w:rsidDel="005248C6" w:rsidRDefault="002D4F87" w:rsidP="00A601C9">
      <w:pPr>
        <w:pStyle w:val="Body"/>
        <w:rPr>
          <w:del w:id="1351" w:author="Frances" w:date="2023-03-20T15:06:00Z"/>
        </w:rPr>
      </w:pPr>
      <w:r>
        <w:t xml:space="preserve">One nice feature of </w:t>
      </w:r>
      <w:r w:rsidRPr="00A42FAE">
        <w:rPr>
          <w:rStyle w:val="Literal"/>
          <w:rFonts w:eastAsiaTheme="minorHAnsi"/>
        </w:rPr>
        <w:t>distill</w:t>
      </w:r>
      <w:r>
        <w:t xml:space="preserve"> is the ability to make the output of certain code chunks larger. </w:t>
      </w:r>
      <w:del w:id="1352" w:author="Frances" w:date="2023-03-20T15:06:00Z">
        <w:r w:rsidDel="005248C6">
          <w:delText xml:space="preserve">To show how this works, let’s focus on our map. </w:delText>
        </w:r>
      </w:del>
      <w:moveFromRangeStart w:id="1353" w:author="Frances" w:date="2023-03-20T15:06:00Z" w:name="move130217204"/>
      <w:moveFrom w:id="1354" w:author="Frances" w:date="2023-03-20T15:06:00Z">
        <w:del w:id="1355" w:author="Frances" w:date="2023-03-20T15:06:00Z">
          <w:r w:rsidDel="005248C6">
            <w:delText>Because many states are quite small, especially in the northeast, it’s a bit challenging to see them. If we could make the entire map bigger, that would be helpful.</w:delText>
          </w:r>
        </w:del>
      </w:moveFrom>
      <w:moveFromRangeEnd w:id="1353"/>
    </w:p>
    <w:p w14:paraId="2785107E" w14:textId="5FB09E67" w:rsidR="005248C6" w:rsidRDefault="002D4F87" w:rsidP="005248C6">
      <w:pPr>
        <w:pStyle w:val="Body"/>
        <w:rPr>
          <w:ins w:id="1356" w:author="Frances" w:date="2023-03-20T15:07:00Z"/>
        </w:rPr>
      </w:pPr>
      <w:del w:id="1357" w:author="Frances" w:date="2023-03-20T15:09:00Z">
        <w:r w:rsidDel="005248C6">
          <w:delText xml:space="preserve">The </w:delText>
        </w:r>
        <w:r w:rsidRPr="00A42FAE" w:rsidDel="005248C6">
          <w:rPr>
            <w:rStyle w:val="Literal"/>
            <w:rFonts w:eastAsiaTheme="minorHAnsi"/>
          </w:rPr>
          <w:delText>distill</w:delText>
        </w:r>
        <w:r w:rsidDel="005248C6">
          <w:delText xml:space="preserve"> package has</w:delText>
        </w:r>
      </w:del>
      <w:ins w:id="1358" w:author="Frances" w:date="2023-03-20T15:09:00Z">
        <w:r w:rsidR="005248C6">
          <w:t>It</w:t>
        </w:r>
      </w:ins>
      <w:ins w:id="1359" w:author="Frances" w:date="2023-03-21T09:59:00Z">
        <w:r w:rsidR="002F7222">
          <w:t xml:space="preserve"> has</w:t>
        </w:r>
      </w:ins>
      <w:r>
        <w:t xml:space="preserve"> four layouts that you can apply to a code chunk to </w:t>
      </w:r>
      <w:del w:id="1360" w:author="Frances" w:date="2023-03-21T09:59:00Z">
        <w:r w:rsidDel="002F7222">
          <w:delText xml:space="preserve">make its output </w:delText>
        </w:r>
      </w:del>
      <w:r>
        <w:t>wide</w:t>
      </w:r>
      <w:ins w:id="1361" w:author="Frances" w:date="2023-03-21T09:59:00Z">
        <w:r w:rsidR="002F7222">
          <w:t>n its output</w:t>
        </w:r>
      </w:ins>
      <w:del w:id="1362" w:author="Frances" w:date="2023-03-21T09:59:00Z">
        <w:r w:rsidDel="002F7222">
          <w:delText>r</w:delText>
        </w:r>
      </w:del>
      <w:r>
        <w:t xml:space="preserve">: </w:t>
      </w:r>
      <w:r w:rsidRPr="00A42FAE">
        <w:rPr>
          <w:rStyle w:val="Literal"/>
          <w:rFonts w:eastAsiaTheme="minorHAnsi"/>
        </w:rPr>
        <w:t>l-body-outset</w:t>
      </w:r>
      <w:r>
        <w:t xml:space="preserve"> (</w:t>
      </w:r>
      <w:ins w:id="1363" w:author="Frances" w:date="2023-03-21T09:59:00Z">
        <w:r w:rsidR="002F7222">
          <w:t xml:space="preserve">creates output that is </w:t>
        </w:r>
      </w:ins>
      <w:r>
        <w:t xml:space="preserve">a bit wider than default), </w:t>
      </w:r>
      <w:r w:rsidRPr="00A42FAE">
        <w:rPr>
          <w:rStyle w:val="Literal"/>
          <w:rFonts w:eastAsiaTheme="minorHAnsi"/>
        </w:rPr>
        <w:t>l-page</w:t>
      </w:r>
      <w:r>
        <w:t xml:space="preserve"> (</w:t>
      </w:r>
      <w:ins w:id="1364" w:author="Frances" w:date="2023-03-21T09:59:00Z">
        <w:r w:rsidR="002F7222">
          <w:t xml:space="preserve">creates output that is </w:t>
        </w:r>
      </w:ins>
      <w:r>
        <w:t xml:space="preserve">wider still), </w:t>
      </w:r>
      <w:r w:rsidRPr="00A42FAE">
        <w:rPr>
          <w:rStyle w:val="Literal"/>
          <w:rFonts w:eastAsiaTheme="minorHAnsi"/>
        </w:rPr>
        <w:t>l-screen</w:t>
      </w:r>
      <w:r>
        <w:t xml:space="preserve"> (</w:t>
      </w:r>
      <w:ins w:id="1365" w:author="Frances" w:date="2023-03-21T09:59:00Z">
        <w:r w:rsidR="002F7222">
          <w:t xml:space="preserve">creates </w:t>
        </w:r>
      </w:ins>
      <w:r>
        <w:t>full</w:t>
      </w:r>
      <w:ins w:id="1366" w:author="Frances" w:date="2023-03-21T10:00:00Z">
        <w:r w:rsidR="007C5083">
          <w:t>-</w:t>
        </w:r>
      </w:ins>
      <w:del w:id="1367" w:author="Frances" w:date="2023-03-21T10:00:00Z">
        <w:r w:rsidDel="007C5083">
          <w:delText xml:space="preserve"> </w:delText>
        </w:r>
      </w:del>
      <w:r>
        <w:t>screen</w:t>
      </w:r>
      <w:ins w:id="1368" w:author="Frances" w:date="2023-03-21T09:59:00Z">
        <w:r w:rsidR="002F7222">
          <w:t xml:space="preserve"> output</w:t>
        </w:r>
      </w:ins>
      <w:r>
        <w:t xml:space="preserve">), and </w:t>
      </w:r>
      <w:r w:rsidRPr="00A42FAE">
        <w:rPr>
          <w:rStyle w:val="Literal"/>
          <w:rFonts w:eastAsiaTheme="minorHAnsi"/>
        </w:rPr>
        <w:t>l-screen-inset</w:t>
      </w:r>
      <w:r>
        <w:t xml:space="preserve"> (</w:t>
      </w:r>
      <w:ins w:id="1369" w:author="Frances" w:date="2023-03-21T09:59:00Z">
        <w:r w:rsidR="002F7222">
          <w:t xml:space="preserve">creates </w:t>
        </w:r>
      </w:ins>
      <w:r>
        <w:t>full</w:t>
      </w:r>
      <w:ins w:id="1370" w:author="Frances" w:date="2023-03-21T10:00:00Z">
        <w:r w:rsidR="007C5083">
          <w:t>-</w:t>
        </w:r>
      </w:ins>
      <w:del w:id="1371" w:author="Frances" w:date="2023-03-21T10:00:00Z">
        <w:r w:rsidDel="007C5083">
          <w:delText xml:space="preserve"> </w:delText>
        </w:r>
      </w:del>
      <w:r>
        <w:t>screen</w:t>
      </w:r>
      <w:ins w:id="1372" w:author="Frances" w:date="2023-03-21T09:59:00Z">
        <w:r w:rsidR="002F7222">
          <w:t xml:space="preserve"> output</w:t>
        </w:r>
      </w:ins>
      <w:r>
        <w:t xml:space="preserve"> with a bit of a buffer). </w:t>
      </w:r>
    </w:p>
    <w:p w14:paraId="40D763C7" w14:textId="20765EEB" w:rsidR="002D4F87" w:rsidRDefault="002D4F87" w:rsidP="005248C6">
      <w:pPr>
        <w:pStyle w:val="Body"/>
      </w:pPr>
      <w:del w:id="1373" w:author="Frances" w:date="2023-03-20T15:07:00Z">
        <w:r w:rsidDel="005248C6">
          <w:delText xml:space="preserve">Let’s </w:delText>
        </w:r>
      </w:del>
      <w:ins w:id="1374" w:author="Frances" w:date="2023-03-20T15:07:00Z">
        <w:r w:rsidR="005248C6">
          <w:t>A</w:t>
        </w:r>
      </w:ins>
      <w:del w:id="1375" w:author="Frances" w:date="2023-03-20T15:07:00Z">
        <w:r w:rsidDel="005248C6">
          <w:delText>a</w:delText>
        </w:r>
      </w:del>
      <w:r>
        <w:t xml:space="preserve">pply </w:t>
      </w:r>
      <w:r w:rsidRPr="00A42FAE">
        <w:rPr>
          <w:rStyle w:val="Literal"/>
          <w:rFonts w:eastAsiaTheme="minorHAnsi"/>
        </w:rPr>
        <w:t>l-screen-inset</w:t>
      </w:r>
      <w:r>
        <w:t xml:space="preserve"> to the map </w:t>
      </w:r>
      <w:del w:id="1376" w:author="Frances" w:date="2023-03-21T10:00:00Z">
        <w:r w:rsidDel="007C5083">
          <w:delText xml:space="preserve">code chunk </w:delText>
        </w:r>
      </w:del>
      <w:del w:id="1377" w:author="Frances" w:date="2023-03-20T15:08:00Z">
        <w:r w:rsidDel="005248C6">
          <w:delText>as follows:</w:delText>
        </w:r>
      </w:del>
      <w:ins w:id="1378" w:author="Frances" w:date="2023-03-20T15:08:00Z">
        <w:r w:rsidR="005248C6">
          <w:t xml:space="preserve">by modifying </w:t>
        </w:r>
      </w:ins>
      <w:ins w:id="1379" w:author="Frances" w:date="2023-03-21T10:00:00Z">
        <w:r w:rsidR="007C5083">
          <w:t>the first line of its code chunk</w:t>
        </w:r>
      </w:ins>
      <w:ins w:id="1380" w:author="Frances" w:date="2023-03-20T15:08:00Z">
        <w:r w:rsidR="005248C6">
          <w:t xml:space="preserve"> as follows:</w:t>
        </w:r>
      </w:ins>
    </w:p>
    <w:p w14:paraId="3BB47849" w14:textId="77777777" w:rsidR="0048320E" w:rsidRPr="007C5083" w:rsidRDefault="002D4F87" w:rsidP="001159EF">
      <w:pPr>
        <w:pStyle w:val="Code"/>
      </w:pPr>
      <w:r w:rsidRPr="007C5083">
        <w:rPr>
          <w:rPrChange w:id="1381" w:author="Frances" w:date="2023-03-21T10:00:00Z">
            <w:rPr>
              <w:b/>
              <w:sz w:val="17"/>
            </w:rPr>
          </w:rPrChange>
        </w:rPr>
        <w:t>``</w:t>
      </w:r>
      <w:proofErr w:type="gramStart"/>
      <w:r w:rsidRPr="007C5083">
        <w:rPr>
          <w:rPrChange w:id="1382" w:author="Frances" w:date="2023-03-21T10:00:00Z">
            <w:rPr>
              <w:b/>
              <w:sz w:val="17"/>
            </w:rPr>
          </w:rPrChange>
        </w:rPr>
        <w:t>`{</w:t>
      </w:r>
      <w:proofErr w:type="gramEnd"/>
      <w:r w:rsidRPr="007C5083">
        <w:rPr>
          <w:rPrChange w:id="1383" w:author="Frances" w:date="2023-03-21T10:00:00Z">
            <w:rPr>
              <w:b/>
              <w:sz w:val="17"/>
            </w:rPr>
          </w:rPrChange>
        </w:rPr>
        <w:t>r layout = "l-screen-inset"}</w:t>
      </w:r>
    </w:p>
    <w:p w14:paraId="20139473" w14:textId="4B61116F" w:rsidR="0048320E" w:rsidDel="005248C6" w:rsidRDefault="002D4F87" w:rsidP="001159EF">
      <w:pPr>
        <w:pStyle w:val="Code"/>
        <w:rPr>
          <w:del w:id="1384" w:author="Frances" w:date="2023-03-20T15:08:00Z"/>
        </w:rPr>
      </w:pPr>
      <w:del w:id="1385" w:author="Frances" w:date="2023-03-20T15:08:00Z">
        <w:r w:rsidRPr="001159EF" w:rsidDel="005248C6">
          <w:rPr>
            <w:b/>
            <w:sz w:val="17"/>
          </w:rPr>
          <w:delText># Make map</w:delText>
        </w:r>
      </w:del>
    </w:p>
    <w:p w14:paraId="78AB9868" w14:textId="65E69BF9" w:rsidR="0048320E" w:rsidDel="005248C6" w:rsidRDefault="0048320E" w:rsidP="001159EF">
      <w:pPr>
        <w:pStyle w:val="Code"/>
        <w:rPr>
          <w:del w:id="1386" w:author="Frances" w:date="2023-03-20T15:08:00Z"/>
        </w:rPr>
      </w:pPr>
    </w:p>
    <w:p w14:paraId="09A4E2B6" w14:textId="5AC09418" w:rsidR="0048320E" w:rsidDel="005248C6" w:rsidRDefault="002D4F87" w:rsidP="001159EF">
      <w:pPr>
        <w:pStyle w:val="Code"/>
        <w:rPr>
          <w:del w:id="1387" w:author="Frances" w:date="2023-03-20T15:08:00Z"/>
        </w:rPr>
      </w:pPr>
      <w:del w:id="1388" w:author="Frances" w:date="2023-03-20T15:08:00Z">
        <w:r w:rsidRPr="001159EF" w:rsidDel="005248C6">
          <w:rPr>
            <w:b/>
            <w:sz w:val="17"/>
          </w:rPr>
          <w:delText xml:space="preserve">most_recent &lt;- us_states %&gt;% </w:delText>
        </w:r>
      </w:del>
    </w:p>
    <w:p w14:paraId="55640391" w14:textId="3B603F0B" w:rsidR="0048320E" w:rsidDel="005248C6" w:rsidRDefault="002D4F87" w:rsidP="001159EF">
      <w:pPr>
        <w:pStyle w:val="Code"/>
        <w:rPr>
          <w:del w:id="1389" w:author="Frances" w:date="2023-03-20T15:08:00Z"/>
        </w:rPr>
      </w:pPr>
      <w:del w:id="1390" w:author="Frances" w:date="2023-03-20T15:08:00Z">
        <w:r w:rsidRPr="001159EF" w:rsidDel="005248C6">
          <w:rPr>
            <w:b/>
            <w:sz w:val="17"/>
          </w:rPr>
          <w:delText xml:space="preserve">  left_join(covid_data, by = "state") %&gt;% </w:delText>
        </w:r>
      </w:del>
    </w:p>
    <w:p w14:paraId="3A0EF9FA" w14:textId="4559922A" w:rsidR="0048320E" w:rsidDel="005248C6" w:rsidRDefault="002D4F87" w:rsidP="001159EF">
      <w:pPr>
        <w:pStyle w:val="Code"/>
        <w:rPr>
          <w:del w:id="1391" w:author="Frances" w:date="2023-03-20T15:08:00Z"/>
        </w:rPr>
      </w:pPr>
      <w:del w:id="1392" w:author="Frances" w:date="2023-03-20T15:08:00Z">
        <w:r w:rsidRPr="001159EF" w:rsidDel="005248C6">
          <w:rPr>
            <w:b/>
            <w:sz w:val="17"/>
          </w:rPr>
          <w:delText xml:space="preserve">  slice_max(order_by = date,</w:delText>
        </w:r>
      </w:del>
    </w:p>
    <w:p w14:paraId="5C31D51A" w14:textId="48957B4A" w:rsidR="0048320E" w:rsidDel="005248C6" w:rsidRDefault="002D4F87" w:rsidP="001159EF">
      <w:pPr>
        <w:pStyle w:val="Code"/>
        <w:rPr>
          <w:del w:id="1393" w:author="Frances" w:date="2023-03-20T15:08:00Z"/>
        </w:rPr>
      </w:pPr>
      <w:del w:id="1394" w:author="Frances" w:date="2023-03-20T15:08:00Z">
        <w:r w:rsidRPr="001159EF" w:rsidDel="005248C6">
          <w:rPr>
            <w:b/>
            <w:sz w:val="17"/>
          </w:rPr>
          <w:delText xml:space="preserve">            n = 1) </w:delText>
        </w:r>
      </w:del>
    </w:p>
    <w:p w14:paraId="095AAEFB" w14:textId="29A7B467" w:rsidR="0048320E" w:rsidDel="005248C6" w:rsidRDefault="0048320E" w:rsidP="001159EF">
      <w:pPr>
        <w:pStyle w:val="Code"/>
        <w:rPr>
          <w:del w:id="1395" w:author="Frances" w:date="2023-03-20T15:08:00Z"/>
        </w:rPr>
      </w:pPr>
    </w:p>
    <w:p w14:paraId="1390B511" w14:textId="774DB3F3" w:rsidR="0048320E" w:rsidDel="005248C6" w:rsidRDefault="002D4F87" w:rsidP="001159EF">
      <w:pPr>
        <w:pStyle w:val="Code"/>
        <w:rPr>
          <w:del w:id="1396" w:author="Frances" w:date="2023-03-20T15:08:00Z"/>
        </w:rPr>
      </w:pPr>
      <w:del w:id="1397" w:author="Frances" w:date="2023-03-20T15:08:00Z">
        <w:r w:rsidRPr="001159EF" w:rsidDel="005248C6">
          <w:rPr>
            <w:b/>
            <w:sz w:val="17"/>
          </w:rPr>
          <w:delText xml:space="preserve">most_recent %&gt;% </w:delText>
        </w:r>
      </w:del>
    </w:p>
    <w:p w14:paraId="70B053AE" w14:textId="64795593" w:rsidR="0048320E" w:rsidDel="005248C6" w:rsidRDefault="002D4F87" w:rsidP="001159EF">
      <w:pPr>
        <w:pStyle w:val="Code"/>
        <w:rPr>
          <w:del w:id="1398" w:author="Frances" w:date="2023-03-20T15:08:00Z"/>
        </w:rPr>
      </w:pPr>
      <w:del w:id="1399" w:author="Frances" w:date="2023-03-20T15:08:00Z">
        <w:r w:rsidRPr="001159EF" w:rsidDel="005248C6">
          <w:rPr>
            <w:b/>
            <w:sz w:val="17"/>
          </w:rPr>
          <w:delText xml:space="preserve">  ggplot(aes(fill = deaths_avg_per_100k)) +</w:delText>
        </w:r>
      </w:del>
    </w:p>
    <w:p w14:paraId="5A8AFE3C" w14:textId="0876FBD1" w:rsidR="0048320E" w:rsidDel="005248C6" w:rsidRDefault="002D4F87" w:rsidP="001159EF">
      <w:pPr>
        <w:pStyle w:val="Code"/>
        <w:rPr>
          <w:del w:id="1400" w:author="Frances" w:date="2023-03-20T15:08:00Z"/>
        </w:rPr>
      </w:pPr>
      <w:del w:id="1401" w:author="Frances" w:date="2023-03-20T15:08:00Z">
        <w:r w:rsidRPr="001159EF" w:rsidDel="005248C6">
          <w:rPr>
            <w:b/>
            <w:sz w:val="17"/>
          </w:rPr>
          <w:delText xml:space="preserve">  geom_sf() +</w:delText>
        </w:r>
      </w:del>
    </w:p>
    <w:p w14:paraId="69940621" w14:textId="14197498" w:rsidR="0048320E" w:rsidDel="005248C6" w:rsidRDefault="002D4F87" w:rsidP="001159EF">
      <w:pPr>
        <w:pStyle w:val="Code"/>
        <w:rPr>
          <w:del w:id="1402" w:author="Frances" w:date="2023-03-20T15:08:00Z"/>
        </w:rPr>
      </w:pPr>
      <w:del w:id="1403" w:author="Frances" w:date="2023-03-20T15:08:00Z">
        <w:r w:rsidRPr="001159EF" w:rsidDel="005248C6">
          <w:rPr>
            <w:b/>
            <w:sz w:val="17"/>
          </w:rPr>
          <w:delText xml:space="preserve">  scale_fill_viridis_c(option = "rocket") +</w:delText>
        </w:r>
      </w:del>
    </w:p>
    <w:p w14:paraId="41E3ECB5" w14:textId="5A2B7FCF" w:rsidR="0048320E" w:rsidDel="005248C6" w:rsidRDefault="002D4F87" w:rsidP="001159EF">
      <w:pPr>
        <w:pStyle w:val="Code"/>
        <w:rPr>
          <w:del w:id="1404" w:author="Frances" w:date="2023-03-20T15:08:00Z"/>
        </w:rPr>
      </w:pPr>
      <w:del w:id="1405" w:author="Frances" w:date="2023-03-20T15:08:00Z">
        <w:r w:rsidRPr="001159EF" w:rsidDel="005248C6">
          <w:rPr>
            <w:b/>
            <w:sz w:val="17"/>
          </w:rPr>
          <w:delText xml:space="preserve">  labs(fill = "Deaths per\n100,000 people") +</w:delText>
        </w:r>
      </w:del>
    </w:p>
    <w:p w14:paraId="7AF22F5B" w14:textId="28525C2D" w:rsidR="0048320E" w:rsidDel="005248C6" w:rsidRDefault="002D4F87" w:rsidP="001159EF">
      <w:pPr>
        <w:pStyle w:val="Code"/>
        <w:rPr>
          <w:del w:id="1406" w:author="Frances" w:date="2023-03-20T15:08:00Z"/>
        </w:rPr>
      </w:pPr>
      <w:del w:id="1407" w:author="Frances" w:date="2023-03-20T15:08:00Z">
        <w:r w:rsidRPr="001159EF" w:rsidDel="005248C6">
          <w:rPr>
            <w:b/>
            <w:sz w:val="17"/>
          </w:rPr>
          <w:delText xml:space="preserve">  theme_void()</w:delText>
        </w:r>
      </w:del>
    </w:p>
    <w:p w14:paraId="221BB019" w14:textId="7102BD84" w:rsidR="002D4F87" w:rsidRPr="001159EF" w:rsidDel="005248C6" w:rsidRDefault="002D4F87" w:rsidP="001159EF">
      <w:pPr>
        <w:pStyle w:val="Code"/>
        <w:rPr>
          <w:del w:id="1408" w:author="Frances" w:date="2023-03-20T15:08:00Z"/>
        </w:rPr>
      </w:pPr>
      <w:del w:id="1409" w:author="Frances" w:date="2023-03-20T15:08:00Z">
        <w:r w:rsidRPr="001159EF" w:rsidDel="005248C6">
          <w:rPr>
            <w:b/>
            <w:sz w:val="17"/>
          </w:rPr>
          <w:delText>```</w:delText>
        </w:r>
      </w:del>
    </w:p>
    <w:p w14:paraId="1B3F6AA7" w14:textId="2E6BFCAF" w:rsidR="002D4F87" w:rsidRDefault="002D4F87" w:rsidP="00A601C9">
      <w:pPr>
        <w:pStyle w:val="Body"/>
      </w:pPr>
      <w:r>
        <w:t>Doing this makes our map wider (and taller), and, as a result, much easier to read.</w:t>
      </w:r>
      <w:del w:id="1410" w:author="Frances" w:date="2023-03-21T10:00:00Z">
        <w:r w:rsidDel="007C5083">
          <w:delText xml:space="preserve"> You can see what the entire page looks like in </w:delText>
        </w:r>
        <w:r w:rsidR="00790D61" w:rsidDel="007C5083">
          <w:delText>Figure 9-</w:delText>
        </w:r>
        <w:r w:rsidDel="007C5083">
          <w:delText>10 below.</w:delText>
        </w:r>
      </w:del>
    </w:p>
    <w:p w14:paraId="6AEB4BA7" w14:textId="7E5EF591" w:rsidR="002D4F87" w:rsidDel="005248C6" w:rsidRDefault="002D4F87" w:rsidP="00A42FAE">
      <w:pPr>
        <w:pStyle w:val="GraphicSlug"/>
        <w:rPr>
          <w:del w:id="1411" w:author="Frances" w:date="2023-03-20T15:09:00Z"/>
        </w:rPr>
      </w:pPr>
      <w:del w:id="1412" w:author="Frances" w:date="2023-03-20T15:09:00Z">
        <w:r w:rsidDel="005248C6">
          <w:delText>[</w:delText>
        </w:r>
        <w:r w:rsidR="00C5544E" w:rsidDel="005248C6">
          <w:delText>F09</w:delText>
        </w:r>
        <w:r w:rsidDel="005248C6">
          <w:delText>010.png]</w:delText>
        </w:r>
      </w:del>
    </w:p>
    <w:p w14:paraId="5FC22E57" w14:textId="57743D43" w:rsidR="002D4F87" w:rsidDel="005248C6" w:rsidRDefault="002D4F87" w:rsidP="002D4F87">
      <w:pPr>
        <w:pStyle w:val="CaptionedFigure"/>
        <w:rPr>
          <w:del w:id="1413" w:author="Frances" w:date="2023-03-20T15:08:00Z"/>
        </w:rPr>
      </w:pPr>
      <w:del w:id="1414" w:author="Frances" w:date="2023-03-20T15:08:00Z">
        <w:r w:rsidDel="005248C6">
          <w:rPr>
            <w:noProof/>
          </w:rPr>
          <w:lastRenderedPageBreak/>
          <w:drawing>
            <wp:inline distT="0" distB="0" distL="0" distR="0" wp14:anchorId="174292DB" wp14:editId="7008989F">
              <wp:extent cx="5334000" cy="10116386"/>
              <wp:effectExtent l="0" t="0" r="0" b="0"/>
              <wp:docPr id="423" name="Picture" descr="Figure 9.10: The COVID website with the map made larger"/>
              <wp:cNvGraphicFramePr/>
              <a:graphic xmlns:a="http://schemas.openxmlformats.org/drawingml/2006/main">
                <a:graphicData uri="http://schemas.openxmlformats.org/drawingml/2006/picture">
                  <pic:pic xmlns:pic="http://schemas.openxmlformats.org/drawingml/2006/picture">
                    <pic:nvPicPr>
                      <pic:cNvPr id="424" name="Picture" descr="../../assets/covid-website-static-page-wide-map.png"/>
                      <pic:cNvPicPr>
                        <a:picLocks noChangeAspect="1" noChangeArrowheads="1"/>
                      </pic:cNvPicPr>
                    </pic:nvPicPr>
                    <pic:blipFill>
                      <a:blip r:embed="rId19"/>
                      <a:stretch>
                        <a:fillRect/>
                      </a:stretch>
                    </pic:blipFill>
                    <pic:spPr bwMode="auto">
                      <a:xfrm>
                        <a:off x="0" y="0"/>
                        <a:ext cx="5334000" cy="10116386"/>
                      </a:xfrm>
                      <a:prstGeom prst="rect">
                        <a:avLst/>
                      </a:prstGeom>
                      <a:noFill/>
                      <a:ln w="9525">
                        <a:noFill/>
                        <a:headEnd/>
                        <a:tailEnd/>
                      </a:ln>
                    </pic:spPr>
                  </pic:pic>
                </a:graphicData>
              </a:graphic>
            </wp:inline>
          </w:drawing>
        </w:r>
      </w:del>
    </w:p>
    <w:p w14:paraId="3778B65E" w14:textId="78863347" w:rsidR="002D4F87" w:rsidDel="005248C6" w:rsidRDefault="002D4F87" w:rsidP="00121BAD">
      <w:pPr>
        <w:pStyle w:val="CaptionLine"/>
        <w:rPr>
          <w:del w:id="1415" w:author="Frances" w:date="2023-03-20T15:08:00Z"/>
        </w:rPr>
      </w:pPr>
      <w:del w:id="1416" w:author="Frances" w:date="2023-03-20T15:08:00Z">
        <w:r w:rsidDel="005248C6">
          <w:lastRenderedPageBreak/>
          <w:delText>The COVID website with the map made larger</w:delText>
        </w:r>
      </w:del>
    </w:p>
    <w:p w14:paraId="2CF90A2B" w14:textId="45801802" w:rsidR="002D4F87" w:rsidRDefault="002D4F87">
      <w:pPr>
        <w:pStyle w:val="HeadB"/>
        <w:pPrChange w:id="1417" w:author="Frances" w:date="2023-03-20T15:08:00Z">
          <w:pPr>
            <w:pStyle w:val="HeadA"/>
          </w:pPr>
        </w:pPrChange>
      </w:pPr>
      <w:bookmarkStart w:id="1418" w:name="_Toc130286661"/>
      <w:bookmarkStart w:id="1419" w:name="making-our-content-interactive"/>
      <w:bookmarkEnd w:id="1335"/>
      <w:r>
        <w:t xml:space="preserve">Making </w:t>
      </w:r>
      <w:ins w:id="1420" w:author="Frances" w:date="2023-03-20T15:09:00Z">
        <w:r w:rsidR="005248C6">
          <w:t>the</w:t>
        </w:r>
      </w:ins>
      <w:del w:id="1421" w:author="Frances" w:date="2023-03-20T15:09:00Z">
        <w:r w:rsidDel="005248C6">
          <w:delText>Our</w:delText>
        </w:r>
      </w:del>
      <w:r>
        <w:t xml:space="preserve"> Content Interactive</w:t>
      </w:r>
      <w:bookmarkEnd w:id="1418"/>
    </w:p>
    <w:p w14:paraId="6907DB2D" w14:textId="2CF9BED5" w:rsidR="002D4F87" w:rsidRDefault="002D4F87" w:rsidP="00A601C9">
      <w:pPr>
        <w:pStyle w:val="Body"/>
      </w:pPr>
      <w:del w:id="1422" w:author="Frances" w:date="2023-03-20T15:20:00Z">
        <w:r w:rsidDel="005248C6">
          <w:delText>Up to this point, all of</w:delText>
        </w:r>
      </w:del>
      <w:ins w:id="1423" w:author="Frances" w:date="2023-03-20T15:20:00Z">
        <w:r w:rsidR="005248C6">
          <w:t>The static</w:t>
        </w:r>
      </w:ins>
      <w:del w:id="1424" w:author="Frances" w:date="2023-03-20T15:20:00Z">
        <w:r w:rsidDel="005248C6">
          <w:delText xml:space="preserve"> the</w:delText>
        </w:r>
      </w:del>
      <w:r>
        <w:t xml:space="preserve"> content we’ve added to </w:t>
      </w:r>
      <w:ins w:id="1425" w:author="Frances" w:date="2023-03-20T15:20:00Z">
        <w:r w:rsidR="005248C6">
          <w:t>the</w:t>
        </w:r>
      </w:ins>
      <w:del w:id="1426" w:author="Frances" w:date="2023-03-20T15:20:00Z">
        <w:r w:rsidDel="005248C6">
          <w:delText>our</w:delText>
        </w:r>
      </w:del>
      <w:r>
        <w:t xml:space="preserve"> website </w:t>
      </w:r>
      <w:ins w:id="1427" w:author="Frances" w:date="2023-03-20T15:20:00Z">
        <w:r w:rsidR="005248C6">
          <w:t xml:space="preserve">so far </w:t>
        </w:r>
      </w:ins>
      <w:r>
        <w:t xml:space="preserve">has </w:t>
      </w:r>
      <w:del w:id="1428" w:author="Frances" w:date="2023-03-20T15:20:00Z">
        <w:r w:rsidDel="005248C6">
          <w:delText xml:space="preserve">been static. There is </w:delText>
        </w:r>
      </w:del>
      <w:r>
        <w:t>none of the interactivity common in websites</w:t>
      </w:r>
      <w:ins w:id="1429" w:author="Frances" w:date="2023-03-21T10:29:00Z">
        <w:r w:rsidR="00EC390A">
          <w:t xml:space="preserve">, which can use JavaScript to </w:t>
        </w:r>
      </w:ins>
      <w:ins w:id="1430" w:author="Frances" w:date="2023-03-21T10:31:00Z">
        <w:r w:rsidR="008E1A5F">
          <w:t>respond to user behavior</w:t>
        </w:r>
      </w:ins>
      <w:r>
        <w:t xml:space="preserve">. </w:t>
      </w:r>
      <w:ins w:id="1431" w:author="Frances" w:date="2023-03-21T10:31:00Z">
        <w:r w:rsidR="008E1A5F">
          <w:t>I</w:t>
        </w:r>
      </w:ins>
      <w:ins w:id="1432" w:author="Frances" w:date="2023-03-21T10:29:00Z">
        <w:r w:rsidR="00EC390A">
          <w:t>f you hav</w:t>
        </w:r>
      </w:ins>
      <w:ins w:id="1433" w:author="Frances" w:date="2023-03-21T10:30:00Z">
        <w:r w:rsidR="00EC390A">
          <w:t xml:space="preserve">e limited </w:t>
        </w:r>
      </w:ins>
      <w:ins w:id="1434" w:author="Frances" w:date="2023-03-21T10:29:00Z">
        <w:r w:rsidR="00EC390A">
          <w:t>familiarity with HTML and Java</w:t>
        </w:r>
      </w:ins>
      <w:ins w:id="1435" w:author="Frances" w:date="2023-03-21T10:30:00Z">
        <w:r w:rsidR="00EC390A">
          <w:t>S</w:t>
        </w:r>
      </w:ins>
      <w:ins w:id="1436" w:author="Frances" w:date="2023-03-21T10:29:00Z">
        <w:r w:rsidR="00EC390A">
          <w:t>cript</w:t>
        </w:r>
      </w:ins>
      <w:ins w:id="1437" w:author="Frances" w:date="2023-03-21T10:30:00Z">
        <w:r w:rsidR="00EC390A">
          <w:t xml:space="preserve">, you can </w:t>
        </w:r>
      </w:ins>
      <w:ins w:id="1438" w:author="Frances" w:date="2023-03-21T10:29:00Z">
        <w:r w:rsidR="00EC390A">
          <w:t>us</w:t>
        </w:r>
      </w:ins>
      <w:ins w:id="1439" w:author="Frances" w:date="2023-03-21T10:30:00Z">
        <w:r w:rsidR="00EC390A">
          <w:t>e R packages like</w:t>
        </w:r>
      </w:ins>
      <w:ins w:id="1440" w:author="Frances" w:date="2023-03-21T10:29:00Z">
        <w:r w:rsidR="00EC390A">
          <w:t xml:space="preserve"> </w:t>
        </w:r>
        <w:r w:rsidR="00EC390A" w:rsidRPr="00A42FAE">
          <w:rPr>
            <w:rStyle w:val="Literal"/>
            <w:rFonts w:eastAsiaTheme="minorHAnsi"/>
          </w:rPr>
          <w:t>distill</w:t>
        </w:r>
        <w:r w:rsidR="00EC390A">
          <w:t xml:space="preserve">, </w:t>
        </w:r>
        <w:proofErr w:type="spellStart"/>
        <w:r w:rsidR="00EC390A" w:rsidRPr="00A42FAE">
          <w:rPr>
            <w:rStyle w:val="Literal"/>
            <w:rFonts w:eastAsiaTheme="minorHAnsi"/>
          </w:rPr>
          <w:t>plotly</w:t>
        </w:r>
        <w:proofErr w:type="spellEnd"/>
        <w:r w:rsidR="00EC390A">
          <w:t xml:space="preserve">, and </w:t>
        </w:r>
        <w:r w:rsidR="00EC390A" w:rsidRPr="00A42FAE">
          <w:rPr>
            <w:rStyle w:val="Literal"/>
            <w:rFonts w:eastAsiaTheme="minorHAnsi"/>
          </w:rPr>
          <w:t>DT</w:t>
        </w:r>
      </w:ins>
      <w:ins w:id="1441" w:author="Frances" w:date="2023-03-21T10:30:00Z">
        <w:r w:rsidR="008E1A5F">
          <w:t>,</w:t>
        </w:r>
      </w:ins>
      <w:ins w:id="1442" w:author="Frances" w:date="2023-03-21T10:29:00Z">
        <w:r w:rsidR="00EC390A">
          <w:t xml:space="preserve"> </w:t>
        </w:r>
      </w:ins>
      <w:ins w:id="1443" w:author="Frances" w:date="2023-03-21T10:30:00Z">
        <w:r w:rsidR="008E1A5F">
          <w:t xml:space="preserve">which </w:t>
        </w:r>
      </w:ins>
      <w:ins w:id="1444" w:author="Frances" w:date="2023-03-21T10:29:00Z">
        <w:r w:rsidR="00EC390A">
          <w:t>wrap JavaScript libraries</w:t>
        </w:r>
      </w:ins>
      <w:ins w:id="1445" w:author="Frances" w:date="2023-03-21T10:30:00Z">
        <w:r w:rsidR="008E1A5F">
          <w:t xml:space="preserve">, to add interactivity to your website. </w:t>
        </w:r>
      </w:ins>
      <w:del w:id="1446" w:author="Frances" w:date="2023-03-21T10:01:00Z">
        <w:r w:rsidDel="007C5083">
          <w:delText>Since we’re developing a website, it makes sense to</w:delText>
        </w:r>
      </w:del>
      <w:del w:id="1447" w:author="Frances" w:date="2023-03-21T10:30:00Z">
        <w:r w:rsidDel="008E1A5F">
          <w:delText xml:space="preserve"> take advantage of the medium. </w:delText>
        </w:r>
      </w:del>
      <w:r>
        <w:t xml:space="preserve">Matt Herman uses interactive graphics and maps on his Westchester County COVID website. </w:t>
      </w:r>
      <w:r w:rsidR="00790D61">
        <w:t xml:space="preserve">Figure </w:t>
      </w:r>
      <w:ins w:id="1448" w:author="Frances" w:date="2023-03-21T10:37:00Z">
        <w:r w:rsidR="008E1A5F">
          <w:t>8</w:t>
        </w:r>
      </w:ins>
      <w:del w:id="1449" w:author="Frances" w:date="2023-03-21T10:37:00Z">
        <w:r w:rsidR="00790D61" w:rsidDel="008E1A5F">
          <w:delText>9</w:delText>
        </w:r>
      </w:del>
      <w:r w:rsidR="00790D61">
        <w:t>-</w:t>
      </w:r>
      <w:ins w:id="1450" w:author="Frances" w:date="2023-03-21T10:01:00Z">
        <w:r w:rsidR="007C5083">
          <w:t>7</w:t>
        </w:r>
      </w:ins>
      <w:del w:id="1451" w:author="Frances" w:date="2023-03-21T10:01:00Z">
        <w:r w:rsidDel="007C5083">
          <w:delText>11</w:delText>
        </w:r>
      </w:del>
      <w:r>
        <w:t xml:space="preserve">, for example, shows a </w:t>
      </w:r>
      <w:del w:id="1452" w:author="Frances" w:date="2023-03-21T10:35:00Z">
        <w:r w:rsidDel="008E1A5F">
          <w:delText xml:space="preserve">simple </w:delText>
        </w:r>
      </w:del>
      <w:r>
        <w:t>tooltip that allows the user to see results for any single day.</w:t>
      </w:r>
    </w:p>
    <w:p w14:paraId="6D703918" w14:textId="7633E413" w:rsidR="002D4F87" w:rsidRDefault="002D4F87" w:rsidP="00A42FAE">
      <w:pPr>
        <w:pStyle w:val="GraphicSlug"/>
      </w:pPr>
      <w:r>
        <w:t>[</w:t>
      </w:r>
      <w:r w:rsidR="00C5544E">
        <w:t>F09</w:t>
      </w:r>
      <w:r>
        <w:t>011.png]</w:t>
      </w:r>
    </w:p>
    <w:p w14:paraId="054B2F34" w14:textId="77777777" w:rsidR="002D4F87" w:rsidRDefault="002D4F87" w:rsidP="002D4F87">
      <w:pPr>
        <w:pStyle w:val="CaptionedFigure"/>
      </w:pPr>
      <w:r>
        <w:rPr>
          <w:noProof/>
        </w:rPr>
        <w:drawing>
          <wp:inline distT="0" distB="0" distL="0" distR="0" wp14:anchorId="14D40D64" wp14:editId="26127219">
            <wp:extent cx="5334000" cy="2366855"/>
            <wp:effectExtent l="0" t="0" r="0" b="0"/>
            <wp:docPr id="427" name="Picture"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428" name="Picture" descr="../../assets/westchester-website-tooltip.png"/>
                    <pic:cNvPicPr>
                      <a:picLocks noChangeAspect="1" noChangeArrowheads="1"/>
                    </pic:cNvPicPr>
                  </pic:nvPicPr>
                  <pic:blipFill>
                    <a:blip r:embed="rId20"/>
                    <a:stretch>
                      <a:fillRect/>
                    </a:stretch>
                  </pic:blipFill>
                  <pic:spPr bwMode="auto">
                    <a:xfrm>
                      <a:off x="0" y="0"/>
                      <a:ext cx="5334000" cy="2366855"/>
                    </a:xfrm>
                    <a:prstGeom prst="rect">
                      <a:avLst/>
                    </a:prstGeom>
                    <a:noFill/>
                    <a:ln w="9525">
                      <a:noFill/>
                      <a:headEnd/>
                      <a:tailEnd/>
                    </a:ln>
                  </pic:spPr>
                </pic:pic>
              </a:graphicData>
            </a:graphic>
          </wp:inline>
        </w:drawing>
      </w:r>
    </w:p>
    <w:p w14:paraId="305E9D82" w14:textId="796675DA" w:rsidR="002D4F87" w:rsidRDefault="002D4F87" w:rsidP="00121BAD">
      <w:pPr>
        <w:pStyle w:val="CaptionLine"/>
      </w:pPr>
      <w:r>
        <w:t>Interactive tooltips showing new cases by day</w:t>
      </w:r>
    </w:p>
    <w:p w14:paraId="38CD3FDF" w14:textId="6CFBC620" w:rsidR="002D4F87" w:rsidRDefault="002D4F87" w:rsidP="00A601C9">
      <w:pPr>
        <w:pStyle w:val="Body"/>
      </w:pPr>
      <w:r>
        <w:t xml:space="preserve">Herman also makes interactive tables with the </w:t>
      </w:r>
      <w:r w:rsidRPr="00A42FAE">
        <w:rPr>
          <w:rStyle w:val="Literal"/>
          <w:rFonts w:eastAsiaTheme="minorHAnsi"/>
        </w:rPr>
        <w:t>DT</w:t>
      </w:r>
      <w:r>
        <w:t xml:space="preserve"> package, allowing the user to scroll through the data and sort </w:t>
      </w:r>
      <w:ins w:id="1453" w:author="Frances" w:date="2023-03-20T15:21:00Z">
        <w:r w:rsidR="005248C6">
          <w:t>the values</w:t>
        </w:r>
      </w:ins>
      <w:ins w:id="1454" w:author="Frances" w:date="2023-03-20T15:20:00Z">
        <w:r w:rsidR="005248C6">
          <w:t xml:space="preserve"> </w:t>
        </w:r>
      </w:ins>
      <w:r>
        <w:t xml:space="preserve">by </w:t>
      </w:r>
      <w:ins w:id="1455" w:author="Frances" w:date="2023-03-20T15:21:00Z">
        <w:r w:rsidR="005248C6">
          <w:t xml:space="preserve">clicking </w:t>
        </w:r>
      </w:ins>
      <w:r>
        <w:t xml:space="preserve">any of the variables in </w:t>
      </w:r>
      <w:del w:id="1456" w:author="Frances" w:date="2023-03-20T15:21:00Z">
        <w:r w:rsidDel="005248C6">
          <w:delText>it by</w:delText>
        </w:r>
      </w:del>
      <w:ins w:id="1457" w:author="Frances" w:date="2023-03-20T15:21:00Z">
        <w:r w:rsidR="005248C6">
          <w:t xml:space="preserve">the heading. </w:t>
        </w:r>
      </w:ins>
      <w:del w:id="1458" w:author="Frances" w:date="2023-03-20T15:21:00Z">
        <w:r w:rsidDel="005248C6">
          <w:delText xml:space="preserve"> clicking on its name. </w:delText>
        </w:r>
      </w:del>
      <w:ins w:id="1459" w:author="Frances" w:date="2023-03-20T15:10:00Z">
        <w:r w:rsidR="005248C6">
          <w:t xml:space="preserve">Figure </w:t>
        </w:r>
      </w:ins>
      <w:ins w:id="1460" w:author="Frances" w:date="2023-03-21T10:38:00Z">
        <w:r w:rsidR="008E1A5F">
          <w:t>8</w:t>
        </w:r>
      </w:ins>
      <w:ins w:id="1461" w:author="Frances" w:date="2023-03-20T15:10:00Z">
        <w:r w:rsidR="005248C6">
          <w:t>-</w:t>
        </w:r>
      </w:ins>
      <w:ins w:id="1462" w:author="Frances" w:date="2023-03-21T10:38:00Z">
        <w:r w:rsidR="008E1A5F">
          <w:t>8</w:t>
        </w:r>
      </w:ins>
      <w:ins w:id="1463" w:author="Frances" w:date="2023-03-20T15:10:00Z">
        <w:r w:rsidR="005248C6">
          <w:t xml:space="preserve"> shows the</w:t>
        </w:r>
      </w:ins>
      <w:del w:id="1464" w:author="Frances" w:date="2023-03-20T15:10:00Z">
        <w:r w:rsidDel="005248C6">
          <w:delText>The</w:delText>
        </w:r>
      </w:del>
      <w:r>
        <w:t xml:space="preserve"> table</w:t>
      </w:r>
      <w:del w:id="1465" w:author="Frances" w:date="2023-03-20T15:10:00Z">
        <w:r w:rsidDel="005248C6">
          <w:delText xml:space="preserve"> can be seen in Figure </w:delText>
        </w:r>
        <w:r w:rsidR="001572B1" w:rsidDel="005248C6">
          <w:delText>9-12</w:delText>
        </w:r>
      </w:del>
      <w:r>
        <w:t>.</w:t>
      </w:r>
    </w:p>
    <w:p w14:paraId="351817F8" w14:textId="013517ED" w:rsidR="002D4F87" w:rsidRDefault="002D4F87" w:rsidP="00A42FAE">
      <w:pPr>
        <w:pStyle w:val="GraphicSlug"/>
      </w:pPr>
      <w:r>
        <w:t>[</w:t>
      </w:r>
      <w:r w:rsidR="00C5544E">
        <w:t>F09</w:t>
      </w:r>
      <w:r>
        <w:t>012.png]</w:t>
      </w:r>
    </w:p>
    <w:p w14:paraId="785C4348" w14:textId="77777777" w:rsidR="002D4F87" w:rsidRDefault="002D4F87" w:rsidP="002D4F87">
      <w:pPr>
        <w:pStyle w:val="CaptionedFigure"/>
      </w:pPr>
      <w:r>
        <w:rPr>
          <w:noProof/>
        </w:rPr>
        <w:drawing>
          <wp:inline distT="0" distB="0" distL="0" distR="0" wp14:anchorId="2CAFE879" wp14:editId="7376370E">
            <wp:extent cx="5334000" cy="1975142"/>
            <wp:effectExtent l="0" t="0" r="0" b="0"/>
            <wp:docPr id="430" name="Picture"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431" name="Picture" descr="../../assets/dt-table.png"/>
                    <pic:cNvPicPr>
                      <a:picLocks noChangeAspect="1" noChangeArrowheads="1"/>
                    </pic:cNvPicPr>
                  </pic:nvPicPr>
                  <pic:blipFill>
                    <a:blip r:embed="rId21"/>
                    <a:stretch>
                      <a:fillRect/>
                    </a:stretch>
                  </pic:blipFill>
                  <pic:spPr bwMode="auto">
                    <a:xfrm>
                      <a:off x="0" y="0"/>
                      <a:ext cx="5334000" cy="1975142"/>
                    </a:xfrm>
                    <a:prstGeom prst="rect">
                      <a:avLst/>
                    </a:prstGeom>
                    <a:noFill/>
                    <a:ln w="9525">
                      <a:noFill/>
                      <a:headEnd/>
                      <a:tailEnd/>
                    </a:ln>
                  </pic:spPr>
                </pic:pic>
              </a:graphicData>
            </a:graphic>
          </wp:inline>
        </w:drawing>
      </w:r>
    </w:p>
    <w:p w14:paraId="068E1839" w14:textId="6AC42281" w:rsidR="002D4F87" w:rsidRDefault="002D4F87" w:rsidP="00121BAD">
      <w:pPr>
        <w:pStyle w:val="CaptionLine"/>
      </w:pPr>
      <w:r>
        <w:t xml:space="preserve">An interactive table made with the </w:t>
      </w:r>
      <w:r w:rsidRPr="005248C6">
        <w:rPr>
          <w:rStyle w:val="Literal"/>
          <w:rPrChange w:id="1466" w:author="Frances" w:date="2023-03-20T15:21:00Z">
            <w:rPr/>
          </w:rPrChange>
        </w:rPr>
        <w:t>DT</w:t>
      </w:r>
      <w:r>
        <w:t xml:space="preserve"> package</w:t>
      </w:r>
    </w:p>
    <w:p w14:paraId="1DD9A7A7" w14:textId="77777777" w:rsidR="005248C6" w:rsidRDefault="002D4F87" w:rsidP="00A601C9">
      <w:pPr>
        <w:pStyle w:val="Body"/>
        <w:rPr>
          <w:ins w:id="1467" w:author="Frances" w:date="2023-03-20T15:22:00Z"/>
        </w:rPr>
      </w:pPr>
      <w:r>
        <w:t xml:space="preserve">Let’s add some interactivity to our national COVID website. We’ll begin by making our table interactive. </w:t>
      </w:r>
    </w:p>
    <w:p w14:paraId="4C5FF688" w14:textId="2859B59B" w:rsidR="005248C6" w:rsidRDefault="005248C6">
      <w:pPr>
        <w:pStyle w:val="HeadC"/>
        <w:rPr>
          <w:ins w:id="1468" w:author="Frances" w:date="2023-03-20T15:22:00Z"/>
        </w:rPr>
        <w:pPrChange w:id="1469" w:author="Frances" w:date="2023-03-20T15:29:00Z">
          <w:pPr>
            <w:pStyle w:val="Body"/>
          </w:pPr>
        </w:pPrChange>
      </w:pPr>
      <w:bookmarkStart w:id="1470" w:name="_Toc130286662"/>
      <w:ins w:id="1471" w:author="Frances" w:date="2023-03-20T15:22:00Z">
        <w:r>
          <w:lastRenderedPageBreak/>
          <w:t>Adding Pagination to a Table</w:t>
        </w:r>
      </w:ins>
      <w:ins w:id="1472" w:author="Frances" w:date="2023-03-20T15:25:00Z">
        <w:r w:rsidR="00BF7702">
          <w:t xml:space="preserve"> with </w:t>
        </w:r>
        <w:proofErr w:type="spellStart"/>
        <w:r w:rsidR="00BF7702">
          <w:t>reactable</w:t>
        </w:r>
      </w:ins>
      <w:bookmarkEnd w:id="1470"/>
      <w:proofErr w:type="spellEnd"/>
    </w:p>
    <w:p w14:paraId="1443E7F3" w14:textId="0F1EA9A6" w:rsidR="002D4F87" w:rsidRDefault="002D4F87" w:rsidP="00A601C9">
      <w:pPr>
        <w:pStyle w:val="Body"/>
      </w:pPr>
      <w:r>
        <w:t>Remember how we</w:t>
      </w:r>
      <w:del w:id="1473" w:author="Frances" w:date="2023-03-20T15:23:00Z">
        <w:r w:rsidDel="005248C6">
          <w:delText xml:space="preserve"> had to only</w:delText>
        </w:r>
      </w:del>
      <w:r>
        <w:t xml:space="preserve"> include</w:t>
      </w:r>
      <w:ins w:id="1474" w:author="Frances" w:date="2023-03-20T15:23:00Z">
        <w:r w:rsidR="005248C6">
          <w:t>d only</w:t>
        </w:r>
      </w:ins>
      <w:r>
        <w:t xml:space="preserve"> four states</w:t>
      </w:r>
      <w:ins w:id="1475" w:author="Frances" w:date="2023-03-20T15:23:00Z">
        <w:r w:rsidR="00BF7702">
          <w:t xml:space="preserve"> in </w:t>
        </w:r>
      </w:ins>
      <w:ins w:id="1476" w:author="Frances" w:date="2023-03-20T15:26:00Z">
        <w:r w:rsidR="00BF7702">
          <w:t>the</w:t>
        </w:r>
      </w:ins>
      <w:ins w:id="1477" w:author="Frances" w:date="2023-03-20T15:23:00Z">
        <w:r w:rsidR="00BF7702">
          <w:t xml:space="preserve"> table</w:t>
        </w:r>
      </w:ins>
      <w:r>
        <w:t xml:space="preserve"> in </w:t>
      </w:r>
      <w:del w:id="1478" w:author="Frances" w:date="2023-03-20T15:23:00Z">
        <w:r w:rsidDel="00BF7702">
          <w:delText xml:space="preserve">order </w:delText>
        </w:r>
      </w:del>
      <w:r>
        <w:t xml:space="preserve">to keep </w:t>
      </w:r>
      <w:ins w:id="1479" w:author="Frances" w:date="2023-03-20T15:23:00Z">
        <w:r w:rsidR="00BF7702">
          <w:t>it</w:t>
        </w:r>
      </w:ins>
      <w:del w:id="1480" w:author="Frances" w:date="2023-03-20T15:23:00Z">
        <w:r w:rsidDel="00BF7702">
          <w:delText>our table</w:delText>
        </w:r>
      </w:del>
      <w:r>
        <w:t xml:space="preserve"> from getting super long? </w:t>
      </w:r>
      <w:ins w:id="1481" w:author="Frances" w:date="2023-03-20T15:26:00Z">
        <w:r w:rsidR="00BF7702">
          <w:t>By creating</w:t>
        </w:r>
      </w:ins>
      <w:del w:id="1482" w:author="Frances" w:date="2023-03-20T15:26:00Z">
        <w:r w:rsidDel="00BF7702">
          <w:delText>With</w:delText>
        </w:r>
      </w:del>
      <w:r>
        <w:t xml:space="preserve"> an interactive table, we can avoid this. The </w:t>
      </w:r>
      <w:proofErr w:type="spellStart"/>
      <w:r w:rsidRPr="00A42FAE">
        <w:rPr>
          <w:rStyle w:val="Literal"/>
          <w:rFonts w:eastAsiaTheme="minorHAnsi"/>
        </w:rPr>
        <w:t>reactable</w:t>
      </w:r>
      <w:proofErr w:type="spellEnd"/>
      <w:r>
        <w:t xml:space="preserve"> package</w:t>
      </w:r>
      <w:del w:id="1483" w:author="Frances" w:date="2023-03-20T15:24:00Z">
        <w:r w:rsidDel="00BF7702">
          <w:delText xml:space="preserve">, like the </w:delText>
        </w:r>
        <w:r w:rsidRPr="00A42FAE" w:rsidDel="00BF7702">
          <w:rPr>
            <w:rStyle w:val="Literal"/>
            <w:rFonts w:eastAsiaTheme="minorHAnsi"/>
          </w:rPr>
          <w:delText>DT</w:delText>
        </w:r>
        <w:r w:rsidDel="00BF7702">
          <w:delText xml:space="preserve"> package,</w:delText>
        </w:r>
      </w:del>
      <w:r>
        <w:t xml:space="preserve"> is a great option for interactive tables. If we swap out the </w:t>
      </w:r>
      <w:proofErr w:type="spellStart"/>
      <w:r w:rsidRPr="00A42FAE">
        <w:rPr>
          <w:rStyle w:val="Literal"/>
          <w:rFonts w:eastAsiaTheme="minorHAnsi"/>
        </w:rPr>
        <w:t>gt</w:t>
      </w:r>
      <w:proofErr w:type="spellEnd"/>
      <w:r>
        <w:t xml:space="preserve"> package code we used to make our static table with 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we can show </w:t>
      </w:r>
      <w:commentRangeStart w:id="1484"/>
      <w:r>
        <w:t>all states</w:t>
      </w:r>
      <w:ins w:id="1485" w:author="Frances" w:date="2023-03-20T15:24:00Z">
        <w:r w:rsidR="00BF7702">
          <w:t>:</w:t>
        </w:r>
      </w:ins>
      <w:commentRangeEnd w:id="1484"/>
      <w:ins w:id="1486" w:author="Frances" w:date="2023-03-21T10:02:00Z">
        <w:r w:rsidR="007C5083">
          <w:rPr>
            <w:rStyle w:val="CommentReference"/>
            <w:rFonts w:ascii="Times New Roman" w:hAnsi="Times New Roman" w:cs="Times New Roman"/>
            <w:color w:val="auto"/>
            <w:lang w:val="en-CA"/>
          </w:rPr>
          <w:commentReference w:id="1484"/>
        </w:r>
      </w:ins>
      <w:del w:id="1487" w:author="Frances" w:date="2023-03-20T15:24:00Z">
        <w:r w:rsidDel="00BF7702">
          <w:delText>.</w:delText>
        </w:r>
      </w:del>
    </w:p>
    <w:p w14:paraId="4CC785FC" w14:textId="77777777" w:rsidR="0048320E" w:rsidRPr="00BF7702" w:rsidRDefault="002D4F87" w:rsidP="00A42FAE">
      <w:pPr>
        <w:pStyle w:val="Code"/>
      </w:pPr>
      <w:r w:rsidRPr="00BF7702">
        <w:rPr>
          <w:rPrChange w:id="1488" w:author="Frances" w:date="2023-03-20T15:29:00Z">
            <w:rPr>
              <w:sz w:val="17"/>
            </w:rPr>
          </w:rPrChange>
        </w:rPr>
        <w:t>library</w:t>
      </w:r>
      <w:r w:rsidRPr="00BF7702">
        <w:rPr>
          <w:rPrChange w:id="1489" w:author="Frances" w:date="2023-03-20T15:29:00Z">
            <w:rPr>
              <w:rStyle w:val="NormalTok"/>
              <w:rFonts w:ascii="Courier" w:hAnsi="Courier"/>
              <w:i w:val="0"/>
              <w:sz w:val="17"/>
              <w:shd w:val="clear" w:color="auto" w:fill="auto"/>
            </w:rPr>
          </w:rPrChange>
        </w:rPr>
        <w:t>(</w:t>
      </w:r>
      <w:proofErr w:type="spellStart"/>
      <w:r w:rsidRPr="00BF7702">
        <w:rPr>
          <w:rPrChange w:id="1490" w:author="Frances" w:date="2023-03-20T15:29:00Z">
            <w:rPr>
              <w:rStyle w:val="NormalTok"/>
              <w:rFonts w:ascii="Courier" w:hAnsi="Courier"/>
              <w:i w:val="0"/>
              <w:sz w:val="17"/>
              <w:shd w:val="clear" w:color="auto" w:fill="auto"/>
            </w:rPr>
          </w:rPrChange>
        </w:rPr>
        <w:t>reactable</w:t>
      </w:r>
      <w:proofErr w:type="spellEnd"/>
      <w:r w:rsidRPr="00BF7702">
        <w:rPr>
          <w:rPrChange w:id="1491" w:author="Frances" w:date="2023-03-20T15:29:00Z">
            <w:rPr>
              <w:rStyle w:val="NormalTok"/>
              <w:rFonts w:ascii="Courier" w:hAnsi="Courier"/>
              <w:i w:val="0"/>
              <w:sz w:val="17"/>
              <w:shd w:val="clear" w:color="auto" w:fill="auto"/>
            </w:rPr>
          </w:rPrChange>
        </w:rPr>
        <w:t>)</w:t>
      </w:r>
    </w:p>
    <w:p w14:paraId="50F2BA25" w14:textId="77777777" w:rsidR="0048320E" w:rsidRPr="00BF7702" w:rsidRDefault="0048320E" w:rsidP="00A42FAE">
      <w:pPr>
        <w:pStyle w:val="Code"/>
      </w:pPr>
    </w:p>
    <w:p w14:paraId="342BB102" w14:textId="77777777" w:rsidR="0048320E" w:rsidRPr="00BF7702" w:rsidRDefault="002D4F87" w:rsidP="00A42FAE">
      <w:pPr>
        <w:pStyle w:val="Code"/>
      </w:pPr>
      <w:proofErr w:type="spellStart"/>
      <w:r w:rsidRPr="00BF7702">
        <w:rPr>
          <w:rPrChange w:id="1492" w:author="Frances" w:date="2023-03-20T15:29:00Z">
            <w:rPr>
              <w:rStyle w:val="NormalTok"/>
              <w:rFonts w:ascii="Courier" w:hAnsi="Courier"/>
              <w:i w:val="0"/>
              <w:sz w:val="17"/>
              <w:shd w:val="clear" w:color="auto" w:fill="auto"/>
            </w:rPr>
          </w:rPrChange>
        </w:rPr>
        <w:t>covid_data</w:t>
      </w:r>
      <w:proofErr w:type="spellEnd"/>
      <w:r w:rsidRPr="00BF7702">
        <w:rPr>
          <w:rPrChange w:id="1493" w:author="Frances" w:date="2023-03-20T15:29:00Z">
            <w:rPr>
              <w:rStyle w:val="NormalTok"/>
              <w:rFonts w:ascii="Courier" w:hAnsi="Courier"/>
              <w:i w:val="0"/>
              <w:sz w:val="17"/>
              <w:shd w:val="clear" w:color="auto" w:fill="auto"/>
            </w:rPr>
          </w:rPrChange>
        </w:rPr>
        <w:t xml:space="preserve"> </w:t>
      </w:r>
      <w:r w:rsidRPr="00BF7702">
        <w:rPr>
          <w:rFonts w:eastAsiaTheme="minorHAnsi"/>
          <w:rPrChange w:id="1494" w:author="Frances" w:date="2023-03-20T15:29:00Z">
            <w:rPr>
              <w:rStyle w:val="SpecialCharTok"/>
              <w:rFonts w:ascii="Courier" w:eastAsiaTheme="minorHAnsi" w:hAnsi="Courier" w:cs="TheSansMonoCondensed-Plain"/>
              <w:i w:val="0"/>
              <w:sz w:val="17"/>
              <w:szCs w:val="17"/>
              <w:shd w:val="clear" w:color="auto" w:fill="auto"/>
              <w:lang w:val="en-US"/>
            </w:rPr>
          </w:rPrChange>
        </w:rPr>
        <w:t>%&gt;%</w:t>
      </w:r>
      <w:r w:rsidRPr="00BF7702">
        <w:rPr>
          <w:rPrChange w:id="1495" w:author="Frances" w:date="2023-03-20T15:29:00Z">
            <w:rPr>
              <w:rStyle w:val="NormalTok"/>
              <w:rFonts w:ascii="Courier" w:hAnsi="Courier"/>
              <w:i w:val="0"/>
              <w:sz w:val="17"/>
              <w:shd w:val="clear" w:color="auto" w:fill="auto"/>
            </w:rPr>
          </w:rPrChange>
        </w:rPr>
        <w:t xml:space="preserve"> </w:t>
      </w:r>
    </w:p>
    <w:p w14:paraId="2A6B6922" w14:textId="77777777" w:rsidR="0048320E" w:rsidRPr="00BF7702" w:rsidRDefault="002D4F87" w:rsidP="00A42FAE">
      <w:pPr>
        <w:pStyle w:val="Code"/>
      </w:pPr>
      <w:r w:rsidRPr="00BF7702">
        <w:rPr>
          <w:rPrChange w:id="1496" w:author="Frances" w:date="2023-03-20T15:29:00Z">
            <w:rPr>
              <w:rStyle w:val="NormalTok"/>
              <w:rFonts w:ascii="Courier" w:hAnsi="Courier"/>
              <w:i w:val="0"/>
              <w:sz w:val="17"/>
              <w:shd w:val="clear" w:color="auto" w:fill="auto"/>
            </w:rPr>
          </w:rPrChange>
        </w:rPr>
        <w:t xml:space="preserve">  </w:t>
      </w:r>
      <w:proofErr w:type="spellStart"/>
      <w:r w:rsidRPr="00BF7702">
        <w:rPr>
          <w:rPrChange w:id="1497" w:author="Frances" w:date="2023-03-20T15:29:00Z">
            <w:rPr>
              <w:sz w:val="17"/>
            </w:rPr>
          </w:rPrChange>
        </w:rPr>
        <w:t>slice_</w:t>
      </w:r>
      <w:proofErr w:type="gramStart"/>
      <w:r w:rsidRPr="00BF7702">
        <w:rPr>
          <w:rPrChange w:id="1498" w:author="Frances" w:date="2023-03-20T15:29:00Z">
            <w:rPr>
              <w:sz w:val="17"/>
            </w:rPr>
          </w:rPrChange>
        </w:rPr>
        <w:t>max</w:t>
      </w:r>
      <w:proofErr w:type="spellEnd"/>
      <w:r w:rsidRPr="00BF7702">
        <w:rPr>
          <w:rPrChange w:id="1499" w:author="Frances" w:date="2023-03-20T15:29:00Z">
            <w:rPr>
              <w:rStyle w:val="NormalTok"/>
              <w:rFonts w:ascii="Courier" w:hAnsi="Courier"/>
              <w:i w:val="0"/>
              <w:sz w:val="17"/>
              <w:shd w:val="clear" w:color="auto" w:fill="auto"/>
            </w:rPr>
          </w:rPrChange>
        </w:rPr>
        <w:t>(</w:t>
      </w:r>
      <w:proofErr w:type="spellStart"/>
      <w:proofErr w:type="gramEnd"/>
      <w:r w:rsidRPr="00BF7702">
        <w:rPr>
          <w:rPrChange w:id="1500" w:author="Frances" w:date="2023-03-20T15:29:00Z">
            <w:rPr>
              <w:rStyle w:val="AttributeTok"/>
              <w:rFonts w:ascii="Courier" w:hAnsi="Courier"/>
              <w:i w:val="0"/>
              <w:color w:val="000000"/>
              <w:sz w:val="17"/>
              <w:shd w:val="clear" w:color="auto" w:fill="auto"/>
            </w:rPr>
          </w:rPrChange>
        </w:rPr>
        <w:t>order_by</w:t>
      </w:r>
      <w:proofErr w:type="spellEnd"/>
      <w:r w:rsidRPr="00BF7702">
        <w:rPr>
          <w:rPrChange w:id="1501" w:author="Frances" w:date="2023-03-20T15:29:00Z">
            <w:rPr>
              <w:rStyle w:val="AttributeTok"/>
              <w:rFonts w:ascii="Courier" w:hAnsi="Courier"/>
              <w:i w:val="0"/>
              <w:color w:val="000000"/>
              <w:sz w:val="17"/>
              <w:shd w:val="clear" w:color="auto" w:fill="auto"/>
            </w:rPr>
          </w:rPrChange>
        </w:rPr>
        <w:t xml:space="preserve"> =</w:t>
      </w:r>
      <w:r w:rsidRPr="00BF7702">
        <w:rPr>
          <w:rPrChange w:id="1502" w:author="Frances" w:date="2023-03-20T15:29:00Z">
            <w:rPr>
              <w:rStyle w:val="NormalTok"/>
              <w:rFonts w:ascii="Courier" w:hAnsi="Courier"/>
              <w:i w:val="0"/>
              <w:sz w:val="17"/>
              <w:shd w:val="clear" w:color="auto" w:fill="auto"/>
            </w:rPr>
          </w:rPrChange>
        </w:rPr>
        <w:t xml:space="preserve"> date,</w:t>
      </w:r>
    </w:p>
    <w:p w14:paraId="09828574" w14:textId="77777777" w:rsidR="0048320E" w:rsidRPr="00BF7702" w:rsidRDefault="002D4F87" w:rsidP="00A42FAE">
      <w:pPr>
        <w:pStyle w:val="Code"/>
      </w:pPr>
      <w:r w:rsidRPr="00BF7702">
        <w:rPr>
          <w:rPrChange w:id="1503" w:author="Frances" w:date="2023-03-20T15:29:00Z">
            <w:rPr>
              <w:rStyle w:val="NormalTok"/>
              <w:rFonts w:ascii="Courier" w:hAnsi="Courier"/>
              <w:i w:val="0"/>
              <w:sz w:val="17"/>
              <w:shd w:val="clear" w:color="auto" w:fill="auto"/>
            </w:rPr>
          </w:rPrChange>
        </w:rPr>
        <w:t xml:space="preserve">            </w:t>
      </w:r>
      <w:r w:rsidRPr="00BF7702">
        <w:rPr>
          <w:rPrChange w:id="1504" w:author="Frances" w:date="2023-03-20T15:29:00Z">
            <w:rPr>
              <w:rStyle w:val="AttributeTok"/>
              <w:rFonts w:ascii="Courier" w:hAnsi="Courier"/>
              <w:i w:val="0"/>
              <w:color w:val="000000"/>
              <w:sz w:val="17"/>
              <w:shd w:val="clear" w:color="auto" w:fill="auto"/>
            </w:rPr>
          </w:rPrChange>
        </w:rPr>
        <w:t>n =</w:t>
      </w:r>
      <w:r w:rsidRPr="00BF7702">
        <w:rPr>
          <w:rPrChange w:id="1505" w:author="Frances" w:date="2023-03-20T15:29:00Z">
            <w:rPr>
              <w:rStyle w:val="NormalTok"/>
              <w:rFonts w:ascii="Courier" w:hAnsi="Courier"/>
              <w:i w:val="0"/>
              <w:sz w:val="17"/>
              <w:shd w:val="clear" w:color="auto" w:fill="auto"/>
            </w:rPr>
          </w:rPrChange>
        </w:rPr>
        <w:t xml:space="preserve"> </w:t>
      </w:r>
      <w:r w:rsidRPr="00BF7702">
        <w:rPr>
          <w:rPrChange w:id="1506" w:author="Frances" w:date="2023-03-20T15:29:00Z">
            <w:rPr>
              <w:rStyle w:val="DecValTok"/>
              <w:rFonts w:ascii="Courier" w:hAnsi="Courier"/>
              <w:i w:val="0"/>
              <w:color w:val="000000"/>
              <w:sz w:val="17"/>
              <w:shd w:val="clear" w:color="auto" w:fill="auto"/>
            </w:rPr>
          </w:rPrChange>
        </w:rPr>
        <w:t>1</w:t>
      </w:r>
      <w:r w:rsidRPr="00BF7702">
        <w:rPr>
          <w:rPrChange w:id="1507" w:author="Frances" w:date="2023-03-20T15:29:00Z">
            <w:rPr>
              <w:rStyle w:val="NormalTok"/>
              <w:rFonts w:ascii="Courier" w:hAnsi="Courier"/>
              <w:i w:val="0"/>
              <w:sz w:val="17"/>
              <w:shd w:val="clear" w:color="auto" w:fill="auto"/>
            </w:rPr>
          </w:rPrChange>
        </w:rPr>
        <w:t xml:space="preserve">) </w:t>
      </w:r>
      <w:r w:rsidRPr="00BF7702">
        <w:rPr>
          <w:rFonts w:eastAsiaTheme="minorHAnsi"/>
          <w:rPrChange w:id="1508" w:author="Frances" w:date="2023-03-20T15:29:00Z">
            <w:rPr>
              <w:rStyle w:val="SpecialCharTok"/>
              <w:rFonts w:ascii="Courier" w:eastAsiaTheme="minorHAnsi" w:hAnsi="Courier" w:cs="TheSansMonoCondensed-Plain"/>
              <w:i w:val="0"/>
              <w:sz w:val="17"/>
              <w:szCs w:val="17"/>
              <w:shd w:val="clear" w:color="auto" w:fill="auto"/>
              <w:lang w:val="en-US"/>
            </w:rPr>
          </w:rPrChange>
        </w:rPr>
        <w:t>%&gt;%</w:t>
      </w:r>
      <w:r w:rsidRPr="00BF7702">
        <w:rPr>
          <w:rPrChange w:id="1509" w:author="Frances" w:date="2023-03-20T15:29:00Z">
            <w:rPr>
              <w:rStyle w:val="NormalTok"/>
              <w:rFonts w:ascii="Courier" w:hAnsi="Courier"/>
              <w:i w:val="0"/>
              <w:sz w:val="17"/>
              <w:shd w:val="clear" w:color="auto" w:fill="auto"/>
            </w:rPr>
          </w:rPrChange>
        </w:rPr>
        <w:t xml:space="preserve"> </w:t>
      </w:r>
    </w:p>
    <w:p w14:paraId="7D0EF3B8" w14:textId="77777777" w:rsidR="0048320E" w:rsidRPr="00BF7702" w:rsidRDefault="002D4F87" w:rsidP="00A42FAE">
      <w:pPr>
        <w:pStyle w:val="Code"/>
      </w:pPr>
      <w:r w:rsidRPr="00BF7702">
        <w:rPr>
          <w:rPrChange w:id="1510" w:author="Frances" w:date="2023-03-20T15:29:00Z">
            <w:rPr>
              <w:rStyle w:val="NormalTok"/>
              <w:rFonts w:ascii="Courier" w:hAnsi="Courier"/>
              <w:i w:val="0"/>
              <w:sz w:val="17"/>
              <w:shd w:val="clear" w:color="auto" w:fill="auto"/>
            </w:rPr>
          </w:rPrChange>
        </w:rPr>
        <w:t xml:space="preserve">  </w:t>
      </w:r>
      <w:proofErr w:type="gramStart"/>
      <w:r w:rsidRPr="00BF7702">
        <w:rPr>
          <w:rPrChange w:id="1511" w:author="Frances" w:date="2023-03-20T15:29:00Z">
            <w:rPr>
              <w:sz w:val="17"/>
            </w:rPr>
          </w:rPrChange>
        </w:rPr>
        <w:t>select</w:t>
      </w:r>
      <w:r w:rsidRPr="00BF7702">
        <w:rPr>
          <w:rPrChange w:id="1512" w:author="Frances" w:date="2023-03-20T15:29:00Z">
            <w:rPr>
              <w:rStyle w:val="NormalTok"/>
              <w:rFonts w:ascii="Courier" w:hAnsi="Courier"/>
              <w:i w:val="0"/>
              <w:sz w:val="17"/>
              <w:shd w:val="clear" w:color="auto" w:fill="auto"/>
            </w:rPr>
          </w:rPrChange>
        </w:rPr>
        <w:t>(</w:t>
      </w:r>
      <w:proofErr w:type="gramEnd"/>
      <w:r w:rsidRPr="00BF7702">
        <w:rPr>
          <w:rPrChange w:id="1513" w:author="Frances" w:date="2023-03-20T15:29:00Z">
            <w:rPr>
              <w:rStyle w:val="NormalTok"/>
              <w:rFonts w:ascii="Courier" w:hAnsi="Courier"/>
              <w:i w:val="0"/>
              <w:sz w:val="17"/>
              <w:shd w:val="clear" w:color="auto" w:fill="auto"/>
            </w:rPr>
          </w:rPrChange>
        </w:rPr>
        <w:t xml:space="preserve">state, deaths_avg_per_100k) </w:t>
      </w:r>
      <w:r w:rsidRPr="00BF7702">
        <w:rPr>
          <w:rFonts w:eastAsiaTheme="minorHAnsi"/>
          <w:rPrChange w:id="1514" w:author="Frances" w:date="2023-03-20T15:29:00Z">
            <w:rPr>
              <w:rStyle w:val="SpecialCharTok"/>
              <w:rFonts w:ascii="Courier" w:eastAsiaTheme="minorHAnsi" w:hAnsi="Courier" w:cs="TheSansMonoCondensed-Plain"/>
              <w:i w:val="0"/>
              <w:sz w:val="17"/>
              <w:szCs w:val="17"/>
              <w:shd w:val="clear" w:color="auto" w:fill="auto"/>
              <w:lang w:val="en-US"/>
            </w:rPr>
          </w:rPrChange>
        </w:rPr>
        <w:t>%&gt;%</w:t>
      </w:r>
      <w:r w:rsidRPr="00BF7702">
        <w:rPr>
          <w:rPrChange w:id="1515" w:author="Frances" w:date="2023-03-20T15:29:00Z">
            <w:rPr>
              <w:rStyle w:val="NormalTok"/>
              <w:rFonts w:ascii="Courier" w:hAnsi="Courier"/>
              <w:i w:val="0"/>
              <w:sz w:val="17"/>
              <w:shd w:val="clear" w:color="auto" w:fill="auto"/>
            </w:rPr>
          </w:rPrChange>
        </w:rPr>
        <w:t xml:space="preserve"> </w:t>
      </w:r>
    </w:p>
    <w:p w14:paraId="0565D440" w14:textId="77777777" w:rsidR="0048320E" w:rsidRPr="00BF7702" w:rsidRDefault="002D4F87" w:rsidP="00A42FAE">
      <w:pPr>
        <w:pStyle w:val="Code"/>
      </w:pPr>
      <w:r w:rsidRPr="00BF7702">
        <w:rPr>
          <w:rPrChange w:id="1516" w:author="Frances" w:date="2023-03-20T15:29:00Z">
            <w:rPr>
              <w:rStyle w:val="NormalTok"/>
              <w:rFonts w:ascii="Courier" w:hAnsi="Courier"/>
              <w:i w:val="0"/>
              <w:sz w:val="17"/>
              <w:shd w:val="clear" w:color="auto" w:fill="auto"/>
            </w:rPr>
          </w:rPrChange>
        </w:rPr>
        <w:t xml:space="preserve">  </w:t>
      </w:r>
      <w:r w:rsidRPr="00BF7702">
        <w:rPr>
          <w:rPrChange w:id="1517" w:author="Frances" w:date="2023-03-20T15:29:00Z">
            <w:rPr>
              <w:sz w:val="17"/>
            </w:rPr>
          </w:rPrChange>
        </w:rPr>
        <w:t>arrange</w:t>
      </w:r>
      <w:r w:rsidRPr="00BF7702">
        <w:rPr>
          <w:rPrChange w:id="1518" w:author="Frances" w:date="2023-03-20T15:29:00Z">
            <w:rPr>
              <w:rStyle w:val="NormalTok"/>
              <w:rFonts w:ascii="Courier" w:hAnsi="Courier"/>
              <w:i w:val="0"/>
              <w:sz w:val="17"/>
              <w:shd w:val="clear" w:color="auto" w:fill="auto"/>
            </w:rPr>
          </w:rPrChange>
        </w:rPr>
        <w:t xml:space="preserve">(state) </w:t>
      </w:r>
      <w:r w:rsidRPr="00BF7702">
        <w:rPr>
          <w:rFonts w:eastAsiaTheme="minorHAnsi"/>
          <w:rPrChange w:id="1519" w:author="Frances" w:date="2023-03-20T15:29:00Z">
            <w:rPr>
              <w:rStyle w:val="SpecialCharTok"/>
              <w:rFonts w:ascii="Courier" w:eastAsiaTheme="minorHAnsi" w:hAnsi="Courier" w:cs="TheSansMonoCondensed-Plain"/>
              <w:i w:val="0"/>
              <w:sz w:val="17"/>
              <w:szCs w:val="17"/>
              <w:shd w:val="clear" w:color="auto" w:fill="auto"/>
              <w:lang w:val="en-US"/>
            </w:rPr>
          </w:rPrChange>
        </w:rPr>
        <w:t>%&gt;%</w:t>
      </w:r>
      <w:r w:rsidRPr="00BF7702">
        <w:rPr>
          <w:rPrChange w:id="1520" w:author="Frances" w:date="2023-03-20T15:29:00Z">
            <w:rPr>
              <w:rStyle w:val="NormalTok"/>
              <w:rFonts w:ascii="Courier" w:hAnsi="Courier"/>
              <w:i w:val="0"/>
              <w:sz w:val="17"/>
              <w:shd w:val="clear" w:color="auto" w:fill="auto"/>
            </w:rPr>
          </w:rPrChange>
        </w:rPr>
        <w:t xml:space="preserve"> </w:t>
      </w:r>
    </w:p>
    <w:p w14:paraId="5573413C" w14:textId="77777777" w:rsidR="0048320E" w:rsidRPr="00BF7702" w:rsidRDefault="002D4F87" w:rsidP="00A42FAE">
      <w:pPr>
        <w:pStyle w:val="Code"/>
      </w:pPr>
      <w:r w:rsidRPr="00BF7702">
        <w:rPr>
          <w:rPrChange w:id="1521" w:author="Frances" w:date="2023-03-20T15:29:00Z">
            <w:rPr>
              <w:rStyle w:val="NormalTok"/>
              <w:rFonts w:ascii="Courier" w:hAnsi="Courier"/>
              <w:i w:val="0"/>
              <w:sz w:val="17"/>
              <w:shd w:val="clear" w:color="auto" w:fill="auto"/>
            </w:rPr>
          </w:rPrChange>
        </w:rPr>
        <w:t xml:space="preserve">  </w:t>
      </w:r>
      <w:proofErr w:type="spellStart"/>
      <w:r w:rsidRPr="00BF7702">
        <w:rPr>
          <w:rPrChange w:id="1522" w:author="Frances" w:date="2023-03-20T15:29:00Z">
            <w:rPr>
              <w:sz w:val="17"/>
            </w:rPr>
          </w:rPrChange>
        </w:rPr>
        <w:t>set_</w:t>
      </w:r>
      <w:proofErr w:type="gramStart"/>
      <w:r w:rsidRPr="00BF7702">
        <w:rPr>
          <w:rPrChange w:id="1523" w:author="Frances" w:date="2023-03-20T15:29:00Z">
            <w:rPr>
              <w:sz w:val="17"/>
            </w:rPr>
          </w:rPrChange>
        </w:rPr>
        <w:t>names</w:t>
      </w:r>
      <w:proofErr w:type="spellEnd"/>
      <w:r w:rsidRPr="00BF7702">
        <w:rPr>
          <w:rPrChange w:id="1524" w:author="Frances" w:date="2023-03-20T15:29:00Z">
            <w:rPr>
              <w:rStyle w:val="NormalTok"/>
              <w:rFonts w:ascii="Courier" w:hAnsi="Courier"/>
              <w:i w:val="0"/>
              <w:sz w:val="17"/>
              <w:shd w:val="clear" w:color="auto" w:fill="auto"/>
            </w:rPr>
          </w:rPrChange>
        </w:rPr>
        <w:t>(</w:t>
      </w:r>
      <w:proofErr w:type="gramEnd"/>
      <w:r w:rsidRPr="00BF7702">
        <w:rPr>
          <w:rFonts w:eastAsiaTheme="minorHAnsi"/>
          <w:rPrChange w:id="1525" w:author="Frances" w:date="2023-03-20T15:29:00Z">
            <w:rPr>
              <w:rStyle w:val="StringTok"/>
              <w:rFonts w:ascii="Courier" w:eastAsiaTheme="minorHAnsi" w:hAnsi="Courier" w:cs="TheSansMonoCondensed-Plain"/>
              <w:i w:val="0"/>
              <w:color w:val="000000"/>
              <w:sz w:val="17"/>
              <w:szCs w:val="17"/>
              <w:shd w:val="clear" w:color="auto" w:fill="auto"/>
              <w:lang w:val="en-US"/>
            </w:rPr>
          </w:rPrChange>
        </w:rPr>
        <w:t>"State"</w:t>
      </w:r>
      <w:r w:rsidRPr="00BF7702">
        <w:rPr>
          <w:rPrChange w:id="1526" w:author="Frances" w:date="2023-03-20T15:29:00Z">
            <w:rPr>
              <w:rStyle w:val="NormalTok"/>
              <w:rFonts w:ascii="Courier" w:hAnsi="Courier"/>
              <w:i w:val="0"/>
              <w:sz w:val="17"/>
              <w:shd w:val="clear" w:color="auto" w:fill="auto"/>
            </w:rPr>
          </w:rPrChange>
        </w:rPr>
        <w:t xml:space="preserve">, </w:t>
      </w:r>
      <w:r w:rsidRPr="00BF7702">
        <w:rPr>
          <w:rFonts w:eastAsiaTheme="minorHAnsi"/>
          <w:rPrChange w:id="1527" w:author="Frances" w:date="2023-03-20T15:29:00Z">
            <w:rPr>
              <w:rStyle w:val="StringTok"/>
              <w:rFonts w:ascii="Courier" w:eastAsiaTheme="minorHAnsi" w:hAnsi="Courier" w:cs="TheSansMonoCondensed-Plain"/>
              <w:i w:val="0"/>
              <w:color w:val="000000"/>
              <w:sz w:val="17"/>
              <w:szCs w:val="17"/>
              <w:shd w:val="clear" w:color="auto" w:fill="auto"/>
              <w:lang w:val="en-US"/>
            </w:rPr>
          </w:rPrChange>
        </w:rPr>
        <w:t>"Death rate"</w:t>
      </w:r>
      <w:r w:rsidRPr="00BF7702">
        <w:rPr>
          <w:rPrChange w:id="1528" w:author="Frances" w:date="2023-03-20T15:29:00Z">
            <w:rPr>
              <w:rStyle w:val="NormalTok"/>
              <w:rFonts w:ascii="Courier" w:hAnsi="Courier"/>
              <w:i w:val="0"/>
              <w:sz w:val="17"/>
              <w:shd w:val="clear" w:color="auto" w:fill="auto"/>
            </w:rPr>
          </w:rPrChange>
        </w:rPr>
        <w:t xml:space="preserve">) </w:t>
      </w:r>
      <w:r w:rsidRPr="00BF7702">
        <w:rPr>
          <w:rFonts w:eastAsiaTheme="minorHAnsi"/>
          <w:rPrChange w:id="1529" w:author="Frances" w:date="2023-03-20T15:29:00Z">
            <w:rPr>
              <w:rStyle w:val="SpecialCharTok"/>
              <w:rFonts w:ascii="Courier" w:eastAsiaTheme="minorHAnsi" w:hAnsi="Courier" w:cs="TheSansMonoCondensed-Plain"/>
              <w:i w:val="0"/>
              <w:sz w:val="17"/>
              <w:szCs w:val="17"/>
              <w:shd w:val="clear" w:color="auto" w:fill="auto"/>
              <w:lang w:val="en-US"/>
            </w:rPr>
          </w:rPrChange>
        </w:rPr>
        <w:t>%&gt;%</w:t>
      </w:r>
      <w:r w:rsidRPr="00BF7702">
        <w:rPr>
          <w:rPrChange w:id="1530" w:author="Frances" w:date="2023-03-20T15:29:00Z">
            <w:rPr>
              <w:rStyle w:val="NormalTok"/>
              <w:rFonts w:ascii="Courier" w:hAnsi="Courier"/>
              <w:i w:val="0"/>
              <w:sz w:val="17"/>
              <w:shd w:val="clear" w:color="auto" w:fill="auto"/>
            </w:rPr>
          </w:rPrChange>
        </w:rPr>
        <w:t xml:space="preserve"> </w:t>
      </w:r>
    </w:p>
    <w:p w14:paraId="0C261352" w14:textId="2E8C3FAB" w:rsidR="002D4F87" w:rsidRPr="00BF7702" w:rsidRDefault="002D4F87" w:rsidP="00A42FAE">
      <w:pPr>
        <w:pStyle w:val="Code"/>
      </w:pPr>
      <w:r w:rsidRPr="00BF7702">
        <w:rPr>
          <w:rPrChange w:id="1531" w:author="Frances" w:date="2023-03-20T15:29:00Z">
            <w:rPr>
              <w:rStyle w:val="NormalTok"/>
              <w:rFonts w:ascii="Courier" w:hAnsi="Courier"/>
              <w:i w:val="0"/>
              <w:sz w:val="17"/>
              <w:shd w:val="clear" w:color="auto" w:fill="auto"/>
            </w:rPr>
          </w:rPrChange>
        </w:rPr>
        <w:t xml:space="preserve">  </w:t>
      </w:r>
      <w:proofErr w:type="spellStart"/>
      <w:proofErr w:type="gramStart"/>
      <w:r w:rsidRPr="00BF7702">
        <w:rPr>
          <w:rPrChange w:id="1532" w:author="Frances" w:date="2023-03-20T15:29:00Z">
            <w:rPr>
              <w:sz w:val="17"/>
            </w:rPr>
          </w:rPrChange>
        </w:rPr>
        <w:t>reactable</w:t>
      </w:r>
      <w:proofErr w:type="spellEnd"/>
      <w:r w:rsidRPr="00BF7702">
        <w:rPr>
          <w:rPrChange w:id="1533" w:author="Frances" w:date="2023-03-20T15:29:00Z">
            <w:rPr>
              <w:rStyle w:val="NormalTok"/>
              <w:rFonts w:ascii="Courier" w:hAnsi="Courier"/>
              <w:i w:val="0"/>
              <w:sz w:val="17"/>
              <w:shd w:val="clear" w:color="auto" w:fill="auto"/>
            </w:rPr>
          </w:rPrChange>
        </w:rPr>
        <w:t>(</w:t>
      </w:r>
      <w:proofErr w:type="gramEnd"/>
      <w:r w:rsidRPr="00BF7702">
        <w:rPr>
          <w:rPrChange w:id="1534" w:author="Frances" w:date="2023-03-20T15:29:00Z">
            <w:rPr>
              <w:rStyle w:val="NormalTok"/>
              <w:rFonts w:ascii="Courier" w:hAnsi="Courier"/>
              <w:i w:val="0"/>
              <w:sz w:val="17"/>
              <w:shd w:val="clear" w:color="auto" w:fill="auto"/>
            </w:rPr>
          </w:rPrChange>
        </w:rPr>
        <w:t>)</w:t>
      </w:r>
    </w:p>
    <w:p w14:paraId="2BBFF38D" w14:textId="3ACC1310" w:rsidR="002D4F87" w:rsidRDefault="002D4F87" w:rsidP="00A601C9">
      <w:pPr>
        <w:pStyle w:val="Body"/>
      </w:pPr>
      <w:r>
        <w:t xml:space="preserve">The </w:t>
      </w:r>
      <w:proofErr w:type="spellStart"/>
      <w:r w:rsidRPr="00A42FAE">
        <w:rPr>
          <w:rStyle w:val="Literal"/>
          <w:rFonts w:eastAsiaTheme="minorHAnsi"/>
        </w:rPr>
        <w:t>reactable</w:t>
      </w:r>
      <w:proofErr w:type="spellEnd"/>
      <w:r>
        <w:t xml:space="preserve"> package shows </w:t>
      </w:r>
      <w:ins w:id="1535" w:author="Frances" w:date="2023-03-21T10:03:00Z">
        <w:r w:rsidR="007C5083">
          <w:t>10</w:t>
        </w:r>
      </w:ins>
      <w:del w:id="1536" w:author="Frances" w:date="2023-03-21T10:03:00Z">
        <w:r w:rsidDel="007C5083">
          <w:delText>ten</w:delText>
        </w:r>
      </w:del>
      <w:r>
        <w:t xml:space="preserve"> rows by default</w:t>
      </w:r>
      <w:ins w:id="1537" w:author="Frances" w:date="2023-03-20T15:24:00Z">
        <w:r w:rsidR="00BF7702">
          <w:t xml:space="preserve"> and adds</w:t>
        </w:r>
      </w:ins>
      <w:del w:id="1538" w:author="Frances" w:date="2023-03-20T15:24:00Z">
        <w:r w:rsidDel="00BF7702">
          <w:delText>, with</w:delText>
        </w:r>
      </w:del>
      <w:r>
        <w:t xml:space="preserve"> pagination</w:t>
      </w:r>
      <w:del w:id="1539" w:author="Frances" w:date="2023-03-20T15:24:00Z">
        <w:r w:rsidDel="00BF7702">
          <w:delText xml:space="preserve"> added below our table</w:delText>
        </w:r>
      </w:del>
      <w:r>
        <w:t xml:space="preserve">, as </w:t>
      </w:r>
      <w:ins w:id="1540" w:author="Frances" w:date="2023-03-20T15:24:00Z">
        <w:r w:rsidR="00BF7702">
          <w:t>shown</w:t>
        </w:r>
      </w:ins>
      <w:del w:id="1541" w:author="Frances" w:date="2023-03-20T15:24:00Z">
        <w:r w:rsidDel="00BF7702">
          <w:delText>seen</w:delText>
        </w:r>
      </w:del>
      <w:r>
        <w:t xml:space="preserve"> in </w:t>
      </w:r>
      <w:r w:rsidR="00790D61">
        <w:t xml:space="preserve">Figure </w:t>
      </w:r>
      <w:ins w:id="1542" w:author="Frances" w:date="2023-03-21T10:38:00Z">
        <w:r w:rsidR="008E1A5F">
          <w:t>8</w:t>
        </w:r>
      </w:ins>
      <w:del w:id="1543" w:author="Frances" w:date="2023-03-21T10:38:00Z">
        <w:r w:rsidR="00790D61" w:rsidDel="008E1A5F">
          <w:delText>9</w:delText>
        </w:r>
      </w:del>
      <w:r w:rsidR="00790D61">
        <w:t>-</w:t>
      </w:r>
      <w:ins w:id="1544" w:author="Frances" w:date="2023-03-21T10:03:00Z">
        <w:r w:rsidR="007C5083">
          <w:t>9</w:t>
        </w:r>
      </w:ins>
      <w:del w:id="1545" w:author="Frances" w:date="2023-03-21T10:03:00Z">
        <w:r w:rsidDel="007C5083">
          <w:delText>13</w:delText>
        </w:r>
      </w:del>
      <w:r>
        <w:t>.</w:t>
      </w:r>
    </w:p>
    <w:p w14:paraId="7DEF3BFD" w14:textId="70D14AB4" w:rsidR="002D4F87" w:rsidRDefault="002D4F87" w:rsidP="00A42FAE">
      <w:pPr>
        <w:pStyle w:val="GraphicSlug"/>
      </w:pPr>
      <w:r>
        <w:t>[</w:t>
      </w:r>
      <w:r w:rsidR="00C5544E">
        <w:t>F09</w:t>
      </w:r>
      <w:r>
        <w:t>013.png]</w:t>
      </w:r>
    </w:p>
    <w:p w14:paraId="5DDD5BF5" w14:textId="77777777" w:rsidR="002D4F87" w:rsidRDefault="002D4F87" w:rsidP="002D4F87">
      <w:pPr>
        <w:pStyle w:val="CaptionedFigure"/>
      </w:pPr>
      <w:r>
        <w:rPr>
          <w:noProof/>
        </w:rPr>
        <w:drawing>
          <wp:inline distT="0" distB="0" distL="0" distR="0" wp14:anchorId="192B10C5" wp14:editId="242F12A3">
            <wp:extent cx="5334000" cy="4820383"/>
            <wp:effectExtent l="0" t="0" r="0" b="0"/>
            <wp:docPr id="433" name="Picture"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434" name="Picture" descr="../../assets/covid-website-reactable.png"/>
                    <pic:cNvPicPr>
                      <a:picLocks noChangeAspect="1" noChangeArrowheads="1"/>
                    </pic:cNvPicPr>
                  </pic:nvPicPr>
                  <pic:blipFill>
                    <a:blip r:embed="rId22"/>
                    <a:stretch>
                      <a:fillRect/>
                    </a:stretch>
                  </pic:blipFill>
                  <pic:spPr bwMode="auto">
                    <a:xfrm>
                      <a:off x="0" y="0"/>
                      <a:ext cx="5334000" cy="4820383"/>
                    </a:xfrm>
                    <a:prstGeom prst="rect">
                      <a:avLst/>
                    </a:prstGeom>
                    <a:noFill/>
                    <a:ln w="9525">
                      <a:noFill/>
                      <a:headEnd/>
                      <a:tailEnd/>
                    </a:ln>
                  </pic:spPr>
                </pic:pic>
              </a:graphicData>
            </a:graphic>
          </wp:inline>
        </w:drawing>
      </w:r>
    </w:p>
    <w:p w14:paraId="101DBA5F" w14:textId="016CA7E0" w:rsidR="002D4F87" w:rsidRDefault="002D4F87" w:rsidP="00121BAD">
      <w:pPr>
        <w:pStyle w:val="CaptionLine"/>
      </w:pPr>
      <w:r>
        <w:t xml:space="preserve">An interactive table built with </w:t>
      </w:r>
      <w:proofErr w:type="spellStart"/>
      <w:r w:rsidRPr="00BF7702">
        <w:rPr>
          <w:rStyle w:val="Literal"/>
          <w:rPrChange w:id="1546" w:author="Frances" w:date="2023-03-20T15:24:00Z">
            <w:rPr/>
          </w:rPrChange>
        </w:rPr>
        <w:t>reactable</w:t>
      </w:r>
      <w:proofErr w:type="spellEnd"/>
    </w:p>
    <w:p w14:paraId="5F83855C" w14:textId="2320A48E" w:rsidR="002D4F87" w:rsidDel="00BF7702" w:rsidRDefault="002D4F87" w:rsidP="00BF7702">
      <w:pPr>
        <w:pStyle w:val="Body"/>
        <w:rPr>
          <w:del w:id="1547" w:author="Frances" w:date="2023-03-20T15:25:00Z"/>
        </w:rPr>
      </w:pPr>
      <w:r>
        <w:lastRenderedPageBreak/>
        <w:t xml:space="preserve">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also enables sorting by default. Although we used the </w:t>
      </w:r>
      <w:proofErr w:type="gramStart"/>
      <w:r w:rsidRPr="00A42FAE">
        <w:rPr>
          <w:rStyle w:val="Literal"/>
          <w:rFonts w:eastAsiaTheme="minorHAnsi"/>
        </w:rPr>
        <w:t>arrange(</w:t>
      </w:r>
      <w:proofErr w:type="gramEnd"/>
      <w:r w:rsidRPr="00A42FAE">
        <w:rPr>
          <w:rStyle w:val="Literal"/>
          <w:rFonts w:eastAsiaTheme="minorHAnsi"/>
        </w:rPr>
        <w:t>)</w:t>
      </w:r>
      <w:r>
        <w:t xml:space="preserve"> function in our code </w:t>
      </w:r>
      <w:del w:id="1548" w:author="Frances" w:date="2023-03-20T15:25:00Z">
        <w:r w:rsidDel="00BF7702">
          <w:delText xml:space="preserve">above </w:delText>
        </w:r>
      </w:del>
      <w:r>
        <w:t>to sort by state name,</w:t>
      </w:r>
      <w:del w:id="1549" w:author="Frances" w:date="2023-03-20T15:25:00Z">
        <w:r w:rsidDel="00BF7702">
          <w:delText xml:space="preserve"> if</w:delText>
        </w:r>
      </w:del>
      <w:r>
        <w:t xml:space="preserve"> users </w:t>
      </w:r>
      <w:ins w:id="1550" w:author="Frances" w:date="2023-03-20T15:25:00Z">
        <w:r w:rsidR="00BF7702">
          <w:t xml:space="preserve">can </w:t>
        </w:r>
      </w:ins>
      <w:r>
        <w:t>click the “Death rate” column</w:t>
      </w:r>
      <w:ins w:id="1551" w:author="Frances" w:date="2023-03-20T15:25:00Z">
        <w:r w:rsidR="00BF7702">
          <w:t xml:space="preserve"> to </w:t>
        </w:r>
      </w:ins>
      <w:del w:id="1552" w:author="Frances" w:date="2023-03-20T15:25:00Z">
        <w:r w:rsidDel="00BF7702">
          <w:delText xml:space="preserve">, the table will be </w:delText>
        </w:r>
      </w:del>
      <w:r>
        <w:t>sort</w:t>
      </w:r>
      <w:del w:id="1553" w:author="Frances" w:date="2023-03-20T15:25:00Z">
        <w:r w:rsidDel="00BF7702">
          <w:delText>ed</w:delText>
        </w:r>
      </w:del>
      <w:r>
        <w:t xml:space="preserve"> </w:t>
      </w:r>
      <w:ins w:id="1554" w:author="Frances" w:date="2023-03-20T15:25:00Z">
        <w:r w:rsidR="00BF7702">
          <w:t>values using</w:t>
        </w:r>
      </w:ins>
      <w:del w:id="1555" w:author="Frances" w:date="2023-03-20T15:25:00Z">
        <w:r w:rsidDel="00BF7702">
          <w:delText>by</w:delText>
        </w:r>
      </w:del>
      <w:r>
        <w:t xml:space="preserve"> that variable. </w:t>
      </w:r>
      <w:del w:id="1556" w:author="Frances" w:date="2023-03-20T15:25:00Z">
        <w:r w:rsidR="00790D61" w:rsidDel="00BF7702">
          <w:delText>Figure 9-</w:delText>
        </w:r>
        <w:r w:rsidDel="00BF7702">
          <w:delText>14 shows this.</w:delText>
        </w:r>
      </w:del>
    </w:p>
    <w:p w14:paraId="3655B307" w14:textId="77777777" w:rsidR="00BF7702" w:rsidRDefault="00BF7702" w:rsidP="00BF7702">
      <w:pPr>
        <w:pStyle w:val="Body"/>
        <w:rPr>
          <w:ins w:id="1557" w:author="Frances" w:date="2023-03-20T15:25:00Z"/>
        </w:rPr>
      </w:pPr>
    </w:p>
    <w:p w14:paraId="539FF2C3" w14:textId="7CD70193" w:rsidR="002D4F87" w:rsidDel="00BF7702" w:rsidRDefault="00BF7702">
      <w:pPr>
        <w:pStyle w:val="HeadC"/>
        <w:rPr>
          <w:del w:id="1558" w:author="Frances" w:date="2023-03-20T15:25:00Z"/>
        </w:rPr>
        <w:pPrChange w:id="1559" w:author="Frances" w:date="2023-03-20T15:27:00Z">
          <w:pPr>
            <w:pStyle w:val="GraphicSlug"/>
          </w:pPr>
        </w:pPrChange>
      </w:pPr>
      <w:bookmarkStart w:id="1560" w:name="_Toc130286663"/>
      <w:ins w:id="1561" w:author="Frances" w:date="2023-03-20T15:29:00Z">
        <w:r>
          <w:t>Creating a Hover</w:t>
        </w:r>
      </w:ins>
      <w:ins w:id="1562" w:author="Frances" w:date="2023-03-21T10:03:00Z">
        <w:r w:rsidR="007C5083">
          <w:t>ing</w:t>
        </w:r>
      </w:ins>
      <w:ins w:id="1563" w:author="Frances" w:date="2023-03-20T15:29:00Z">
        <w:r>
          <w:t xml:space="preserve"> </w:t>
        </w:r>
      </w:ins>
      <w:ins w:id="1564" w:author="Frances" w:date="2023-03-20T15:30:00Z">
        <w:r>
          <w:t>Tooltip</w:t>
        </w:r>
      </w:ins>
      <w:ins w:id="1565" w:author="Frances" w:date="2023-03-20T15:29:00Z">
        <w:r>
          <w:t xml:space="preserve"> with </w:t>
        </w:r>
        <w:proofErr w:type="spellStart"/>
        <w:r>
          <w:t>Plotly</w:t>
        </w:r>
      </w:ins>
      <w:bookmarkEnd w:id="1560"/>
      <w:proofErr w:type="spellEnd"/>
      <w:del w:id="1566" w:author="Frances" w:date="2023-03-20T15:25:00Z">
        <w:r w:rsidR="002D4F87" w:rsidDel="00BF7702">
          <w:delText>[</w:delText>
        </w:r>
        <w:r w:rsidR="00C5544E" w:rsidDel="00BF7702">
          <w:delText>F09</w:delText>
        </w:r>
        <w:r w:rsidR="002D4F87" w:rsidDel="00BF7702">
          <w:delText>014.png]</w:delText>
        </w:r>
      </w:del>
    </w:p>
    <w:p w14:paraId="3A310299" w14:textId="25222145" w:rsidR="002D4F87" w:rsidDel="00BF7702" w:rsidRDefault="002D4F87">
      <w:pPr>
        <w:pStyle w:val="HeadC"/>
        <w:rPr>
          <w:del w:id="1567" w:author="Frances" w:date="2023-03-20T15:25:00Z"/>
        </w:rPr>
        <w:pPrChange w:id="1568" w:author="Frances" w:date="2023-03-20T15:27:00Z">
          <w:pPr>
            <w:pStyle w:val="CaptionedFigure"/>
          </w:pPr>
        </w:pPrChange>
      </w:pPr>
      <w:del w:id="1569" w:author="Frances" w:date="2023-03-20T15:25:00Z">
        <w:r w:rsidDel="00BF7702">
          <w:rPr>
            <w:b w:val="0"/>
            <w:bCs w:val="0"/>
            <w:noProof/>
          </w:rPr>
          <w:drawing>
            <wp:inline distT="0" distB="0" distL="0" distR="0" wp14:anchorId="3CEAAC1D" wp14:editId="7CC2FB26">
              <wp:extent cx="5334000" cy="5036142"/>
              <wp:effectExtent l="0" t="0" r="0" b="0"/>
              <wp:docPr id="436" name="Picture" descr="Figure 9.14: The table sorted by death rate"/>
              <wp:cNvGraphicFramePr/>
              <a:graphic xmlns:a="http://schemas.openxmlformats.org/drawingml/2006/main">
                <a:graphicData uri="http://schemas.openxmlformats.org/drawingml/2006/picture">
                  <pic:pic xmlns:pic="http://schemas.openxmlformats.org/drawingml/2006/picture">
                    <pic:nvPicPr>
                      <pic:cNvPr id="437" name="Picture" descr="../../assets/covid-website-reactable-sorted.png"/>
                      <pic:cNvPicPr>
                        <a:picLocks noChangeAspect="1" noChangeArrowheads="1"/>
                      </pic:cNvPicPr>
                    </pic:nvPicPr>
                    <pic:blipFill>
                      <a:blip r:embed="rId23"/>
                      <a:stretch>
                        <a:fillRect/>
                      </a:stretch>
                    </pic:blipFill>
                    <pic:spPr bwMode="auto">
                      <a:xfrm>
                        <a:off x="0" y="0"/>
                        <a:ext cx="5334000" cy="5036142"/>
                      </a:xfrm>
                      <a:prstGeom prst="rect">
                        <a:avLst/>
                      </a:prstGeom>
                      <a:noFill/>
                      <a:ln w="9525">
                        <a:noFill/>
                        <a:headEnd/>
                        <a:tailEnd/>
                      </a:ln>
                    </pic:spPr>
                  </pic:pic>
                </a:graphicData>
              </a:graphic>
            </wp:inline>
          </w:drawing>
        </w:r>
      </w:del>
    </w:p>
    <w:p w14:paraId="053D86AC" w14:textId="29631AA7" w:rsidR="002D4F87" w:rsidRDefault="002D4F87">
      <w:pPr>
        <w:pStyle w:val="HeadC"/>
        <w:pPrChange w:id="1570" w:author="Frances" w:date="2023-03-20T15:27:00Z">
          <w:pPr>
            <w:pStyle w:val="CaptionLine"/>
          </w:pPr>
        </w:pPrChange>
      </w:pPr>
      <w:del w:id="1571" w:author="Frances" w:date="2023-03-20T15:25:00Z">
        <w:r w:rsidDel="00BF7702">
          <w:delText>The table sorted by death rate</w:delText>
        </w:r>
      </w:del>
    </w:p>
    <w:p w14:paraId="246414DB" w14:textId="41DADDCD" w:rsidR="002D4F87" w:rsidRDefault="002D4F87" w:rsidP="00A601C9">
      <w:pPr>
        <w:pStyle w:val="Body"/>
      </w:pPr>
      <w:del w:id="1572" w:author="Frances" w:date="2023-03-20T15:28:00Z">
        <w:r w:rsidDel="00BF7702">
          <w:delText>We can</w:delText>
        </w:r>
      </w:del>
      <w:ins w:id="1573" w:author="Frances" w:date="2023-03-20T15:28:00Z">
        <w:r w:rsidR="00BF7702">
          <w:t>Let’s</w:t>
        </w:r>
      </w:ins>
      <w:r>
        <w:t xml:space="preserve"> also give </w:t>
      </w:r>
      <w:ins w:id="1574" w:author="Frances" w:date="2023-03-20T15:30:00Z">
        <w:r w:rsidR="00BF7702">
          <w:t xml:space="preserve">the website’s </w:t>
        </w:r>
      </w:ins>
      <w:del w:id="1575" w:author="Frances" w:date="2023-03-20T15:30:00Z">
        <w:r w:rsidDel="00BF7702">
          <w:delText xml:space="preserve">our </w:delText>
        </w:r>
      </w:del>
      <w:r>
        <w:t>chart some interactivity</w:t>
      </w:r>
      <w:ins w:id="1576" w:author="Frances" w:date="2023-03-20T15:28:00Z">
        <w:r w:rsidR="00BF7702">
          <w:t xml:space="preserve"> </w:t>
        </w:r>
      </w:ins>
      <w:del w:id="1577" w:author="Frances" w:date="2023-03-20T15:28:00Z">
        <w:r w:rsidDel="00BF7702">
          <w:delText xml:space="preserve">. To do this, we’ll </w:delText>
        </w:r>
      </w:del>
      <w:r>
        <w:t>us</w:t>
      </w:r>
      <w:ins w:id="1578" w:author="Frances" w:date="2023-03-20T15:28:00Z">
        <w:r w:rsidR="00BF7702">
          <w:t>ing</w:t>
        </w:r>
      </w:ins>
      <w:del w:id="1579" w:author="Frances" w:date="2023-03-20T15:28:00Z">
        <w:r w:rsidDel="00BF7702">
          <w:delText>e</w:delText>
        </w:r>
      </w:del>
      <w:r>
        <w:t xml:space="preserve"> </w:t>
      </w:r>
      <w:del w:id="1580" w:author="Frances" w:date="2023-03-20T15:28:00Z">
        <w:r w:rsidDel="00BF7702">
          <w:delText xml:space="preserve">the same package that Matt Herman uses: </w:delText>
        </w:r>
      </w:del>
      <w:proofErr w:type="spellStart"/>
      <w:r w:rsidRPr="00A42FAE">
        <w:rPr>
          <w:rStyle w:val="Literal"/>
          <w:rFonts w:eastAsiaTheme="minorHAnsi"/>
        </w:rPr>
        <w:t>plotly</w:t>
      </w:r>
      <w:proofErr w:type="spellEnd"/>
      <w:ins w:id="1581" w:author="Frances" w:date="2023-03-20T15:28:00Z">
        <w:r w:rsidR="00BF7702" w:rsidRPr="00BF7702">
          <w:rPr>
            <w:rFonts w:eastAsiaTheme="minorHAnsi"/>
            <w:rPrChange w:id="1582" w:author="Frances" w:date="2023-03-20T15:28:00Z">
              <w:rPr>
                <w:rStyle w:val="Literal"/>
                <w:rFonts w:eastAsiaTheme="minorHAnsi"/>
              </w:rPr>
            </w:rPrChange>
          </w:rPr>
          <w:t>, which has the following basic workflow</w:t>
        </w:r>
      </w:ins>
      <w:del w:id="1583" w:author="Frances" w:date="2023-03-20T15:28:00Z">
        <w:r w:rsidRPr="00BF7702" w:rsidDel="00BF7702">
          <w:delText xml:space="preserve">. The basic idea with </w:delText>
        </w:r>
        <w:r w:rsidRPr="00BF7702" w:rsidDel="00BF7702">
          <w:rPr>
            <w:rFonts w:eastAsiaTheme="minorHAnsi"/>
            <w:rPrChange w:id="1584" w:author="Frances" w:date="2023-03-20T15:28:00Z">
              <w:rPr>
                <w:rStyle w:val="Literal"/>
                <w:rFonts w:eastAsiaTheme="minorHAnsi"/>
              </w:rPr>
            </w:rPrChange>
          </w:rPr>
          <w:delText>plotly</w:delText>
        </w:r>
        <w:r w:rsidRPr="00BF7702" w:rsidDel="00BF7702">
          <w:delText xml:space="preserve"> is this</w:delText>
        </w:r>
      </w:del>
      <w:r w:rsidRPr="00BF7702">
        <w:t>: cr</w:t>
      </w:r>
      <w:r>
        <w:t xml:space="preserve">eate a plot with ggplot and save it as an object. Then, pass it to the </w:t>
      </w:r>
      <w:proofErr w:type="spellStart"/>
      <w:proofErr w:type="gramStart"/>
      <w:r w:rsidRPr="00A42FAE">
        <w:rPr>
          <w:rStyle w:val="Literal"/>
          <w:rFonts w:eastAsiaTheme="minorHAnsi"/>
        </w:rPr>
        <w:t>ggplotly</w:t>
      </w:r>
      <w:proofErr w:type="spellEnd"/>
      <w:r w:rsidRPr="00A42FAE">
        <w:rPr>
          <w:rStyle w:val="Literal"/>
          <w:rFonts w:eastAsiaTheme="minorHAnsi"/>
        </w:rPr>
        <w:t>(</w:t>
      </w:r>
      <w:proofErr w:type="gramEnd"/>
      <w:r w:rsidRPr="00A42FAE">
        <w:rPr>
          <w:rStyle w:val="Literal"/>
          <w:rFonts w:eastAsiaTheme="minorHAnsi"/>
        </w:rPr>
        <w:t>)</w:t>
      </w:r>
      <w:r>
        <w:t xml:space="preserve"> function, which turns it into an interactive plot. </w:t>
      </w:r>
      <w:del w:id="1585" w:author="Frances" w:date="2023-03-20T15:30:00Z">
        <w:r w:rsidDel="00BF7702">
          <w:delText>Here’s how it would work with</w:delText>
        </w:r>
      </w:del>
      <w:ins w:id="1586" w:author="Frances" w:date="2023-03-20T15:30:00Z">
        <w:r w:rsidR="00BF7702">
          <w:t>In the following code, we apply it to</w:t>
        </w:r>
      </w:ins>
      <w:r>
        <w:t xml:space="preserve"> </w:t>
      </w:r>
      <w:ins w:id="1587" w:author="Frances" w:date="2023-03-20T15:30:00Z">
        <w:r w:rsidR="00BF7702">
          <w:t xml:space="preserve">the </w:t>
        </w:r>
      </w:ins>
      <w:del w:id="1588" w:author="Frances" w:date="2023-03-20T15:30:00Z">
        <w:r w:rsidDel="00BF7702">
          <w:delText xml:space="preserve">my </w:delText>
        </w:r>
      </w:del>
      <w:r>
        <w:t>chart showing COVID death rates over time</w:t>
      </w:r>
      <w:ins w:id="1589" w:author="Frances" w:date="2023-03-20T15:30:00Z">
        <w:r w:rsidR="00BF7702">
          <w:t>:</w:t>
        </w:r>
      </w:ins>
      <w:del w:id="1590" w:author="Frances" w:date="2023-03-20T15:30:00Z">
        <w:r w:rsidDel="00BF7702">
          <w:delText>.</w:delText>
        </w:r>
      </w:del>
    </w:p>
    <w:p w14:paraId="60CF1C7A" w14:textId="77777777" w:rsidR="0048320E" w:rsidRPr="007C5083" w:rsidRDefault="002D4F87" w:rsidP="00A42FAE">
      <w:pPr>
        <w:pStyle w:val="Code"/>
      </w:pPr>
      <w:r w:rsidRPr="007C5083">
        <w:rPr>
          <w:rPrChange w:id="1591" w:author="Frances" w:date="2023-03-21T10:04:00Z">
            <w:rPr>
              <w:sz w:val="17"/>
            </w:rPr>
          </w:rPrChange>
        </w:rPr>
        <w:t>library</w:t>
      </w:r>
      <w:r w:rsidRPr="007C5083">
        <w:rPr>
          <w:rPrChange w:id="1592" w:author="Frances" w:date="2023-03-21T10:04:00Z">
            <w:rPr>
              <w:rStyle w:val="NormalTok"/>
              <w:rFonts w:ascii="Courier" w:hAnsi="Courier"/>
              <w:i w:val="0"/>
              <w:sz w:val="17"/>
              <w:shd w:val="clear" w:color="auto" w:fill="auto"/>
            </w:rPr>
          </w:rPrChange>
        </w:rPr>
        <w:t>(</w:t>
      </w:r>
      <w:proofErr w:type="spellStart"/>
      <w:r w:rsidRPr="007C5083">
        <w:rPr>
          <w:rPrChange w:id="1593" w:author="Frances" w:date="2023-03-21T10:04:00Z">
            <w:rPr>
              <w:rStyle w:val="NormalTok"/>
              <w:rFonts w:ascii="Courier" w:hAnsi="Courier"/>
              <w:i w:val="0"/>
              <w:sz w:val="17"/>
              <w:shd w:val="clear" w:color="auto" w:fill="auto"/>
            </w:rPr>
          </w:rPrChange>
        </w:rPr>
        <w:t>plotly</w:t>
      </w:r>
      <w:proofErr w:type="spellEnd"/>
      <w:r w:rsidRPr="007C5083">
        <w:rPr>
          <w:rPrChange w:id="1594" w:author="Frances" w:date="2023-03-21T10:04:00Z">
            <w:rPr>
              <w:rStyle w:val="NormalTok"/>
              <w:rFonts w:ascii="Courier" w:hAnsi="Courier"/>
              <w:i w:val="0"/>
              <w:sz w:val="17"/>
              <w:shd w:val="clear" w:color="auto" w:fill="auto"/>
            </w:rPr>
          </w:rPrChange>
        </w:rPr>
        <w:t>)</w:t>
      </w:r>
    </w:p>
    <w:p w14:paraId="6332E701" w14:textId="77777777" w:rsidR="0048320E" w:rsidRPr="007C5083" w:rsidRDefault="0048320E" w:rsidP="00A42FAE">
      <w:pPr>
        <w:pStyle w:val="Code"/>
      </w:pPr>
    </w:p>
    <w:p w14:paraId="2F6F431F" w14:textId="77777777" w:rsidR="0048320E" w:rsidRPr="007C5083" w:rsidRDefault="002D4F87" w:rsidP="00A42FAE">
      <w:pPr>
        <w:pStyle w:val="Code"/>
      </w:pPr>
      <w:proofErr w:type="spellStart"/>
      <w:r w:rsidRPr="007C5083">
        <w:rPr>
          <w:rPrChange w:id="1595" w:author="Frances" w:date="2023-03-21T10:04:00Z">
            <w:rPr>
              <w:rStyle w:val="NormalTok"/>
              <w:rFonts w:ascii="Courier" w:hAnsi="Courier"/>
              <w:i w:val="0"/>
              <w:sz w:val="17"/>
              <w:shd w:val="clear" w:color="auto" w:fill="auto"/>
            </w:rPr>
          </w:rPrChange>
        </w:rPr>
        <w:t>covid_chart</w:t>
      </w:r>
      <w:proofErr w:type="spellEnd"/>
      <w:r w:rsidRPr="007C5083">
        <w:rPr>
          <w:rPrChange w:id="1596" w:author="Frances" w:date="2023-03-21T10:04:00Z">
            <w:rPr>
              <w:rStyle w:val="NormalTok"/>
              <w:rFonts w:ascii="Courier" w:hAnsi="Courier"/>
              <w:i w:val="0"/>
              <w:sz w:val="17"/>
              <w:shd w:val="clear" w:color="auto" w:fill="auto"/>
            </w:rPr>
          </w:rPrChange>
        </w:rPr>
        <w:t xml:space="preserve"> </w:t>
      </w:r>
      <w:r w:rsidRPr="007C5083">
        <w:rPr>
          <w:rPrChange w:id="1597" w:author="Frances" w:date="2023-03-21T10:04:00Z">
            <w:rPr>
              <w:rStyle w:val="OtherTok"/>
              <w:rFonts w:ascii="Courier" w:hAnsi="Courier"/>
              <w:i w:val="0"/>
              <w:color w:val="000000"/>
              <w:sz w:val="17"/>
              <w:shd w:val="clear" w:color="auto" w:fill="auto"/>
            </w:rPr>
          </w:rPrChange>
        </w:rPr>
        <w:t>&lt;-</w:t>
      </w:r>
      <w:r w:rsidRPr="007C5083">
        <w:rPr>
          <w:rPrChange w:id="1598" w:author="Frances" w:date="2023-03-21T10:04:00Z">
            <w:rPr>
              <w:rStyle w:val="NormalTok"/>
              <w:rFonts w:ascii="Courier" w:hAnsi="Courier"/>
              <w:i w:val="0"/>
              <w:sz w:val="17"/>
              <w:shd w:val="clear" w:color="auto" w:fill="auto"/>
            </w:rPr>
          </w:rPrChange>
        </w:rPr>
        <w:t xml:space="preserve"> </w:t>
      </w:r>
      <w:proofErr w:type="spellStart"/>
      <w:r w:rsidRPr="007C5083">
        <w:rPr>
          <w:rPrChange w:id="1599" w:author="Frances" w:date="2023-03-21T10:04:00Z">
            <w:rPr>
              <w:rStyle w:val="NormalTok"/>
              <w:rFonts w:ascii="Courier" w:hAnsi="Courier"/>
              <w:i w:val="0"/>
              <w:sz w:val="17"/>
              <w:shd w:val="clear" w:color="auto" w:fill="auto"/>
            </w:rPr>
          </w:rPrChange>
        </w:rPr>
        <w:t>covid_data</w:t>
      </w:r>
      <w:proofErr w:type="spellEnd"/>
      <w:r w:rsidRPr="007C5083">
        <w:rPr>
          <w:rPrChange w:id="1600" w:author="Frances" w:date="2023-03-21T10:04:00Z">
            <w:rPr>
              <w:rStyle w:val="NormalTok"/>
              <w:rFonts w:ascii="Courier" w:hAnsi="Courier"/>
              <w:i w:val="0"/>
              <w:sz w:val="17"/>
              <w:shd w:val="clear" w:color="auto" w:fill="auto"/>
            </w:rPr>
          </w:rPrChange>
        </w:rPr>
        <w:t xml:space="preserve"> </w:t>
      </w:r>
      <w:r w:rsidRPr="007C5083">
        <w:rPr>
          <w:rFonts w:eastAsiaTheme="minorHAnsi"/>
          <w:rPrChange w:id="1601" w:author="Frances" w:date="2023-03-21T10:04:00Z">
            <w:rPr>
              <w:rStyle w:val="SpecialCharTok"/>
              <w:rFonts w:ascii="Courier" w:eastAsiaTheme="minorHAnsi" w:hAnsi="Courier" w:cs="TheSansMonoCondensed-Plain"/>
              <w:i w:val="0"/>
              <w:sz w:val="17"/>
              <w:szCs w:val="17"/>
              <w:shd w:val="clear" w:color="auto" w:fill="auto"/>
              <w:lang w:val="en-US"/>
            </w:rPr>
          </w:rPrChange>
        </w:rPr>
        <w:t>%&gt;%</w:t>
      </w:r>
      <w:r w:rsidRPr="007C5083">
        <w:rPr>
          <w:rPrChange w:id="1602" w:author="Frances" w:date="2023-03-21T10:04:00Z">
            <w:rPr>
              <w:rStyle w:val="NormalTok"/>
              <w:rFonts w:ascii="Courier" w:hAnsi="Courier"/>
              <w:i w:val="0"/>
              <w:sz w:val="17"/>
              <w:shd w:val="clear" w:color="auto" w:fill="auto"/>
            </w:rPr>
          </w:rPrChange>
        </w:rPr>
        <w:t xml:space="preserve"> </w:t>
      </w:r>
    </w:p>
    <w:p w14:paraId="6749A9F0" w14:textId="77777777" w:rsidR="0048320E" w:rsidRPr="007C5083" w:rsidRDefault="002D4F87" w:rsidP="00A42FAE">
      <w:pPr>
        <w:pStyle w:val="Code"/>
      </w:pPr>
      <w:r w:rsidRPr="007C5083">
        <w:rPr>
          <w:rPrChange w:id="1603" w:author="Frances" w:date="2023-03-21T10:04:00Z">
            <w:rPr>
              <w:rStyle w:val="NormalTok"/>
              <w:rFonts w:ascii="Courier" w:hAnsi="Courier"/>
              <w:i w:val="0"/>
              <w:sz w:val="17"/>
              <w:shd w:val="clear" w:color="auto" w:fill="auto"/>
            </w:rPr>
          </w:rPrChange>
        </w:rPr>
        <w:t xml:space="preserve">  </w:t>
      </w:r>
      <w:proofErr w:type="gramStart"/>
      <w:r w:rsidRPr="007C5083">
        <w:rPr>
          <w:rPrChange w:id="1604" w:author="Frances" w:date="2023-03-21T10:04:00Z">
            <w:rPr>
              <w:sz w:val="17"/>
            </w:rPr>
          </w:rPrChange>
        </w:rPr>
        <w:t>filter</w:t>
      </w:r>
      <w:r w:rsidRPr="007C5083">
        <w:rPr>
          <w:rPrChange w:id="1605" w:author="Frances" w:date="2023-03-21T10:04:00Z">
            <w:rPr>
              <w:rStyle w:val="NormalTok"/>
              <w:rFonts w:ascii="Courier" w:hAnsi="Courier"/>
              <w:i w:val="0"/>
              <w:sz w:val="17"/>
              <w:shd w:val="clear" w:color="auto" w:fill="auto"/>
            </w:rPr>
          </w:rPrChange>
        </w:rPr>
        <w:t>(</w:t>
      </w:r>
      <w:proofErr w:type="gramEnd"/>
      <w:r w:rsidRPr="007C5083">
        <w:rPr>
          <w:rPrChange w:id="1606" w:author="Frances" w:date="2023-03-21T10:04:00Z">
            <w:rPr>
              <w:rStyle w:val="NormalTok"/>
              <w:rFonts w:ascii="Courier" w:hAnsi="Courier"/>
              <w:i w:val="0"/>
              <w:sz w:val="17"/>
              <w:shd w:val="clear" w:color="auto" w:fill="auto"/>
            </w:rPr>
          </w:rPrChange>
        </w:rPr>
        <w:t xml:space="preserve">state </w:t>
      </w:r>
      <w:r w:rsidRPr="007C5083">
        <w:rPr>
          <w:rFonts w:eastAsiaTheme="minorHAnsi"/>
          <w:rPrChange w:id="1607" w:author="Frances" w:date="2023-03-21T10:04:00Z">
            <w:rPr>
              <w:rStyle w:val="SpecialCharTok"/>
              <w:rFonts w:ascii="Courier" w:eastAsiaTheme="minorHAnsi" w:hAnsi="Courier" w:cs="TheSansMonoCondensed-Plain"/>
              <w:i w:val="0"/>
              <w:sz w:val="17"/>
              <w:szCs w:val="17"/>
              <w:shd w:val="clear" w:color="auto" w:fill="auto"/>
              <w:lang w:val="en-US"/>
            </w:rPr>
          </w:rPrChange>
        </w:rPr>
        <w:t>%in%</w:t>
      </w:r>
      <w:r w:rsidRPr="007C5083">
        <w:rPr>
          <w:rPrChange w:id="1608" w:author="Frances" w:date="2023-03-21T10:04:00Z">
            <w:rPr>
              <w:rStyle w:val="NormalTok"/>
              <w:rFonts w:ascii="Courier" w:hAnsi="Courier"/>
              <w:i w:val="0"/>
              <w:sz w:val="17"/>
              <w:shd w:val="clear" w:color="auto" w:fill="auto"/>
            </w:rPr>
          </w:rPrChange>
        </w:rPr>
        <w:t xml:space="preserve"> </w:t>
      </w:r>
      <w:r w:rsidRPr="007C5083">
        <w:rPr>
          <w:rPrChange w:id="1609" w:author="Frances" w:date="2023-03-21T10:04:00Z">
            <w:rPr>
              <w:sz w:val="17"/>
            </w:rPr>
          </w:rPrChange>
        </w:rPr>
        <w:t>c</w:t>
      </w:r>
      <w:r w:rsidRPr="007C5083">
        <w:rPr>
          <w:rPrChange w:id="1610" w:author="Frances" w:date="2023-03-21T10:04:00Z">
            <w:rPr>
              <w:rStyle w:val="NormalTok"/>
              <w:rFonts w:ascii="Courier" w:hAnsi="Courier"/>
              <w:i w:val="0"/>
              <w:sz w:val="17"/>
              <w:shd w:val="clear" w:color="auto" w:fill="auto"/>
            </w:rPr>
          </w:rPrChange>
        </w:rPr>
        <w:t>(</w:t>
      </w:r>
      <w:r w:rsidRPr="007C5083">
        <w:rPr>
          <w:rFonts w:eastAsiaTheme="minorHAnsi"/>
          <w:rPrChange w:id="1611"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"Alabama"</w:t>
      </w:r>
      <w:r w:rsidRPr="007C5083">
        <w:rPr>
          <w:rPrChange w:id="1612" w:author="Frances" w:date="2023-03-21T10:04:00Z">
            <w:rPr>
              <w:rStyle w:val="NormalTok"/>
              <w:rFonts w:ascii="Courier" w:hAnsi="Courier"/>
              <w:i w:val="0"/>
              <w:sz w:val="17"/>
              <w:shd w:val="clear" w:color="auto" w:fill="auto"/>
            </w:rPr>
          </w:rPrChange>
        </w:rPr>
        <w:t>,</w:t>
      </w:r>
    </w:p>
    <w:p w14:paraId="4E0B4976" w14:textId="77777777" w:rsidR="0048320E" w:rsidRPr="007C5083" w:rsidRDefault="002D4F87" w:rsidP="00A42FAE">
      <w:pPr>
        <w:pStyle w:val="Code"/>
      </w:pPr>
      <w:r w:rsidRPr="007C5083">
        <w:rPr>
          <w:rPrChange w:id="1613" w:author="Frances" w:date="2023-03-21T10:04:00Z">
            <w:rPr>
              <w:rStyle w:val="NormalTok"/>
              <w:rFonts w:ascii="Courier" w:hAnsi="Courier"/>
              <w:i w:val="0"/>
              <w:sz w:val="17"/>
              <w:shd w:val="clear" w:color="auto" w:fill="auto"/>
            </w:rPr>
          </w:rPrChange>
        </w:rPr>
        <w:t xml:space="preserve">                      </w:t>
      </w:r>
      <w:r w:rsidRPr="007C5083">
        <w:rPr>
          <w:rFonts w:eastAsiaTheme="minorHAnsi"/>
          <w:rPrChange w:id="1614"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"Alaska"</w:t>
      </w:r>
      <w:r w:rsidRPr="007C5083">
        <w:rPr>
          <w:rPrChange w:id="1615" w:author="Frances" w:date="2023-03-21T10:04:00Z">
            <w:rPr>
              <w:rStyle w:val="NormalTok"/>
              <w:rFonts w:ascii="Courier" w:hAnsi="Courier"/>
              <w:i w:val="0"/>
              <w:sz w:val="17"/>
              <w:shd w:val="clear" w:color="auto" w:fill="auto"/>
            </w:rPr>
          </w:rPrChange>
        </w:rPr>
        <w:t>,</w:t>
      </w:r>
    </w:p>
    <w:p w14:paraId="128F2F24" w14:textId="77777777" w:rsidR="0048320E" w:rsidRPr="007C5083" w:rsidRDefault="002D4F87" w:rsidP="00A42FAE">
      <w:pPr>
        <w:pStyle w:val="Code"/>
      </w:pPr>
      <w:r w:rsidRPr="007C5083">
        <w:rPr>
          <w:rPrChange w:id="1616" w:author="Frances" w:date="2023-03-21T10:04:00Z">
            <w:rPr>
              <w:rStyle w:val="NormalTok"/>
              <w:rFonts w:ascii="Courier" w:hAnsi="Courier"/>
              <w:i w:val="0"/>
              <w:sz w:val="17"/>
              <w:shd w:val="clear" w:color="auto" w:fill="auto"/>
            </w:rPr>
          </w:rPrChange>
        </w:rPr>
        <w:lastRenderedPageBreak/>
        <w:t xml:space="preserve">                      </w:t>
      </w:r>
      <w:r w:rsidRPr="007C5083">
        <w:rPr>
          <w:rFonts w:eastAsiaTheme="minorHAnsi"/>
          <w:rPrChange w:id="1617"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"Arizona"</w:t>
      </w:r>
      <w:r w:rsidRPr="007C5083">
        <w:rPr>
          <w:rPrChange w:id="1618" w:author="Frances" w:date="2023-03-21T10:04:00Z">
            <w:rPr>
              <w:rStyle w:val="NormalTok"/>
              <w:rFonts w:ascii="Courier" w:hAnsi="Courier"/>
              <w:i w:val="0"/>
              <w:sz w:val="17"/>
              <w:shd w:val="clear" w:color="auto" w:fill="auto"/>
            </w:rPr>
          </w:rPrChange>
        </w:rPr>
        <w:t>,</w:t>
      </w:r>
    </w:p>
    <w:p w14:paraId="7B3E02EA" w14:textId="77777777" w:rsidR="0048320E" w:rsidRPr="007C5083" w:rsidRDefault="002D4F87" w:rsidP="00A42FAE">
      <w:pPr>
        <w:pStyle w:val="Code"/>
      </w:pPr>
      <w:r w:rsidRPr="007C5083">
        <w:rPr>
          <w:rPrChange w:id="1619" w:author="Frances" w:date="2023-03-21T10:04:00Z">
            <w:rPr>
              <w:rStyle w:val="NormalTok"/>
              <w:rFonts w:ascii="Courier" w:hAnsi="Courier"/>
              <w:i w:val="0"/>
              <w:sz w:val="17"/>
              <w:shd w:val="clear" w:color="auto" w:fill="auto"/>
            </w:rPr>
          </w:rPrChange>
        </w:rPr>
        <w:t xml:space="preserve">                      </w:t>
      </w:r>
      <w:r w:rsidRPr="007C5083">
        <w:rPr>
          <w:rFonts w:eastAsiaTheme="minorHAnsi"/>
          <w:rPrChange w:id="1620"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"Arkansas"</w:t>
      </w:r>
      <w:r w:rsidRPr="007C5083">
        <w:rPr>
          <w:rPrChange w:id="1621" w:author="Frances" w:date="2023-03-21T10:04:00Z">
            <w:rPr>
              <w:rStyle w:val="NormalTok"/>
              <w:rFonts w:ascii="Courier" w:hAnsi="Courier"/>
              <w:i w:val="0"/>
              <w:sz w:val="17"/>
              <w:shd w:val="clear" w:color="auto" w:fill="auto"/>
            </w:rPr>
          </w:rPrChange>
        </w:rPr>
        <w:t xml:space="preserve">)) </w:t>
      </w:r>
      <w:r w:rsidRPr="007C5083">
        <w:rPr>
          <w:rFonts w:eastAsiaTheme="minorHAnsi"/>
          <w:rPrChange w:id="1622" w:author="Frances" w:date="2023-03-21T10:04:00Z">
            <w:rPr>
              <w:rStyle w:val="SpecialCharTok"/>
              <w:rFonts w:ascii="Courier" w:eastAsiaTheme="minorHAnsi" w:hAnsi="Courier" w:cs="TheSansMonoCondensed-Plain"/>
              <w:i w:val="0"/>
              <w:sz w:val="17"/>
              <w:szCs w:val="17"/>
              <w:shd w:val="clear" w:color="auto" w:fill="auto"/>
              <w:lang w:val="en-US"/>
            </w:rPr>
          </w:rPrChange>
        </w:rPr>
        <w:t>%&gt;%</w:t>
      </w:r>
      <w:r w:rsidRPr="007C5083">
        <w:rPr>
          <w:rPrChange w:id="1623" w:author="Frances" w:date="2023-03-21T10:04:00Z">
            <w:rPr>
              <w:rStyle w:val="NormalTok"/>
              <w:rFonts w:ascii="Courier" w:hAnsi="Courier"/>
              <w:i w:val="0"/>
              <w:sz w:val="17"/>
              <w:shd w:val="clear" w:color="auto" w:fill="auto"/>
            </w:rPr>
          </w:rPrChange>
        </w:rPr>
        <w:t xml:space="preserve"> </w:t>
      </w:r>
    </w:p>
    <w:p w14:paraId="28BEB6FB" w14:textId="77777777" w:rsidR="0048320E" w:rsidRPr="007C5083" w:rsidRDefault="002D4F87" w:rsidP="00A42FAE">
      <w:pPr>
        <w:pStyle w:val="Code"/>
      </w:pPr>
      <w:r w:rsidRPr="007C5083">
        <w:rPr>
          <w:rPrChange w:id="1624" w:author="Frances" w:date="2023-03-21T10:04:00Z">
            <w:rPr>
              <w:rStyle w:val="NormalTok"/>
              <w:rFonts w:ascii="Courier" w:hAnsi="Courier"/>
              <w:i w:val="0"/>
              <w:sz w:val="17"/>
              <w:shd w:val="clear" w:color="auto" w:fill="auto"/>
            </w:rPr>
          </w:rPrChange>
        </w:rPr>
        <w:t xml:space="preserve">  </w:t>
      </w:r>
      <w:proofErr w:type="gramStart"/>
      <w:r w:rsidRPr="007C5083">
        <w:rPr>
          <w:rPrChange w:id="1625" w:author="Frances" w:date="2023-03-21T10:04:00Z">
            <w:rPr>
              <w:sz w:val="17"/>
            </w:rPr>
          </w:rPrChange>
        </w:rPr>
        <w:t>ggplot</w:t>
      </w:r>
      <w:r w:rsidRPr="007C5083">
        <w:rPr>
          <w:rPrChange w:id="1626" w:author="Frances" w:date="2023-03-21T10:04:00Z">
            <w:rPr>
              <w:rStyle w:val="NormalTok"/>
              <w:rFonts w:ascii="Courier" w:hAnsi="Courier"/>
              <w:i w:val="0"/>
              <w:sz w:val="17"/>
              <w:shd w:val="clear" w:color="auto" w:fill="auto"/>
            </w:rPr>
          </w:rPrChange>
        </w:rPr>
        <w:t>(</w:t>
      </w:r>
      <w:proofErr w:type="spellStart"/>
      <w:proofErr w:type="gramEnd"/>
      <w:r w:rsidRPr="007C5083">
        <w:rPr>
          <w:rPrChange w:id="1627" w:author="Frances" w:date="2023-03-21T10:04:00Z">
            <w:rPr>
              <w:sz w:val="17"/>
            </w:rPr>
          </w:rPrChange>
        </w:rPr>
        <w:t>aes</w:t>
      </w:r>
      <w:proofErr w:type="spellEnd"/>
      <w:r w:rsidRPr="007C5083">
        <w:rPr>
          <w:rPrChange w:id="1628" w:author="Frances" w:date="2023-03-21T10:04:00Z">
            <w:rPr>
              <w:rStyle w:val="NormalTok"/>
              <w:rFonts w:ascii="Courier" w:hAnsi="Courier"/>
              <w:i w:val="0"/>
              <w:sz w:val="17"/>
              <w:shd w:val="clear" w:color="auto" w:fill="auto"/>
            </w:rPr>
          </w:rPrChange>
        </w:rPr>
        <w:t>(</w:t>
      </w:r>
      <w:r w:rsidRPr="007C5083">
        <w:rPr>
          <w:rPrChange w:id="1629" w:author="Frances" w:date="2023-03-21T10:04:00Z">
            <w:rPr>
              <w:rStyle w:val="AttributeTok"/>
              <w:rFonts w:ascii="Courier" w:hAnsi="Courier"/>
              <w:i w:val="0"/>
              <w:color w:val="000000"/>
              <w:sz w:val="17"/>
              <w:shd w:val="clear" w:color="auto" w:fill="auto"/>
            </w:rPr>
          </w:rPrChange>
        </w:rPr>
        <w:t>x =</w:t>
      </w:r>
      <w:r w:rsidRPr="007C5083">
        <w:rPr>
          <w:rPrChange w:id="1630" w:author="Frances" w:date="2023-03-21T10:04:00Z">
            <w:rPr>
              <w:rStyle w:val="NormalTok"/>
              <w:rFonts w:ascii="Courier" w:hAnsi="Courier"/>
              <w:i w:val="0"/>
              <w:sz w:val="17"/>
              <w:shd w:val="clear" w:color="auto" w:fill="auto"/>
            </w:rPr>
          </w:rPrChange>
        </w:rPr>
        <w:t xml:space="preserve"> date,</w:t>
      </w:r>
    </w:p>
    <w:p w14:paraId="0D4A82D0" w14:textId="77777777" w:rsidR="0048320E" w:rsidRPr="007C5083" w:rsidRDefault="002D4F87" w:rsidP="00A42FAE">
      <w:pPr>
        <w:pStyle w:val="Code"/>
      </w:pPr>
      <w:r w:rsidRPr="007C5083">
        <w:rPr>
          <w:rPrChange w:id="1631" w:author="Frances" w:date="2023-03-21T10:04:00Z">
            <w:rPr>
              <w:rStyle w:val="NormalTok"/>
              <w:rFonts w:ascii="Courier" w:hAnsi="Courier"/>
              <w:i w:val="0"/>
              <w:sz w:val="17"/>
              <w:shd w:val="clear" w:color="auto" w:fill="auto"/>
            </w:rPr>
          </w:rPrChange>
        </w:rPr>
        <w:t xml:space="preserve">             </w:t>
      </w:r>
      <w:r w:rsidRPr="007C5083">
        <w:rPr>
          <w:rPrChange w:id="1632" w:author="Frances" w:date="2023-03-21T10:04:00Z">
            <w:rPr>
              <w:rStyle w:val="AttributeTok"/>
              <w:rFonts w:ascii="Courier" w:hAnsi="Courier"/>
              <w:i w:val="0"/>
              <w:color w:val="000000"/>
              <w:sz w:val="17"/>
              <w:shd w:val="clear" w:color="auto" w:fill="auto"/>
            </w:rPr>
          </w:rPrChange>
        </w:rPr>
        <w:t>y =</w:t>
      </w:r>
      <w:r w:rsidRPr="007C5083">
        <w:rPr>
          <w:rPrChange w:id="1633" w:author="Frances" w:date="2023-03-21T10:04:00Z">
            <w:rPr>
              <w:rStyle w:val="NormalTok"/>
              <w:rFonts w:ascii="Courier" w:hAnsi="Courier"/>
              <w:i w:val="0"/>
              <w:sz w:val="17"/>
              <w:shd w:val="clear" w:color="auto" w:fill="auto"/>
            </w:rPr>
          </w:rPrChange>
        </w:rPr>
        <w:t xml:space="preserve"> deaths_avg_per_100k,</w:t>
      </w:r>
    </w:p>
    <w:p w14:paraId="6E10B51A" w14:textId="77777777" w:rsidR="0048320E" w:rsidRPr="007C5083" w:rsidRDefault="002D4F87" w:rsidP="00A42FAE">
      <w:pPr>
        <w:pStyle w:val="Code"/>
      </w:pPr>
      <w:r w:rsidRPr="007C5083">
        <w:rPr>
          <w:rPrChange w:id="1634" w:author="Frances" w:date="2023-03-21T10:04:00Z">
            <w:rPr>
              <w:rStyle w:val="NormalTok"/>
              <w:rFonts w:ascii="Courier" w:hAnsi="Courier"/>
              <w:i w:val="0"/>
              <w:sz w:val="17"/>
              <w:shd w:val="clear" w:color="auto" w:fill="auto"/>
            </w:rPr>
          </w:rPrChange>
        </w:rPr>
        <w:t xml:space="preserve">             </w:t>
      </w:r>
      <w:r w:rsidRPr="007C5083">
        <w:rPr>
          <w:rPrChange w:id="1635" w:author="Frances" w:date="2023-03-21T10:04:00Z">
            <w:rPr>
              <w:rStyle w:val="AttributeTok"/>
              <w:rFonts w:ascii="Courier" w:hAnsi="Courier"/>
              <w:i w:val="0"/>
              <w:color w:val="000000"/>
              <w:sz w:val="17"/>
              <w:shd w:val="clear" w:color="auto" w:fill="auto"/>
            </w:rPr>
          </w:rPrChange>
        </w:rPr>
        <w:t>group =</w:t>
      </w:r>
      <w:r w:rsidRPr="007C5083">
        <w:rPr>
          <w:rPrChange w:id="1636" w:author="Frances" w:date="2023-03-21T10:04:00Z">
            <w:rPr>
              <w:rStyle w:val="NormalTok"/>
              <w:rFonts w:ascii="Courier" w:hAnsi="Courier"/>
              <w:i w:val="0"/>
              <w:sz w:val="17"/>
              <w:shd w:val="clear" w:color="auto" w:fill="auto"/>
            </w:rPr>
          </w:rPrChange>
        </w:rPr>
        <w:t xml:space="preserve"> state,</w:t>
      </w:r>
    </w:p>
    <w:p w14:paraId="3C5113B6" w14:textId="77777777" w:rsidR="0048320E" w:rsidRPr="007C5083" w:rsidRDefault="002D4F87" w:rsidP="00A42FAE">
      <w:pPr>
        <w:pStyle w:val="Code"/>
      </w:pPr>
      <w:r w:rsidRPr="007C5083">
        <w:rPr>
          <w:rPrChange w:id="1637" w:author="Frances" w:date="2023-03-21T10:04:00Z">
            <w:rPr>
              <w:rStyle w:val="NormalTok"/>
              <w:rFonts w:ascii="Courier" w:hAnsi="Courier"/>
              <w:i w:val="0"/>
              <w:sz w:val="17"/>
              <w:shd w:val="clear" w:color="auto" w:fill="auto"/>
            </w:rPr>
          </w:rPrChange>
        </w:rPr>
        <w:t xml:space="preserve">             </w:t>
      </w:r>
      <w:r w:rsidRPr="007C5083">
        <w:rPr>
          <w:rPrChange w:id="1638" w:author="Frances" w:date="2023-03-21T10:04:00Z">
            <w:rPr>
              <w:rStyle w:val="AttributeTok"/>
              <w:rFonts w:ascii="Courier" w:hAnsi="Courier"/>
              <w:i w:val="0"/>
              <w:color w:val="000000"/>
              <w:sz w:val="17"/>
              <w:shd w:val="clear" w:color="auto" w:fill="auto"/>
            </w:rPr>
          </w:rPrChange>
        </w:rPr>
        <w:t>fill =</w:t>
      </w:r>
      <w:r w:rsidRPr="007C5083">
        <w:rPr>
          <w:rPrChange w:id="1639" w:author="Frances" w:date="2023-03-21T10:04:00Z">
            <w:rPr>
              <w:rStyle w:val="NormalTok"/>
              <w:rFonts w:ascii="Courier" w:hAnsi="Courier"/>
              <w:i w:val="0"/>
              <w:sz w:val="17"/>
              <w:shd w:val="clear" w:color="auto" w:fill="auto"/>
            </w:rPr>
          </w:rPrChange>
        </w:rPr>
        <w:t xml:space="preserve"> deaths_avg_per_100k)) </w:t>
      </w:r>
      <w:r w:rsidRPr="007C5083">
        <w:rPr>
          <w:rFonts w:eastAsiaTheme="minorHAnsi"/>
          <w:rPrChange w:id="1640" w:author="Frances" w:date="2023-03-21T10:04:00Z">
            <w:rPr>
              <w:rStyle w:val="SpecialCharTok"/>
              <w:rFonts w:ascii="Courier" w:eastAsiaTheme="minorHAnsi" w:hAnsi="Courier" w:cs="TheSansMonoCondensed-Plain"/>
              <w:i w:val="0"/>
              <w:sz w:val="17"/>
              <w:szCs w:val="17"/>
              <w:shd w:val="clear" w:color="auto" w:fill="auto"/>
              <w:lang w:val="en-US"/>
            </w:rPr>
          </w:rPrChange>
        </w:rPr>
        <w:t>+</w:t>
      </w:r>
    </w:p>
    <w:p w14:paraId="4E2AF7E9" w14:textId="77777777" w:rsidR="0048320E" w:rsidRPr="007C5083" w:rsidRDefault="002D4F87" w:rsidP="00A42FAE">
      <w:pPr>
        <w:pStyle w:val="Code"/>
      </w:pPr>
      <w:r w:rsidRPr="007C5083">
        <w:rPr>
          <w:rPrChange w:id="1641" w:author="Frances" w:date="2023-03-21T10:04:00Z">
            <w:rPr>
              <w:rStyle w:val="NormalTok"/>
              <w:rFonts w:ascii="Courier" w:hAnsi="Courier"/>
              <w:i w:val="0"/>
              <w:sz w:val="17"/>
              <w:shd w:val="clear" w:color="auto" w:fill="auto"/>
            </w:rPr>
          </w:rPrChange>
        </w:rPr>
        <w:t xml:space="preserve">  </w:t>
      </w:r>
      <w:proofErr w:type="spellStart"/>
      <w:r w:rsidRPr="007C5083">
        <w:rPr>
          <w:rPrChange w:id="1642" w:author="Frances" w:date="2023-03-21T10:04:00Z">
            <w:rPr>
              <w:sz w:val="17"/>
            </w:rPr>
          </w:rPrChange>
        </w:rPr>
        <w:t>geom_</w:t>
      </w:r>
      <w:proofErr w:type="gramStart"/>
      <w:r w:rsidRPr="007C5083">
        <w:rPr>
          <w:rPrChange w:id="1643" w:author="Frances" w:date="2023-03-21T10:04:00Z">
            <w:rPr>
              <w:sz w:val="17"/>
            </w:rPr>
          </w:rPrChange>
        </w:rPr>
        <w:t>col</w:t>
      </w:r>
      <w:proofErr w:type="spellEnd"/>
      <w:r w:rsidRPr="007C5083">
        <w:rPr>
          <w:rPrChange w:id="1644" w:author="Frances" w:date="2023-03-21T10:04:00Z">
            <w:rPr>
              <w:rStyle w:val="NormalTok"/>
              <w:rFonts w:ascii="Courier" w:hAnsi="Courier"/>
              <w:i w:val="0"/>
              <w:sz w:val="17"/>
              <w:shd w:val="clear" w:color="auto" w:fill="auto"/>
            </w:rPr>
          </w:rPrChange>
        </w:rPr>
        <w:t>(</w:t>
      </w:r>
      <w:proofErr w:type="gramEnd"/>
      <w:r w:rsidRPr="007C5083">
        <w:rPr>
          <w:rPrChange w:id="1645" w:author="Frances" w:date="2023-03-21T10:04:00Z">
            <w:rPr>
              <w:rStyle w:val="NormalTok"/>
              <w:rFonts w:ascii="Courier" w:hAnsi="Courier"/>
              <w:i w:val="0"/>
              <w:sz w:val="17"/>
              <w:shd w:val="clear" w:color="auto" w:fill="auto"/>
            </w:rPr>
          </w:rPrChange>
        </w:rPr>
        <w:t xml:space="preserve">) </w:t>
      </w:r>
      <w:r w:rsidRPr="007C5083">
        <w:rPr>
          <w:rFonts w:eastAsiaTheme="minorHAnsi"/>
          <w:rPrChange w:id="1646" w:author="Frances" w:date="2023-03-21T10:04:00Z">
            <w:rPr>
              <w:rStyle w:val="SpecialCharTok"/>
              <w:rFonts w:ascii="Courier" w:eastAsiaTheme="minorHAnsi" w:hAnsi="Courier" w:cs="TheSansMonoCondensed-Plain"/>
              <w:i w:val="0"/>
              <w:sz w:val="17"/>
              <w:szCs w:val="17"/>
              <w:shd w:val="clear" w:color="auto" w:fill="auto"/>
              <w:lang w:val="en-US"/>
            </w:rPr>
          </w:rPrChange>
        </w:rPr>
        <w:t>+</w:t>
      </w:r>
    </w:p>
    <w:p w14:paraId="77154245" w14:textId="77777777" w:rsidR="0048320E" w:rsidRPr="007C5083" w:rsidRDefault="002D4F87" w:rsidP="00A42FAE">
      <w:pPr>
        <w:pStyle w:val="Code"/>
      </w:pPr>
      <w:r w:rsidRPr="007C5083">
        <w:rPr>
          <w:rPrChange w:id="1647" w:author="Frances" w:date="2023-03-21T10:04:00Z">
            <w:rPr>
              <w:rStyle w:val="NormalTok"/>
              <w:rFonts w:ascii="Courier" w:hAnsi="Courier"/>
              <w:i w:val="0"/>
              <w:sz w:val="17"/>
              <w:shd w:val="clear" w:color="auto" w:fill="auto"/>
            </w:rPr>
          </w:rPrChange>
        </w:rPr>
        <w:t xml:space="preserve">  </w:t>
      </w:r>
      <w:proofErr w:type="spellStart"/>
      <w:r w:rsidRPr="007C5083">
        <w:rPr>
          <w:rPrChange w:id="1648" w:author="Frances" w:date="2023-03-21T10:04:00Z">
            <w:rPr>
              <w:sz w:val="17"/>
            </w:rPr>
          </w:rPrChange>
        </w:rPr>
        <w:t>scale_fill_viridis_</w:t>
      </w:r>
      <w:proofErr w:type="gramStart"/>
      <w:r w:rsidRPr="007C5083">
        <w:rPr>
          <w:rPrChange w:id="1649" w:author="Frances" w:date="2023-03-21T10:04:00Z">
            <w:rPr>
              <w:sz w:val="17"/>
            </w:rPr>
          </w:rPrChange>
        </w:rPr>
        <w:t>c</w:t>
      </w:r>
      <w:proofErr w:type="spellEnd"/>
      <w:r w:rsidRPr="007C5083">
        <w:rPr>
          <w:rPrChange w:id="1650" w:author="Frances" w:date="2023-03-21T10:04:00Z">
            <w:rPr>
              <w:rStyle w:val="NormalTok"/>
              <w:rFonts w:ascii="Courier" w:hAnsi="Courier"/>
              <w:i w:val="0"/>
              <w:sz w:val="17"/>
              <w:shd w:val="clear" w:color="auto" w:fill="auto"/>
            </w:rPr>
          </w:rPrChange>
        </w:rPr>
        <w:t>(</w:t>
      </w:r>
      <w:proofErr w:type="gramEnd"/>
      <w:r w:rsidRPr="007C5083">
        <w:rPr>
          <w:rPrChange w:id="1651" w:author="Frances" w:date="2023-03-21T10:04:00Z">
            <w:rPr>
              <w:rStyle w:val="AttributeTok"/>
              <w:rFonts w:ascii="Courier" w:hAnsi="Courier"/>
              <w:i w:val="0"/>
              <w:color w:val="000000"/>
              <w:sz w:val="17"/>
              <w:shd w:val="clear" w:color="auto" w:fill="auto"/>
            </w:rPr>
          </w:rPrChange>
        </w:rPr>
        <w:t>option =</w:t>
      </w:r>
      <w:r w:rsidRPr="007C5083">
        <w:rPr>
          <w:rPrChange w:id="1652" w:author="Frances" w:date="2023-03-21T10:04:00Z">
            <w:rPr>
              <w:rStyle w:val="NormalTok"/>
              <w:rFonts w:ascii="Courier" w:hAnsi="Courier"/>
              <w:i w:val="0"/>
              <w:sz w:val="17"/>
              <w:shd w:val="clear" w:color="auto" w:fill="auto"/>
            </w:rPr>
          </w:rPrChange>
        </w:rPr>
        <w:t xml:space="preserve"> </w:t>
      </w:r>
      <w:r w:rsidRPr="007C5083">
        <w:rPr>
          <w:rFonts w:eastAsiaTheme="minorHAnsi"/>
          <w:rPrChange w:id="1653"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"rocket"</w:t>
      </w:r>
      <w:r w:rsidRPr="007C5083">
        <w:rPr>
          <w:rPrChange w:id="1654" w:author="Frances" w:date="2023-03-21T10:04:00Z">
            <w:rPr>
              <w:rStyle w:val="NormalTok"/>
              <w:rFonts w:ascii="Courier" w:hAnsi="Courier"/>
              <w:i w:val="0"/>
              <w:sz w:val="17"/>
              <w:shd w:val="clear" w:color="auto" w:fill="auto"/>
            </w:rPr>
          </w:rPrChange>
        </w:rPr>
        <w:t xml:space="preserve">) </w:t>
      </w:r>
      <w:r w:rsidRPr="007C5083">
        <w:rPr>
          <w:rFonts w:eastAsiaTheme="minorHAnsi"/>
          <w:rPrChange w:id="1655" w:author="Frances" w:date="2023-03-21T10:04:00Z">
            <w:rPr>
              <w:rStyle w:val="SpecialCharTok"/>
              <w:rFonts w:ascii="Courier" w:eastAsiaTheme="minorHAnsi" w:hAnsi="Courier" w:cs="TheSansMonoCondensed-Plain"/>
              <w:i w:val="0"/>
              <w:sz w:val="17"/>
              <w:szCs w:val="17"/>
              <w:shd w:val="clear" w:color="auto" w:fill="auto"/>
              <w:lang w:val="en-US"/>
            </w:rPr>
          </w:rPrChange>
        </w:rPr>
        <w:t>+</w:t>
      </w:r>
    </w:p>
    <w:p w14:paraId="5A312704" w14:textId="77777777" w:rsidR="0048320E" w:rsidRPr="007C5083" w:rsidRDefault="002D4F87" w:rsidP="00A42FAE">
      <w:pPr>
        <w:pStyle w:val="Code"/>
      </w:pPr>
      <w:r w:rsidRPr="007C5083">
        <w:rPr>
          <w:rPrChange w:id="1656" w:author="Frances" w:date="2023-03-21T10:04:00Z">
            <w:rPr>
              <w:rStyle w:val="NormalTok"/>
              <w:rFonts w:ascii="Courier" w:hAnsi="Courier"/>
              <w:i w:val="0"/>
              <w:sz w:val="17"/>
              <w:shd w:val="clear" w:color="auto" w:fill="auto"/>
            </w:rPr>
          </w:rPrChange>
        </w:rPr>
        <w:t xml:space="preserve">  </w:t>
      </w:r>
      <w:proofErr w:type="spellStart"/>
      <w:r w:rsidRPr="007C5083">
        <w:rPr>
          <w:rPrChange w:id="1657" w:author="Frances" w:date="2023-03-21T10:04:00Z">
            <w:rPr>
              <w:sz w:val="17"/>
            </w:rPr>
          </w:rPrChange>
        </w:rPr>
        <w:t>theme_</w:t>
      </w:r>
      <w:proofErr w:type="gramStart"/>
      <w:r w:rsidRPr="007C5083">
        <w:rPr>
          <w:rPrChange w:id="1658" w:author="Frances" w:date="2023-03-21T10:04:00Z">
            <w:rPr>
              <w:sz w:val="17"/>
            </w:rPr>
          </w:rPrChange>
        </w:rPr>
        <w:t>minimal</w:t>
      </w:r>
      <w:proofErr w:type="spellEnd"/>
      <w:r w:rsidRPr="007C5083">
        <w:rPr>
          <w:rPrChange w:id="1659" w:author="Frances" w:date="2023-03-21T10:04:00Z">
            <w:rPr>
              <w:rStyle w:val="NormalTok"/>
              <w:rFonts w:ascii="Courier" w:hAnsi="Courier"/>
              <w:i w:val="0"/>
              <w:sz w:val="17"/>
              <w:shd w:val="clear" w:color="auto" w:fill="auto"/>
            </w:rPr>
          </w:rPrChange>
        </w:rPr>
        <w:t>(</w:t>
      </w:r>
      <w:proofErr w:type="gramEnd"/>
      <w:r w:rsidRPr="007C5083">
        <w:rPr>
          <w:rPrChange w:id="1660" w:author="Frances" w:date="2023-03-21T10:04:00Z">
            <w:rPr>
              <w:rStyle w:val="NormalTok"/>
              <w:rFonts w:ascii="Courier" w:hAnsi="Courier"/>
              <w:i w:val="0"/>
              <w:sz w:val="17"/>
              <w:shd w:val="clear" w:color="auto" w:fill="auto"/>
            </w:rPr>
          </w:rPrChange>
        </w:rPr>
        <w:t xml:space="preserve">) </w:t>
      </w:r>
      <w:r w:rsidRPr="007C5083">
        <w:rPr>
          <w:rFonts w:eastAsiaTheme="minorHAnsi"/>
          <w:rPrChange w:id="1661" w:author="Frances" w:date="2023-03-21T10:04:00Z">
            <w:rPr>
              <w:rStyle w:val="SpecialCharTok"/>
              <w:rFonts w:ascii="Courier" w:eastAsiaTheme="minorHAnsi" w:hAnsi="Courier" w:cs="TheSansMonoCondensed-Plain"/>
              <w:i w:val="0"/>
              <w:sz w:val="17"/>
              <w:szCs w:val="17"/>
              <w:shd w:val="clear" w:color="auto" w:fill="auto"/>
              <w:lang w:val="en-US"/>
            </w:rPr>
          </w:rPrChange>
        </w:rPr>
        <w:t>+</w:t>
      </w:r>
    </w:p>
    <w:p w14:paraId="216C950D" w14:textId="77777777" w:rsidR="0048320E" w:rsidRPr="007C5083" w:rsidRDefault="002D4F87" w:rsidP="00A42FAE">
      <w:pPr>
        <w:pStyle w:val="Code"/>
      </w:pPr>
      <w:r w:rsidRPr="007C5083">
        <w:rPr>
          <w:rPrChange w:id="1662" w:author="Frances" w:date="2023-03-21T10:04:00Z">
            <w:rPr>
              <w:rStyle w:val="NormalTok"/>
              <w:rFonts w:ascii="Courier" w:hAnsi="Courier"/>
              <w:i w:val="0"/>
              <w:sz w:val="17"/>
              <w:shd w:val="clear" w:color="auto" w:fill="auto"/>
            </w:rPr>
          </w:rPrChange>
        </w:rPr>
        <w:t xml:space="preserve">  </w:t>
      </w:r>
      <w:proofErr w:type="gramStart"/>
      <w:r w:rsidRPr="007C5083">
        <w:rPr>
          <w:rPrChange w:id="1663" w:author="Frances" w:date="2023-03-21T10:04:00Z">
            <w:rPr>
              <w:sz w:val="17"/>
            </w:rPr>
          </w:rPrChange>
        </w:rPr>
        <w:t>labs</w:t>
      </w:r>
      <w:r w:rsidRPr="007C5083">
        <w:rPr>
          <w:rPrChange w:id="1664" w:author="Frances" w:date="2023-03-21T10:04:00Z">
            <w:rPr>
              <w:rStyle w:val="NormalTok"/>
              <w:rFonts w:ascii="Courier" w:hAnsi="Courier"/>
              <w:i w:val="0"/>
              <w:sz w:val="17"/>
              <w:shd w:val="clear" w:color="auto" w:fill="auto"/>
            </w:rPr>
          </w:rPrChange>
        </w:rPr>
        <w:t>(</w:t>
      </w:r>
      <w:proofErr w:type="gramEnd"/>
      <w:r w:rsidRPr="007C5083">
        <w:rPr>
          <w:rPrChange w:id="1665" w:author="Frances" w:date="2023-03-21T10:04:00Z">
            <w:rPr>
              <w:rStyle w:val="AttributeTok"/>
              <w:rFonts w:ascii="Courier" w:hAnsi="Courier"/>
              <w:i w:val="0"/>
              <w:color w:val="000000"/>
              <w:sz w:val="17"/>
              <w:shd w:val="clear" w:color="auto" w:fill="auto"/>
            </w:rPr>
          </w:rPrChange>
        </w:rPr>
        <w:t>title =</w:t>
      </w:r>
      <w:r w:rsidRPr="007C5083">
        <w:rPr>
          <w:rPrChange w:id="1666" w:author="Frances" w:date="2023-03-21T10:04:00Z">
            <w:rPr>
              <w:rStyle w:val="NormalTok"/>
              <w:rFonts w:ascii="Courier" w:hAnsi="Courier"/>
              <w:i w:val="0"/>
              <w:sz w:val="17"/>
              <w:shd w:val="clear" w:color="auto" w:fill="auto"/>
            </w:rPr>
          </w:rPrChange>
        </w:rPr>
        <w:t xml:space="preserve"> </w:t>
      </w:r>
      <w:r w:rsidRPr="007C5083">
        <w:rPr>
          <w:rFonts w:eastAsiaTheme="minorHAnsi"/>
          <w:rPrChange w:id="1667"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"Deaths per 100,000 people over time"</w:t>
      </w:r>
      <w:r w:rsidRPr="007C5083">
        <w:rPr>
          <w:rPrChange w:id="1668" w:author="Frances" w:date="2023-03-21T10:04:00Z">
            <w:rPr>
              <w:rStyle w:val="NormalTok"/>
              <w:rFonts w:ascii="Courier" w:hAnsi="Courier"/>
              <w:i w:val="0"/>
              <w:sz w:val="17"/>
              <w:shd w:val="clear" w:color="auto" w:fill="auto"/>
            </w:rPr>
          </w:rPrChange>
        </w:rPr>
        <w:t xml:space="preserve">) </w:t>
      </w:r>
      <w:r w:rsidRPr="007C5083">
        <w:rPr>
          <w:rFonts w:eastAsiaTheme="minorHAnsi"/>
          <w:rPrChange w:id="1669" w:author="Frances" w:date="2023-03-21T10:04:00Z">
            <w:rPr>
              <w:rStyle w:val="SpecialCharTok"/>
              <w:rFonts w:ascii="Courier" w:eastAsiaTheme="minorHAnsi" w:hAnsi="Courier" w:cs="TheSansMonoCondensed-Plain"/>
              <w:i w:val="0"/>
              <w:sz w:val="17"/>
              <w:szCs w:val="17"/>
              <w:shd w:val="clear" w:color="auto" w:fill="auto"/>
              <w:lang w:val="en-US"/>
            </w:rPr>
          </w:rPrChange>
        </w:rPr>
        <w:t>+</w:t>
      </w:r>
    </w:p>
    <w:p w14:paraId="2FD99ADD" w14:textId="77777777" w:rsidR="0048320E" w:rsidRPr="007C5083" w:rsidRDefault="002D4F87" w:rsidP="00A42FAE">
      <w:pPr>
        <w:pStyle w:val="Code"/>
      </w:pPr>
      <w:r w:rsidRPr="007C5083">
        <w:rPr>
          <w:rPrChange w:id="1670" w:author="Frances" w:date="2023-03-21T10:04:00Z">
            <w:rPr>
              <w:rStyle w:val="NormalTok"/>
              <w:rFonts w:ascii="Courier" w:hAnsi="Courier"/>
              <w:i w:val="0"/>
              <w:sz w:val="17"/>
              <w:shd w:val="clear" w:color="auto" w:fill="auto"/>
            </w:rPr>
          </w:rPrChange>
        </w:rPr>
        <w:t xml:space="preserve">  </w:t>
      </w:r>
      <w:proofErr w:type="gramStart"/>
      <w:r w:rsidRPr="007C5083">
        <w:rPr>
          <w:rPrChange w:id="1671" w:author="Frances" w:date="2023-03-21T10:04:00Z">
            <w:rPr>
              <w:sz w:val="17"/>
            </w:rPr>
          </w:rPrChange>
        </w:rPr>
        <w:t>theme</w:t>
      </w:r>
      <w:r w:rsidRPr="007C5083">
        <w:rPr>
          <w:rPrChange w:id="1672" w:author="Frances" w:date="2023-03-21T10:04:00Z">
            <w:rPr>
              <w:rStyle w:val="NormalTok"/>
              <w:rFonts w:ascii="Courier" w:hAnsi="Courier"/>
              <w:i w:val="0"/>
              <w:sz w:val="17"/>
              <w:shd w:val="clear" w:color="auto" w:fill="auto"/>
            </w:rPr>
          </w:rPrChange>
        </w:rPr>
        <w:t>(</w:t>
      </w:r>
      <w:proofErr w:type="spellStart"/>
      <w:proofErr w:type="gramEnd"/>
      <w:r w:rsidRPr="007C5083">
        <w:rPr>
          <w:rPrChange w:id="1673" w:author="Frances" w:date="2023-03-21T10:04:00Z">
            <w:rPr>
              <w:rStyle w:val="AttributeTok"/>
              <w:rFonts w:ascii="Courier" w:hAnsi="Courier"/>
              <w:i w:val="0"/>
              <w:color w:val="000000"/>
              <w:sz w:val="17"/>
              <w:shd w:val="clear" w:color="auto" w:fill="auto"/>
            </w:rPr>
          </w:rPrChange>
        </w:rPr>
        <w:t>legend.position</w:t>
      </w:r>
      <w:proofErr w:type="spellEnd"/>
      <w:r w:rsidRPr="007C5083">
        <w:rPr>
          <w:rPrChange w:id="1674" w:author="Frances" w:date="2023-03-21T10:04:00Z">
            <w:rPr>
              <w:rStyle w:val="AttributeTok"/>
              <w:rFonts w:ascii="Courier" w:hAnsi="Courier"/>
              <w:i w:val="0"/>
              <w:color w:val="000000"/>
              <w:sz w:val="17"/>
              <w:shd w:val="clear" w:color="auto" w:fill="auto"/>
            </w:rPr>
          </w:rPrChange>
        </w:rPr>
        <w:t xml:space="preserve"> =</w:t>
      </w:r>
      <w:r w:rsidRPr="007C5083">
        <w:rPr>
          <w:rPrChange w:id="1675" w:author="Frances" w:date="2023-03-21T10:04:00Z">
            <w:rPr>
              <w:rStyle w:val="NormalTok"/>
              <w:rFonts w:ascii="Courier" w:hAnsi="Courier"/>
              <w:i w:val="0"/>
              <w:sz w:val="17"/>
              <w:shd w:val="clear" w:color="auto" w:fill="auto"/>
            </w:rPr>
          </w:rPrChange>
        </w:rPr>
        <w:t xml:space="preserve"> </w:t>
      </w:r>
      <w:r w:rsidRPr="007C5083">
        <w:rPr>
          <w:rFonts w:eastAsiaTheme="minorHAnsi"/>
          <w:rPrChange w:id="1676"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"none"</w:t>
      </w:r>
      <w:r w:rsidRPr="007C5083">
        <w:rPr>
          <w:rPrChange w:id="1677" w:author="Frances" w:date="2023-03-21T10:04:00Z">
            <w:rPr>
              <w:rStyle w:val="NormalTok"/>
              <w:rFonts w:ascii="Courier" w:hAnsi="Courier"/>
              <w:i w:val="0"/>
              <w:sz w:val="17"/>
              <w:shd w:val="clear" w:color="auto" w:fill="auto"/>
            </w:rPr>
          </w:rPrChange>
        </w:rPr>
        <w:t>,</w:t>
      </w:r>
    </w:p>
    <w:p w14:paraId="6A8B5188" w14:textId="77777777" w:rsidR="0048320E" w:rsidRPr="007C5083" w:rsidRDefault="002D4F87" w:rsidP="00A42FAE">
      <w:pPr>
        <w:pStyle w:val="Code"/>
      </w:pPr>
      <w:r w:rsidRPr="007C5083">
        <w:rPr>
          <w:rPrChange w:id="1678" w:author="Frances" w:date="2023-03-21T10:04:00Z">
            <w:rPr>
              <w:rStyle w:val="NormalTok"/>
              <w:rFonts w:ascii="Courier" w:hAnsi="Courier"/>
              <w:i w:val="0"/>
              <w:sz w:val="17"/>
              <w:shd w:val="clear" w:color="auto" w:fill="auto"/>
            </w:rPr>
          </w:rPrChange>
        </w:rPr>
        <w:t xml:space="preserve">        </w:t>
      </w:r>
      <w:proofErr w:type="spellStart"/>
      <w:proofErr w:type="gramStart"/>
      <w:r w:rsidRPr="007C5083">
        <w:rPr>
          <w:rPrChange w:id="1679" w:author="Frances" w:date="2023-03-21T10:04:00Z">
            <w:rPr>
              <w:rStyle w:val="AttributeTok"/>
              <w:rFonts w:ascii="Courier" w:hAnsi="Courier"/>
              <w:i w:val="0"/>
              <w:color w:val="000000"/>
              <w:sz w:val="17"/>
              <w:shd w:val="clear" w:color="auto" w:fill="auto"/>
            </w:rPr>
          </w:rPrChange>
        </w:rPr>
        <w:t>plot.title</w:t>
      </w:r>
      <w:proofErr w:type="gramEnd"/>
      <w:r w:rsidRPr="007C5083">
        <w:rPr>
          <w:rPrChange w:id="1680" w:author="Frances" w:date="2023-03-21T10:04:00Z">
            <w:rPr>
              <w:rStyle w:val="AttributeTok"/>
              <w:rFonts w:ascii="Courier" w:hAnsi="Courier"/>
              <w:i w:val="0"/>
              <w:color w:val="000000"/>
              <w:sz w:val="17"/>
              <w:shd w:val="clear" w:color="auto" w:fill="auto"/>
            </w:rPr>
          </w:rPrChange>
        </w:rPr>
        <w:t>.position</w:t>
      </w:r>
      <w:proofErr w:type="spellEnd"/>
      <w:r w:rsidRPr="007C5083">
        <w:rPr>
          <w:rPrChange w:id="1681" w:author="Frances" w:date="2023-03-21T10:04:00Z">
            <w:rPr>
              <w:rStyle w:val="AttributeTok"/>
              <w:rFonts w:ascii="Courier" w:hAnsi="Courier"/>
              <w:i w:val="0"/>
              <w:color w:val="000000"/>
              <w:sz w:val="17"/>
              <w:shd w:val="clear" w:color="auto" w:fill="auto"/>
            </w:rPr>
          </w:rPrChange>
        </w:rPr>
        <w:t xml:space="preserve"> =</w:t>
      </w:r>
      <w:r w:rsidRPr="007C5083">
        <w:rPr>
          <w:rPrChange w:id="1682" w:author="Frances" w:date="2023-03-21T10:04:00Z">
            <w:rPr>
              <w:rStyle w:val="NormalTok"/>
              <w:rFonts w:ascii="Courier" w:hAnsi="Courier"/>
              <w:i w:val="0"/>
              <w:sz w:val="17"/>
              <w:shd w:val="clear" w:color="auto" w:fill="auto"/>
            </w:rPr>
          </w:rPrChange>
        </w:rPr>
        <w:t xml:space="preserve"> </w:t>
      </w:r>
      <w:r w:rsidRPr="007C5083">
        <w:rPr>
          <w:rFonts w:eastAsiaTheme="minorHAnsi"/>
          <w:rPrChange w:id="1683"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"plot"</w:t>
      </w:r>
      <w:r w:rsidRPr="007C5083">
        <w:rPr>
          <w:rPrChange w:id="1684" w:author="Frances" w:date="2023-03-21T10:04:00Z">
            <w:rPr>
              <w:rStyle w:val="NormalTok"/>
              <w:rFonts w:ascii="Courier" w:hAnsi="Courier"/>
              <w:i w:val="0"/>
              <w:sz w:val="17"/>
              <w:shd w:val="clear" w:color="auto" w:fill="auto"/>
            </w:rPr>
          </w:rPrChange>
        </w:rPr>
        <w:t>,</w:t>
      </w:r>
    </w:p>
    <w:p w14:paraId="56E0A1A2" w14:textId="77777777" w:rsidR="0048320E" w:rsidRPr="007C5083" w:rsidRDefault="002D4F87" w:rsidP="00A42FAE">
      <w:pPr>
        <w:pStyle w:val="Code"/>
      </w:pPr>
      <w:r w:rsidRPr="007C5083">
        <w:rPr>
          <w:rPrChange w:id="1685" w:author="Frances" w:date="2023-03-21T10:04:00Z">
            <w:rPr>
              <w:rStyle w:val="NormalTok"/>
              <w:rFonts w:ascii="Courier" w:hAnsi="Courier"/>
              <w:i w:val="0"/>
              <w:sz w:val="17"/>
              <w:shd w:val="clear" w:color="auto" w:fill="auto"/>
            </w:rPr>
          </w:rPrChange>
        </w:rPr>
        <w:t xml:space="preserve">        </w:t>
      </w:r>
      <w:proofErr w:type="spellStart"/>
      <w:proofErr w:type="gramStart"/>
      <w:r w:rsidRPr="007C5083">
        <w:rPr>
          <w:rPrChange w:id="1686" w:author="Frances" w:date="2023-03-21T10:04:00Z">
            <w:rPr>
              <w:rStyle w:val="AttributeTok"/>
              <w:rFonts w:ascii="Courier" w:hAnsi="Courier"/>
              <w:i w:val="0"/>
              <w:color w:val="000000"/>
              <w:sz w:val="17"/>
              <w:shd w:val="clear" w:color="auto" w:fill="auto"/>
            </w:rPr>
          </w:rPrChange>
        </w:rPr>
        <w:t>plot.title</w:t>
      </w:r>
      <w:proofErr w:type="spellEnd"/>
      <w:proofErr w:type="gramEnd"/>
      <w:r w:rsidRPr="007C5083">
        <w:rPr>
          <w:rPrChange w:id="1687" w:author="Frances" w:date="2023-03-21T10:04:00Z">
            <w:rPr>
              <w:rStyle w:val="AttributeTok"/>
              <w:rFonts w:ascii="Courier" w:hAnsi="Courier"/>
              <w:i w:val="0"/>
              <w:color w:val="000000"/>
              <w:sz w:val="17"/>
              <w:shd w:val="clear" w:color="auto" w:fill="auto"/>
            </w:rPr>
          </w:rPrChange>
        </w:rPr>
        <w:t xml:space="preserve"> =</w:t>
      </w:r>
      <w:r w:rsidRPr="007C5083">
        <w:rPr>
          <w:rPrChange w:id="1688" w:author="Frances" w:date="2023-03-21T10:04:00Z">
            <w:rPr>
              <w:rStyle w:val="NormalTok"/>
              <w:rFonts w:ascii="Courier" w:hAnsi="Courier"/>
              <w:i w:val="0"/>
              <w:sz w:val="17"/>
              <w:shd w:val="clear" w:color="auto" w:fill="auto"/>
            </w:rPr>
          </w:rPrChange>
        </w:rPr>
        <w:t xml:space="preserve"> </w:t>
      </w:r>
      <w:proofErr w:type="spellStart"/>
      <w:r w:rsidRPr="007C5083">
        <w:rPr>
          <w:rPrChange w:id="1689" w:author="Frances" w:date="2023-03-21T10:04:00Z">
            <w:rPr>
              <w:sz w:val="17"/>
            </w:rPr>
          </w:rPrChange>
        </w:rPr>
        <w:t>element_text</w:t>
      </w:r>
      <w:proofErr w:type="spellEnd"/>
      <w:r w:rsidRPr="007C5083">
        <w:rPr>
          <w:rPrChange w:id="1690" w:author="Frances" w:date="2023-03-21T10:04:00Z">
            <w:rPr>
              <w:rStyle w:val="NormalTok"/>
              <w:rFonts w:ascii="Courier" w:hAnsi="Courier"/>
              <w:i w:val="0"/>
              <w:sz w:val="17"/>
              <w:shd w:val="clear" w:color="auto" w:fill="auto"/>
            </w:rPr>
          </w:rPrChange>
        </w:rPr>
        <w:t>(</w:t>
      </w:r>
      <w:r w:rsidRPr="007C5083">
        <w:rPr>
          <w:rPrChange w:id="1691" w:author="Frances" w:date="2023-03-21T10:04:00Z">
            <w:rPr>
              <w:rStyle w:val="AttributeTok"/>
              <w:rFonts w:ascii="Courier" w:hAnsi="Courier"/>
              <w:i w:val="0"/>
              <w:color w:val="000000"/>
              <w:sz w:val="17"/>
              <w:shd w:val="clear" w:color="auto" w:fill="auto"/>
            </w:rPr>
          </w:rPrChange>
        </w:rPr>
        <w:t>face =</w:t>
      </w:r>
      <w:r w:rsidRPr="007C5083">
        <w:rPr>
          <w:rPrChange w:id="1692" w:author="Frances" w:date="2023-03-21T10:04:00Z">
            <w:rPr>
              <w:rStyle w:val="NormalTok"/>
              <w:rFonts w:ascii="Courier" w:hAnsi="Courier"/>
              <w:i w:val="0"/>
              <w:sz w:val="17"/>
              <w:shd w:val="clear" w:color="auto" w:fill="auto"/>
            </w:rPr>
          </w:rPrChange>
        </w:rPr>
        <w:t xml:space="preserve"> </w:t>
      </w:r>
      <w:r w:rsidRPr="007C5083">
        <w:rPr>
          <w:rFonts w:eastAsiaTheme="minorHAnsi"/>
          <w:rPrChange w:id="1693" w:author="Frances" w:date="2023-03-21T10:04:00Z">
            <w:rPr>
              <w:rStyle w:val="StringTok"/>
              <w:rFonts w:ascii="Courier" w:eastAsiaTheme="minorHAnsi" w:hAnsi="Courier" w:cs="TheSansMonoCondensed-Plain"/>
              <w:i w:val="0"/>
              <w:color w:val="000000"/>
              <w:sz w:val="17"/>
              <w:szCs w:val="17"/>
              <w:shd w:val="clear" w:color="auto" w:fill="auto"/>
              <w:lang w:val="en-US"/>
            </w:rPr>
          </w:rPrChange>
        </w:rPr>
        <w:t>"bold"</w:t>
      </w:r>
      <w:r w:rsidRPr="007C5083">
        <w:rPr>
          <w:rPrChange w:id="1694" w:author="Frances" w:date="2023-03-21T10:04:00Z">
            <w:rPr>
              <w:rStyle w:val="NormalTok"/>
              <w:rFonts w:ascii="Courier" w:hAnsi="Courier"/>
              <w:i w:val="0"/>
              <w:sz w:val="17"/>
              <w:shd w:val="clear" w:color="auto" w:fill="auto"/>
            </w:rPr>
          </w:rPrChange>
        </w:rPr>
        <w:t>),</w:t>
      </w:r>
    </w:p>
    <w:p w14:paraId="29F23AB2" w14:textId="77777777" w:rsidR="0048320E" w:rsidRPr="007C5083" w:rsidRDefault="002D4F87" w:rsidP="00A42FAE">
      <w:pPr>
        <w:pStyle w:val="Code"/>
      </w:pPr>
      <w:r w:rsidRPr="007C5083">
        <w:rPr>
          <w:rPrChange w:id="1695" w:author="Frances" w:date="2023-03-21T10:04:00Z">
            <w:rPr>
              <w:rStyle w:val="NormalTok"/>
              <w:rFonts w:ascii="Courier" w:hAnsi="Courier"/>
              <w:i w:val="0"/>
              <w:sz w:val="17"/>
              <w:shd w:val="clear" w:color="auto" w:fill="auto"/>
            </w:rPr>
          </w:rPrChange>
        </w:rPr>
        <w:t xml:space="preserve">        </w:t>
      </w:r>
      <w:proofErr w:type="spellStart"/>
      <w:proofErr w:type="gramStart"/>
      <w:r w:rsidRPr="007C5083">
        <w:rPr>
          <w:rPrChange w:id="1696" w:author="Frances" w:date="2023-03-21T10:04:00Z">
            <w:rPr>
              <w:rStyle w:val="AttributeTok"/>
              <w:rFonts w:ascii="Courier" w:hAnsi="Courier"/>
              <w:i w:val="0"/>
              <w:color w:val="000000"/>
              <w:sz w:val="17"/>
              <w:shd w:val="clear" w:color="auto" w:fill="auto"/>
            </w:rPr>
          </w:rPrChange>
        </w:rPr>
        <w:t>panel.grid</w:t>
      </w:r>
      <w:proofErr w:type="gramEnd"/>
      <w:r w:rsidRPr="007C5083">
        <w:rPr>
          <w:rPrChange w:id="1697" w:author="Frances" w:date="2023-03-21T10:04:00Z">
            <w:rPr>
              <w:rStyle w:val="AttributeTok"/>
              <w:rFonts w:ascii="Courier" w:hAnsi="Courier"/>
              <w:i w:val="0"/>
              <w:color w:val="000000"/>
              <w:sz w:val="17"/>
              <w:shd w:val="clear" w:color="auto" w:fill="auto"/>
            </w:rPr>
          </w:rPrChange>
        </w:rPr>
        <w:t>.minor</w:t>
      </w:r>
      <w:proofErr w:type="spellEnd"/>
      <w:r w:rsidRPr="007C5083">
        <w:rPr>
          <w:rPrChange w:id="1698" w:author="Frances" w:date="2023-03-21T10:04:00Z">
            <w:rPr>
              <w:rStyle w:val="AttributeTok"/>
              <w:rFonts w:ascii="Courier" w:hAnsi="Courier"/>
              <w:i w:val="0"/>
              <w:color w:val="000000"/>
              <w:sz w:val="17"/>
              <w:shd w:val="clear" w:color="auto" w:fill="auto"/>
            </w:rPr>
          </w:rPrChange>
        </w:rPr>
        <w:t xml:space="preserve"> =</w:t>
      </w:r>
      <w:r w:rsidRPr="007C5083">
        <w:rPr>
          <w:rPrChange w:id="1699" w:author="Frances" w:date="2023-03-21T10:04:00Z">
            <w:rPr>
              <w:rStyle w:val="NormalTok"/>
              <w:rFonts w:ascii="Courier" w:hAnsi="Courier"/>
              <w:i w:val="0"/>
              <w:sz w:val="17"/>
              <w:shd w:val="clear" w:color="auto" w:fill="auto"/>
            </w:rPr>
          </w:rPrChange>
        </w:rPr>
        <w:t xml:space="preserve"> </w:t>
      </w:r>
      <w:proofErr w:type="spellStart"/>
      <w:r w:rsidRPr="007C5083">
        <w:rPr>
          <w:rPrChange w:id="1700" w:author="Frances" w:date="2023-03-21T10:04:00Z">
            <w:rPr>
              <w:sz w:val="17"/>
            </w:rPr>
          </w:rPrChange>
        </w:rPr>
        <w:t>element_blank</w:t>
      </w:r>
      <w:proofErr w:type="spellEnd"/>
      <w:r w:rsidRPr="007C5083">
        <w:rPr>
          <w:rPrChange w:id="1701" w:author="Frances" w:date="2023-03-21T10:04:00Z">
            <w:rPr>
              <w:rStyle w:val="NormalTok"/>
              <w:rFonts w:ascii="Courier" w:hAnsi="Courier"/>
              <w:i w:val="0"/>
              <w:sz w:val="17"/>
              <w:shd w:val="clear" w:color="auto" w:fill="auto"/>
            </w:rPr>
          </w:rPrChange>
        </w:rPr>
        <w:t>(),</w:t>
      </w:r>
    </w:p>
    <w:p w14:paraId="5BBB6B14" w14:textId="77777777" w:rsidR="0048320E" w:rsidRPr="007C5083" w:rsidRDefault="002D4F87" w:rsidP="00A42FAE">
      <w:pPr>
        <w:pStyle w:val="Code"/>
      </w:pPr>
      <w:r w:rsidRPr="007C5083">
        <w:rPr>
          <w:rPrChange w:id="1702" w:author="Frances" w:date="2023-03-21T10:04:00Z">
            <w:rPr>
              <w:rStyle w:val="NormalTok"/>
              <w:rFonts w:ascii="Courier" w:hAnsi="Courier"/>
              <w:i w:val="0"/>
              <w:sz w:val="17"/>
              <w:shd w:val="clear" w:color="auto" w:fill="auto"/>
            </w:rPr>
          </w:rPrChange>
        </w:rPr>
        <w:t xml:space="preserve">        </w:t>
      </w:r>
      <w:proofErr w:type="spellStart"/>
      <w:proofErr w:type="gramStart"/>
      <w:r w:rsidRPr="007C5083">
        <w:rPr>
          <w:rPrChange w:id="1703" w:author="Frances" w:date="2023-03-21T10:04:00Z">
            <w:rPr>
              <w:rStyle w:val="AttributeTok"/>
              <w:rFonts w:ascii="Courier" w:hAnsi="Courier"/>
              <w:i w:val="0"/>
              <w:color w:val="000000"/>
              <w:sz w:val="17"/>
              <w:shd w:val="clear" w:color="auto" w:fill="auto"/>
            </w:rPr>
          </w:rPrChange>
        </w:rPr>
        <w:t>axis.title</w:t>
      </w:r>
      <w:proofErr w:type="spellEnd"/>
      <w:proofErr w:type="gramEnd"/>
      <w:r w:rsidRPr="007C5083">
        <w:rPr>
          <w:rPrChange w:id="1704" w:author="Frances" w:date="2023-03-21T10:04:00Z">
            <w:rPr>
              <w:rStyle w:val="AttributeTok"/>
              <w:rFonts w:ascii="Courier" w:hAnsi="Courier"/>
              <w:i w:val="0"/>
              <w:color w:val="000000"/>
              <w:sz w:val="17"/>
              <w:shd w:val="clear" w:color="auto" w:fill="auto"/>
            </w:rPr>
          </w:rPrChange>
        </w:rPr>
        <w:t xml:space="preserve"> =</w:t>
      </w:r>
      <w:r w:rsidRPr="007C5083">
        <w:rPr>
          <w:rPrChange w:id="1705" w:author="Frances" w:date="2023-03-21T10:04:00Z">
            <w:rPr>
              <w:rStyle w:val="NormalTok"/>
              <w:rFonts w:ascii="Courier" w:hAnsi="Courier"/>
              <w:i w:val="0"/>
              <w:sz w:val="17"/>
              <w:shd w:val="clear" w:color="auto" w:fill="auto"/>
            </w:rPr>
          </w:rPrChange>
        </w:rPr>
        <w:t xml:space="preserve"> </w:t>
      </w:r>
      <w:proofErr w:type="spellStart"/>
      <w:r w:rsidRPr="007C5083">
        <w:rPr>
          <w:rPrChange w:id="1706" w:author="Frances" w:date="2023-03-21T10:04:00Z">
            <w:rPr>
              <w:sz w:val="17"/>
            </w:rPr>
          </w:rPrChange>
        </w:rPr>
        <w:t>element_blank</w:t>
      </w:r>
      <w:proofErr w:type="spellEnd"/>
      <w:r w:rsidRPr="007C5083">
        <w:rPr>
          <w:rPrChange w:id="1707" w:author="Frances" w:date="2023-03-21T10:04:00Z">
            <w:rPr>
              <w:rStyle w:val="NormalTok"/>
              <w:rFonts w:ascii="Courier" w:hAnsi="Courier"/>
              <w:i w:val="0"/>
              <w:sz w:val="17"/>
              <w:shd w:val="clear" w:color="auto" w:fill="auto"/>
            </w:rPr>
          </w:rPrChange>
        </w:rPr>
        <w:t xml:space="preserve">()) </w:t>
      </w:r>
      <w:r w:rsidRPr="007C5083">
        <w:rPr>
          <w:rFonts w:eastAsiaTheme="minorHAnsi"/>
          <w:rPrChange w:id="1708" w:author="Frances" w:date="2023-03-21T10:04:00Z">
            <w:rPr>
              <w:rStyle w:val="SpecialCharTok"/>
              <w:rFonts w:ascii="Courier" w:eastAsiaTheme="minorHAnsi" w:hAnsi="Courier" w:cs="TheSansMonoCondensed-Plain"/>
              <w:i w:val="0"/>
              <w:sz w:val="17"/>
              <w:szCs w:val="17"/>
              <w:shd w:val="clear" w:color="auto" w:fill="auto"/>
              <w:lang w:val="en-US"/>
            </w:rPr>
          </w:rPrChange>
        </w:rPr>
        <w:t>+</w:t>
      </w:r>
    </w:p>
    <w:p w14:paraId="0479469D" w14:textId="77777777" w:rsidR="0048320E" w:rsidRPr="007C5083" w:rsidRDefault="002D4F87" w:rsidP="00A42FAE">
      <w:pPr>
        <w:pStyle w:val="Code"/>
      </w:pPr>
      <w:r w:rsidRPr="007C5083">
        <w:rPr>
          <w:rPrChange w:id="1709" w:author="Frances" w:date="2023-03-21T10:04:00Z">
            <w:rPr>
              <w:rStyle w:val="NormalTok"/>
              <w:rFonts w:ascii="Courier" w:hAnsi="Courier"/>
              <w:i w:val="0"/>
              <w:sz w:val="17"/>
              <w:shd w:val="clear" w:color="auto" w:fill="auto"/>
            </w:rPr>
          </w:rPrChange>
        </w:rPr>
        <w:t xml:space="preserve">  </w:t>
      </w:r>
      <w:proofErr w:type="spellStart"/>
      <w:r w:rsidRPr="007C5083">
        <w:rPr>
          <w:rPrChange w:id="1710" w:author="Frances" w:date="2023-03-21T10:04:00Z">
            <w:rPr>
              <w:sz w:val="17"/>
            </w:rPr>
          </w:rPrChange>
        </w:rPr>
        <w:t>facet_</w:t>
      </w:r>
      <w:proofErr w:type="gramStart"/>
      <w:r w:rsidRPr="007C5083">
        <w:rPr>
          <w:rPrChange w:id="1711" w:author="Frances" w:date="2023-03-21T10:04:00Z">
            <w:rPr>
              <w:sz w:val="17"/>
            </w:rPr>
          </w:rPrChange>
        </w:rPr>
        <w:t>wrap</w:t>
      </w:r>
      <w:proofErr w:type="spellEnd"/>
      <w:r w:rsidRPr="007C5083">
        <w:rPr>
          <w:rPrChange w:id="1712" w:author="Frances" w:date="2023-03-21T10:04:00Z">
            <w:rPr>
              <w:rStyle w:val="NormalTok"/>
              <w:rFonts w:ascii="Courier" w:hAnsi="Courier"/>
              <w:i w:val="0"/>
              <w:sz w:val="17"/>
              <w:shd w:val="clear" w:color="auto" w:fill="auto"/>
            </w:rPr>
          </w:rPrChange>
        </w:rPr>
        <w:t>(</w:t>
      </w:r>
      <w:proofErr w:type="gramEnd"/>
      <w:r w:rsidRPr="007C5083">
        <w:rPr>
          <w:rFonts w:eastAsiaTheme="minorHAnsi"/>
          <w:rPrChange w:id="1713" w:author="Frances" w:date="2023-03-21T10:04:00Z">
            <w:rPr>
              <w:rStyle w:val="SpecialCharTok"/>
              <w:rFonts w:ascii="Courier" w:eastAsiaTheme="minorHAnsi" w:hAnsi="Courier" w:cs="TheSansMonoCondensed-Plain"/>
              <w:i w:val="0"/>
              <w:sz w:val="17"/>
              <w:szCs w:val="17"/>
              <w:shd w:val="clear" w:color="auto" w:fill="auto"/>
              <w:lang w:val="en-US"/>
            </w:rPr>
          </w:rPrChange>
        </w:rPr>
        <w:t>~</w:t>
      </w:r>
      <w:r w:rsidRPr="007C5083">
        <w:rPr>
          <w:rPrChange w:id="1714" w:author="Frances" w:date="2023-03-21T10:04:00Z">
            <w:rPr>
              <w:rStyle w:val="NormalTok"/>
              <w:rFonts w:ascii="Courier" w:hAnsi="Courier"/>
              <w:i w:val="0"/>
              <w:sz w:val="17"/>
              <w:shd w:val="clear" w:color="auto" w:fill="auto"/>
            </w:rPr>
          </w:rPrChange>
        </w:rPr>
        <w:t>state,</w:t>
      </w:r>
    </w:p>
    <w:p w14:paraId="1BB1F373" w14:textId="77777777" w:rsidR="0048320E" w:rsidRPr="007C5083" w:rsidRDefault="002D4F87" w:rsidP="00A42FAE">
      <w:pPr>
        <w:pStyle w:val="Code"/>
      </w:pPr>
      <w:r w:rsidRPr="007C5083">
        <w:rPr>
          <w:rPrChange w:id="1715" w:author="Frances" w:date="2023-03-21T10:04:00Z">
            <w:rPr>
              <w:rStyle w:val="NormalTok"/>
              <w:rFonts w:ascii="Courier" w:hAnsi="Courier"/>
              <w:i w:val="0"/>
              <w:sz w:val="17"/>
              <w:shd w:val="clear" w:color="auto" w:fill="auto"/>
            </w:rPr>
          </w:rPrChange>
        </w:rPr>
        <w:t xml:space="preserve">             </w:t>
      </w:r>
      <w:proofErr w:type="spellStart"/>
      <w:r w:rsidRPr="007C5083">
        <w:rPr>
          <w:rPrChange w:id="1716" w:author="Frances" w:date="2023-03-21T10:04:00Z">
            <w:rPr>
              <w:rStyle w:val="AttributeTok"/>
              <w:rFonts w:ascii="Courier" w:hAnsi="Courier"/>
              <w:i w:val="0"/>
              <w:color w:val="000000"/>
              <w:sz w:val="17"/>
              <w:shd w:val="clear" w:color="auto" w:fill="auto"/>
            </w:rPr>
          </w:rPrChange>
        </w:rPr>
        <w:t>nrow</w:t>
      </w:r>
      <w:proofErr w:type="spellEnd"/>
      <w:r w:rsidRPr="007C5083">
        <w:rPr>
          <w:rPrChange w:id="1717" w:author="Frances" w:date="2023-03-21T10:04:00Z">
            <w:rPr>
              <w:rStyle w:val="AttributeTok"/>
              <w:rFonts w:ascii="Courier" w:hAnsi="Courier"/>
              <w:i w:val="0"/>
              <w:color w:val="000000"/>
              <w:sz w:val="17"/>
              <w:shd w:val="clear" w:color="auto" w:fill="auto"/>
            </w:rPr>
          </w:rPrChange>
        </w:rPr>
        <w:t xml:space="preserve"> =</w:t>
      </w:r>
      <w:r w:rsidRPr="007C5083">
        <w:rPr>
          <w:rPrChange w:id="1718" w:author="Frances" w:date="2023-03-21T10:04:00Z">
            <w:rPr>
              <w:rStyle w:val="NormalTok"/>
              <w:rFonts w:ascii="Courier" w:hAnsi="Courier"/>
              <w:i w:val="0"/>
              <w:sz w:val="17"/>
              <w:shd w:val="clear" w:color="auto" w:fill="auto"/>
            </w:rPr>
          </w:rPrChange>
        </w:rPr>
        <w:t xml:space="preserve"> </w:t>
      </w:r>
      <w:r w:rsidRPr="007C5083">
        <w:rPr>
          <w:rPrChange w:id="1719" w:author="Frances" w:date="2023-03-21T10:04:00Z">
            <w:rPr>
              <w:rStyle w:val="DecValTok"/>
              <w:rFonts w:ascii="Courier" w:hAnsi="Courier"/>
              <w:i w:val="0"/>
              <w:color w:val="000000"/>
              <w:sz w:val="17"/>
              <w:shd w:val="clear" w:color="auto" w:fill="auto"/>
            </w:rPr>
          </w:rPrChange>
        </w:rPr>
        <w:t>2</w:t>
      </w:r>
      <w:r w:rsidRPr="007C5083">
        <w:rPr>
          <w:rPrChange w:id="1720" w:author="Frances" w:date="2023-03-21T10:04:00Z">
            <w:rPr>
              <w:rStyle w:val="NormalTok"/>
              <w:rFonts w:ascii="Courier" w:hAnsi="Courier"/>
              <w:i w:val="0"/>
              <w:sz w:val="17"/>
              <w:shd w:val="clear" w:color="auto" w:fill="auto"/>
            </w:rPr>
          </w:rPrChange>
        </w:rPr>
        <w:t>)</w:t>
      </w:r>
    </w:p>
    <w:p w14:paraId="52FF483E" w14:textId="77777777" w:rsidR="0048320E" w:rsidRPr="007C5083" w:rsidDel="007C5083" w:rsidRDefault="0048320E" w:rsidP="00C053BD">
      <w:pPr>
        <w:pStyle w:val="Code"/>
        <w:rPr>
          <w:del w:id="1721" w:author="Frances" w:date="2023-03-21T10:04:00Z"/>
        </w:rPr>
      </w:pPr>
    </w:p>
    <w:p w14:paraId="14ED4AC8" w14:textId="77777777" w:rsidR="0048320E" w:rsidRPr="007C5083" w:rsidRDefault="0048320E" w:rsidP="007C5083">
      <w:pPr>
        <w:pStyle w:val="Code"/>
      </w:pPr>
    </w:p>
    <w:p w14:paraId="2E80DB05" w14:textId="268344A6" w:rsidR="002D4F87" w:rsidRPr="007C5083" w:rsidRDefault="002D4F87" w:rsidP="00A42FAE">
      <w:pPr>
        <w:pStyle w:val="Code"/>
      </w:pPr>
      <w:proofErr w:type="spellStart"/>
      <w:r w:rsidRPr="007C5083">
        <w:rPr>
          <w:rPrChange w:id="1722" w:author="Frances" w:date="2023-03-21T10:04:00Z">
            <w:rPr>
              <w:sz w:val="17"/>
            </w:rPr>
          </w:rPrChange>
        </w:rPr>
        <w:t>ggplotly</w:t>
      </w:r>
      <w:proofErr w:type="spellEnd"/>
      <w:r w:rsidRPr="007C5083">
        <w:rPr>
          <w:rPrChange w:id="1723" w:author="Frances" w:date="2023-03-21T10:04:00Z">
            <w:rPr>
              <w:rStyle w:val="NormalTok"/>
              <w:rFonts w:ascii="Courier" w:hAnsi="Courier"/>
              <w:i w:val="0"/>
              <w:sz w:val="17"/>
              <w:shd w:val="clear" w:color="auto" w:fill="auto"/>
            </w:rPr>
          </w:rPrChange>
        </w:rPr>
        <w:t>(</w:t>
      </w:r>
      <w:proofErr w:type="spellStart"/>
      <w:r w:rsidRPr="007C5083">
        <w:rPr>
          <w:rPrChange w:id="1724" w:author="Frances" w:date="2023-03-21T10:04:00Z">
            <w:rPr>
              <w:rStyle w:val="NormalTok"/>
              <w:rFonts w:ascii="Courier" w:hAnsi="Courier"/>
              <w:i w:val="0"/>
              <w:sz w:val="17"/>
              <w:shd w:val="clear" w:color="auto" w:fill="auto"/>
            </w:rPr>
          </w:rPrChange>
        </w:rPr>
        <w:t>covid_chart</w:t>
      </w:r>
      <w:proofErr w:type="spellEnd"/>
      <w:r w:rsidRPr="007C5083">
        <w:rPr>
          <w:rPrChange w:id="1725" w:author="Frances" w:date="2023-03-21T10:04:00Z">
            <w:rPr>
              <w:rStyle w:val="NormalTok"/>
              <w:rFonts w:ascii="Courier" w:hAnsi="Courier"/>
              <w:i w:val="0"/>
              <w:sz w:val="17"/>
              <w:shd w:val="clear" w:color="auto" w:fill="auto"/>
            </w:rPr>
          </w:rPrChange>
        </w:rPr>
        <w:t>)</w:t>
      </w:r>
    </w:p>
    <w:p w14:paraId="205F10E8" w14:textId="49B549E6" w:rsidR="002D4F87" w:rsidRDefault="00BF7702" w:rsidP="00A601C9">
      <w:pPr>
        <w:pStyle w:val="Body"/>
      </w:pPr>
      <w:commentRangeStart w:id="1726"/>
      <w:ins w:id="1727" w:author="Frances" w:date="2023-03-20T15:30:00Z">
        <w:r>
          <w:t>XXXX</w:t>
        </w:r>
      </w:ins>
      <w:commentRangeEnd w:id="1726"/>
      <w:ins w:id="1728" w:author="Frances" w:date="2023-03-20T15:31:00Z">
        <w:r>
          <w:rPr>
            <w:rStyle w:val="CommentReference"/>
            <w:rFonts w:asciiTheme="minorHAnsi" w:eastAsiaTheme="minorHAnsi" w:hAnsiTheme="minorHAnsi" w:cstheme="minorBidi"/>
            <w:color w:val="auto"/>
            <w:lang w:eastAsia="en-US"/>
          </w:rPr>
          <w:commentReference w:id="1726"/>
        </w:r>
      </w:ins>
      <w:ins w:id="1729" w:author="Frances" w:date="2023-03-20T15:30:00Z">
        <w:r>
          <w:t xml:space="preserve"> </w:t>
        </w:r>
      </w:ins>
      <w:ins w:id="1730" w:author="Frances" w:date="2023-03-20T15:31:00Z">
        <w:r>
          <w:t>T</w:t>
        </w:r>
      </w:ins>
      <w:del w:id="1731" w:author="Frances" w:date="2023-03-20T15:31:00Z">
        <w:r w:rsidR="002D4F87" w:rsidDel="00BF7702">
          <w:delText>With t</w:delText>
        </w:r>
      </w:del>
      <w:r w:rsidR="002D4F87">
        <w:t>his code</w:t>
      </w:r>
      <w:ins w:id="1732" w:author="Frances" w:date="2023-03-20T15:31:00Z">
        <w:r>
          <w:t xml:space="preserve"> produces</w:t>
        </w:r>
      </w:ins>
      <w:del w:id="1733" w:author="Frances" w:date="2023-03-20T15:31:00Z">
        <w:r w:rsidR="002D4F87" w:rsidDel="00BF7702">
          <w:delText>, I get</w:delText>
        </w:r>
      </w:del>
      <w:r w:rsidR="002D4F87">
        <w:t xml:space="preserve"> an interactive chart</w:t>
      </w:r>
      <w:ins w:id="1734" w:author="Frances" w:date="2023-03-20T15:31:00Z">
        <w:r>
          <w:t xml:space="preserve"> that shows </w:t>
        </w:r>
      </w:ins>
      <w:ins w:id="1735" w:author="Frances" w:date="2023-03-20T15:32:00Z">
        <w:r>
          <w:t xml:space="preserve">the </w:t>
        </w:r>
      </w:ins>
      <w:ins w:id="1736" w:author="Frances" w:date="2023-03-20T15:31:00Z">
        <w:r>
          <w:t>data for a particular day when a user ho</w:t>
        </w:r>
      </w:ins>
      <w:ins w:id="1737" w:author="Frances" w:date="2023-03-20T15:32:00Z">
        <w:r>
          <w:t>vers over it</w:t>
        </w:r>
      </w:ins>
      <w:r w:rsidR="002D4F87">
        <w:t>. But the tooltip that users see on hover</w:t>
      </w:r>
      <w:ins w:id="1738" w:author="Frances" w:date="2023-03-20T15:32:00Z">
        <w:r>
          <w:t>, shown in</w:t>
        </w:r>
      </w:ins>
      <w:del w:id="1739" w:author="Frances" w:date="2023-03-20T15:32:00Z">
        <w:r w:rsidR="002D4F87" w:rsidDel="00BF7702">
          <w:delText xml:space="preserve"> (see</w:delText>
        </w:r>
      </w:del>
      <w:r w:rsidR="002D4F87">
        <w:t xml:space="preserve"> </w:t>
      </w:r>
      <w:r w:rsidR="00790D61">
        <w:t xml:space="preserve">Figure </w:t>
      </w:r>
      <w:ins w:id="1740" w:author="Frances" w:date="2023-03-21T10:38:00Z">
        <w:r w:rsidR="008E1A5F">
          <w:t>8</w:t>
        </w:r>
      </w:ins>
      <w:del w:id="1741" w:author="Frances" w:date="2023-03-21T10:38:00Z">
        <w:r w:rsidR="00790D61" w:rsidDel="008E1A5F">
          <w:delText>9</w:delText>
        </w:r>
      </w:del>
      <w:r w:rsidR="00790D61">
        <w:t>-</w:t>
      </w:r>
      <w:r w:rsidR="002D4F87">
        <w:t>1</w:t>
      </w:r>
      <w:ins w:id="1742" w:author="Frances" w:date="2023-03-21T10:04:00Z">
        <w:r w:rsidR="007C5083">
          <w:t>0</w:t>
        </w:r>
      </w:ins>
      <w:del w:id="1743" w:author="Frances" w:date="2023-03-21T10:04:00Z">
        <w:r w:rsidR="002D4F87" w:rsidDel="007C5083">
          <w:delText>5</w:delText>
        </w:r>
      </w:del>
      <w:ins w:id="1744" w:author="Frances" w:date="2023-03-20T15:32:00Z">
        <w:r>
          <w:t>,</w:t>
        </w:r>
      </w:ins>
      <w:del w:id="1745" w:author="Frances" w:date="2023-03-20T15:32:00Z">
        <w:r w:rsidR="002D4F87" w:rsidDel="00BF7702">
          <w:delText xml:space="preserve"> below)</w:delText>
        </w:r>
      </w:del>
      <w:r w:rsidR="002D4F87">
        <w:t xml:space="preserve"> is cluttered and overwhelming because the </w:t>
      </w:r>
      <w:proofErr w:type="spellStart"/>
      <w:proofErr w:type="gramStart"/>
      <w:r w:rsidR="002D4F87" w:rsidRPr="00A42FAE">
        <w:rPr>
          <w:rStyle w:val="Literal"/>
          <w:rFonts w:eastAsiaTheme="minorHAnsi"/>
        </w:rPr>
        <w:t>ggplotly</w:t>
      </w:r>
      <w:proofErr w:type="spellEnd"/>
      <w:r w:rsidR="002D4F87" w:rsidRPr="00A42FAE">
        <w:rPr>
          <w:rStyle w:val="Literal"/>
          <w:rFonts w:eastAsiaTheme="minorHAnsi"/>
        </w:rPr>
        <w:t>(</w:t>
      </w:r>
      <w:proofErr w:type="gramEnd"/>
      <w:r w:rsidR="002D4F87" w:rsidRPr="00A42FAE">
        <w:rPr>
          <w:rStyle w:val="Literal"/>
          <w:rFonts w:eastAsiaTheme="minorHAnsi"/>
        </w:rPr>
        <w:t>)</w:t>
      </w:r>
      <w:r w:rsidR="002D4F87">
        <w:t xml:space="preserve"> function shows all data by default.</w:t>
      </w:r>
    </w:p>
    <w:p w14:paraId="7A184FB2" w14:textId="7C8228EE" w:rsidR="002D4F87" w:rsidRDefault="002D4F87" w:rsidP="00A42FAE">
      <w:pPr>
        <w:pStyle w:val="GraphicSlug"/>
      </w:pPr>
      <w:r>
        <w:t>[</w:t>
      </w:r>
      <w:r w:rsidR="00C5544E">
        <w:t>F09</w:t>
      </w:r>
      <w:r>
        <w:t>015.png]</w:t>
      </w:r>
    </w:p>
    <w:p w14:paraId="11B66171" w14:textId="77777777" w:rsidR="002D4F87" w:rsidRDefault="002D4F87" w:rsidP="002D4F87">
      <w:pPr>
        <w:pStyle w:val="CaptionedFigure"/>
      </w:pPr>
      <w:r>
        <w:rPr>
          <w:noProof/>
        </w:rPr>
        <w:drawing>
          <wp:inline distT="0" distB="0" distL="0" distR="0" wp14:anchorId="68621AC4" wp14:editId="16A9CCEA">
            <wp:extent cx="5334000" cy="3103344"/>
            <wp:effectExtent l="0" t="0" r="0" b="0"/>
            <wp:docPr id="439" name="Picture"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440" name="Picture" descr="../../assets/covid-website-messy-tooltips.png"/>
                    <pic:cNvPicPr>
                      <a:picLocks noChangeAspect="1" noChangeArrowheads="1"/>
                    </pic:cNvPicPr>
                  </pic:nvPicPr>
                  <pic:blipFill>
                    <a:blip r:embed="rId24"/>
                    <a:stretch>
                      <a:fillRect/>
                    </a:stretch>
                  </pic:blipFill>
                  <pic:spPr bwMode="auto">
                    <a:xfrm>
                      <a:off x="0" y="0"/>
                      <a:ext cx="5334000" cy="3103344"/>
                    </a:xfrm>
                    <a:prstGeom prst="rect">
                      <a:avLst/>
                    </a:prstGeom>
                    <a:noFill/>
                    <a:ln w="9525">
                      <a:noFill/>
                      <a:headEnd/>
                      <a:tailEnd/>
                    </a:ln>
                  </pic:spPr>
                </pic:pic>
              </a:graphicData>
            </a:graphic>
          </wp:inline>
        </w:drawing>
      </w:r>
    </w:p>
    <w:p w14:paraId="1CC4F69B" w14:textId="5DB5A4C8" w:rsidR="002D4F87" w:rsidRDefault="002D4F87" w:rsidP="00121BAD">
      <w:pPr>
        <w:pStyle w:val="CaptionLine"/>
      </w:pPr>
      <w:r>
        <w:t xml:space="preserve">Messy tooltips on </w:t>
      </w:r>
      <w:ins w:id="1746" w:author="Frances" w:date="2023-03-20T15:32:00Z">
        <w:r w:rsidR="00BF7702">
          <w:t>the</w:t>
        </w:r>
      </w:ins>
      <w:del w:id="1747" w:author="Frances" w:date="2023-03-20T15:32:00Z">
        <w:r w:rsidDel="00BF7702">
          <w:delText>our</w:delText>
        </w:r>
      </w:del>
      <w:r>
        <w:t xml:space="preserve"> COVID death rates graph</w:t>
      </w:r>
    </w:p>
    <w:p w14:paraId="4B3567E2" w14:textId="6BDA887A" w:rsidR="002D4F87" w:rsidRDefault="002D4F87" w:rsidP="00A601C9">
      <w:pPr>
        <w:pStyle w:val="Body"/>
      </w:pPr>
      <w:r>
        <w:t xml:space="preserve">To make </w:t>
      </w:r>
      <w:ins w:id="1748" w:author="Frances" w:date="2023-03-20T15:32:00Z">
        <w:r w:rsidR="00BF7702">
          <w:t>the</w:t>
        </w:r>
      </w:ins>
      <w:del w:id="1749" w:author="Frances" w:date="2023-03-20T15:32:00Z">
        <w:r w:rsidDel="00BF7702">
          <w:delText>our</w:delText>
        </w:r>
      </w:del>
      <w:r>
        <w:t xml:space="preserve"> tooltip more informative, we can </w:t>
      </w:r>
      <w:del w:id="1750" w:author="Frances" w:date="2023-03-20T15:32:00Z">
        <w:r w:rsidDel="00BF7702">
          <w:delText xml:space="preserve">also </w:delText>
        </w:r>
      </w:del>
      <w:r>
        <w:t>create a single variable</w:t>
      </w:r>
      <w:ins w:id="1751" w:author="Frances" w:date="2023-03-20T15:33:00Z">
        <w:r w:rsidR="00BF7702">
          <w:t xml:space="preserve"> containing the data we want to display</w:t>
        </w:r>
      </w:ins>
      <w:r>
        <w:t xml:space="preserve"> and then tell </w:t>
      </w:r>
      <w:proofErr w:type="spellStart"/>
      <w:r w:rsidRPr="00A42FAE">
        <w:rPr>
          <w:rStyle w:val="Literal"/>
          <w:rFonts w:eastAsiaTheme="minorHAnsi"/>
        </w:rPr>
        <w:t>ggplotly</w:t>
      </w:r>
      <w:proofErr w:type="spellEnd"/>
      <w:r w:rsidRPr="00A42FAE">
        <w:rPr>
          <w:rStyle w:val="Literal"/>
          <w:rFonts w:eastAsiaTheme="minorHAnsi"/>
        </w:rPr>
        <w:t>()</w:t>
      </w:r>
      <w:r>
        <w:t xml:space="preserve"> to </w:t>
      </w:r>
      <w:del w:id="1752" w:author="Frances" w:date="2023-03-20T15:32:00Z">
        <w:r w:rsidDel="00BF7702">
          <w:delText xml:space="preserve">just </w:delText>
        </w:r>
      </w:del>
      <w:r>
        <w:t>use this</w:t>
      </w:r>
      <w:ins w:id="1753" w:author="Frances" w:date="2023-03-20T15:33:00Z">
        <w:r w:rsidR="00BF7702">
          <w:t xml:space="preserve">: </w:t>
        </w:r>
      </w:ins>
      <w:del w:id="1754" w:author="Frances" w:date="2023-03-20T15:33:00Z">
        <w:r w:rsidDel="00BF7702">
          <w:delText xml:space="preserve">. </w:delText>
        </w:r>
      </w:del>
      <w:moveFromRangeStart w:id="1755" w:author="Frances" w:date="2023-03-20T15:33:00Z" w:name="move130218819"/>
      <w:moveFrom w:id="1756" w:author="Frances" w:date="2023-03-20T15:33:00Z">
        <w:r w:rsidDel="00BF7702">
          <w:t xml:space="preserve">Below, I begin by creating a </w:t>
        </w:r>
        <w:r w:rsidRPr="00A42FAE" w:rsidDel="00BF7702">
          <w:rPr>
            <w:rStyle w:val="Literal"/>
            <w:rFonts w:eastAsiaTheme="minorHAnsi"/>
          </w:rPr>
          <w:t>date_nice_format</w:t>
        </w:r>
        <w:r w:rsidDel="00BF7702">
          <w:t xml:space="preserve"> variable so that we get, say, January 1, 2021 instead of 2021-01-01</w:t>
        </w:r>
        <w:r w:rsidR="008E1A9B" w:rsidDel="00BF7702">
          <w:t xml:space="preserve"> </w:t>
        </w:r>
        <w:r w:rsidR="008E1A9B" w:rsidDel="00BF7702">
          <w:rPr>
            <w:rStyle w:val="CodeAnnotation"/>
          </w:rPr>
          <w:t>1</w:t>
        </w:r>
        <w:r w:rsidDel="00BF7702">
          <w:t>. I then combine this with the state and death rates (</w:t>
        </w:r>
        <w:r w:rsidRPr="00A42FAE" w:rsidDel="00BF7702">
          <w:rPr>
            <w:rStyle w:val="Literal"/>
            <w:rFonts w:eastAsiaTheme="minorHAnsi"/>
          </w:rPr>
          <w:t>deaths_avg_per_100k</w:t>
        </w:r>
        <w:r w:rsidDel="00BF7702">
          <w:t xml:space="preserve">) variables, saving my result as </w:t>
        </w:r>
        <w:r w:rsidRPr="00A42FAE" w:rsidDel="00BF7702">
          <w:rPr>
            <w:rStyle w:val="Literal"/>
            <w:rFonts w:eastAsiaTheme="minorHAnsi"/>
          </w:rPr>
          <w:t>tooltip_text</w:t>
        </w:r>
        <w:r w:rsidR="008E1A9B" w:rsidDel="00BF7702">
          <w:rPr>
            <w:rStyle w:val="Literal"/>
            <w:rFonts w:eastAsiaTheme="minorHAnsi"/>
          </w:rPr>
          <w:t xml:space="preserve"> </w:t>
        </w:r>
        <w:r w:rsidR="008E1A9B" w:rsidRPr="00112158" w:rsidDel="00BF7702">
          <w:rPr>
            <w:rStyle w:val="CodeAnnotation"/>
          </w:rPr>
          <w:t>2</w:t>
        </w:r>
        <w:r w:rsidDel="00BF7702">
          <w:t xml:space="preserve">. I then add a new aesthetic property in the </w:t>
        </w:r>
        <w:r w:rsidRPr="00A42FAE" w:rsidDel="00BF7702">
          <w:rPr>
            <w:rStyle w:val="Literal"/>
            <w:rFonts w:eastAsiaTheme="minorHAnsi"/>
          </w:rPr>
          <w:t>ggplot()</w:t>
        </w:r>
        <w:r w:rsidDel="00BF7702">
          <w:t xml:space="preserve"> function: </w:t>
        </w:r>
        <w:r w:rsidRPr="00A42FAE" w:rsidDel="00BF7702">
          <w:rPr>
            <w:rStyle w:val="Literal"/>
            <w:rFonts w:eastAsiaTheme="minorHAnsi"/>
          </w:rPr>
          <w:t>text = tooltip_text</w:t>
        </w:r>
        <w:r w:rsidR="008E1A9B" w:rsidDel="00BF7702">
          <w:rPr>
            <w:rStyle w:val="Literal"/>
            <w:rFonts w:eastAsiaTheme="minorHAnsi"/>
          </w:rPr>
          <w:t xml:space="preserve"> </w:t>
        </w:r>
        <w:r w:rsidR="008E1A9B" w:rsidDel="00BF7702">
          <w:rPr>
            <w:rStyle w:val="CodeAnnotation"/>
          </w:rPr>
          <w:t>3</w:t>
        </w:r>
        <w:r w:rsidDel="00BF7702">
          <w:t xml:space="preserve">. On its own, this doesn’t do anything. But when I add </w:t>
        </w:r>
        <w:r w:rsidRPr="00A42FAE" w:rsidDel="00BF7702">
          <w:rPr>
            <w:rStyle w:val="Literal"/>
            <w:rFonts w:eastAsiaTheme="minorHAnsi"/>
          </w:rPr>
          <w:t>tooltip = "tooltip_text"</w:t>
        </w:r>
        <w:r w:rsidDel="00BF7702">
          <w:t xml:space="preserve"> to the </w:t>
        </w:r>
        <w:r w:rsidRPr="00A42FAE" w:rsidDel="00BF7702">
          <w:rPr>
            <w:rStyle w:val="Literal"/>
            <w:rFonts w:eastAsiaTheme="minorHAnsi"/>
          </w:rPr>
          <w:t>ggplotly()</w:t>
        </w:r>
        <w:r w:rsidDel="00BF7702">
          <w:t xml:space="preserve"> function, it changes the tooltip</w:t>
        </w:r>
        <w:r w:rsidR="008E1A9B" w:rsidDel="00BF7702">
          <w:t xml:space="preserve"> </w:t>
        </w:r>
        <w:r w:rsidR="008E1A9B" w:rsidDel="00BF7702">
          <w:rPr>
            <w:rStyle w:val="CodeAnnotation"/>
          </w:rPr>
          <w:t>4</w:t>
        </w:r>
        <w:r w:rsidDel="00BF7702">
          <w:t>.</w:t>
        </w:r>
      </w:moveFrom>
      <w:moveFromRangeEnd w:id="1755"/>
    </w:p>
    <w:p w14:paraId="23591C89" w14:textId="77777777" w:rsidR="0048320E" w:rsidRDefault="002D4F87">
      <w:pPr>
        <w:pStyle w:val="CodeWide"/>
        <w:pPrChange w:id="1757" w:author="Frances" w:date="2023-03-20T15:33:00Z">
          <w:pPr>
            <w:pStyle w:val="Code"/>
          </w:pPr>
        </w:pPrChange>
      </w:pPr>
      <w:proofErr w:type="spellStart"/>
      <w:r w:rsidRPr="00A42FAE">
        <w:rPr>
          <w:rStyle w:val="NormalTok"/>
          <w:rFonts w:ascii="Courier" w:hAnsi="Courier"/>
          <w:i w:val="0"/>
          <w:sz w:val="17"/>
          <w:shd w:val="clear" w:color="auto" w:fill="auto"/>
        </w:rPr>
        <w:lastRenderedPageBreak/>
        <w:t>covid_chart</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covid_data</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411E79C" w14:textId="77777777" w:rsidR="0048320E" w:rsidRDefault="002D4F87">
      <w:pPr>
        <w:pStyle w:val="CodeWide"/>
        <w:pPrChange w:id="1758" w:author="Frances" w:date="2023-03-20T15:33:00Z">
          <w:pPr>
            <w:pStyle w:val="Code"/>
          </w:pPr>
        </w:pPrChange>
      </w:pPr>
      <w:r w:rsidRPr="00A42FAE">
        <w:rPr>
          <w:rStyle w:val="NormalTok"/>
          <w:rFonts w:ascii="Courier" w:hAnsi="Courier"/>
          <w:i w:val="0"/>
          <w:sz w:val="17"/>
          <w:shd w:val="clear" w:color="auto" w:fill="auto"/>
        </w:rPr>
        <w:t xml:space="preserve">  </w:t>
      </w:r>
      <w:proofErr w:type="gramStart"/>
      <w:r w:rsidRPr="00A42FAE">
        <w:rPr>
          <w:sz w:val="17"/>
        </w:rPr>
        <w:t>filter</w:t>
      </w:r>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state </w:t>
      </w:r>
      <w:r w:rsidRPr="00A42FAE">
        <w:rPr>
          <w:rStyle w:val="SpecialCharTok"/>
          <w:rFonts w:ascii="Courier" w:eastAsiaTheme="minorHAnsi" w:hAnsi="Courier" w:cs="TheSansMonoCondensed-Plain"/>
          <w:i w:val="0"/>
          <w:sz w:val="17"/>
          <w:szCs w:val="17"/>
          <w:shd w:val="clear" w:color="auto" w:fill="auto"/>
          <w:lang w:val="en-US"/>
        </w:rPr>
        <w:t>%in%</w:t>
      </w:r>
      <w:r w:rsidRPr="00A42FAE">
        <w:rPr>
          <w:rStyle w:val="NormalTok"/>
          <w:rFonts w:ascii="Courier" w:hAnsi="Courier"/>
          <w:i w:val="0"/>
          <w:sz w:val="17"/>
          <w:shd w:val="clear" w:color="auto" w:fill="auto"/>
        </w:rPr>
        <w:t xml:space="preserve"> </w:t>
      </w:r>
      <w:r w:rsidRPr="00A42FAE">
        <w:rPr>
          <w:sz w:val="17"/>
        </w:rPr>
        <w:t>c</w:t>
      </w:r>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"Alabama"</w:t>
      </w:r>
      <w:r w:rsidRPr="00A42FAE">
        <w:rPr>
          <w:rStyle w:val="NormalTok"/>
          <w:rFonts w:ascii="Courier" w:hAnsi="Courier"/>
          <w:i w:val="0"/>
          <w:sz w:val="17"/>
          <w:shd w:val="clear" w:color="auto" w:fill="auto"/>
        </w:rPr>
        <w:t>,</w:t>
      </w:r>
    </w:p>
    <w:p w14:paraId="6AC3E128" w14:textId="77777777" w:rsidR="0048320E" w:rsidRDefault="002D4F87">
      <w:pPr>
        <w:pStyle w:val="CodeWide"/>
        <w:pPrChange w:id="1759" w:author="Frances" w:date="2023-03-20T15:33:00Z">
          <w:pPr>
            <w:pStyle w:val="Code"/>
          </w:pPr>
        </w:pPrChang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"Alaska"</w:t>
      </w:r>
      <w:r w:rsidRPr="00A42FAE">
        <w:rPr>
          <w:rStyle w:val="NormalTok"/>
          <w:rFonts w:ascii="Courier" w:hAnsi="Courier"/>
          <w:i w:val="0"/>
          <w:sz w:val="17"/>
          <w:shd w:val="clear" w:color="auto" w:fill="auto"/>
        </w:rPr>
        <w:t>,</w:t>
      </w:r>
    </w:p>
    <w:p w14:paraId="0F47D407" w14:textId="77777777" w:rsidR="0048320E" w:rsidRDefault="002D4F87">
      <w:pPr>
        <w:pStyle w:val="CodeWide"/>
        <w:pPrChange w:id="1760" w:author="Frances" w:date="2023-03-20T15:33:00Z">
          <w:pPr>
            <w:pStyle w:val="Code"/>
          </w:pPr>
        </w:pPrChang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"Arizona"</w:t>
      </w:r>
      <w:r w:rsidRPr="00A42FAE">
        <w:rPr>
          <w:rStyle w:val="NormalTok"/>
          <w:rFonts w:ascii="Courier" w:hAnsi="Courier"/>
          <w:i w:val="0"/>
          <w:sz w:val="17"/>
          <w:shd w:val="clear" w:color="auto" w:fill="auto"/>
        </w:rPr>
        <w:t>,</w:t>
      </w:r>
    </w:p>
    <w:p w14:paraId="2EEE290A" w14:textId="77777777" w:rsidR="0048320E" w:rsidRDefault="002D4F87">
      <w:pPr>
        <w:pStyle w:val="CodeWide"/>
        <w:pPrChange w:id="1761" w:author="Frances" w:date="2023-03-20T15:33:00Z">
          <w:pPr>
            <w:pStyle w:val="Code"/>
          </w:pPr>
        </w:pPrChang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"Arkansas"</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119E44E" w14:textId="25ECB72A" w:rsidR="0048320E" w:rsidRDefault="009F65FA">
      <w:pPr>
        <w:pStyle w:val="CodeWide"/>
        <w:pPrChange w:id="1762" w:author="Frances" w:date="2023-03-20T15:33:00Z">
          <w:pPr>
            <w:pStyle w:val="Code"/>
          </w:pPr>
        </w:pPrChange>
      </w:pPr>
      <w:del w:id="1763" w:author="Frances" w:date="2023-03-21T10:04:00Z">
        <w:r w:rsidDel="007C5083">
          <w:rPr>
            <w:rStyle w:val="CodeAnnotation"/>
          </w:rPr>
          <w:delText>1</w:delText>
        </w:r>
      </w:del>
      <w:r w:rsidR="002D4F87" w:rsidRPr="00A42FAE">
        <w:rPr>
          <w:rStyle w:val="NormalTok"/>
          <w:rFonts w:ascii="Courier" w:hAnsi="Courier"/>
          <w:i w:val="0"/>
          <w:sz w:val="17"/>
          <w:shd w:val="clear" w:color="auto" w:fill="auto"/>
        </w:rPr>
        <w:t xml:space="preserve">  </w:t>
      </w:r>
      <w:del w:id="1764" w:author="Frances" w:date="2023-03-21T10:05:00Z">
        <w:r w:rsidR="002D4F87" w:rsidRPr="00A42FAE" w:rsidDel="007C5083">
          <w:rPr>
            <w:rStyle w:val="NormalTok"/>
            <w:rFonts w:ascii="Courier" w:hAnsi="Courier"/>
            <w:i w:val="0"/>
            <w:sz w:val="17"/>
            <w:shd w:val="clear" w:color="auto" w:fill="auto"/>
          </w:rPr>
          <w:delText xml:space="preserve">  </w:delText>
        </w:r>
      </w:del>
      <w:proofErr w:type="gramStart"/>
      <w:r w:rsidR="002D4F87" w:rsidRPr="00A42FAE">
        <w:rPr>
          <w:sz w:val="17"/>
        </w:rPr>
        <w:t>mutate</w:t>
      </w:r>
      <w:r w:rsidR="002D4F87" w:rsidRPr="00A42FAE">
        <w:rPr>
          <w:rStyle w:val="NormalTok"/>
          <w:rFonts w:ascii="Courier" w:hAnsi="Courier"/>
          <w:i w:val="0"/>
          <w:sz w:val="17"/>
          <w:shd w:val="clear" w:color="auto" w:fill="auto"/>
        </w:rPr>
        <w:t>(</w:t>
      </w:r>
      <w:proofErr w:type="spellStart"/>
      <w:proofErr w:type="gramEnd"/>
      <w:r w:rsidR="002D4F87" w:rsidRPr="00A42FAE">
        <w:rPr>
          <w:rStyle w:val="AttributeTok"/>
          <w:rFonts w:ascii="Courier" w:hAnsi="Courier"/>
          <w:i w:val="0"/>
          <w:color w:val="000000"/>
          <w:sz w:val="17"/>
          <w:shd w:val="clear" w:color="auto" w:fill="auto"/>
        </w:rPr>
        <w:t>date_nice_format</w:t>
      </w:r>
      <w:proofErr w:type="spellEnd"/>
      <w:r w:rsidR="002D4F87" w:rsidRPr="00A42FAE">
        <w:rPr>
          <w:rStyle w:val="AttributeTok"/>
          <w:rFonts w:ascii="Courier" w:hAnsi="Courier"/>
          <w:i w:val="0"/>
          <w:color w:val="000000"/>
          <w:sz w:val="17"/>
          <w:shd w:val="clear" w:color="auto" w:fill="auto"/>
        </w:rPr>
        <w:t xml:space="preserve"> =</w:t>
      </w:r>
      <w:r w:rsidR="002D4F87" w:rsidRPr="00A42FAE">
        <w:rPr>
          <w:rStyle w:val="NormalTok"/>
          <w:rFonts w:ascii="Courier" w:hAnsi="Courier"/>
          <w:i w:val="0"/>
          <w:sz w:val="17"/>
          <w:shd w:val="clear" w:color="auto" w:fill="auto"/>
        </w:rPr>
        <w:t xml:space="preserve"> </w:t>
      </w:r>
      <w:proofErr w:type="spellStart"/>
      <w:r w:rsidR="002D4F87" w:rsidRPr="00A42FAE">
        <w:rPr>
          <w:sz w:val="17"/>
        </w:rPr>
        <w:t>str_glue</w:t>
      </w:r>
      <w:proofErr w:type="spellEnd"/>
      <w:r w:rsidR="002D4F87" w:rsidRPr="00A42FAE">
        <w:rPr>
          <w:rStyle w:val="NormalTok"/>
          <w:rFonts w:ascii="Courier" w:hAnsi="Courier"/>
          <w:i w:val="0"/>
          <w:sz w:val="17"/>
          <w:shd w:val="clear" w:color="auto" w:fill="auto"/>
        </w:rPr>
        <w:t>(</w:t>
      </w:r>
      <w:r w:rsidR="002D4F87" w:rsidRPr="00A42FAE">
        <w:rPr>
          <w:rStyle w:val="StringTok"/>
          <w:rFonts w:ascii="Courier" w:eastAsiaTheme="minorHAnsi" w:hAnsi="Courier" w:cs="TheSansMonoCondensed-Plain"/>
          <w:i w:val="0"/>
          <w:color w:val="000000"/>
          <w:sz w:val="17"/>
          <w:szCs w:val="17"/>
          <w:shd w:val="clear" w:color="auto" w:fill="auto"/>
          <w:lang w:val="en-US"/>
        </w:rPr>
        <w:t xml:space="preserve">"{month(date, label = TRUE, </w:t>
      </w:r>
      <w:proofErr w:type="spellStart"/>
      <w:r w:rsidR="002D4F87" w:rsidRPr="00A42FAE">
        <w:rPr>
          <w:rStyle w:val="StringTok"/>
          <w:rFonts w:ascii="Courier" w:eastAsiaTheme="minorHAnsi" w:hAnsi="Courier" w:cs="TheSansMonoCondensed-Plain"/>
          <w:i w:val="0"/>
          <w:color w:val="000000"/>
          <w:sz w:val="17"/>
          <w:szCs w:val="17"/>
          <w:shd w:val="clear" w:color="auto" w:fill="auto"/>
          <w:lang w:val="en-US"/>
        </w:rPr>
        <w:t>abbr</w:t>
      </w:r>
      <w:proofErr w:type="spellEnd"/>
      <w:r w:rsidR="002D4F87" w:rsidRPr="00A42FAE">
        <w:rPr>
          <w:rStyle w:val="StringTok"/>
          <w:rFonts w:ascii="Courier" w:eastAsiaTheme="minorHAnsi" w:hAnsi="Courier" w:cs="TheSansMonoCondensed-Plain"/>
          <w:i w:val="0"/>
          <w:color w:val="000000"/>
          <w:sz w:val="17"/>
          <w:szCs w:val="17"/>
          <w:shd w:val="clear" w:color="auto" w:fill="auto"/>
          <w:lang w:val="en-US"/>
        </w:rPr>
        <w:t xml:space="preserve"> = FALSE)} {day(date)}, {year(date)}"</w:t>
      </w:r>
      <w:r w:rsidR="002D4F87" w:rsidRPr="00A42FAE">
        <w:rPr>
          <w:rStyle w:val="NormalTok"/>
          <w:rFonts w:ascii="Courier" w:hAnsi="Courier"/>
          <w:i w:val="0"/>
          <w:sz w:val="17"/>
          <w:shd w:val="clear" w:color="auto" w:fill="auto"/>
        </w:rPr>
        <w:t xml:space="preserve">)) </w:t>
      </w:r>
      <w:r w:rsidR="002D4F87" w:rsidRPr="00A42FAE">
        <w:rPr>
          <w:rStyle w:val="SpecialCharTok"/>
          <w:rFonts w:ascii="Courier" w:eastAsiaTheme="minorHAnsi" w:hAnsi="Courier" w:cs="TheSansMonoCondensed-Plain"/>
          <w:i w:val="0"/>
          <w:sz w:val="17"/>
          <w:szCs w:val="17"/>
          <w:shd w:val="clear" w:color="auto" w:fill="auto"/>
          <w:lang w:val="en-US"/>
        </w:rPr>
        <w:t>%&gt;%</w:t>
      </w:r>
      <w:r w:rsidR="002D4F87" w:rsidRPr="00A42FAE">
        <w:rPr>
          <w:rStyle w:val="NormalTok"/>
          <w:rFonts w:ascii="Courier" w:hAnsi="Courier"/>
          <w:i w:val="0"/>
          <w:sz w:val="17"/>
          <w:shd w:val="clear" w:color="auto" w:fill="auto"/>
        </w:rPr>
        <w:t xml:space="preserve"> </w:t>
      </w:r>
      <w:ins w:id="1765" w:author="Frances" w:date="2023-03-21T10:04:00Z">
        <w:r w:rsidR="007C5083">
          <w:rPr>
            <w:rStyle w:val="CodeAnnotation"/>
          </w:rPr>
          <w:t>1</w:t>
        </w:r>
      </w:ins>
    </w:p>
    <w:p w14:paraId="00A5A485" w14:textId="3A36F3AA" w:rsidR="0048320E" w:rsidRDefault="009F65FA">
      <w:pPr>
        <w:pStyle w:val="CodeWide"/>
        <w:pPrChange w:id="1766" w:author="Frances" w:date="2023-03-20T15:33:00Z">
          <w:pPr>
            <w:pStyle w:val="Code"/>
          </w:pPr>
        </w:pPrChange>
      </w:pPr>
      <w:del w:id="1767" w:author="Frances" w:date="2023-03-21T10:04:00Z">
        <w:r w:rsidRPr="00112158" w:rsidDel="007C5083">
          <w:rPr>
            <w:rStyle w:val="CodeAnnotation"/>
          </w:rPr>
          <w:delText>2</w:delText>
        </w:r>
      </w:del>
      <w:r w:rsidR="002D4F87" w:rsidRPr="00A42FAE">
        <w:rPr>
          <w:rStyle w:val="NormalTok"/>
          <w:rFonts w:ascii="Courier" w:hAnsi="Courier"/>
          <w:i w:val="0"/>
          <w:sz w:val="17"/>
          <w:shd w:val="clear" w:color="auto" w:fill="auto"/>
        </w:rPr>
        <w:t xml:space="preserve">  </w:t>
      </w:r>
      <w:proofErr w:type="gramStart"/>
      <w:r w:rsidR="002D4F87" w:rsidRPr="00A42FAE">
        <w:rPr>
          <w:sz w:val="17"/>
        </w:rPr>
        <w:t>mutate</w:t>
      </w:r>
      <w:r w:rsidR="002D4F87" w:rsidRPr="00A42FAE">
        <w:rPr>
          <w:rStyle w:val="NormalTok"/>
          <w:rFonts w:ascii="Courier" w:hAnsi="Courier"/>
          <w:i w:val="0"/>
          <w:sz w:val="17"/>
          <w:shd w:val="clear" w:color="auto" w:fill="auto"/>
        </w:rPr>
        <w:t>(</w:t>
      </w:r>
      <w:proofErr w:type="spellStart"/>
      <w:proofErr w:type="gramEnd"/>
      <w:r w:rsidR="002D4F87" w:rsidRPr="00A42FAE">
        <w:rPr>
          <w:rStyle w:val="AttributeTok"/>
          <w:rFonts w:ascii="Courier" w:hAnsi="Courier"/>
          <w:i w:val="0"/>
          <w:color w:val="000000"/>
          <w:sz w:val="17"/>
          <w:shd w:val="clear" w:color="auto" w:fill="auto"/>
        </w:rPr>
        <w:t>tooltip_text</w:t>
      </w:r>
      <w:proofErr w:type="spellEnd"/>
      <w:r w:rsidR="002D4F87" w:rsidRPr="00A42FAE">
        <w:rPr>
          <w:rStyle w:val="AttributeTok"/>
          <w:rFonts w:ascii="Courier" w:hAnsi="Courier"/>
          <w:i w:val="0"/>
          <w:color w:val="000000"/>
          <w:sz w:val="17"/>
          <w:shd w:val="clear" w:color="auto" w:fill="auto"/>
        </w:rPr>
        <w:t xml:space="preserve"> =</w:t>
      </w:r>
      <w:r w:rsidR="002D4F87" w:rsidRPr="00A42FAE">
        <w:rPr>
          <w:rStyle w:val="NormalTok"/>
          <w:rFonts w:ascii="Courier" w:hAnsi="Courier"/>
          <w:i w:val="0"/>
          <w:sz w:val="17"/>
          <w:shd w:val="clear" w:color="auto" w:fill="auto"/>
        </w:rPr>
        <w:t xml:space="preserve"> </w:t>
      </w:r>
      <w:proofErr w:type="spellStart"/>
      <w:r w:rsidR="002D4F87" w:rsidRPr="00A42FAE">
        <w:rPr>
          <w:sz w:val="17"/>
        </w:rPr>
        <w:t>str_glue</w:t>
      </w:r>
      <w:proofErr w:type="spellEnd"/>
      <w:r w:rsidR="002D4F87" w:rsidRPr="00A42FAE">
        <w:rPr>
          <w:rStyle w:val="NormalTok"/>
          <w:rFonts w:ascii="Courier" w:hAnsi="Courier"/>
          <w:i w:val="0"/>
          <w:sz w:val="17"/>
          <w:shd w:val="clear" w:color="auto" w:fill="auto"/>
        </w:rPr>
        <w:t>(</w:t>
      </w:r>
      <w:r w:rsidR="002D4F87" w:rsidRPr="00A42FAE">
        <w:rPr>
          <w:rStyle w:val="StringTok"/>
          <w:rFonts w:ascii="Courier" w:eastAsiaTheme="minorHAnsi" w:hAnsi="Courier" w:cs="TheSansMonoCondensed-Plain"/>
          <w:i w:val="0"/>
          <w:color w:val="000000"/>
          <w:sz w:val="17"/>
          <w:szCs w:val="17"/>
          <w:shd w:val="clear" w:color="auto" w:fill="auto"/>
          <w:lang w:val="en-US"/>
        </w:rPr>
        <w:t>"{state}&lt;</w:t>
      </w:r>
      <w:proofErr w:type="spellStart"/>
      <w:r w:rsidR="002D4F87"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002D4F87" w:rsidRPr="00A42FAE">
        <w:rPr>
          <w:rStyle w:val="StringTok"/>
          <w:rFonts w:ascii="Courier" w:eastAsiaTheme="minorHAnsi" w:hAnsi="Courier" w:cs="TheSansMonoCondensed-Plain"/>
          <w:i w:val="0"/>
          <w:color w:val="000000"/>
          <w:sz w:val="17"/>
          <w:szCs w:val="17"/>
          <w:shd w:val="clear" w:color="auto" w:fill="auto"/>
          <w:lang w:val="en-US"/>
        </w:rPr>
        <w:t>&gt;{</w:t>
      </w:r>
      <w:proofErr w:type="spellStart"/>
      <w:r w:rsidR="002D4F87" w:rsidRPr="00A42FAE">
        <w:rPr>
          <w:rStyle w:val="StringTok"/>
          <w:rFonts w:ascii="Courier" w:eastAsiaTheme="minorHAnsi" w:hAnsi="Courier" w:cs="TheSansMonoCondensed-Plain"/>
          <w:i w:val="0"/>
          <w:color w:val="000000"/>
          <w:sz w:val="17"/>
          <w:szCs w:val="17"/>
          <w:shd w:val="clear" w:color="auto" w:fill="auto"/>
          <w:lang w:val="en-US"/>
        </w:rPr>
        <w:t>date_nice_format</w:t>
      </w:r>
      <w:proofErr w:type="spellEnd"/>
      <w:r w:rsidR="002D4F87" w:rsidRPr="00A42FAE">
        <w:rPr>
          <w:rStyle w:val="StringTok"/>
          <w:rFonts w:ascii="Courier" w:eastAsiaTheme="minorHAnsi" w:hAnsi="Courier" w:cs="TheSansMonoCondensed-Plain"/>
          <w:i w:val="0"/>
          <w:color w:val="000000"/>
          <w:sz w:val="17"/>
          <w:szCs w:val="17"/>
          <w:shd w:val="clear" w:color="auto" w:fill="auto"/>
          <w:lang w:val="en-US"/>
        </w:rPr>
        <w:t>}&lt;</w:t>
      </w:r>
      <w:proofErr w:type="spellStart"/>
      <w:r w:rsidR="002D4F87"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002D4F87" w:rsidRPr="00A42FAE">
        <w:rPr>
          <w:rStyle w:val="StringTok"/>
          <w:rFonts w:ascii="Courier" w:eastAsiaTheme="minorHAnsi" w:hAnsi="Courier" w:cs="TheSansMonoCondensed-Plain"/>
          <w:i w:val="0"/>
          <w:color w:val="000000"/>
          <w:sz w:val="17"/>
          <w:szCs w:val="17"/>
          <w:shd w:val="clear" w:color="auto" w:fill="auto"/>
          <w:lang w:val="en-US"/>
        </w:rPr>
        <w:t>&gt;{deaths_avg_per_100k} per 100,000 people"</w:t>
      </w:r>
      <w:r w:rsidR="002D4F87" w:rsidRPr="00A42FAE">
        <w:rPr>
          <w:rStyle w:val="NormalTok"/>
          <w:rFonts w:ascii="Courier" w:hAnsi="Courier"/>
          <w:i w:val="0"/>
          <w:sz w:val="17"/>
          <w:shd w:val="clear" w:color="auto" w:fill="auto"/>
        </w:rPr>
        <w:t xml:space="preserve">)) </w:t>
      </w:r>
      <w:r w:rsidR="002D4F87" w:rsidRPr="00A42FAE">
        <w:rPr>
          <w:rStyle w:val="SpecialCharTok"/>
          <w:rFonts w:ascii="Courier" w:eastAsiaTheme="minorHAnsi" w:hAnsi="Courier" w:cs="TheSansMonoCondensed-Plain"/>
          <w:i w:val="0"/>
          <w:sz w:val="17"/>
          <w:szCs w:val="17"/>
          <w:shd w:val="clear" w:color="auto" w:fill="auto"/>
          <w:lang w:val="en-US"/>
        </w:rPr>
        <w:t>%&gt;%</w:t>
      </w:r>
      <w:r w:rsidR="002D4F87" w:rsidRPr="00A42FAE">
        <w:rPr>
          <w:rStyle w:val="NormalTok"/>
          <w:rFonts w:ascii="Courier" w:hAnsi="Courier"/>
          <w:i w:val="0"/>
          <w:sz w:val="17"/>
          <w:shd w:val="clear" w:color="auto" w:fill="auto"/>
        </w:rPr>
        <w:t xml:space="preserve"> </w:t>
      </w:r>
      <w:ins w:id="1768" w:author="Frances" w:date="2023-03-21T10:04:00Z">
        <w:r w:rsidR="007C5083" w:rsidRPr="00112158">
          <w:rPr>
            <w:rStyle w:val="CodeAnnotation"/>
          </w:rPr>
          <w:t>2</w:t>
        </w:r>
      </w:ins>
    </w:p>
    <w:p w14:paraId="746CB12B" w14:textId="77777777" w:rsidR="0048320E" w:rsidRDefault="002D4F87">
      <w:pPr>
        <w:pStyle w:val="CodeWide"/>
        <w:pPrChange w:id="1769" w:author="Frances" w:date="2023-03-20T15:33:00Z">
          <w:pPr>
            <w:pStyle w:val="Code"/>
          </w:pPr>
        </w:pPrChange>
      </w:pPr>
      <w:r w:rsidRPr="00A42FAE">
        <w:rPr>
          <w:rStyle w:val="NormalTok"/>
          <w:rFonts w:ascii="Courier" w:hAnsi="Courier"/>
          <w:i w:val="0"/>
          <w:sz w:val="17"/>
          <w:shd w:val="clear" w:color="auto" w:fill="auto"/>
        </w:rPr>
        <w:t xml:space="preserve">  </w:t>
      </w:r>
      <w:proofErr w:type="gramStart"/>
      <w:r w:rsidRPr="00A42FAE">
        <w:rPr>
          <w:sz w:val="17"/>
        </w:rPr>
        <w:t>ggplot</w:t>
      </w:r>
      <w:r w:rsidRPr="00A42FAE">
        <w:rPr>
          <w:rStyle w:val="NormalTok"/>
          <w:rFonts w:ascii="Courier" w:hAnsi="Courier"/>
          <w:i w:val="0"/>
          <w:sz w:val="17"/>
          <w:shd w:val="clear" w:color="auto" w:fill="auto"/>
        </w:rPr>
        <w:t>(</w:t>
      </w:r>
      <w:proofErr w:type="spellStart"/>
      <w:proofErr w:type="gramEnd"/>
      <w:r w:rsidRPr="00A42FAE">
        <w:rPr>
          <w:sz w:val="17"/>
        </w:rPr>
        <w:t>aes</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x =</w:t>
      </w:r>
      <w:r w:rsidRPr="00A42FAE">
        <w:rPr>
          <w:rStyle w:val="NormalTok"/>
          <w:rFonts w:ascii="Courier" w:hAnsi="Courier"/>
          <w:i w:val="0"/>
          <w:sz w:val="17"/>
          <w:shd w:val="clear" w:color="auto" w:fill="auto"/>
        </w:rPr>
        <w:t xml:space="preserve"> date,</w:t>
      </w:r>
    </w:p>
    <w:p w14:paraId="0A42FF32" w14:textId="77777777" w:rsidR="0048320E" w:rsidRDefault="002D4F87">
      <w:pPr>
        <w:pStyle w:val="CodeWide"/>
        <w:pPrChange w:id="1770" w:author="Frances" w:date="2023-03-20T15:33:00Z">
          <w:pPr>
            <w:pStyle w:val="Code"/>
          </w:pPr>
        </w:pPrChang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y =</w:t>
      </w:r>
      <w:r w:rsidRPr="00A42FAE">
        <w:rPr>
          <w:rStyle w:val="NormalTok"/>
          <w:rFonts w:ascii="Courier" w:hAnsi="Courier"/>
          <w:i w:val="0"/>
          <w:sz w:val="17"/>
          <w:shd w:val="clear" w:color="auto" w:fill="auto"/>
        </w:rPr>
        <w:t xml:space="preserve"> deaths_avg_per_100k,</w:t>
      </w:r>
    </w:p>
    <w:p w14:paraId="3958E9D3" w14:textId="77777777" w:rsidR="0048320E" w:rsidRDefault="002D4F87">
      <w:pPr>
        <w:pStyle w:val="CodeWide"/>
        <w:pPrChange w:id="1771" w:author="Frances" w:date="2023-03-20T15:33:00Z">
          <w:pPr>
            <w:pStyle w:val="Code"/>
          </w:pPr>
        </w:pPrChang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group =</w:t>
      </w:r>
      <w:r w:rsidRPr="00A42FAE">
        <w:rPr>
          <w:rStyle w:val="NormalTok"/>
          <w:rFonts w:ascii="Courier" w:hAnsi="Courier"/>
          <w:i w:val="0"/>
          <w:sz w:val="17"/>
          <w:shd w:val="clear" w:color="auto" w:fill="auto"/>
        </w:rPr>
        <w:t xml:space="preserve"> state,</w:t>
      </w:r>
    </w:p>
    <w:p w14:paraId="1541A414" w14:textId="168BAABD" w:rsidR="0048320E" w:rsidRDefault="009F65FA">
      <w:pPr>
        <w:pStyle w:val="CodeWide"/>
        <w:pPrChange w:id="1772" w:author="Frances" w:date="2023-03-20T15:33:00Z">
          <w:pPr>
            <w:pStyle w:val="Code"/>
          </w:pPr>
        </w:pPrChange>
      </w:pPr>
      <w:del w:id="1773" w:author="Frances" w:date="2023-03-21T10:04:00Z">
        <w:r w:rsidDel="007C5083">
          <w:rPr>
            <w:rStyle w:val="CodeAnnotation"/>
          </w:rPr>
          <w:delText>3</w:delText>
        </w:r>
      </w:del>
      <w:r w:rsidR="002D4F87" w:rsidRPr="00A42FAE">
        <w:rPr>
          <w:rStyle w:val="NormalTok"/>
          <w:rFonts w:ascii="Courier" w:hAnsi="Courier"/>
          <w:i w:val="0"/>
          <w:sz w:val="17"/>
          <w:shd w:val="clear" w:color="auto" w:fill="auto"/>
        </w:rPr>
        <w:t xml:space="preserve">           </w:t>
      </w:r>
      <w:ins w:id="1774" w:author="Frances" w:date="2023-03-21T10:04:00Z">
        <w:r w:rsidR="007C5083">
          <w:rPr>
            <w:rStyle w:val="NormalTok"/>
            <w:rFonts w:ascii="Courier" w:hAnsi="Courier"/>
            <w:i w:val="0"/>
            <w:sz w:val="17"/>
            <w:shd w:val="clear" w:color="auto" w:fill="auto"/>
          </w:rPr>
          <w:t xml:space="preserve"> </w:t>
        </w:r>
      </w:ins>
      <w:r w:rsidR="002D4F87" w:rsidRPr="00A42FAE">
        <w:rPr>
          <w:rStyle w:val="NormalTok"/>
          <w:rFonts w:ascii="Courier" w:hAnsi="Courier"/>
          <w:i w:val="0"/>
          <w:sz w:val="17"/>
          <w:shd w:val="clear" w:color="auto" w:fill="auto"/>
        </w:rPr>
        <w:t xml:space="preserve"> </w:t>
      </w:r>
      <w:r w:rsidR="002D4F87" w:rsidRPr="00A42FAE">
        <w:rPr>
          <w:rStyle w:val="AttributeTok"/>
          <w:rFonts w:ascii="Courier" w:hAnsi="Courier"/>
          <w:i w:val="0"/>
          <w:color w:val="000000"/>
          <w:sz w:val="17"/>
          <w:shd w:val="clear" w:color="auto" w:fill="auto"/>
        </w:rPr>
        <w:t>text =</w:t>
      </w:r>
      <w:r w:rsidR="002D4F87" w:rsidRPr="00A42FAE">
        <w:rPr>
          <w:rStyle w:val="NormalTok"/>
          <w:rFonts w:ascii="Courier" w:hAnsi="Courier"/>
          <w:i w:val="0"/>
          <w:sz w:val="17"/>
          <w:shd w:val="clear" w:color="auto" w:fill="auto"/>
        </w:rPr>
        <w:t xml:space="preserve"> </w:t>
      </w:r>
      <w:proofErr w:type="spellStart"/>
      <w:r w:rsidR="002D4F87" w:rsidRPr="00A42FAE">
        <w:rPr>
          <w:rStyle w:val="NormalTok"/>
          <w:rFonts w:ascii="Courier" w:hAnsi="Courier"/>
          <w:i w:val="0"/>
          <w:sz w:val="17"/>
          <w:shd w:val="clear" w:color="auto" w:fill="auto"/>
        </w:rPr>
        <w:t>tooltip_text</w:t>
      </w:r>
      <w:proofErr w:type="spellEnd"/>
      <w:r w:rsidR="002D4F87" w:rsidRPr="007C5083">
        <w:rPr>
          <w:rPrChange w:id="1775" w:author="Frances" w:date="2023-03-21T10:04:00Z">
            <w:rPr>
              <w:rStyle w:val="NormalTok"/>
              <w:rFonts w:ascii="Courier" w:hAnsi="Courier"/>
              <w:i w:val="0"/>
              <w:sz w:val="17"/>
              <w:shd w:val="clear" w:color="auto" w:fill="auto"/>
            </w:rPr>
          </w:rPrChange>
        </w:rPr>
        <w:t>,</w:t>
      </w:r>
      <w:ins w:id="1776" w:author="Frances" w:date="2023-03-21T10:04:00Z">
        <w:r w:rsidR="007C5083" w:rsidRPr="007C5083">
          <w:rPr>
            <w:rPrChange w:id="1777" w:author="Frances" w:date="2023-03-21T10:04:00Z">
              <w:rPr>
                <w:rStyle w:val="CodeAnnotation"/>
              </w:rPr>
            </w:rPrChange>
          </w:rPr>
          <w:t xml:space="preserve"> </w:t>
        </w:r>
        <w:r w:rsidR="007C5083">
          <w:rPr>
            <w:rStyle w:val="CodeAnnotation"/>
          </w:rPr>
          <w:t>3</w:t>
        </w:r>
      </w:ins>
    </w:p>
    <w:p w14:paraId="48C6C319" w14:textId="77777777" w:rsidR="0048320E" w:rsidRDefault="002D4F87">
      <w:pPr>
        <w:pStyle w:val="CodeWide"/>
        <w:pPrChange w:id="1778" w:author="Frances" w:date="2023-03-20T15:33:00Z">
          <w:pPr>
            <w:pStyle w:val="Code"/>
          </w:pPr>
        </w:pPrChang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fill =</w:t>
      </w:r>
      <w:r w:rsidRPr="00A42FAE">
        <w:rPr>
          <w:rStyle w:val="NormalTok"/>
          <w:rFonts w:ascii="Courier" w:hAnsi="Courier"/>
          <w:i w:val="0"/>
          <w:sz w:val="17"/>
          <w:shd w:val="clear" w:color="auto" w:fill="auto"/>
        </w:rPr>
        <w:t xml:space="preserve"> deaths_avg_per_100k)) </w:t>
      </w:r>
      <w:r w:rsidRPr="00A42FAE">
        <w:rPr>
          <w:rStyle w:val="SpecialCharTok"/>
          <w:rFonts w:ascii="Courier" w:eastAsiaTheme="minorHAnsi" w:hAnsi="Courier" w:cs="TheSansMonoCondensed-Plain"/>
          <w:i w:val="0"/>
          <w:sz w:val="17"/>
          <w:szCs w:val="17"/>
          <w:shd w:val="clear" w:color="auto" w:fill="auto"/>
          <w:lang w:val="en-US"/>
        </w:rPr>
        <w:t>+</w:t>
      </w:r>
    </w:p>
    <w:p w14:paraId="46155F2C" w14:textId="77777777" w:rsidR="0048320E" w:rsidRDefault="002D4F87">
      <w:pPr>
        <w:pStyle w:val="CodeWide"/>
        <w:pPrChange w:id="1779" w:author="Frances" w:date="2023-03-20T15:33:00Z">
          <w:pPr>
            <w:pStyle w:val="Code"/>
          </w:pPr>
        </w:pPrChange>
      </w:pPr>
      <w:r w:rsidRPr="00A42FAE">
        <w:rPr>
          <w:rStyle w:val="NormalTok"/>
          <w:rFonts w:ascii="Courier" w:hAnsi="Courier"/>
          <w:i w:val="0"/>
          <w:sz w:val="17"/>
          <w:shd w:val="clear" w:color="auto" w:fill="auto"/>
        </w:rPr>
        <w:t xml:space="preserve">  </w:t>
      </w:r>
      <w:proofErr w:type="spellStart"/>
      <w:r w:rsidRPr="00A42FAE">
        <w:rPr>
          <w:sz w:val="17"/>
        </w:rPr>
        <w:t>geom_</w:t>
      </w:r>
      <w:proofErr w:type="gramStart"/>
      <w:r w:rsidRPr="00A42FAE">
        <w:rPr>
          <w:sz w:val="17"/>
        </w:rPr>
        <w:t>col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4AAA048" w14:textId="77777777" w:rsidR="0048320E" w:rsidRDefault="002D4F87">
      <w:pPr>
        <w:pStyle w:val="CodeWide"/>
        <w:pPrChange w:id="1780" w:author="Frances" w:date="2023-03-20T15:33:00Z">
          <w:pPr>
            <w:pStyle w:val="Code"/>
          </w:pPr>
        </w:pPrChange>
      </w:pPr>
      <w:r w:rsidRPr="00A42FAE">
        <w:rPr>
          <w:rStyle w:val="NormalTok"/>
          <w:rFonts w:ascii="Courier" w:hAnsi="Courier"/>
          <w:i w:val="0"/>
          <w:sz w:val="17"/>
          <w:shd w:val="clear" w:color="auto" w:fill="auto"/>
        </w:rPr>
        <w:t xml:space="preserve">  </w:t>
      </w:r>
      <w:proofErr w:type="spellStart"/>
      <w:r w:rsidRPr="00A42FAE">
        <w:rPr>
          <w:sz w:val="17"/>
        </w:rPr>
        <w:t>scale_fill_viridis_</w:t>
      </w:r>
      <w:proofErr w:type="gramStart"/>
      <w:r w:rsidRPr="00A42FAE">
        <w:rPr>
          <w:sz w:val="17"/>
        </w:rPr>
        <w:t>c</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option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"rocket"</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73446B26" w14:textId="77777777" w:rsidR="0048320E" w:rsidRDefault="002D4F87">
      <w:pPr>
        <w:pStyle w:val="CodeWide"/>
        <w:pPrChange w:id="1781" w:author="Frances" w:date="2023-03-20T15:33:00Z">
          <w:pPr>
            <w:pStyle w:val="Code"/>
          </w:pPr>
        </w:pPrChange>
      </w:pPr>
      <w:r w:rsidRPr="00A42FAE">
        <w:rPr>
          <w:rStyle w:val="NormalTok"/>
          <w:rFonts w:ascii="Courier" w:hAnsi="Courier"/>
          <w:i w:val="0"/>
          <w:sz w:val="17"/>
          <w:shd w:val="clear" w:color="auto" w:fill="auto"/>
        </w:rPr>
        <w:t xml:space="preserve">  </w:t>
      </w:r>
      <w:proofErr w:type="spellStart"/>
      <w:r w:rsidRPr="00A42FAE">
        <w:rPr>
          <w:sz w:val="17"/>
        </w:rPr>
        <w:t>theme_</w:t>
      </w:r>
      <w:proofErr w:type="gramStart"/>
      <w:r w:rsidRPr="00A42FAE">
        <w:rPr>
          <w:sz w:val="17"/>
        </w:rPr>
        <w:t>minimal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C8E12FF" w14:textId="77777777" w:rsidR="0048320E" w:rsidRDefault="002D4F87">
      <w:pPr>
        <w:pStyle w:val="CodeWide"/>
        <w:pPrChange w:id="1782" w:author="Frances" w:date="2023-03-20T15:33:00Z">
          <w:pPr>
            <w:pStyle w:val="Code"/>
          </w:pPr>
        </w:pPrChange>
      </w:pPr>
      <w:r w:rsidRPr="00A42FAE">
        <w:rPr>
          <w:rStyle w:val="NormalTok"/>
          <w:rFonts w:ascii="Courier" w:hAnsi="Courier"/>
          <w:i w:val="0"/>
          <w:sz w:val="17"/>
          <w:shd w:val="clear" w:color="auto" w:fill="auto"/>
        </w:rPr>
        <w:t xml:space="preserve">  </w:t>
      </w:r>
      <w:proofErr w:type="gramStart"/>
      <w:r w:rsidRPr="00A42FAE">
        <w:rPr>
          <w:sz w:val="17"/>
        </w:rPr>
        <w:t>labs</w:t>
      </w:r>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title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"Deaths per 100,000 people over time"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38CBE694" w14:textId="77777777" w:rsidR="0048320E" w:rsidRDefault="002D4F87">
      <w:pPr>
        <w:pStyle w:val="CodeWide"/>
        <w:pPrChange w:id="1783" w:author="Frances" w:date="2023-03-20T15:33:00Z">
          <w:pPr>
            <w:pStyle w:val="Code"/>
          </w:pPr>
        </w:pPrChange>
      </w:pPr>
      <w:r w:rsidRPr="00A42FAE">
        <w:rPr>
          <w:rStyle w:val="NormalTok"/>
          <w:rFonts w:ascii="Courier" w:hAnsi="Courier"/>
          <w:i w:val="0"/>
          <w:sz w:val="17"/>
          <w:shd w:val="clear" w:color="auto" w:fill="auto"/>
        </w:rPr>
        <w:t xml:space="preserve">  </w:t>
      </w:r>
      <w:proofErr w:type="gramStart"/>
      <w:r w:rsidRPr="00A42FAE">
        <w:rPr>
          <w:sz w:val="17"/>
        </w:rPr>
        <w:t>theme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legend.position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"none"</w:t>
      </w:r>
      <w:r w:rsidRPr="00A42FAE">
        <w:rPr>
          <w:rStyle w:val="NormalTok"/>
          <w:rFonts w:ascii="Courier" w:hAnsi="Courier"/>
          <w:i w:val="0"/>
          <w:sz w:val="17"/>
          <w:shd w:val="clear" w:color="auto" w:fill="auto"/>
        </w:rPr>
        <w:t>,</w:t>
      </w:r>
    </w:p>
    <w:p w14:paraId="62CAA421" w14:textId="77777777" w:rsidR="0048320E" w:rsidRDefault="002D4F87">
      <w:pPr>
        <w:pStyle w:val="CodeWide"/>
        <w:pPrChange w:id="1784" w:author="Frances" w:date="2023-03-20T15:33:00Z">
          <w:pPr>
            <w:pStyle w:val="Code"/>
          </w:pPr>
        </w:pPrChang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gramEnd"/>
      <w:r w:rsidRPr="00A42FAE">
        <w:rPr>
          <w:rStyle w:val="AttributeTok"/>
          <w:rFonts w:ascii="Courier" w:hAnsi="Courier"/>
          <w:i w:val="0"/>
          <w:color w:val="000000"/>
          <w:sz w:val="17"/>
          <w:shd w:val="clear" w:color="auto" w:fill="auto"/>
        </w:rPr>
        <w:t>.position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"plot"</w:t>
      </w:r>
      <w:r w:rsidRPr="00A42FAE">
        <w:rPr>
          <w:rStyle w:val="NormalTok"/>
          <w:rFonts w:ascii="Courier" w:hAnsi="Courier"/>
          <w:i w:val="0"/>
          <w:sz w:val="17"/>
          <w:shd w:val="clear" w:color="auto" w:fill="auto"/>
        </w:rPr>
        <w:t>,</w:t>
      </w:r>
    </w:p>
    <w:p w14:paraId="1E3336CC" w14:textId="77777777" w:rsidR="0048320E" w:rsidRDefault="002D4F87">
      <w:pPr>
        <w:pStyle w:val="CodeWide"/>
        <w:pPrChange w:id="1785" w:author="Frances" w:date="2023-03-20T15:33:00Z">
          <w:pPr>
            <w:pStyle w:val="Code"/>
          </w:pPr>
        </w:pPrChang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element_text</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face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"bold"</w:t>
      </w:r>
      <w:r w:rsidRPr="00A42FAE">
        <w:rPr>
          <w:rStyle w:val="NormalTok"/>
          <w:rFonts w:ascii="Courier" w:hAnsi="Courier"/>
          <w:i w:val="0"/>
          <w:sz w:val="17"/>
          <w:shd w:val="clear" w:color="auto" w:fill="auto"/>
        </w:rPr>
        <w:t>),</w:t>
      </w:r>
    </w:p>
    <w:p w14:paraId="3A17CA85" w14:textId="77777777" w:rsidR="0048320E" w:rsidRDefault="002D4F87">
      <w:pPr>
        <w:pStyle w:val="CodeWide"/>
        <w:pPrChange w:id="1786" w:author="Frances" w:date="2023-03-20T15:33:00Z">
          <w:pPr>
            <w:pStyle w:val="Code"/>
          </w:pPr>
        </w:pPrChang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panel.grid</w:t>
      </w:r>
      <w:proofErr w:type="gramEnd"/>
      <w:r w:rsidRPr="00A42FAE">
        <w:rPr>
          <w:rStyle w:val="AttributeTok"/>
          <w:rFonts w:ascii="Courier" w:hAnsi="Courier"/>
          <w:i w:val="0"/>
          <w:color w:val="000000"/>
          <w:sz w:val="17"/>
          <w:shd w:val="clear" w:color="auto" w:fill="auto"/>
        </w:rPr>
        <w:t>.minor</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w:t>
      </w:r>
    </w:p>
    <w:p w14:paraId="361F1658" w14:textId="77777777" w:rsidR="0048320E" w:rsidRDefault="002D4F87">
      <w:pPr>
        <w:pStyle w:val="CodeWide"/>
        <w:pPrChange w:id="1787" w:author="Frances" w:date="2023-03-20T15:33:00Z">
          <w:pPr>
            <w:pStyle w:val="Code"/>
          </w:pPr>
        </w:pPrChang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axis.title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295047E5" w14:textId="77777777" w:rsidR="0048320E" w:rsidRDefault="002D4F87">
      <w:pPr>
        <w:pStyle w:val="CodeWide"/>
        <w:pPrChange w:id="1788" w:author="Frances" w:date="2023-03-20T15:33:00Z">
          <w:pPr>
            <w:pStyle w:val="Code"/>
          </w:pPr>
        </w:pPrChange>
      </w:pPr>
      <w:r w:rsidRPr="00A42FAE">
        <w:rPr>
          <w:rStyle w:val="NormalTok"/>
          <w:rFonts w:ascii="Courier" w:hAnsi="Courier"/>
          <w:i w:val="0"/>
          <w:sz w:val="17"/>
          <w:shd w:val="clear" w:color="auto" w:fill="auto"/>
        </w:rPr>
        <w:t xml:space="preserve">  </w:t>
      </w:r>
      <w:proofErr w:type="spellStart"/>
      <w:r w:rsidRPr="00A42FAE">
        <w:rPr>
          <w:sz w:val="17"/>
        </w:rPr>
        <w:t>facet_</w:t>
      </w:r>
      <w:proofErr w:type="gramStart"/>
      <w:r w:rsidRPr="00A42FAE">
        <w:rPr>
          <w:sz w:val="17"/>
        </w:rPr>
        <w:t>wrap</w:t>
      </w:r>
      <w:proofErr w:type="spellEnd"/>
      <w:r w:rsidRPr="00A42FAE">
        <w:rPr>
          <w:rStyle w:val="NormalTok"/>
          <w:rFonts w:ascii="Courier" w:hAnsi="Courier"/>
          <w:i w:val="0"/>
          <w:sz w:val="17"/>
          <w:shd w:val="clear" w:color="auto" w:fill="auto"/>
        </w:rPr>
        <w:t>(</w:t>
      </w:r>
      <w:proofErr w:type="gramEnd"/>
      <w:r w:rsidRPr="00A42FAE">
        <w:rPr>
          <w:rStyle w:val="SpecialCharTok"/>
          <w:rFonts w:ascii="Courier" w:eastAsiaTheme="minorHAnsi" w:hAnsi="Courier" w:cs="TheSansMonoCondensed-Plain"/>
          <w:i w:val="0"/>
          <w:sz w:val="17"/>
          <w:szCs w:val="17"/>
          <w:shd w:val="clear" w:color="auto" w:fill="auto"/>
          <w:lang w:val="en-US"/>
        </w:rPr>
        <w:t>~</w:t>
      </w:r>
      <w:r w:rsidRPr="00A42FAE">
        <w:rPr>
          <w:rStyle w:val="NormalTok"/>
          <w:rFonts w:ascii="Courier" w:hAnsi="Courier"/>
          <w:i w:val="0"/>
          <w:sz w:val="17"/>
          <w:shd w:val="clear" w:color="auto" w:fill="auto"/>
        </w:rPr>
        <w:t>state,</w:t>
      </w:r>
    </w:p>
    <w:p w14:paraId="268CFF08" w14:textId="77777777" w:rsidR="0048320E" w:rsidRDefault="002D4F87">
      <w:pPr>
        <w:pStyle w:val="CodeWide"/>
        <w:pPrChange w:id="1789" w:author="Frances" w:date="2023-03-20T15:33:00Z">
          <w:pPr>
            <w:pStyle w:val="Code"/>
          </w:pPr>
        </w:pPrChange>
      </w:pPr>
      <w:r w:rsidRPr="00A42FAE">
        <w:rPr>
          <w:rStyle w:val="NormalTok"/>
          <w:rFonts w:ascii="Courier" w:hAnsi="Courier"/>
          <w:i w:val="0"/>
          <w:sz w:val="17"/>
          <w:shd w:val="clear" w:color="auto" w:fill="auto"/>
        </w:rPr>
        <w:t xml:space="preserve">             </w:t>
      </w:r>
      <w:proofErr w:type="spellStart"/>
      <w:r w:rsidRPr="00A42FAE">
        <w:rPr>
          <w:rStyle w:val="AttributeTok"/>
          <w:rFonts w:ascii="Courier" w:hAnsi="Courier"/>
          <w:i w:val="0"/>
          <w:color w:val="000000"/>
          <w:sz w:val="17"/>
          <w:shd w:val="clear" w:color="auto" w:fill="auto"/>
        </w:rPr>
        <w:t>nrow</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DecValTok"/>
          <w:rFonts w:ascii="Courier" w:hAnsi="Courier"/>
          <w:i w:val="0"/>
          <w:color w:val="000000"/>
          <w:sz w:val="17"/>
          <w:shd w:val="clear" w:color="auto" w:fill="auto"/>
        </w:rPr>
        <w:t>2</w:t>
      </w:r>
      <w:r w:rsidRPr="00A42FAE">
        <w:rPr>
          <w:rStyle w:val="NormalTok"/>
          <w:rFonts w:ascii="Courier" w:hAnsi="Courier"/>
          <w:i w:val="0"/>
          <w:sz w:val="17"/>
          <w:shd w:val="clear" w:color="auto" w:fill="auto"/>
        </w:rPr>
        <w:t>)</w:t>
      </w:r>
    </w:p>
    <w:p w14:paraId="20D55D26" w14:textId="77777777" w:rsidR="0048320E" w:rsidRDefault="0048320E">
      <w:pPr>
        <w:pStyle w:val="CodeWide"/>
        <w:pPrChange w:id="1790" w:author="Frances" w:date="2023-03-20T15:33:00Z">
          <w:pPr>
            <w:pStyle w:val="Code"/>
          </w:pPr>
        </w:pPrChange>
      </w:pPr>
    </w:p>
    <w:p w14:paraId="60B61AFE" w14:textId="77777777" w:rsidR="0048320E" w:rsidRDefault="0048320E">
      <w:pPr>
        <w:pStyle w:val="CodeWide"/>
        <w:pPrChange w:id="1791" w:author="Frances" w:date="2023-03-20T15:33:00Z">
          <w:pPr>
            <w:pStyle w:val="Code"/>
          </w:pPr>
        </w:pPrChange>
      </w:pPr>
    </w:p>
    <w:p w14:paraId="540238FA" w14:textId="77777777" w:rsidR="0048320E" w:rsidRDefault="002D4F87">
      <w:pPr>
        <w:pStyle w:val="CodeWide"/>
        <w:pPrChange w:id="1792" w:author="Frances" w:date="2023-03-20T15:33:00Z">
          <w:pPr>
            <w:pStyle w:val="Code"/>
          </w:pPr>
        </w:pPrChange>
      </w:pPr>
      <w:proofErr w:type="spellStart"/>
      <w:proofErr w:type="gramStart"/>
      <w:r w:rsidRPr="00A42FAE">
        <w:rPr>
          <w:sz w:val="17"/>
        </w:rPr>
        <w:t>ggplotly</w:t>
      </w:r>
      <w:proofErr w:type="spellEnd"/>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covid_chart</w:t>
      </w:r>
      <w:proofErr w:type="spellEnd"/>
      <w:r w:rsidRPr="00A42FAE">
        <w:rPr>
          <w:rStyle w:val="NormalTok"/>
          <w:rFonts w:ascii="Courier" w:hAnsi="Courier"/>
          <w:i w:val="0"/>
          <w:sz w:val="17"/>
          <w:shd w:val="clear" w:color="auto" w:fill="auto"/>
        </w:rPr>
        <w:t>,</w:t>
      </w:r>
    </w:p>
    <w:p w14:paraId="5ADF1F31" w14:textId="4DCB0944" w:rsidR="002D4F87" w:rsidRPr="00A42FAE" w:rsidRDefault="009F65FA">
      <w:pPr>
        <w:pStyle w:val="CodeWide"/>
        <w:pPrChange w:id="1793" w:author="Frances" w:date="2023-03-20T15:33:00Z">
          <w:pPr>
            <w:pStyle w:val="Code"/>
          </w:pPr>
        </w:pPrChange>
      </w:pPr>
      <w:del w:id="1794" w:author="Frances" w:date="2023-03-21T10:05:00Z">
        <w:r w:rsidDel="007C5083">
          <w:rPr>
            <w:rStyle w:val="CodeAnnotation"/>
          </w:rPr>
          <w:delText>4</w:delText>
        </w:r>
      </w:del>
      <w:r w:rsidR="002D4F87" w:rsidRPr="00A42FAE">
        <w:rPr>
          <w:rStyle w:val="NormalTok"/>
          <w:rFonts w:ascii="Courier" w:hAnsi="Courier"/>
          <w:i w:val="0"/>
          <w:sz w:val="17"/>
          <w:shd w:val="clear" w:color="auto" w:fill="auto"/>
        </w:rPr>
        <w:t xml:space="preserve">        </w:t>
      </w:r>
      <w:r w:rsidR="002D4F87" w:rsidRPr="00A42FAE">
        <w:rPr>
          <w:rStyle w:val="AttributeTok"/>
          <w:rFonts w:ascii="Courier" w:hAnsi="Courier"/>
          <w:i w:val="0"/>
          <w:color w:val="000000"/>
          <w:sz w:val="17"/>
          <w:shd w:val="clear" w:color="auto" w:fill="auto"/>
        </w:rPr>
        <w:t>tooltip =</w:t>
      </w:r>
      <w:r w:rsidR="002D4F87" w:rsidRPr="00A42FAE">
        <w:rPr>
          <w:rStyle w:val="NormalTok"/>
          <w:rFonts w:ascii="Courier" w:hAnsi="Courier"/>
          <w:i w:val="0"/>
          <w:sz w:val="17"/>
          <w:shd w:val="clear" w:color="auto" w:fill="auto"/>
        </w:rPr>
        <w:t xml:space="preserve"> </w:t>
      </w:r>
      <w:r w:rsidR="002D4F87" w:rsidRPr="00A42FAE">
        <w:rPr>
          <w:rStyle w:val="StringTok"/>
          <w:rFonts w:ascii="Courier" w:eastAsiaTheme="minorHAnsi" w:hAnsi="Courier" w:cs="TheSansMonoCondensed-Plain"/>
          <w:i w:val="0"/>
          <w:color w:val="000000"/>
          <w:sz w:val="17"/>
          <w:szCs w:val="17"/>
          <w:shd w:val="clear" w:color="auto" w:fill="auto"/>
          <w:lang w:val="en-US"/>
        </w:rPr>
        <w:t>"</w:t>
      </w:r>
      <w:proofErr w:type="spellStart"/>
      <w:r w:rsidR="002D4F87" w:rsidRPr="00A42FAE">
        <w:rPr>
          <w:rStyle w:val="StringTok"/>
          <w:rFonts w:ascii="Courier" w:eastAsiaTheme="minorHAnsi" w:hAnsi="Courier" w:cs="TheSansMonoCondensed-Plain"/>
          <w:i w:val="0"/>
          <w:color w:val="000000"/>
          <w:sz w:val="17"/>
          <w:szCs w:val="17"/>
          <w:shd w:val="clear" w:color="auto" w:fill="auto"/>
          <w:lang w:val="en-US"/>
        </w:rPr>
        <w:t>tooltip_text</w:t>
      </w:r>
      <w:proofErr w:type="spellEnd"/>
      <w:r w:rsidR="002D4F87" w:rsidRPr="00A42FAE">
        <w:rPr>
          <w:rStyle w:val="StringTok"/>
          <w:rFonts w:ascii="Courier" w:eastAsiaTheme="minorHAnsi" w:hAnsi="Courier" w:cs="TheSansMonoCondensed-Plain"/>
          <w:i w:val="0"/>
          <w:color w:val="000000"/>
          <w:sz w:val="17"/>
          <w:szCs w:val="17"/>
          <w:shd w:val="clear" w:color="auto" w:fill="auto"/>
          <w:lang w:val="en-US"/>
        </w:rPr>
        <w:t>"</w:t>
      </w:r>
      <w:r w:rsidR="002D4F87" w:rsidRPr="00A42FAE">
        <w:rPr>
          <w:rStyle w:val="NormalTok"/>
          <w:rFonts w:ascii="Courier" w:hAnsi="Courier"/>
          <w:i w:val="0"/>
          <w:sz w:val="17"/>
          <w:shd w:val="clear" w:color="auto" w:fill="auto"/>
        </w:rPr>
        <w:t>)</w:t>
      </w:r>
      <w:ins w:id="1795" w:author="Frances" w:date="2023-03-21T10:05:00Z">
        <w:r w:rsidR="007C5083">
          <w:rPr>
            <w:rStyle w:val="NormalTok"/>
            <w:rFonts w:ascii="Courier" w:hAnsi="Courier"/>
            <w:i w:val="0"/>
            <w:sz w:val="17"/>
            <w:shd w:val="clear" w:color="auto" w:fill="auto"/>
          </w:rPr>
          <w:t xml:space="preserve"> </w:t>
        </w:r>
        <w:r w:rsidR="007C5083">
          <w:rPr>
            <w:rStyle w:val="CodeAnnotation"/>
          </w:rPr>
          <w:t>4</w:t>
        </w:r>
      </w:ins>
    </w:p>
    <w:p w14:paraId="28DB110A" w14:textId="53E3E927" w:rsidR="00BF7702" w:rsidRDefault="00BF7702" w:rsidP="00A601C9">
      <w:pPr>
        <w:pStyle w:val="Body"/>
        <w:rPr>
          <w:ins w:id="1796" w:author="Frances" w:date="2023-03-20T15:33:00Z"/>
        </w:rPr>
      </w:pPr>
      <w:moveToRangeStart w:id="1797" w:author="Frances" w:date="2023-03-20T15:33:00Z" w:name="move130218819"/>
      <w:moveTo w:id="1798" w:author="Frances" w:date="2023-03-20T15:33:00Z">
        <w:del w:id="1799" w:author="Frances" w:date="2023-03-21T10:05:00Z">
          <w:r w:rsidDel="007C5083">
            <w:delText>Below, I</w:delText>
          </w:r>
        </w:del>
      </w:moveTo>
      <w:ins w:id="1800" w:author="Frances" w:date="2023-03-21T10:05:00Z">
        <w:r w:rsidR="007C5083">
          <w:t>We</w:t>
        </w:r>
      </w:ins>
      <w:moveTo w:id="1801" w:author="Frances" w:date="2023-03-20T15:33:00Z">
        <w:r>
          <w:t xml:space="preserve"> begin by creating a </w:t>
        </w:r>
        <w:proofErr w:type="spellStart"/>
        <w:r w:rsidRPr="00A42FAE">
          <w:rPr>
            <w:rStyle w:val="Literal"/>
            <w:rFonts w:eastAsiaTheme="minorHAnsi"/>
          </w:rPr>
          <w:t>date_nice_format</w:t>
        </w:r>
        <w:proofErr w:type="spellEnd"/>
        <w:r>
          <w:t xml:space="preserve"> variable </w:t>
        </w:r>
        <w:del w:id="1802" w:author="Frances" w:date="2023-03-21T10:05:00Z">
          <w:r w:rsidDel="007C5083">
            <w:delText>so that we get, say</w:delText>
          </w:r>
        </w:del>
      </w:moveTo>
      <w:ins w:id="1803" w:author="Frances" w:date="2023-03-21T10:05:00Z">
        <w:r w:rsidR="007C5083">
          <w:t>that produces dates in the</w:t>
        </w:r>
      </w:ins>
      <w:ins w:id="1804" w:author="Frances" w:date="2023-03-21T10:06:00Z">
        <w:r w:rsidR="007C5083">
          <w:t xml:space="preserve"> more readable</w:t>
        </w:r>
      </w:ins>
      <w:moveTo w:id="1805" w:author="Frances" w:date="2023-03-20T15:33:00Z">
        <w:del w:id="1806" w:author="Frances" w:date="2023-03-21T10:05:00Z">
          <w:r w:rsidDel="007C5083">
            <w:delText>,</w:delText>
          </w:r>
        </w:del>
        <w:r>
          <w:t xml:space="preserve"> </w:t>
        </w:r>
        <w:r w:rsidRPr="007C5083">
          <w:rPr>
            <w:rStyle w:val="Italic"/>
            <w:rPrChange w:id="1807" w:author="Frances" w:date="2023-03-21T10:06:00Z">
              <w:rPr/>
            </w:rPrChange>
          </w:rPr>
          <w:t>January 1, 202</w:t>
        </w:r>
      </w:moveTo>
      <w:ins w:id="1808" w:author="Frances" w:date="2023-03-21T10:06:00Z">
        <w:r w:rsidR="007C5083">
          <w:rPr>
            <w:rStyle w:val="Italic"/>
          </w:rPr>
          <w:t>3</w:t>
        </w:r>
      </w:ins>
      <w:moveTo w:id="1809" w:author="Frances" w:date="2023-03-20T15:33:00Z">
        <w:del w:id="1810" w:author="Frances" w:date="2023-03-21T10:06:00Z">
          <w:r w:rsidRPr="007C5083" w:rsidDel="007C5083">
            <w:rPr>
              <w:rStyle w:val="Italic"/>
              <w:rPrChange w:id="1811" w:author="Frances" w:date="2023-03-21T10:06:00Z">
                <w:rPr/>
              </w:rPrChange>
            </w:rPr>
            <w:delText>1</w:delText>
          </w:r>
        </w:del>
        <w:r>
          <w:t xml:space="preserve"> </w:t>
        </w:r>
      </w:moveTo>
      <w:ins w:id="1812" w:author="Frances" w:date="2023-03-21T10:05:00Z">
        <w:r w:rsidR="007C5083">
          <w:t>fo</w:t>
        </w:r>
      </w:ins>
      <w:ins w:id="1813" w:author="Frances" w:date="2023-03-21T10:06:00Z">
        <w:r w:rsidR="007C5083">
          <w:t xml:space="preserve">rmat </w:t>
        </w:r>
      </w:ins>
      <w:moveTo w:id="1814" w:author="Frances" w:date="2023-03-20T15:33:00Z">
        <w:r>
          <w:t xml:space="preserve">instead of </w:t>
        </w:r>
        <w:r w:rsidRPr="007C5083">
          <w:rPr>
            <w:rStyle w:val="Italic"/>
            <w:rPrChange w:id="1815" w:author="Frances" w:date="2023-03-21T10:06:00Z">
              <w:rPr/>
            </w:rPrChange>
          </w:rPr>
          <w:t>202</w:t>
        </w:r>
      </w:moveTo>
      <w:ins w:id="1816" w:author="Frances" w:date="2023-03-21T10:06:00Z">
        <w:r w:rsidR="007C5083">
          <w:rPr>
            <w:rStyle w:val="Italic"/>
          </w:rPr>
          <w:t>3</w:t>
        </w:r>
      </w:ins>
      <w:moveTo w:id="1817" w:author="Frances" w:date="2023-03-20T15:33:00Z">
        <w:del w:id="1818" w:author="Frances" w:date="2023-03-21T10:06:00Z">
          <w:r w:rsidRPr="007C5083" w:rsidDel="007C5083">
            <w:rPr>
              <w:rStyle w:val="Italic"/>
              <w:rPrChange w:id="1819" w:author="Frances" w:date="2023-03-21T10:06:00Z">
                <w:rPr/>
              </w:rPrChange>
            </w:rPr>
            <w:delText>1</w:delText>
          </w:r>
        </w:del>
        <w:r w:rsidRPr="007C5083">
          <w:rPr>
            <w:rStyle w:val="Italic"/>
            <w:rPrChange w:id="1820" w:author="Frances" w:date="2023-03-21T10:06:00Z">
              <w:rPr/>
            </w:rPrChange>
          </w:rPr>
          <w:t>-01-01</w:t>
        </w:r>
        <w:r>
          <w:t xml:space="preserve"> </w:t>
        </w:r>
        <w:r>
          <w:rPr>
            <w:rStyle w:val="CodeAnnotation"/>
          </w:rPr>
          <w:t>1</w:t>
        </w:r>
        <w:r>
          <w:t xml:space="preserve">. </w:t>
        </w:r>
      </w:moveTo>
      <w:ins w:id="1821" w:author="Frances" w:date="2023-03-21T10:06:00Z">
        <w:r w:rsidR="007C5083">
          <w:t>We</w:t>
        </w:r>
      </w:ins>
      <w:moveTo w:id="1822" w:author="Frances" w:date="2023-03-20T15:33:00Z">
        <w:del w:id="1823" w:author="Frances" w:date="2023-03-21T10:06:00Z">
          <w:r w:rsidDel="007C5083">
            <w:delText>I</w:delText>
          </w:r>
        </w:del>
        <w:r>
          <w:t xml:space="preserve"> then combine this</w:t>
        </w:r>
      </w:moveTo>
      <w:ins w:id="1824" w:author="Frances" w:date="2023-03-21T10:06:00Z">
        <w:r w:rsidR="007C5083">
          <w:t xml:space="preserve"> value</w:t>
        </w:r>
      </w:ins>
      <w:moveTo w:id="1825" w:author="Frances" w:date="2023-03-20T15:33:00Z">
        <w:r>
          <w:t xml:space="preserve"> with the state and death rate</w:t>
        </w:r>
        <w:del w:id="1826" w:author="Frances" w:date="2023-03-21T10:07:00Z">
          <w:r w:rsidDel="007C5083">
            <w:delText>s</w:delText>
          </w:r>
        </w:del>
        <w:r>
          <w:t xml:space="preserve"> </w:t>
        </w:r>
        <w:del w:id="1827" w:author="Frances" w:date="2023-03-21T10:07:00Z">
          <w:r w:rsidDel="007C5083">
            <w:delText>(</w:delText>
          </w:r>
          <w:r w:rsidRPr="00A42FAE" w:rsidDel="007C5083">
            <w:rPr>
              <w:rStyle w:val="Literal"/>
              <w:rFonts w:eastAsiaTheme="minorHAnsi"/>
            </w:rPr>
            <w:delText>deaths_avg_per_100k</w:delText>
          </w:r>
          <w:r w:rsidDel="007C5083">
            <w:delText xml:space="preserve">) </w:delText>
          </w:r>
        </w:del>
        <w:r>
          <w:t xml:space="preserve">variables, saving </w:t>
        </w:r>
      </w:moveTo>
      <w:ins w:id="1828" w:author="Frances" w:date="2023-03-21T10:06:00Z">
        <w:r w:rsidR="007C5083">
          <w:t>the</w:t>
        </w:r>
      </w:ins>
      <w:moveTo w:id="1829" w:author="Frances" w:date="2023-03-20T15:33:00Z">
        <w:del w:id="1830" w:author="Frances" w:date="2023-03-21T10:06:00Z">
          <w:r w:rsidDel="007C5083">
            <w:delText>my</w:delText>
          </w:r>
        </w:del>
        <w:r>
          <w:t xml:space="preserve"> result as </w:t>
        </w:r>
        <w:proofErr w:type="spellStart"/>
        <w:r w:rsidRPr="00A42FAE">
          <w:rPr>
            <w:rStyle w:val="Literal"/>
            <w:rFonts w:eastAsiaTheme="minorHAnsi"/>
          </w:rPr>
          <w:t>tooltip_text</w:t>
        </w:r>
        <w:proofErr w:type="spellEnd"/>
        <w:r>
          <w:rPr>
            <w:rStyle w:val="Literal"/>
            <w:rFonts w:eastAsiaTheme="minorHAnsi"/>
          </w:rPr>
          <w:t xml:space="preserve"> </w:t>
        </w:r>
        <w:r w:rsidRPr="00112158">
          <w:rPr>
            <w:rStyle w:val="CodeAnnotation"/>
          </w:rPr>
          <w:t>2</w:t>
        </w:r>
        <w:r>
          <w:t xml:space="preserve">. </w:t>
        </w:r>
        <w:del w:id="1831" w:author="Frances" w:date="2023-03-21T10:07:00Z">
          <w:r w:rsidDel="007C5083">
            <w:delText>I then</w:delText>
          </w:r>
        </w:del>
      </w:moveTo>
      <w:ins w:id="1832" w:author="Frances" w:date="2023-03-21T10:07:00Z">
        <w:r w:rsidR="007C5083">
          <w:t>Next, we</w:t>
        </w:r>
      </w:ins>
      <w:moveTo w:id="1833" w:author="Frances" w:date="2023-03-20T15:33:00Z">
        <w:r>
          <w:t xml:space="preserve"> add a new aesthetic property in the </w:t>
        </w:r>
        <w:proofErr w:type="gramStart"/>
        <w:r w:rsidRPr="00A42FAE">
          <w:rPr>
            <w:rStyle w:val="Literal"/>
            <w:rFonts w:eastAsiaTheme="minorHAnsi"/>
          </w:rPr>
          <w:t>ggplot(</w:t>
        </w:r>
        <w:proofErr w:type="gramEnd"/>
        <w:r w:rsidRPr="00A42FAE">
          <w:rPr>
            <w:rStyle w:val="Literal"/>
            <w:rFonts w:eastAsiaTheme="minorHAnsi"/>
          </w:rPr>
          <w:t>)</w:t>
        </w:r>
        <w:r>
          <w:t xml:space="preserve"> function</w:t>
        </w:r>
        <w:del w:id="1834" w:author="Frances" w:date="2023-03-21T10:07:00Z">
          <w:r w:rsidDel="007C5083">
            <w:delText>:</w:delText>
          </w:r>
        </w:del>
        <w:r>
          <w:t xml:space="preserve"> </w:t>
        </w:r>
        <w:del w:id="1835" w:author="Frances" w:date="2023-03-21T10:07:00Z">
          <w:r w:rsidRPr="00A42FAE" w:rsidDel="007C5083">
            <w:rPr>
              <w:rStyle w:val="Literal"/>
              <w:rFonts w:eastAsiaTheme="minorHAnsi"/>
            </w:rPr>
            <w:delText>text = tooltip_text</w:delText>
          </w:r>
          <w:r w:rsidDel="007C5083">
            <w:rPr>
              <w:rStyle w:val="Literal"/>
              <w:rFonts w:eastAsiaTheme="minorHAnsi"/>
            </w:rPr>
            <w:delText xml:space="preserve"> </w:delText>
          </w:r>
        </w:del>
        <w:r>
          <w:rPr>
            <w:rStyle w:val="CodeAnnotation"/>
          </w:rPr>
          <w:t>3</w:t>
        </w:r>
        <w:r>
          <w:t>. On its own, this doesn’t do anything</w:t>
        </w:r>
      </w:moveTo>
      <w:ins w:id="1836" w:author="Frances" w:date="2023-03-21T10:07:00Z">
        <w:r w:rsidR="007C5083">
          <w:t xml:space="preserve"> </w:t>
        </w:r>
      </w:ins>
      <w:ins w:id="1837" w:author="Frances" w:date="2023-03-21T10:08:00Z">
        <w:r w:rsidR="007C5083">
          <w:t xml:space="preserve">until we pass the new property </w:t>
        </w:r>
      </w:ins>
      <w:moveTo w:id="1838" w:author="Frances" w:date="2023-03-20T15:33:00Z">
        <w:del w:id="1839" w:author="Frances" w:date="2023-03-21T10:07:00Z">
          <w:r w:rsidDel="007C5083">
            <w:delText xml:space="preserve">. But when I add </w:delText>
          </w:r>
          <w:r w:rsidRPr="00A42FAE" w:rsidDel="007C5083">
            <w:rPr>
              <w:rStyle w:val="Literal"/>
              <w:rFonts w:eastAsiaTheme="minorHAnsi"/>
            </w:rPr>
            <w:delText>tooltip = "tooltip_text"</w:delText>
          </w:r>
          <w:r w:rsidDel="007C5083">
            <w:delText xml:space="preserve"> </w:delText>
          </w:r>
        </w:del>
        <w:r>
          <w:t xml:space="preserve">to the </w:t>
        </w:r>
        <w:proofErr w:type="spellStart"/>
        <w:proofErr w:type="gramStart"/>
        <w:r w:rsidRPr="00A42FAE">
          <w:rPr>
            <w:rStyle w:val="Literal"/>
            <w:rFonts w:eastAsiaTheme="minorHAnsi"/>
          </w:rPr>
          <w:t>ggplotly</w:t>
        </w:r>
        <w:proofErr w:type="spellEnd"/>
        <w:r w:rsidRPr="00A42FAE">
          <w:rPr>
            <w:rStyle w:val="Literal"/>
            <w:rFonts w:eastAsiaTheme="minorHAnsi"/>
          </w:rPr>
          <w:t>(</w:t>
        </w:r>
        <w:proofErr w:type="gramEnd"/>
        <w:r w:rsidRPr="00A42FAE">
          <w:rPr>
            <w:rStyle w:val="Literal"/>
            <w:rFonts w:eastAsiaTheme="minorHAnsi"/>
          </w:rPr>
          <w:t>)</w:t>
        </w:r>
        <w:r>
          <w:t xml:space="preserve"> function</w:t>
        </w:r>
        <w:del w:id="1840" w:author="Frances" w:date="2023-03-21T10:08:00Z">
          <w:r w:rsidDel="007C5083">
            <w:delText>, it changes the tooltip</w:delText>
          </w:r>
        </w:del>
        <w:r>
          <w:t xml:space="preserve"> </w:t>
        </w:r>
        <w:r>
          <w:rPr>
            <w:rStyle w:val="CodeAnnotation"/>
          </w:rPr>
          <w:t>4</w:t>
        </w:r>
        <w:r>
          <w:t>.</w:t>
        </w:r>
      </w:moveTo>
      <w:moveToRangeEnd w:id="1797"/>
    </w:p>
    <w:p w14:paraId="3CBC8FB0" w14:textId="35D07932" w:rsidR="002D4F87" w:rsidRDefault="00790D61" w:rsidP="00A601C9">
      <w:pPr>
        <w:pStyle w:val="Body"/>
      </w:pPr>
      <w:r>
        <w:t xml:space="preserve">Figure </w:t>
      </w:r>
      <w:ins w:id="1841" w:author="Frances" w:date="2023-03-21T10:38:00Z">
        <w:r w:rsidR="008E1A5F">
          <w:t>8</w:t>
        </w:r>
      </w:ins>
      <w:del w:id="1842" w:author="Frances" w:date="2023-03-21T10:38:00Z">
        <w:r w:rsidDel="008E1A5F">
          <w:delText>9</w:delText>
        </w:r>
      </w:del>
      <w:r>
        <w:t>-</w:t>
      </w:r>
      <w:r w:rsidR="002D4F87">
        <w:t>1</w:t>
      </w:r>
      <w:ins w:id="1843" w:author="Frances" w:date="2023-03-21T10:38:00Z">
        <w:r w:rsidR="008E1A5F">
          <w:t>1</w:t>
        </w:r>
      </w:ins>
      <w:del w:id="1844" w:author="Frances" w:date="2023-03-21T10:38:00Z">
        <w:r w:rsidR="002D4F87" w:rsidDel="008E1A5F">
          <w:delText>6</w:delText>
        </w:r>
      </w:del>
      <w:r w:rsidR="002D4F87">
        <w:t xml:space="preserve"> shows what our new tooltip looks like: </w:t>
      </w:r>
      <w:del w:id="1845" w:author="Frances" w:date="2023-03-21T10:08:00Z">
        <w:r w:rsidR="002D4F87" w:rsidDel="007C5083">
          <w:delText>a simple summary of</w:delText>
        </w:r>
      </w:del>
      <w:ins w:id="1846" w:author="Frances" w:date="2023-03-21T10:08:00Z">
        <w:r w:rsidR="007C5083">
          <w:t xml:space="preserve">the </w:t>
        </w:r>
      </w:ins>
      <w:ins w:id="1847" w:author="Frances" w:date="2023-03-21T10:09:00Z">
        <w:r w:rsidR="007C5083">
          <w:t>name of</w:t>
        </w:r>
      </w:ins>
      <w:r w:rsidR="002D4F87">
        <w:t xml:space="preserve"> the state, </w:t>
      </w:r>
      <w:ins w:id="1848" w:author="Frances" w:date="2023-03-21T10:08:00Z">
        <w:r w:rsidR="007C5083">
          <w:t xml:space="preserve">a </w:t>
        </w:r>
      </w:ins>
      <w:r w:rsidR="002D4F87">
        <w:t xml:space="preserve">nicely formatted date, and </w:t>
      </w:r>
      <w:ins w:id="1849" w:author="Frances" w:date="2023-03-21T10:08:00Z">
        <w:r w:rsidR="007C5083">
          <w:t xml:space="preserve">the </w:t>
        </w:r>
      </w:ins>
      <w:r w:rsidR="002D4F87">
        <w:t xml:space="preserve">death rate </w:t>
      </w:r>
      <w:ins w:id="1850" w:author="Frances" w:date="2023-03-21T10:08:00Z">
        <w:r w:rsidR="007C5083">
          <w:t>for</w:t>
        </w:r>
      </w:ins>
      <w:del w:id="1851" w:author="Frances" w:date="2023-03-21T10:08:00Z">
        <w:r w:rsidR="002D4F87" w:rsidDel="007C5083">
          <w:delText>on</w:delText>
        </w:r>
      </w:del>
      <w:r w:rsidR="002D4F87">
        <w:t xml:space="preserve"> that day.</w:t>
      </w:r>
    </w:p>
    <w:p w14:paraId="28E13A91" w14:textId="67451004" w:rsidR="002D4F87" w:rsidRDefault="002D4F87" w:rsidP="00A42FAE">
      <w:pPr>
        <w:pStyle w:val="GraphicSlug"/>
      </w:pPr>
      <w:r>
        <w:t>[</w:t>
      </w:r>
      <w:r w:rsidR="00C5544E">
        <w:t>F09</w:t>
      </w:r>
      <w:r>
        <w:t>016.png]</w:t>
      </w:r>
    </w:p>
    <w:p w14:paraId="6390882B" w14:textId="77777777" w:rsidR="002D4F87" w:rsidRDefault="002D4F87" w:rsidP="002D4F87">
      <w:pPr>
        <w:pStyle w:val="CaptionedFigure"/>
      </w:pPr>
      <w:r>
        <w:rPr>
          <w:noProof/>
        </w:rPr>
        <w:lastRenderedPageBreak/>
        <w:drawing>
          <wp:inline distT="0" distB="0" distL="0" distR="0" wp14:anchorId="0B26DC37" wp14:editId="6CDAEE16">
            <wp:extent cx="5334000" cy="2932917"/>
            <wp:effectExtent l="0" t="0" r="0" b="0"/>
            <wp:docPr id="442" name="Picture"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443" name="Picture" descr="../../assets/covid-website-tooltip.png"/>
                    <pic:cNvPicPr>
                      <a:picLocks noChangeAspect="1" noChangeArrowheads="1"/>
                    </pic:cNvPicPr>
                  </pic:nvPicPr>
                  <pic:blipFill>
                    <a:blip r:embed="rId25"/>
                    <a:stretch>
                      <a:fillRect/>
                    </a:stretch>
                  </pic:blipFill>
                  <pic:spPr bwMode="auto">
                    <a:xfrm>
                      <a:off x="0" y="0"/>
                      <a:ext cx="5334000" cy="2932917"/>
                    </a:xfrm>
                    <a:prstGeom prst="rect">
                      <a:avLst/>
                    </a:prstGeom>
                    <a:noFill/>
                    <a:ln w="9525">
                      <a:noFill/>
                      <a:headEnd/>
                      <a:tailEnd/>
                    </a:ln>
                  </pic:spPr>
                </pic:pic>
              </a:graphicData>
            </a:graphic>
          </wp:inline>
        </w:drawing>
      </w:r>
    </w:p>
    <w:p w14:paraId="3AC4BC01" w14:textId="175A80B6" w:rsidR="002D4F87" w:rsidRDefault="002D4F87" w:rsidP="00121BAD">
      <w:pPr>
        <w:pStyle w:val="CaptionLine"/>
      </w:pPr>
      <w:r>
        <w:t>Easy</w:t>
      </w:r>
      <w:ins w:id="1852" w:author="Frances" w:date="2023-03-21T10:09:00Z">
        <w:r w:rsidR="007C5083">
          <w:t>-</w:t>
        </w:r>
      </w:ins>
      <w:del w:id="1853" w:author="Frances" w:date="2023-03-21T10:09:00Z">
        <w:r w:rsidDel="007C5083">
          <w:delText xml:space="preserve"> </w:delText>
        </w:r>
      </w:del>
      <w:r>
        <w:t>to</w:t>
      </w:r>
      <w:ins w:id="1854" w:author="Frances" w:date="2023-03-21T10:09:00Z">
        <w:r w:rsidR="007C5083">
          <w:t>-</w:t>
        </w:r>
      </w:ins>
      <w:del w:id="1855" w:author="Frances" w:date="2023-03-21T10:09:00Z">
        <w:r w:rsidDel="007C5083">
          <w:delText xml:space="preserve"> </w:delText>
        </w:r>
      </w:del>
      <w:r>
        <w:t>read interactive tooltips on the COVID death rate chart</w:t>
      </w:r>
    </w:p>
    <w:p w14:paraId="286D38CC" w14:textId="4A98724B" w:rsidR="002D4F87" w:rsidRDefault="002D4F87" w:rsidP="00A601C9">
      <w:pPr>
        <w:pStyle w:val="Body"/>
      </w:pPr>
      <w:r>
        <w:t xml:space="preserve">Adding interactivity </w:t>
      </w:r>
      <w:del w:id="1856" w:author="Frances" w:date="2023-03-21T10:09:00Z">
        <w:r w:rsidDel="007C5083">
          <w:delText xml:space="preserve">in this way </w:delText>
        </w:r>
      </w:del>
      <w:r>
        <w:t>is a great way to take advantage of the medium of a website. Users who might feel overwhelmed looking at the static chart can explore the interactive version, hovering to see a summary of the results on any single day.</w:t>
      </w:r>
    </w:p>
    <w:p w14:paraId="0128BA10" w14:textId="6D19FB74" w:rsidR="002D4F87" w:rsidRDefault="002D4F87" w:rsidP="00501B23">
      <w:pPr>
        <w:pStyle w:val="HeadA"/>
      </w:pPr>
      <w:bookmarkStart w:id="1857" w:name="_Toc130286664"/>
      <w:bookmarkStart w:id="1858" w:name="hosting"/>
      <w:bookmarkEnd w:id="1419"/>
      <w:r>
        <w:t>Hosting</w:t>
      </w:r>
      <w:ins w:id="1859" w:author="Frances" w:date="2023-03-20T13:47:00Z">
        <w:r w:rsidR="0087492F">
          <w:t xml:space="preserve"> the Websi</w:t>
        </w:r>
      </w:ins>
      <w:ins w:id="1860" w:author="Frances" w:date="2023-03-20T14:02:00Z">
        <w:r w:rsidR="00FA112C">
          <w:t>t</w:t>
        </w:r>
      </w:ins>
      <w:ins w:id="1861" w:author="Frances" w:date="2023-03-20T13:47:00Z">
        <w:r w:rsidR="0087492F">
          <w:t>e</w:t>
        </w:r>
      </w:ins>
      <w:bookmarkEnd w:id="1857"/>
    </w:p>
    <w:p w14:paraId="53799215" w14:textId="22148495" w:rsidR="0087492F" w:rsidDel="00815E76" w:rsidRDefault="00815E76" w:rsidP="0087492F">
      <w:pPr>
        <w:pStyle w:val="Body"/>
        <w:rPr>
          <w:del w:id="1862" w:author="Frances" w:date="2023-03-20T15:58:00Z"/>
        </w:rPr>
      </w:pPr>
      <w:ins w:id="1863" w:author="Frances" w:date="2023-03-20T15:57:00Z">
        <w:r>
          <w:t>Now tha</w:t>
        </w:r>
      </w:ins>
      <w:ins w:id="1864" w:author="Frances" w:date="2023-03-20T15:58:00Z">
        <w:r>
          <w:t>t you’ve made</w:t>
        </w:r>
      </w:ins>
      <w:del w:id="1865" w:author="Frances" w:date="2023-03-20T15:58:00Z">
        <w:r w:rsidR="002D4F87" w:rsidDel="00815E76">
          <w:delText>Making</w:delText>
        </w:r>
      </w:del>
      <w:r w:rsidR="002D4F87">
        <w:t xml:space="preserve"> a website</w:t>
      </w:r>
      <w:del w:id="1866" w:author="Frances" w:date="2023-03-20T15:58:00Z">
        <w:r w:rsidR="002D4F87" w:rsidDel="00815E76">
          <w:delText xml:space="preserve"> is great</w:delText>
        </w:r>
      </w:del>
      <w:r w:rsidR="002D4F87">
        <w:t xml:space="preserve">, </w:t>
      </w:r>
      <w:del w:id="1867" w:author="Frances" w:date="2023-03-20T15:58:00Z">
        <w:r w:rsidR="002D4F87" w:rsidDel="00815E76">
          <w:delText xml:space="preserve">but </w:delText>
        </w:r>
      </w:del>
      <w:r w:rsidR="002D4F87">
        <w:t>you</w:t>
      </w:r>
      <w:del w:id="1868" w:author="Frances" w:date="2023-03-20T15:58:00Z">
        <w:r w:rsidR="002D4F87" w:rsidDel="00815E76">
          <w:delText xml:space="preserve"> also</w:delText>
        </w:r>
      </w:del>
      <w:r w:rsidR="002D4F87">
        <w:t xml:space="preserve"> need a way to share it. There are various ways to do this, ranging from </w:t>
      </w:r>
      <w:del w:id="1869" w:author="Frances" w:date="2023-03-21T10:09:00Z">
        <w:r w:rsidR="002D4F87" w:rsidDel="007C5083">
          <w:delText xml:space="preserve">quite </w:delText>
        </w:r>
      </w:del>
      <w:r w:rsidR="002D4F87">
        <w:t>simple to quite complex.</w:t>
      </w:r>
      <w:ins w:id="1870" w:author="Frances" w:date="2023-03-20T15:58:00Z">
        <w:r>
          <w:t xml:space="preserve"> </w:t>
        </w:r>
      </w:ins>
    </w:p>
    <w:p w14:paraId="6C7F3419" w14:textId="68AAFFBF" w:rsidR="002D4F87" w:rsidRDefault="002D4F87" w:rsidP="00815E76">
      <w:pPr>
        <w:pStyle w:val="Body"/>
      </w:pPr>
      <w:r>
        <w:t xml:space="preserve">The </w:t>
      </w:r>
      <w:del w:id="1871" w:author="Frances" w:date="2023-03-20T15:58:00Z">
        <w:r w:rsidDel="00815E76">
          <w:delText xml:space="preserve">simplest </w:delText>
        </w:r>
      </w:del>
      <w:ins w:id="1872" w:author="Frances" w:date="2023-03-20T15:58:00Z">
        <w:r w:rsidR="00815E76">
          <w:t xml:space="preserve">easiest </w:t>
        </w:r>
      </w:ins>
      <w:r>
        <w:t xml:space="preserve">solution is to </w:t>
      </w:r>
      <w:ins w:id="1873" w:author="Frances" w:date="2023-03-20T15:58:00Z">
        <w:r w:rsidR="00815E76">
          <w:t>compress</w:t>
        </w:r>
      </w:ins>
      <w:del w:id="1874" w:author="Frances" w:date="2023-03-20T15:58:00Z">
        <w:r w:rsidDel="00815E76">
          <w:delText>zip up</w:delText>
        </w:r>
      </w:del>
      <w:r>
        <w:t xml:space="preserve"> the files in your </w:t>
      </w:r>
      <w:proofErr w:type="gramStart"/>
      <w:r w:rsidRPr="00815E76">
        <w:rPr>
          <w:rStyle w:val="Italic"/>
          <w:rFonts w:eastAsiaTheme="minorHAnsi"/>
          <w:rPrChange w:id="1875" w:author="Frances" w:date="2023-03-20T15:58:00Z">
            <w:rPr>
              <w:rStyle w:val="Literal"/>
              <w:rFonts w:eastAsiaTheme="minorHAnsi"/>
            </w:rPr>
          </w:rPrChange>
        </w:rPr>
        <w:t>docs</w:t>
      </w:r>
      <w:proofErr w:type="gramEnd"/>
      <w:r w:rsidRPr="00815E76">
        <w:rPr>
          <w:rStyle w:val="Italic"/>
          <w:rPrChange w:id="1876" w:author="Frances" w:date="2023-03-20T15:58:00Z">
            <w:rPr/>
          </w:rPrChange>
        </w:rPr>
        <w:t xml:space="preserve"> </w:t>
      </w:r>
      <w:r>
        <w:t>folder (or whatever folder you put your rendered website in) and email your ZIP file to others. They can unzip it and open the HTML files in their browser. This works fine if you know you won’t want to make changes to the data or styl</w:t>
      </w:r>
      <w:ins w:id="1877" w:author="Frances" w:date="2023-03-20T15:58:00Z">
        <w:r w:rsidR="00815E76">
          <w:t>es</w:t>
        </w:r>
      </w:ins>
      <w:del w:id="1878" w:author="Frances" w:date="2023-03-20T15:58:00Z">
        <w:r w:rsidDel="00815E76">
          <w:delText>ing</w:delText>
        </w:r>
      </w:del>
      <w:r>
        <w:t xml:space="preserve"> of your website. But, as we discussed in </w:t>
      </w:r>
      <w:proofErr w:type="spellStart"/>
      <w:ins w:id="1879" w:author="Frances" w:date="2023-03-20T15:59:00Z">
        <w:r w:rsidR="00815E76" w:rsidRPr="00815E76">
          <w:rPr>
            <w:rStyle w:val="Xref"/>
            <w:rPrChange w:id="1880" w:author="Frances" w:date="2023-03-20T15:59:00Z">
              <w:rPr/>
            </w:rPrChange>
          </w:rPr>
          <w:t>Chapter</w:t>
        </w:r>
        <w:proofErr w:type="spellEnd"/>
        <w:r w:rsidR="00815E76" w:rsidRPr="00815E76">
          <w:rPr>
            <w:rStyle w:val="Xref"/>
            <w:rPrChange w:id="1881" w:author="Frances" w:date="2023-03-20T15:59:00Z">
              <w:rPr/>
            </w:rPrChange>
          </w:rPr>
          <w:t xml:space="preserve"> 5</w:t>
        </w:r>
      </w:ins>
      <w:del w:id="1882" w:author="Frances" w:date="2023-03-20T15:59:00Z">
        <w:r w:rsidDel="00815E76">
          <w:delText>6</w:delText>
        </w:r>
      </w:del>
      <w:r>
        <w:t xml:space="preserve">, </w:t>
      </w:r>
      <w:del w:id="1883" w:author="Frances" w:date="2023-03-20T15:59:00Z">
        <w:r w:rsidDel="00815E76">
          <w:delText>what we think of as</w:delText>
        </w:r>
      </w:del>
      <w:ins w:id="1884" w:author="Frances" w:date="2023-03-20T15:59:00Z">
        <w:r w:rsidR="00815E76">
          <w:t>most projects aren’t really</w:t>
        </w:r>
      </w:ins>
      <w:del w:id="1885" w:author="Frances" w:date="2023-03-20T15:59:00Z">
        <w:r w:rsidDel="00815E76">
          <w:delText xml:space="preserve"> a</w:delText>
        </w:r>
      </w:del>
      <w:r>
        <w:t xml:space="preserve"> one-time</w:t>
      </w:r>
      <w:del w:id="1886" w:author="Frances" w:date="2023-03-20T15:59:00Z">
        <w:r w:rsidDel="00815E76">
          <w:delText xml:space="preserve"> project rarely is</w:delText>
        </w:r>
      </w:del>
      <w:r>
        <w:t>.</w:t>
      </w:r>
    </w:p>
    <w:p w14:paraId="46A8DB8F" w14:textId="0366C905" w:rsidR="0087492F" w:rsidRDefault="0087492F">
      <w:pPr>
        <w:pStyle w:val="HeadB"/>
        <w:rPr>
          <w:ins w:id="1887" w:author="Frances" w:date="2023-03-20T13:47:00Z"/>
        </w:rPr>
        <w:pPrChange w:id="1888" w:author="Frances" w:date="2023-03-20T13:48:00Z">
          <w:pPr>
            <w:pStyle w:val="Body"/>
          </w:pPr>
        </w:pPrChange>
      </w:pPr>
      <w:bookmarkStart w:id="1889" w:name="_Toc130286665"/>
      <w:ins w:id="1890" w:author="Frances" w:date="2023-03-20T13:48:00Z">
        <w:r>
          <w:t>On the Cloud</w:t>
        </w:r>
      </w:ins>
      <w:bookmarkEnd w:id="1889"/>
    </w:p>
    <w:p w14:paraId="5861C147" w14:textId="5DA1E010" w:rsidR="00382790" w:rsidRDefault="002D4F87" w:rsidP="00A601C9">
      <w:pPr>
        <w:pStyle w:val="Body"/>
        <w:rPr>
          <w:ins w:id="1891" w:author="Frances" w:date="2023-03-21T10:10:00Z"/>
        </w:rPr>
      </w:pPr>
      <w:r>
        <w:t xml:space="preserve">A better approach is to put your entire </w:t>
      </w:r>
      <w:r w:rsidRPr="00382790">
        <w:rPr>
          <w:rStyle w:val="Italic"/>
          <w:rFonts w:eastAsiaTheme="minorHAnsi"/>
          <w:rPrChange w:id="1892" w:author="Frances" w:date="2023-03-21T10:11:00Z">
            <w:rPr>
              <w:rStyle w:val="Literal"/>
              <w:rFonts w:eastAsiaTheme="minorHAnsi"/>
            </w:rPr>
          </w:rPrChange>
        </w:rPr>
        <w:t>docs</w:t>
      </w:r>
      <w:r>
        <w:t xml:space="preserve"> folder in a place where others can see it. This could be an internal network, Dropbox, Google Drive, Box, or something similar. </w:t>
      </w:r>
      <w:del w:id="1893" w:author="Frances" w:date="2023-03-21T10:12:00Z">
        <w:r w:rsidDel="00382790">
          <w:delText>This has the advantage of</w:delText>
        </w:r>
      </w:del>
      <w:ins w:id="1894" w:author="Frances" w:date="2023-03-21T10:12:00Z">
        <w:r w:rsidR="00382790">
          <w:t>Hosting the files in this way is</w:t>
        </w:r>
      </w:ins>
      <w:del w:id="1895" w:author="Frances" w:date="2023-03-21T10:12:00Z">
        <w:r w:rsidDel="00382790">
          <w:delText xml:space="preserve"> being</w:delText>
        </w:r>
      </w:del>
      <w:r>
        <w:t xml:space="preserve"> simple to implement </w:t>
      </w:r>
      <w:del w:id="1896" w:author="Frances" w:date="2023-03-21T10:12:00Z">
        <w:r w:rsidDel="00382790">
          <w:delText xml:space="preserve">while </w:delText>
        </w:r>
      </w:del>
      <w:ins w:id="1897" w:author="Frances" w:date="2023-03-21T10:12:00Z">
        <w:r w:rsidR="00382790">
          <w:t xml:space="preserve">and </w:t>
        </w:r>
      </w:ins>
      <w:r>
        <w:t>allow</w:t>
      </w:r>
      <w:ins w:id="1898" w:author="Frances" w:date="2023-03-21T10:12:00Z">
        <w:r w:rsidR="00382790">
          <w:t>s</w:t>
        </w:r>
      </w:ins>
      <w:del w:id="1899" w:author="Frances" w:date="2023-03-21T10:12:00Z">
        <w:r w:rsidDel="00382790">
          <w:delText>ing</w:delText>
        </w:r>
      </w:del>
      <w:r>
        <w:t xml:space="preserve"> you to </w:t>
      </w:r>
      <w:del w:id="1900" w:author="Frances" w:date="2023-03-21T10:12:00Z">
        <w:r w:rsidDel="00382790">
          <w:delText xml:space="preserve">only </w:delText>
        </w:r>
      </w:del>
      <w:r>
        <w:t xml:space="preserve">give access to </w:t>
      </w:r>
      <w:ins w:id="1901" w:author="Frances" w:date="2023-03-21T10:12:00Z">
        <w:r w:rsidR="00382790">
          <w:t xml:space="preserve">only </w:t>
        </w:r>
      </w:ins>
      <w:r>
        <w:t xml:space="preserve">those you want to see your website. </w:t>
      </w:r>
    </w:p>
    <w:p w14:paraId="66FE9815" w14:textId="56CB74A0" w:rsidR="002D4F87" w:rsidRDefault="002D4F87" w:rsidP="00A601C9">
      <w:pPr>
        <w:pStyle w:val="Body"/>
      </w:pPr>
      <w:r>
        <w:t>You can even automate the process of copying your</w:t>
      </w:r>
      <w:r w:rsidRPr="00382790">
        <w:rPr>
          <w:rStyle w:val="Italic"/>
          <w:rPrChange w:id="1902" w:author="Frances" w:date="2023-03-21T10:11:00Z">
            <w:rPr/>
          </w:rPrChange>
        </w:rPr>
        <w:t xml:space="preserve"> </w:t>
      </w:r>
      <w:r w:rsidRPr="00382790">
        <w:rPr>
          <w:rStyle w:val="Italic"/>
          <w:rFonts w:eastAsiaTheme="minorHAnsi"/>
          <w:rPrChange w:id="1903" w:author="Frances" w:date="2023-03-21T10:11:00Z">
            <w:rPr>
              <w:rStyle w:val="Literal"/>
              <w:rFonts w:eastAsiaTheme="minorHAnsi"/>
            </w:rPr>
          </w:rPrChange>
        </w:rPr>
        <w:t>docs</w:t>
      </w:r>
      <w:r>
        <w:t xml:space="preserve"> folder to various online file</w:t>
      </w:r>
      <w:ins w:id="1904" w:author="Frances" w:date="2023-03-21T10:13:00Z">
        <w:r w:rsidR="00382790">
          <w:t>-</w:t>
        </w:r>
      </w:ins>
      <w:del w:id="1905" w:author="Frances" w:date="2023-03-21T10:13:00Z">
        <w:r w:rsidDel="00382790">
          <w:delText xml:space="preserve"> </w:delText>
        </w:r>
      </w:del>
      <w:r>
        <w:t xml:space="preserve">sharing sites using R packages: the </w:t>
      </w:r>
      <w:r w:rsidRPr="00A42FAE">
        <w:rPr>
          <w:rStyle w:val="Literal"/>
          <w:rFonts w:eastAsiaTheme="minorHAnsi"/>
        </w:rPr>
        <w:t>rdrop2</w:t>
      </w:r>
      <w:r>
        <w:t xml:space="preserve"> package works with Dropbox, </w:t>
      </w:r>
      <w:proofErr w:type="spellStart"/>
      <w:r w:rsidRPr="00A42FAE">
        <w:rPr>
          <w:rStyle w:val="Literal"/>
          <w:rFonts w:eastAsiaTheme="minorHAnsi"/>
        </w:rPr>
        <w:t>googledrive</w:t>
      </w:r>
      <w:proofErr w:type="spellEnd"/>
      <w:r>
        <w:t xml:space="preserve"> works with Google Drive, and </w:t>
      </w:r>
      <w:proofErr w:type="spellStart"/>
      <w:r w:rsidRPr="00A42FAE">
        <w:rPr>
          <w:rStyle w:val="Literal"/>
          <w:rFonts w:eastAsiaTheme="minorHAnsi"/>
        </w:rPr>
        <w:t>boxr</w:t>
      </w:r>
      <w:proofErr w:type="spellEnd"/>
      <w:r>
        <w:t xml:space="preserve"> works with Box. </w:t>
      </w:r>
      <w:del w:id="1906" w:author="Frances" w:date="2023-03-21T10:10:00Z">
        <w:r w:rsidDel="00382790">
          <w:delText>In the past, I have</w:delText>
        </w:r>
      </w:del>
      <w:ins w:id="1907" w:author="Frances" w:date="2023-03-21T10:10:00Z">
        <w:r w:rsidR="00382790">
          <w:t>For example,</w:t>
        </w:r>
      </w:ins>
      <w:del w:id="1908" w:author="Frances" w:date="2023-03-21T10:10:00Z">
        <w:r w:rsidDel="00382790">
          <w:delText xml:space="preserve"> written</w:delText>
        </w:r>
      </w:del>
      <w:r>
        <w:t xml:space="preserve"> code like</w:t>
      </w:r>
      <w:del w:id="1909" w:author="Frances" w:date="2023-03-21T10:10:00Z">
        <w:r w:rsidDel="00382790">
          <w:delText xml:space="preserve"> </w:delText>
        </w:r>
      </w:del>
      <w:ins w:id="1910" w:author="Frances" w:date="2023-03-21T10:10:00Z">
        <w:r w:rsidR="00382790">
          <w:t xml:space="preserve"> the following</w:t>
        </w:r>
      </w:ins>
      <w:ins w:id="1911" w:author="Frances" w:date="2023-03-21T10:13:00Z">
        <w:r w:rsidR="00382790">
          <w:t xml:space="preserve"> would automatically upload the project to Dropbox:</w:t>
        </w:r>
      </w:ins>
      <w:del w:id="1912" w:author="Frances" w:date="2023-03-21T10:10:00Z">
        <w:r w:rsidDel="00382790">
          <w:delText>that below</w:delText>
        </w:r>
      </w:del>
      <w:del w:id="1913" w:author="Frances" w:date="2023-03-21T10:13:00Z">
        <w:r w:rsidDel="00382790">
          <w:delText>,</w:delText>
        </w:r>
      </w:del>
      <w:r>
        <w:t xml:space="preserve"> </w:t>
      </w:r>
      <w:moveFromRangeStart w:id="1914" w:author="Frances" w:date="2023-03-21T10:11:00Z" w:name="move130285878"/>
      <w:moveFrom w:id="1915" w:author="Frances" w:date="2023-03-21T10:11:00Z">
        <w:r w:rsidDel="00382790">
          <w:t xml:space="preserve">which renders my site, uses the </w:t>
        </w:r>
        <w:r w:rsidRPr="00A42FAE" w:rsidDel="00382790">
          <w:rPr>
            <w:rStyle w:val="Literal"/>
            <w:rFonts w:eastAsiaTheme="minorHAnsi"/>
          </w:rPr>
          <w:t>dir_ls()</w:t>
        </w:r>
        <w:r w:rsidDel="00382790">
          <w:t xml:space="preserve"> function from the </w:t>
        </w:r>
        <w:r w:rsidRPr="00A42FAE" w:rsidDel="00382790">
          <w:rPr>
            <w:rStyle w:val="Literal"/>
            <w:rFonts w:eastAsiaTheme="minorHAnsi"/>
          </w:rPr>
          <w:t>fs</w:t>
        </w:r>
        <w:r w:rsidDel="00382790">
          <w:t xml:space="preserve"> package to identify all files in the </w:t>
        </w:r>
        <w:r w:rsidRPr="00A42FAE" w:rsidDel="00382790">
          <w:rPr>
            <w:rStyle w:val="Literal"/>
            <w:rFonts w:eastAsiaTheme="minorHAnsi"/>
          </w:rPr>
          <w:t>docs</w:t>
        </w:r>
        <w:r w:rsidDel="00382790">
          <w:t xml:space="preserve"> directory, and then uploads these files to Dropbox. Having your code to render and upload it to Dropbox all in one file means you can just run your entire file, generating and uploading your website in one go.</w:t>
        </w:r>
      </w:moveFrom>
      <w:moveFromRangeEnd w:id="1914"/>
    </w:p>
    <w:p w14:paraId="59797DFE"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w:t>
      </w:r>
      <w:proofErr w:type="spellStart"/>
      <w:r w:rsidRPr="00A42FAE">
        <w:rPr>
          <w:rStyle w:val="NormalTok"/>
          <w:rFonts w:ascii="Courier" w:hAnsi="Courier"/>
          <w:i w:val="0"/>
          <w:sz w:val="17"/>
          <w:shd w:val="clear" w:color="auto" w:fill="auto"/>
        </w:rPr>
        <w:t>tidyverse</w:t>
      </w:r>
      <w:proofErr w:type="spellEnd"/>
      <w:r w:rsidRPr="00A42FAE">
        <w:rPr>
          <w:rStyle w:val="NormalTok"/>
          <w:rFonts w:ascii="Courier" w:hAnsi="Courier"/>
          <w:i w:val="0"/>
          <w:sz w:val="17"/>
          <w:shd w:val="clear" w:color="auto" w:fill="auto"/>
        </w:rPr>
        <w:t>)</w:t>
      </w:r>
    </w:p>
    <w:p w14:paraId="3F575873"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w:t>
      </w:r>
      <w:proofErr w:type="spellStart"/>
      <w:r w:rsidRPr="00A42FAE">
        <w:rPr>
          <w:rStyle w:val="NormalTok"/>
          <w:rFonts w:ascii="Courier" w:hAnsi="Courier"/>
          <w:i w:val="0"/>
          <w:sz w:val="17"/>
          <w:shd w:val="clear" w:color="auto" w:fill="auto"/>
        </w:rPr>
        <w:t>rmarkdown</w:t>
      </w:r>
      <w:proofErr w:type="spellEnd"/>
      <w:r w:rsidRPr="00A42FAE">
        <w:rPr>
          <w:rStyle w:val="NormalTok"/>
          <w:rFonts w:ascii="Courier" w:hAnsi="Courier"/>
          <w:i w:val="0"/>
          <w:sz w:val="17"/>
          <w:shd w:val="clear" w:color="auto" w:fill="auto"/>
        </w:rPr>
        <w:t>)</w:t>
      </w:r>
    </w:p>
    <w:p w14:paraId="4BC1F7D0"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(fs)</w:t>
      </w:r>
    </w:p>
    <w:p w14:paraId="79309017" w14:textId="77777777" w:rsidR="0048320E" w:rsidRDefault="002D4F87" w:rsidP="00A42FAE">
      <w:pPr>
        <w:pStyle w:val="Code"/>
      </w:pPr>
      <w:r w:rsidRPr="00A42FAE">
        <w:rPr>
          <w:sz w:val="17"/>
        </w:rPr>
        <w:lastRenderedPageBreak/>
        <w:t>library</w:t>
      </w:r>
      <w:r w:rsidRPr="00A42FAE">
        <w:rPr>
          <w:rStyle w:val="NormalTok"/>
          <w:rFonts w:ascii="Courier" w:hAnsi="Courier"/>
          <w:i w:val="0"/>
          <w:sz w:val="17"/>
          <w:shd w:val="clear" w:color="auto" w:fill="auto"/>
        </w:rPr>
        <w:t>(rdrop2)</w:t>
      </w:r>
    </w:p>
    <w:p w14:paraId="4F53DDE8" w14:textId="77777777" w:rsidR="0048320E" w:rsidRDefault="0048320E" w:rsidP="00A42FAE">
      <w:pPr>
        <w:pStyle w:val="Code"/>
      </w:pPr>
    </w:p>
    <w:p w14:paraId="24407183" w14:textId="726006BB" w:rsidR="0048320E" w:rsidDel="00382790" w:rsidRDefault="002D4F87" w:rsidP="00A42FAE">
      <w:pPr>
        <w:pStyle w:val="Code"/>
        <w:rPr>
          <w:del w:id="1916" w:author="Frances" w:date="2023-03-21T10:14:00Z"/>
        </w:rPr>
      </w:pPr>
      <w:del w:id="1917" w:author="Frances" w:date="2023-03-21T10:14:00Z">
        <w:r w:rsidRPr="00A42FAE" w:rsidDel="00382790">
          <w:rPr>
            <w:rStyle w:val="CommentTok"/>
            <w:rFonts w:ascii="Courier" w:hAnsi="Courier"/>
            <w:color w:val="000000"/>
            <w:sz w:val="17"/>
            <w:shd w:val="clear" w:color="auto" w:fill="auto"/>
          </w:rPr>
          <w:delText># Render the website</w:delText>
        </w:r>
      </w:del>
    </w:p>
    <w:p w14:paraId="1D6EC0F6" w14:textId="77777777" w:rsidR="0048320E" w:rsidRDefault="002D4F87" w:rsidP="00A42FAE">
      <w:pPr>
        <w:pStyle w:val="Code"/>
      </w:pPr>
      <w:proofErr w:type="spellStart"/>
      <w:r w:rsidRPr="00A42FAE">
        <w:rPr>
          <w:sz w:val="17"/>
        </w:rPr>
        <w:t>render_</w:t>
      </w:r>
      <w:proofErr w:type="gramStart"/>
      <w:r w:rsidRPr="00A42FAE">
        <w:rPr>
          <w:sz w:val="17"/>
        </w:rPr>
        <w:t>site</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w:t>
      </w:r>
    </w:p>
    <w:p w14:paraId="771DE1D2" w14:textId="77777777" w:rsidR="0048320E" w:rsidRDefault="0048320E" w:rsidP="00A42FAE">
      <w:pPr>
        <w:pStyle w:val="Code"/>
      </w:pPr>
    </w:p>
    <w:p w14:paraId="05207D30" w14:textId="437234E4" w:rsidR="0048320E" w:rsidDel="00382790" w:rsidRDefault="002D4F87" w:rsidP="00A42FAE">
      <w:pPr>
        <w:pStyle w:val="Code"/>
        <w:rPr>
          <w:del w:id="1918" w:author="Frances" w:date="2023-03-21T10:14:00Z"/>
        </w:rPr>
      </w:pPr>
      <w:del w:id="1919" w:author="Frances" w:date="2023-03-21T10:14:00Z">
        <w:r w:rsidRPr="00A42FAE" w:rsidDel="00382790">
          <w:rPr>
            <w:rStyle w:val="CommentTok"/>
            <w:rFonts w:ascii="Courier" w:hAnsi="Courier"/>
            <w:color w:val="000000"/>
            <w:sz w:val="17"/>
            <w:shd w:val="clear" w:color="auto" w:fill="auto"/>
          </w:rPr>
          <w:delText># Upload to Dropbox</w:delText>
        </w:r>
      </w:del>
    </w:p>
    <w:p w14:paraId="2A0D0731" w14:textId="77777777" w:rsidR="0048320E" w:rsidRDefault="002D4F87" w:rsidP="00A42FAE">
      <w:pPr>
        <w:pStyle w:val="Code"/>
      </w:pPr>
      <w:proofErr w:type="spellStart"/>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sz w:val="17"/>
        </w:rPr>
        <w:t>dir_</w:t>
      </w:r>
      <w:proofErr w:type="gramStart"/>
      <w:r w:rsidRPr="00A42FAE">
        <w:rPr>
          <w:sz w:val="17"/>
        </w:rPr>
        <w:t>ls</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"docs"</w:t>
      </w:r>
      <w:r w:rsidRPr="00A42FAE">
        <w:rPr>
          <w:rStyle w:val="NormalTok"/>
          <w:rFonts w:ascii="Courier" w:hAnsi="Courier"/>
          <w:i w:val="0"/>
          <w:sz w:val="17"/>
          <w:shd w:val="clear" w:color="auto" w:fill="auto"/>
        </w:rPr>
        <w:t>,</w:t>
      </w:r>
    </w:p>
    <w:p w14:paraId="498EAF2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type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"file"</w:t>
      </w:r>
      <w:r w:rsidRPr="00A42FAE">
        <w:rPr>
          <w:rStyle w:val="NormalTok"/>
          <w:rFonts w:ascii="Courier" w:hAnsi="Courier"/>
          <w:i w:val="0"/>
          <w:sz w:val="17"/>
          <w:shd w:val="clear" w:color="auto" w:fill="auto"/>
        </w:rPr>
        <w:t>,</w:t>
      </w:r>
    </w:p>
    <w:p w14:paraId="371DABF7"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recurse =</w:t>
      </w:r>
      <w:r w:rsidRPr="00A42FAE">
        <w:rPr>
          <w:rStyle w:val="NormalTok"/>
          <w:rFonts w:ascii="Courier" w:hAnsi="Courier"/>
          <w:i w:val="0"/>
          <w:sz w:val="17"/>
          <w:shd w:val="clear" w:color="auto" w:fill="auto"/>
        </w:rPr>
        <w:t xml:space="preserve"> </w:t>
      </w:r>
      <w:r w:rsidRPr="00A42FAE">
        <w:rPr>
          <w:rStyle w:val="ConstantTok"/>
          <w:rFonts w:ascii="Courier" w:hAnsi="Courier"/>
          <w:i w:val="0"/>
          <w:sz w:val="17"/>
          <w:shd w:val="clear" w:color="auto" w:fill="auto"/>
        </w:rPr>
        <w:t>TRUE</w:t>
      </w:r>
      <w:r w:rsidRPr="00A42FAE">
        <w:rPr>
          <w:rStyle w:val="NormalTok"/>
          <w:rFonts w:ascii="Courier" w:hAnsi="Courier"/>
          <w:i w:val="0"/>
          <w:sz w:val="17"/>
          <w:shd w:val="clear" w:color="auto" w:fill="auto"/>
        </w:rPr>
        <w:t>)</w:t>
      </w:r>
    </w:p>
    <w:p w14:paraId="24A9C073" w14:textId="77777777" w:rsidR="0048320E" w:rsidRDefault="0048320E" w:rsidP="00A42FAE">
      <w:pPr>
        <w:pStyle w:val="Code"/>
      </w:pPr>
    </w:p>
    <w:p w14:paraId="501D3C90" w14:textId="085AF65B" w:rsidR="002D4F87" w:rsidRPr="00A42FAE" w:rsidRDefault="002D4F87" w:rsidP="00A42FAE">
      <w:pPr>
        <w:pStyle w:val="Code"/>
      </w:pPr>
      <w:proofErr w:type="gramStart"/>
      <w:r w:rsidRPr="00A42FAE">
        <w:rPr>
          <w:sz w:val="17"/>
        </w:rPr>
        <w:t>walk</w:t>
      </w:r>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drop_upload</w:t>
      </w:r>
      <w:proofErr w:type="spellEnd"/>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"COVID Website"</w:t>
      </w:r>
      <w:r w:rsidRPr="00A42FAE">
        <w:rPr>
          <w:rStyle w:val="NormalTok"/>
          <w:rFonts w:ascii="Courier" w:hAnsi="Courier"/>
          <w:i w:val="0"/>
          <w:sz w:val="17"/>
          <w:shd w:val="clear" w:color="auto" w:fill="auto"/>
        </w:rPr>
        <w:t>)</w:t>
      </w:r>
    </w:p>
    <w:p w14:paraId="3EC68724" w14:textId="32343E3E" w:rsidR="00382790" w:rsidRDefault="00382790">
      <w:pPr>
        <w:pStyle w:val="Body"/>
        <w:rPr>
          <w:ins w:id="1920" w:author="Frances" w:date="2023-03-21T10:10:00Z"/>
        </w:rPr>
        <w:pPrChange w:id="1921" w:author="Frances" w:date="2023-03-21T10:11:00Z">
          <w:pPr>
            <w:pStyle w:val="HeadB"/>
          </w:pPr>
        </w:pPrChange>
      </w:pPr>
      <w:moveToRangeStart w:id="1922" w:author="Frances" w:date="2023-03-21T10:11:00Z" w:name="move130285878"/>
      <w:commentRangeStart w:id="1923"/>
      <w:moveTo w:id="1924" w:author="Frances" w:date="2023-03-21T10:11:00Z">
        <w:del w:id="1925" w:author="Frances" w:date="2023-03-21T10:13:00Z">
          <w:r w:rsidDel="00382790">
            <w:delText>which</w:delText>
          </w:r>
        </w:del>
      </w:moveTo>
      <w:ins w:id="1926" w:author="Frances" w:date="2023-03-21T10:13:00Z">
        <w:r>
          <w:t>This</w:t>
        </w:r>
      </w:ins>
      <w:commentRangeEnd w:id="1923"/>
      <w:ins w:id="1927" w:author="Frances" w:date="2023-03-21T10:14:00Z">
        <w:r>
          <w:rPr>
            <w:rStyle w:val="CommentReference"/>
            <w:rFonts w:ascii="Times New Roman" w:hAnsi="Times New Roman" w:cs="Times New Roman"/>
            <w:color w:val="auto"/>
            <w:lang w:val="en-CA"/>
          </w:rPr>
          <w:commentReference w:id="1923"/>
        </w:r>
      </w:ins>
      <w:ins w:id="1928" w:author="Frances" w:date="2023-03-21T10:13:00Z">
        <w:r>
          <w:t xml:space="preserve"> code</w:t>
        </w:r>
      </w:ins>
      <w:moveTo w:id="1929" w:author="Frances" w:date="2023-03-21T10:11:00Z">
        <w:r>
          <w:t xml:space="preserve"> renders </w:t>
        </w:r>
      </w:moveTo>
      <w:ins w:id="1930" w:author="Frances" w:date="2023-03-21T10:13:00Z">
        <w:r>
          <w:t>the</w:t>
        </w:r>
      </w:ins>
      <w:moveTo w:id="1931" w:author="Frances" w:date="2023-03-21T10:11:00Z">
        <w:del w:id="1932" w:author="Frances" w:date="2023-03-21T10:13:00Z">
          <w:r w:rsidDel="00382790">
            <w:delText>my</w:delText>
          </w:r>
        </w:del>
        <w:r>
          <w:t xml:space="preserve"> site, uses the </w:t>
        </w:r>
        <w:proofErr w:type="spellStart"/>
        <w:r w:rsidRPr="00A42FAE">
          <w:rPr>
            <w:rStyle w:val="Literal"/>
            <w:rFonts w:eastAsiaTheme="minorHAnsi"/>
          </w:rPr>
          <w:t>dir_</w:t>
        </w:r>
        <w:proofErr w:type="gramStart"/>
        <w:r w:rsidRPr="00A42FAE">
          <w:rPr>
            <w:rStyle w:val="Literal"/>
            <w:rFonts w:eastAsiaTheme="minorHAnsi"/>
          </w:rPr>
          <w:t>ls</w:t>
        </w:r>
        <w:proofErr w:type="spellEnd"/>
        <w:r w:rsidRPr="00A42FAE">
          <w:rPr>
            <w:rStyle w:val="Literal"/>
            <w:rFonts w:eastAsiaTheme="minorHAnsi"/>
          </w:rPr>
          <w:t>(</w:t>
        </w:r>
        <w:proofErr w:type="gramEnd"/>
        <w:r w:rsidRPr="00A42FAE">
          <w:rPr>
            <w:rStyle w:val="Literal"/>
            <w:rFonts w:eastAsiaTheme="minorHAnsi"/>
          </w:rPr>
          <w:t>)</w:t>
        </w:r>
        <w:r>
          <w:t xml:space="preserve"> function from the </w:t>
        </w:r>
        <w:r w:rsidRPr="00A42FAE">
          <w:rPr>
            <w:rStyle w:val="Literal"/>
            <w:rFonts w:eastAsiaTheme="minorHAnsi"/>
          </w:rPr>
          <w:t>fs</w:t>
        </w:r>
        <w:r>
          <w:t xml:space="preserve"> package to identify all files in the </w:t>
        </w:r>
        <w:r w:rsidRPr="00382790">
          <w:rPr>
            <w:rStyle w:val="Italic"/>
            <w:rFonts w:eastAsiaTheme="minorHAnsi"/>
            <w:rPrChange w:id="1933" w:author="Frances" w:date="2023-03-21T10:13:00Z">
              <w:rPr>
                <w:rStyle w:val="Literal"/>
                <w:rFonts w:eastAsiaTheme="minorHAnsi"/>
                <w:b w:val="0"/>
                <w:bCs w:val="0"/>
                <w:i w:val="0"/>
                <w:iCs w:val="0"/>
              </w:rPr>
            </w:rPrChange>
          </w:rPr>
          <w:t>docs</w:t>
        </w:r>
        <w:r>
          <w:t xml:space="preserve"> directory, and then uploads these files to Dropbox. </w:t>
        </w:r>
        <w:del w:id="1934" w:author="Frances" w:date="2023-03-21T10:14:00Z">
          <w:r w:rsidDel="00382790">
            <w:delText xml:space="preserve">Having your code to render and upload it to Dropbox all in one file means </w:delText>
          </w:r>
        </w:del>
      </w:moveTo>
      <w:ins w:id="1935" w:author="Frances" w:date="2023-03-21T10:14:00Z">
        <w:r>
          <w:t xml:space="preserve">Now </w:t>
        </w:r>
      </w:ins>
      <w:moveTo w:id="1936" w:author="Frances" w:date="2023-03-21T10:11:00Z">
        <w:r>
          <w:t xml:space="preserve">you can </w:t>
        </w:r>
        <w:del w:id="1937" w:author="Frances" w:date="2023-03-21T10:14:00Z">
          <w:r w:rsidDel="00382790">
            <w:delText xml:space="preserve">just </w:delText>
          </w:r>
        </w:del>
        <w:r>
          <w:t>run your entire file</w:t>
        </w:r>
      </w:moveTo>
      <w:ins w:id="1938" w:author="Frances" w:date="2023-03-21T10:14:00Z">
        <w:r>
          <w:t xml:space="preserve"> to</w:t>
        </w:r>
      </w:ins>
      <w:moveTo w:id="1939" w:author="Frances" w:date="2023-03-21T10:11:00Z">
        <w:del w:id="1940" w:author="Frances" w:date="2023-03-21T10:14:00Z">
          <w:r w:rsidDel="00382790">
            <w:delText>,</w:delText>
          </w:r>
        </w:del>
        <w:r>
          <w:t xml:space="preserve"> generat</w:t>
        </w:r>
      </w:moveTo>
      <w:ins w:id="1941" w:author="Frances" w:date="2023-03-21T10:14:00Z">
        <w:r>
          <w:t>e</w:t>
        </w:r>
      </w:ins>
      <w:moveTo w:id="1942" w:author="Frances" w:date="2023-03-21T10:11:00Z">
        <w:del w:id="1943" w:author="Frances" w:date="2023-03-21T10:14:00Z">
          <w:r w:rsidDel="00382790">
            <w:delText>ing</w:delText>
          </w:r>
        </w:del>
        <w:r>
          <w:t xml:space="preserve"> and upload</w:t>
        </w:r>
        <w:del w:id="1944" w:author="Frances" w:date="2023-03-21T10:14:00Z">
          <w:r w:rsidDel="00382790">
            <w:delText>ing</w:delText>
          </w:r>
        </w:del>
        <w:r>
          <w:t xml:space="preserve"> your website in one go.</w:t>
        </w:r>
      </w:moveTo>
      <w:moveToRangeEnd w:id="1922"/>
    </w:p>
    <w:p w14:paraId="68EFEEE3" w14:textId="6653FAB9" w:rsidR="0087492F" w:rsidRDefault="0087492F">
      <w:pPr>
        <w:pStyle w:val="HeadB"/>
        <w:rPr>
          <w:ins w:id="1945" w:author="Frances" w:date="2023-03-20T13:48:00Z"/>
        </w:rPr>
        <w:pPrChange w:id="1946" w:author="Frances" w:date="2023-03-20T13:49:00Z">
          <w:pPr>
            <w:pStyle w:val="Body"/>
          </w:pPr>
        </w:pPrChange>
      </w:pPr>
      <w:bookmarkStart w:id="1947" w:name="_Toc130286666"/>
      <w:ins w:id="1948" w:author="Frances" w:date="2023-03-20T13:48:00Z">
        <w:r>
          <w:t>Using GitHub Pages</w:t>
        </w:r>
        <w:bookmarkEnd w:id="1947"/>
      </w:ins>
    </w:p>
    <w:p w14:paraId="0CA93F7A" w14:textId="7ABED883" w:rsidR="002D4F87" w:rsidRDefault="002D4F87" w:rsidP="00A601C9">
      <w:pPr>
        <w:pStyle w:val="Body"/>
      </w:pPr>
      <w:r>
        <w:t>The mo</w:t>
      </w:r>
      <w:ins w:id="1949" w:author="Frances" w:date="2023-03-21T10:15:00Z">
        <w:r w:rsidR="0032750D">
          <w:t>re</w:t>
        </w:r>
      </w:ins>
      <w:del w:id="1950" w:author="Frances" w:date="2023-03-21T10:15:00Z">
        <w:r w:rsidDel="0032750D">
          <w:delText>st</w:delText>
        </w:r>
      </w:del>
      <w:r>
        <w:t xml:space="preserve"> complicated yet </w:t>
      </w:r>
      <w:del w:id="1951" w:author="Frances" w:date="2023-03-21T10:15:00Z">
        <w:r w:rsidDel="0032750D">
          <w:delText xml:space="preserve">most </w:delText>
        </w:r>
      </w:del>
      <w:r>
        <w:t>powerful solution is to use</w:t>
      </w:r>
      <w:ins w:id="1952" w:author="Frances" w:date="2023-03-21T10:15:00Z">
        <w:r w:rsidR="0032750D">
          <w:t xml:space="preserve"> a static hosting service like</w:t>
        </w:r>
      </w:ins>
      <w:r>
        <w:t xml:space="preserve"> GitHub Pages</w:t>
      </w:r>
      <w:del w:id="1953" w:author="Frances" w:date="2023-03-21T10:15:00Z">
        <w:r w:rsidDel="0032750D">
          <w:delText xml:space="preserve"> (or a similar static hosting service)</w:delText>
        </w:r>
      </w:del>
      <w:r>
        <w:t xml:space="preserve">. </w:t>
      </w:r>
      <w:del w:id="1954" w:author="Frances" w:date="2023-03-21T10:15:00Z">
        <w:r w:rsidDel="0032750D">
          <w:delText>The idea is that</w:delText>
        </w:r>
      </w:del>
      <w:ins w:id="1955" w:author="Frances" w:date="2023-03-21T10:16:00Z">
        <w:r w:rsidR="0032750D">
          <w:t>This</w:t>
        </w:r>
      </w:ins>
      <w:ins w:id="1956" w:author="Frances" w:date="2023-03-21T10:15:00Z">
        <w:r w:rsidR="0032750D">
          <w:t xml:space="preserve"> service</w:t>
        </w:r>
      </w:ins>
      <w:del w:id="1957" w:author="Frances" w:date="2023-03-21T10:16:00Z">
        <w:r w:rsidDel="0032750D">
          <w:delText xml:space="preserve">, </w:delText>
        </w:r>
      </w:del>
      <w:ins w:id="1958" w:author="Frances" w:date="2023-03-21T10:15:00Z">
        <w:r w:rsidR="0032750D">
          <w:t xml:space="preserve"> deploys the website to a URL you’ve set up </w:t>
        </w:r>
      </w:ins>
      <w:r>
        <w:t>each time you commit your code to GitHub</w:t>
      </w:r>
      <w:del w:id="1959" w:author="Frances" w:date="2023-03-21T10:16:00Z">
        <w:r w:rsidDel="0032750D">
          <w:delText xml:space="preserve"> (or a similar service for posting code online), it deploys to URL you</w:delText>
        </w:r>
      </w:del>
      <w:del w:id="1960" w:author="Frances" w:date="2023-03-20T16:00:00Z">
        <w:r w:rsidDel="00815E76">
          <w:delText xml:space="preserve"> ha</w:delText>
        </w:r>
      </w:del>
      <w:del w:id="1961" w:author="Frances" w:date="2023-03-21T10:16:00Z">
        <w:r w:rsidDel="0032750D">
          <w:delText>ve set up</w:delText>
        </w:r>
      </w:del>
      <w:r>
        <w:t xml:space="preserve">. Learning to use GitHub is an investment (the book </w:t>
      </w:r>
      <w:r w:rsidRPr="00655516">
        <w:rPr>
          <w:rStyle w:val="Italic"/>
        </w:rPr>
        <w:t xml:space="preserve">Happy Git and GitHub for the </w:t>
      </w:r>
      <w:proofErr w:type="spellStart"/>
      <w:r w:rsidRPr="00655516">
        <w:rPr>
          <w:rStyle w:val="Italic"/>
        </w:rPr>
        <w:t>useR</w:t>
      </w:r>
      <w:proofErr w:type="spellEnd"/>
      <w:r>
        <w:t xml:space="preserve"> by Jenny Bryan is a great resource), but being able to host your website for free makes it worth the time and effort.</w:t>
      </w:r>
    </w:p>
    <w:p w14:paraId="53F4D2A8" w14:textId="68A091FE" w:rsidR="002D4F87" w:rsidRDefault="002D4F87" w:rsidP="00A601C9">
      <w:pPr>
        <w:pStyle w:val="Body"/>
      </w:pPr>
      <w:r>
        <w:t>Here’s how GitHub Pages works. Most of the time, when you look at a file on GitHub, you see its underlying source code</w:t>
      </w:r>
      <w:ins w:id="1962" w:author="Frances" w:date="2023-03-21T10:17:00Z">
        <w:r w:rsidR="0032750D">
          <w:t>. so</w:t>
        </w:r>
      </w:ins>
      <w:del w:id="1963" w:author="Frances" w:date="2023-03-21T10:17:00Z">
        <w:r w:rsidDel="0032750D">
          <w:delText>.</w:delText>
        </w:r>
      </w:del>
      <w:r>
        <w:t xml:space="preserve"> </w:t>
      </w:r>
      <w:ins w:id="1964" w:author="Frances" w:date="2023-03-21T10:17:00Z">
        <w:r w:rsidR="0032750D">
          <w:t>i</w:t>
        </w:r>
      </w:ins>
      <w:del w:id="1965" w:author="Frances" w:date="2023-03-21T10:17:00Z">
        <w:r w:rsidDel="0032750D">
          <w:delText>I</w:delText>
        </w:r>
      </w:del>
      <w:r>
        <w:t>f you look</w:t>
      </w:r>
      <w:ins w:id="1966" w:author="Frances" w:date="2023-03-21T10:17:00Z">
        <w:r w:rsidR="0032750D">
          <w:t>ed</w:t>
        </w:r>
      </w:ins>
      <w:r>
        <w:t xml:space="preserve"> at an HTML file, you</w:t>
      </w:r>
      <w:ins w:id="1967" w:author="Frances" w:date="2023-03-21T10:17:00Z">
        <w:r w:rsidR="0032750D">
          <w:t>’d</w:t>
        </w:r>
      </w:ins>
      <w:r>
        <w:t xml:space="preserve"> see the HTML code. GitHub Pages, on the other hand, </w:t>
      </w:r>
      <w:del w:id="1968" w:author="Frances" w:date="2023-03-21T10:17:00Z">
        <w:r w:rsidDel="0032750D">
          <w:delText xml:space="preserve">doesn’t show you the code of HTML files; it </w:delText>
        </w:r>
      </w:del>
      <w:r>
        <w:t xml:space="preserve">shows you the rendered HTML files. </w:t>
      </w:r>
      <w:del w:id="1969" w:author="Frances" w:date="2023-03-21T10:17:00Z">
        <w:r w:rsidDel="0032750D">
          <w:delText xml:space="preserve">This is what we want when we create a website. </w:delText>
        </w:r>
      </w:del>
      <w:r>
        <w:t xml:space="preserve">To host your website on GitHub Pages, you’ll need to first push your code to GitHub. Once you have a repository set up there, </w:t>
      </w:r>
      <w:del w:id="1970" w:author="Frances" w:date="2023-03-21T10:17:00Z">
        <w:r w:rsidDel="0032750D">
          <w:delText xml:space="preserve">you’ll </w:delText>
        </w:r>
      </w:del>
      <w:r>
        <w:t>go to it, then go to the Settings tab</w:t>
      </w:r>
      <w:ins w:id="1971" w:author="Frances" w:date="2023-03-21T10:18:00Z">
        <w:r w:rsidR="0032750D">
          <w:t>,</w:t>
        </w:r>
      </w:ins>
      <w:del w:id="1972" w:author="Frances" w:date="2023-03-21T10:18:00Z">
        <w:r w:rsidDel="0032750D">
          <w:delText>.</w:delText>
        </w:r>
      </w:del>
      <w:r>
        <w:t xml:space="preserve"> </w:t>
      </w:r>
      <w:ins w:id="1973" w:author="Frances" w:date="2023-03-21T10:18:00Z">
        <w:r w:rsidR="0032750D">
          <w:t xml:space="preserve">which should </w:t>
        </w:r>
      </w:ins>
      <w:del w:id="1974" w:author="Frances" w:date="2023-03-21T10:18:00Z">
        <w:r w:rsidDel="0032750D">
          <w:delText xml:space="preserve">From there, what you see should </w:delText>
        </w:r>
      </w:del>
      <w:r>
        <w:t xml:space="preserve">look like </w:t>
      </w:r>
      <w:r w:rsidR="00790D61">
        <w:t xml:space="preserve">Figure </w:t>
      </w:r>
      <w:ins w:id="1975" w:author="Frances" w:date="2023-03-21T10:38:00Z">
        <w:r w:rsidR="008E1A5F">
          <w:t>8</w:t>
        </w:r>
      </w:ins>
      <w:del w:id="1976" w:author="Frances" w:date="2023-03-21T10:38:00Z">
        <w:r w:rsidR="00790D61" w:rsidDel="008E1A5F">
          <w:delText>9</w:delText>
        </w:r>
      </w:del>
      <w:r w:rsidR="00790D61">
        <w:t>-</w:t>
      </w:r>
      <w:r>
        <w:t>1</w:t>
      </w:r>
      <w:ins w:id="1977" w:author="Frances" w:date="2023-03-21T10:38:00Z">
        <w:r w:rsidR="008E1A5F">
          <w:t>2</w:t>
        </w:r>
      </w:ins>
      <w:del w:id="1978" w:author="Frances" w:date="2023-03-21T10:38:00Z">
        <w:r w:rsidDel="008E1A5F">
          <w:delText>7</w:delText>
        </w:r>
      </w:del>
      <w:r>
        <w:t>.</w:t>
      </w:r>
    </w:p>
    <w:p w14:paraId="72425EBB" w14:textId="41FF575B" w:rsidR="002D4F87" w:rsidRDefault="002D4F87" w:rsidP="00A42FAE">
      <w:pPr>
        <w:pStyle w:val="GraphicSlug"/>
      </w:pPr>
      <w:r>
        <w:t>[</w:t>
      </w:r>
      <w:r w:rsidR="00C5544E">
        <w:t>F09</w:t>
      </w:r>
      <w:r>
        <w:t>017.png]</w:t>
      </w:r>
    </w:p>
    <w:p w14:paraId="773914C1" w14:textId="77777777" w:rsidR="002D4F87" w:rsidRDefault="002D4F87" w:rsidP="002D4F87">
      <w:pPr>
        <w:pStyle w:val="CaptionedFigure"/>
      </w:pPr>
      <w:r>
        <w:rPr>
          <w:noProof/>
        </w:rPr>
        <w:drawing>
          <wp:inline distT="0" distB="0" distL="0" distR="0" wp14:anchorId="25ECC678" wp14:editId="0786A278">
            <wp:extent cx="5334000" cy="2026569"/>
            <wp:effectExtent l="0" t="0" r="0" b="0"/>
            <wp:docPr id="446" name="Picture" descr="Figure 9.17: Setting up GitHub Pages"/>
            <wp:cNvGraphicFramePr/>
            <a:graphic xmlns:a="http://schemas.openxmlformats.org/drawingml/2006/main">
              <a:graphicData uri="http://schemas.openxmlformats.org/drawingml/2006/picture">
                <pic:pic xmlns:pic="http://schemas.openxmlformats.org/drawingml/2006/picture">
                  <pic:nvPicPr>
                    <pic:cNvPr id="447" name="Picture" descr="../../assets/gh-pages.png"/>
                    <pic:cNvPicPr>
                      <a:picLocks noChangeAspect="1" noChangeArrowheads="1"/>
                    </pic:cNvPicPr>
                  </pic:nvPicPr>
                  <pic:blipFill>
                    <a:blip r:embed="rId26"/>
                    <a:stretch>
                      <a:fillRect/>
                    </a:stretch>
                  </pic:blipFill>
                  <pic:spPr bwMode="auto">
                    <a:xfrm>
                      <a:off x="0" y="0"/>
                      <a:ext cx="5334000" cy="2026569"/>
                    </a:xfrm>
                    <a:prstGeom prst="rect">
                      <a:avLst/>
                    </a:prstGeom>
                    <a:noFill/>
                    <a:ln w="9525">
                      <a:noFill/>
                      <a:headEnd/>
                      <a:tailEnd/>
                    </a:ln>
                  </pic:spPr>
                </pic:pic>
              </a:graphicData>
            </a:graphic>
          </wp:inline>
        </w:drawing>
      </w:r>
    </w:p>
    <w:p w14:paraId="63DE34CF" w14:textId="46E3AF06" w:rsidR="002D4F87" w:rsidRDefault="002D4F87" w:rsidP="00121BAD">
      <w:pPr>
        <w:pStyle w:val="CaptionLine"/>
      </w:pPr>
      <w:r>
        <w:t>Setting up GitHub Pages</w:t>
      </w:r>
    </w:p>
    <w:p w14:paraId="5E9CDD69" w14:textId="0C0ABC10" w:rsidR="002D4F87" w:rsidRDefault="002D4F87" w:rsidP="00A601C9">
      <w:pPr>
        <w:pStyle w:val="Body"/>
      </w:pPr>
      <w:del w:id="1979" w:author="Frances" w:date="2023-03-21T10:18:00Z">
        <w:r w:rsidDel="0032750D">
          <w:delText xml:space="preserve">On this screen, you </w:delText>
        </w:r>
      </w:del>
      <w:ins w:id="1980" w:author="Frances" w:date="2023-03-21T10:18:00Z">
        <w:r w:rsidR="0032750D">
          <w:t>N</w:t>
        </w:r>
      </w:ins>
      <w:del w:id="1981" w:author="Frances" w:date="2023-03-21T10:18:00Z">
        <w:r w:rsidDel="0032750D">
          <w:delText>n</w:delText>
        </w:r>
      </w:del>
      <w:r>
        <w:t>ow choose how you want GitHub to deploy the raw HTML</w:t>
      </w:r>
      <w:del w:id="1982" w:author="Frances" w:date="2023-03-21T10:20:00Z">
        <w:r w:rsidDel="004E3D21">
          <w:delText xml:space="preserve"> into a rendered website</w:delText>
        </w:r>
      </w:del>
      <w:r>
        <w:t xml:space="preserve">. The easiest approach is to keep the default source </w:t>
      </w:r>
      <w:ins w:id="1983" w:author="Frances" w:date="2023-03-21T10:18:00Z">
        <w:r w:rsidR="0032750D">
          <w:t xml:space="preserve">by selecting </w:t>
        </w:r>
      </w:ins>
      <w:del w:id="1984" w:author="Frances" w:date="2023-03-21T10:18:00Z">
        <w:r w:rsidDel="0032750D">
          <w:delText>(“</w:delText>
        </w:r>
      </w:del>
      <w:r>
        <w:t>Deploy from a branch</w:t>
      </w:r>
      <w:ins w:id="1985" w:author="Frances" w:date="2023-03-21T10:18:00Z">
        <w:r w:rsidR="0032750D">
          <w:t xml:space="preserve">, </w:t>
        </w:r>
      </w:ins>
      <w:del w:id="1986" w:author="Frances" w:date="2023-03-21T10:18:00Z">
        <w:r w:rsidDel="0032750D">
          <w:delText xml:space="preserve">”) and </w:delText>
        </w:r>
      </w:del>
      <w:r>
        <w:t>then select</w:t>
      </w:r>
      <w:ins w:id="1987" w:author="Frances" w:date="2023-03-21T10:20:00Z">
        <w:r w:rsidR="004E3D21">
          <w:t>ing</w:t>
        </w:r>
      </w:ins>
      <w:r>
        <w:t xml:space="preserve"> your default branch (usually </w:t>
      </w:r>
      <w:r w:rsidRPr="0032750D">
        <w:rPr>
          <w:rStyle w:val="Italic"/>
          <w:rFonts w:eastAsiaTheme="minorHAnsi"/>
          <w:rPrChange w:id="1988" w:author="Frances" w:date="2023-03-21T10:18:00Z">
            <w:rPr>
              <w:rStyle w:val="Literal"/>
              <w:rFonts w:eastAsiaTheme="minorHAnsi"/>
            </w:rPr>
          </w:rPrChange>
        </w:rPr>
        <w:t>main</w:t>
      </w:r>
      <w:r>
        <w:t xml:space="preserve"> or </w:t>
      </w:r>
      <w:r w:rsidRPr="0032750D">
        <w:rPr>
          <w:rStyle w:val="Italic"/>
          <w:rFonts w:eastAsiaTheme="minorHAnsi"/>
          <w:rPrChange w:id="1989" w:author="Frances" w:date="2023-03-21T10:19:00Z">
            <w:rPr>
              <w:rStyle w:val="Literal"/>
              <w:rFonts w:eastAsiaTheme="minorHAnsi"/>
            </w:rPr>
          </w:rPrChange>
        </w:rPr>
        <w:t>master</w:t>
      </w:r>
      <w:r>
        <w:t xml:space="preserve">). </w:t>
      </w:r>
      <w:del w:id="1990" w:author="Frances" w:date="2023-03-21T10:20:00Z">
        <w:r w:rsidDel="004E3D21">
          <w:delText>You then</w:delText>
        </w:r>
      </w:del>
      <w:ins w:id="1991" w:author="Frances" w:date="2023-03-21T10:20:00Z">
        <w:r w:rsidR="004E3D21">
          <w:t>Next,</w:t>
        </w:r>
      </w:ins>
      <w:r>
        <w:t xml:space="preserve"> select </w:t>
      </w:r>
      <w:ins w:id="1992" w:author="Frances" w:date="2023-03-21T10:21:00Z">
        <w:r w:rsidR="004E3D21">
          <w:t>the</w:t>
        </w:r>
      </w:ins>
      <w:del w:id="1993" w:author="Frances" w:date="2023-03-21T10:21:00Z">
        <w:r w:rsidDel="004E3D21">
          <w:delText>a</w:delText>
        </w:r>
      </w:del>
      <w:r>
        <w:t xml:space="preserve"> directory </w:t>
      </w:r>
      <w:del w:id="1994" w:author="Frances" w:date="2023-03-21T10:21:00Z">
        <w:r w:rsidDel="004E3D21">
          <w:delText xml:space="preserve">where </w:delText>
        </w:r>
      </w:del>
      <w:ins w:id="1995" w:author="Frances" w:date="2023-03-21T10:21:00Z">
        <w:r w:rsidR="004E3D21">
          <w:t xml:space="preserve">containing </w:t>
        </w:r>
      </w:ins>
      <w:r>
        <w:t>the HTML files you want to be rendered</w:t>
      </w:r>
      <w:del w:id="1996" w:author="Frances" w:date="2023-03-21T10:21:00Z">
        <w:r w:rsidDel="004E3D21">
          <w:delText xml:space="preserve"> are found</w:delText>
        </w:r>
      </w:del>
      <w:r>
        <w:t xml:space="preserve">. </w:t>
      </w:r>
      <w:ins w:id="1997" w:author="Frances" w:date="2023-03-21T10:21:00Z">
        <w:r w:rsidR="004E3D21">
          <w:t xml:space="preserve">If you configured your website for GitHub pages at the beginning of this chapter, they </w:t>
        </w:r>
      </w:ins>
      <w:del w:id="1998" w:author="Frances" w:date="2023-03-21T10:21:00Z">
        <w:r w:rsidDel="004E3D21">
          <w:delText xml:space="preserve">You have two </w:delText>
        </w:r>
        <w:r w:rsidDel="004E3D21">
          <w:lastRenderedPageBreak/>
          <w:delText xml:space="preserve">options: </w:delText>
        </w:r>
        <w:r w:rsidRPr="00A42FAE" w:rsidDel="004E3D21">
          <w:rPr>
            <w:rStyle w:val="Literal"/>
            <w:rFonts w:eastAsiaTheme="minorHAnsi"/>
          </w:rPr>
          <w:delText>root</w:delText>
        </w:r>
        <w:r w:rsidDel="004E3D21">
          <w:delText xml:space="preserve"> or </w:delText>
        </w:r>
        <w:r w:rsidRPr="00A42FAE" w:rsidDel="004E3D21">
          <w:rPr>
            <w:rStyle w:val="Literal"/>
            <w:rFonts w:eastAsiaTheme="minorHAnsi"/>
          </w:rPr>
          <w:delText>docs</w:delText>
        </w:r>
        <w:r w:rsidDel="004E3D21">
          <w:delText>.</w:delText>
        </w:r>
      </w:del>
      <w:ins w:id="1999" w:author="Frances" w:date="2023-03-21T10:22:00Z">
        <w:r w:rsidR="004E3D21">
          <w:t>should be</w:t>
        </w:r>
      </w:ins>
      <w:del w:id="2000" w:author="Frances" w:date="2023-03-21T10:21:00Z">
        <w:r w:rsidDel="004E3D21">
          <w:delText xml:space="preserve"> </w:delText>
        </w:r>
      </w:del>
      <w:del w:id="2001" w:author="Frances" w:date="2023-03-21T10:22:00Z">
        <w:r w:rsidDel="004E3D21">
          <w:delText>My files are</w:delText>
        </w:r>
      </w:del>
      <w:r>
        <w:t xml:space="preserve"> in </w:t>
      </w:r>
      <w:r w:rsidRPr="004E3D21">
        <w:rPr>
          <w:rStyle w:val="Italic"/>
          <w:rFonts w:eastAsiaTheme="minorHAnsi"/>
          <w:rPrChange w:id="2002" w:author="Frances" w:date="2023-03-21T10:22:00Z">
            <w:rPr>
              <w:rStyle w:val="Literal"/>
              <w:rFonts w:eastAsiaTheme="minorHAnsi"/>
            </w:rPr>
          </w:rPrChange>
        </w:rPr>
        <w:t>docs</w:t>
      </w:r>
      <w:del w:id="2003" w:author="Frances" w:date="2023-03-21T10:22:00Z">
        <w:r w:rsidDel="004E3D21">
          <w:delText xml:space="preserve"> so I’ll choose that</w:delText>
        </w:r>
      </w:del>
      <w:r>
        <w:t xml:space="preserve">. </w:t>
      </w:r>
      <w:del w:id="2004" w:author="Frances" w:date="2023-03-21T10:22:00Z">
        <w:r w:rsidDel="004E3D21">
          <w:delText xml:space="preserve">Do you remember, way back in the beginning, how we told RStudio to configure our website for GitHub pages? Doing so put our HTML files in the </w:delText>
        </w:r>
        <w:r w:rsidRPr="00A42FAE" w:rsidDel="004E3D21">
          <w:rPr>
            <w:rStyle w:val="Literal"/>
            <w:rFonts w:eastAsiaTheme="minorHAnsi"/>
          </w:rPr>
          <w:delText>docs</w:delText>
        </w:r>
        <w:r w:rsidDel="004E3D21">
          <w:delText xml:space="preserve"> folder because that is one place that GitHub Pages looks for such files. </w:delText>
        </w:r>
      </w:del>
      <w:ins w:id="2005" w:author="Frances" w:date="2023-03-21T10:22:00Z">
        <w:r w:rsidR="004E3D21">
          <w:t>H</w:t>
        </w:r>
      </w:ins>
      <w:del w:id="2006" w:author="Frances" w:date="2023-03-21T10:22:00Z">
        <w:r w:rsidDel="004E3D21">
          <w:delText>After we h</w:delText>
        </w:r>
      </w:del>
      <w:r>
        <w:t xml:space="preserve">it </w:t>
      </w:r>
      <w:proofErr w:type="gramStart"/>
      <w:r>
        <w:t>save</w:t>
      </w:r>
      <w:proofErr w:type="gramEnd"/>
      <w:ins w:id="2007" w:author="Frances" w:date="2023-03-21T10:22:00Z">
        <w:r w:rsidR="004E3D21">
          <w:t xml:space="preserve"> and</w:t>
        </w:r>
      </w:ins>
      <w:del w:id="2008" w:author="Frances" w:date="2023-03-21T10:22:00Z">
        <w:r w:rsidDel="004E3D21">
          <w:delText>,</w:delText>
        </w:r>
      </w:del>
      <w:r>
        <w:t xml:space="preserve"> wait a few minutes</w:t>
      </w:r>
      <w:ins w:id="2009" w:author="Frances" w:date="2023-03-21T10:22:00Z">
        <w:r w:rsidR="004E3D21">
          <w:t>.</w:t>
        </w:r>
      </w:ins>
      <w:del w:id="2010" w:author="Frances" w:date="2023-03-21T10:22:00Z">
        <w:r w:rsidDel="004E3D21">
          <w:delText>, and</w:delText>
        </w:r>
      </w:del>
      <w:r>
        <w:t xml:space="preserve"> GitHub </w:t>
      </w:r>
      <w:ins w:id="2011" w:author="Frances" w:date="2023-03-21T10:22:00Z">
        <w:r w:rsidR="004E3D21">
          <w:t>should then</w:t>
        </w:r>
      </w:ins>
      <w:del w:id="2012" w:author="Frances" w:date="2023-03-21T10:22:00Z">
        <w:r w:rsidDel="004E3D21">
          <w:delText>will</w:delText>
        </w:r>
      </w:del>
      <w:r>
        <w:t xml:space="preserve"> show </w:t>
      </w:r>
      <w:del w:id="2013" w:author="Frances" w:date="2023-03-21T10:22:00Z">
        <w:r w:rsidDel="004E3D21">
          <w:delText xml:space="preserve">us </w:delText>
        </w:r>
      </w:del>
      <w:r>
        <w:t>a URL like th</w:t>
      </w:r>
      <w:ins w:id="2014" w:author="Frances" w:date="2023-03-21T10:22:00Z">
        <w:r w:rsidR="004E3D21">
          <w:t>e one</w:t>
        </w:r>
      </w:ins>
      <w:del w:id="2015" w:author="Frances" w:date="2023-03-21T10:22:00Z">
        <w:r w:rsidDel="004E3D21">
          <w:delText>at</w:delText>
        </w:r>
      </w:del>
      <w:r>
        <w:t xml:space="preserve"> in </w:t>
      </w:r>
      <w:r w:rsidR="00790D61">
        <w:t>Figure 9-</w:t>
      </w:r>
      <w:r>
        <w:t>18 where our website now lives.</w:t>
      </w:r>
    </w:p>
    <w:p w14:paraId="42E6FAC8" w14:textId="0089143F" w:rsidR="002D4F87" w:rsidDel="004E3D21" w:rsidRDefault="002D4F87" w:rsidP="00A42FAE">
      <w:pPr>
        <w:pStyle w:val="GraphicSlug"/>
        <w:rPr>
          <w:del w:id="2016" w:author="Frances" w:date="2023-03-21T10:22:00Z"/>
        </w:rPr>
      </w:pPr>
      <w:del w:id="2017" w:author="Frances" w:date="2023-03-21T10:22:00Z">
        <w:r w:rsidDel="004E3D21">
          <w:delText>[</w:delText>
        </w:r>
        <w:r w:rsidR="00C5544E" w:rsidDel="004E3D21">
          <w:delText>F09</w:delText>
        </w:r>
        <w:r w:rsidDel="004E3D21">
          <w:delText>018.png]</w:delText>
        </w:r>
      </w:del>
    </w:p>
    <w:p w14:paraId="322FAB3D" w14:textId="04723B23" w:rsidR="002D4F87" w:rsidDel="004E3D21" w:rsidRDefault="002D4F87" w:rsidP="00C053BD">
      <w:pPr>
        <w:pStyle w:val="CaptionedFigure"/>
        <w:rPr>
          <w:del w:id="2018" w:author="Frances" w:date="2023-03-21T10:22:00Z"/>
        </w:rPr>
      </w:pPr>
      <w:del w:id="2019" w:author="Frances" w:date="2023-03-21T10:22:00Z">
        <w:r w:rsidDel="004E3D21">
          <w:rPr>
            <w:noProof/>
          </w:rPr>
          <w:drawing>
            <wp:inline distT="0" distB="0" distL="0" distR="0" wp14:anchorId="531383E6" wp14:editId="6EDB9131">
              <wp:extent cx="5334000" cy="1589345"/>
              <wp:effectExtent l="0" t="0" r="0" b="0"/>
              <wp:docPr id="449" name="Picture" descr="Figure 9.18: The location of our website published with GitHub Pages"/>
              <wp:cNvGraphicFramePr/>
              <a:graphic xmlns:a="http://schemas.openxmlformats.org/drawingml/2006/main">
                <a:graphicData uri="http://schemas.openxmlformats.org/drawingml/2006/picture">
                  <pic:pic xmlns:pic="http://schemas.openxmlformats.org/drawingml/2006/picture">
                    <pic:nvPicPr>
                      <pic:cNvPr id="450" name="Picture" descr="../../assets/gh-pages-published.png"/>
                      <pic:cNvPicPr>
                        <a:picLocks noChangeAspect="1" noChangeArrowheads="1"/>
                      </pic:cNvPicPr>
                    </pic:nvPicPr>
                    <pic:blipFill>
                      <a:blip r:embed="rId27"/>
                      <a:stretch>
                        <a:fillRect/>
                      </a:stretch>
                    </pic:blipFill>
                    <pic:spPr bwMode="auto">
                      <a:xfrm>
                        <a:off x="0" y="0"/>
                        <a:ext cx="5334000" cy="1589345"/>
                      </a:xfrm>
                      <a:prstGeom prst="rect">
                        <a:avLst/>
                      </a:prstGeom>
                      <a:noFill/>
                      <a:ln w="9525">
                        <a:noFill/>
                        <a:headEnd/>
                        <a:tailEnd/>
                      </a:ln>
                    </pic:spPr>
                  </pic:pic>
                </a:graphicData>
              </a:graphic>
            </wp:inline>
          </w:drawing>
        </w:r>
      </w:del>
    </w:p>
    <w:p w14:paraId="69C9222B" w14:textId="25DA6332" w:rsidR="002D4F87" w:rsidDel="004E3D21" w:rsidRDefault="002D4F87">
      <w:pPr>
        <w:pStyle w:val="CaptionedFigure"/>
        <w:rPr>
          <w:del w:id="2020" w:author="Frances" w:date="2023-03-21T10:22:00Z"/>
        </w:rPr>
        <w:pPrChange w:id="2021" w:author="Frances" w:date="2023-03-21T10:22:00Z">
          <w:pPr>
            <w:pStyle w:val="CaptionLine"/>
          </w:pPr>
        </w:pPrChange>
      </w:pPr>
      <w:del w:id="2022" w:author="Frances" w:date="2023-03-21T10:22:00Z">
        <w:r w:rsidDel="004E3D21">
          <w:delText>The location of our website published with GitHub Pages</w:delText>
        </w:r>
      </w:del>
    </w:p>
    <w:p w14:paraId="6430B1BF" w14:textId="2B04C5BF" w:rsidR="002D4F87" w:rsidRDefault="002D4F87" w:rsidP="00A601C9">
      <w:pPr>
        <w:pStyle w:val="Body"/>
      </w:pPr>
      <w:r>
        <w:t>The best part about hosting your website on GitHub Pages is that</w:t>
      </w:r>
      <w:del w:id="2023" w:author="Frances" w:date="2023-03-21T10:23:00Z">
        <w:r w:rsidDel="00A414A2">
          <w:delText>,</w:delText>
        </w:r>
      </w:del>
      <w:r>
        <w:t xml:space="preserve"> any time you </w:t>
      </w:r>
      <w:del w:id="2024" w:author="Frances" w:date="2023-03-21T10:23:00Z">
        <w:r w:rsidDel="00A414A2">
          <w:delText xml:space="preserve">make </w:delText>
        </w:r>
      </w:del>
      <w:r>
        <w:t>update</w:t>
      </w:r>
      <w:del w:id="2025" w:author="Frances" w:date="2023-03-21T10:23:00Z">
        <w:r w:rsidDel="00A414A2">
          <w:delText>s to</w:delText>
        </w:r>
      </w:del>
      <w:r>
        <w:t xml:space="preserve"> your code or data, the website will update as well. </w:t>
      </w:r>
      <w:del w:id="2026" w:author="Frances" w:date="2023-03-21T10:23:00Z">
        <w:r w:rsidDel="00A414A2">
          <w:delText xml:space="preserve">If I were to run my code next week, render my website again, and push it to GitHub, GitHub Pages would automatically update the website it serves online. </w:delText>
        </w:r>
      </w:del>
      <w:r>
        <w:t>RMarkdown</w:t>
      </w:r>
      <w:ins w:id="2027" w:author="Frances" w:date="2023-03-21T10:27:00Z">
        <w:r w:rsidR="00EC390A">
          <w:t>,</w:t>
        </w:r>
      </w:ins>
      <w:del w:id="2028" w:author="Frances" w:date="2023-03-21T10:27:00Z">
        <w:r w:rsidDel="00EC390A">
          <w:delText>-based websites made with</w:delText>
        </w:r>
      </w:del>
      <w:r>
        <w:t xml:space="preserve"> </w:t>
      </w:r>
      <w:r w:rsidRPr="00A42FAE">
        <w:rPr>
          <w:rStyle w:val="Literal"/>
          <w:rFonts w:eastAsiaTheme="minorHAnsi"/>
        </w:rPr>
        <w:t>distill</w:t>
      </w:r>
      <w:r>
        <w:t xml:space="preserve">, </w:t>
      </w:r>
      <w:del w:id="2029" w:author="Frances" w:date="2023-03-21T10:27:00Z">
        <w:r w:rsidDel="00EC390A">
          <w:delText>combined with</w:delText>
        </w:r>
      </w:del>
      <w:ins w:id="2030" w:author="Frances" w:date="2023-03-21T10:27:00Z">
        <w:r w:rsidR="00EC390A">
          <w:t>and</w:t>
        </w:r>
      </w:ins>
      <w:r>
        <w:t xml:space="preserve"> GitHub Pages</w:t>
      </w:r>
      <w:del w:id="2031" w:author="Frances" w:date="2023-03-21T10:27:00Z">
        <w:r w:rsidDel="00EC390A">
          <w:delText>,</w:delText>
        </w:r>
      </w:del>
      <w:r>
        <w:t xml:space="preserve"> make</w:t>
      </w:r>
      <w:del w:id="2032" w:author="Frances" w:date="2023-03-21T10:27:00Z">
        <w:r w:rsidDel="00EC390A">
          <w:delText>s</w:delText>
        </w:r>
      </w:del>
      <w:r>
        <w:t xml:space="preserve"> building and maintaining websites a snap.</w:t>
      </w:r>
    </w:p>
    <w:p w14:paraId="3B1FDC55" w14:textId="77777777" w:rsidR="002D4F87" w:rsidRDefault="002D4F87" w:rsidP="00501B23">
      <w:pPr>
        <w:pStyle w:val="HeadA"/>
      </w:pPr>
      <w:bookmarkStart w:id="2033" w:name="_Toc130286667"/>
      <w:bookmarkStart w:id="2034" w:name="conclusion-1"/>
      <w:bookmarkEnd w:id="1858"/>
      <w:r>
        <w:t>Conclusion</w:t>
      </w:r>
      <w:bookmarkEnd w:id="2033"/>
    </w:p>
    <w:p w14:paraId="50546A97" w14:textId="00F6F955" w:rsidR="002D4F87" w:rsidDel="008E1A5F" w:rsidRDefault="008E1A5F" w:rsidP="00A601C9">
      <w:pPr>
        <w:pStyle w:val="Body"/>
        <w:rPr>
          <w:del w:id="2035" w:author="Frances" w:date="2023-03-21T10:23:00Z"/>
        </w:rPr>
      </w:pPr>
      <w:commentRangeStart w:id="2036"/>
      <w:ins w:id="2037" w:author="Frances" w:date="2023-03-21T10:31:00Z">
        <w:r>
          <w:t>XXXX</w:t>
        </w:r>
      </w:ins>
      <w:del w:id="2038" w:author="Frances" w:date="2023-03-21T10:23:00Z">
        <w:r w:rsidR="002D4F87" w:rsidDel="00EC390A">
          <w:delText>During my conversation with Matt Herman, I asked him a basic but important question: why did you build the Westchester County COVID-19 website using R? Why not use a more well-known process for building websites? Herman’s answer was twofold.</w:delText>
        </w:r>
      </w:del>
    </w:p>
    <w:commentRangeEnd w:id="2036"/>
    <w:p w14:paraId="76383FB3" w14:textId="77777777" w:rsidR="008E1A5F" w:rsidRDefault="008E1A5F" w:rsidP="00A601C9">
      <w:pPr>
        <w:pStyle w:val="Body"/>
        <w:rPr>
          <w:ins w:id="2039" w:author="Frances" w:date="2023-03-21T10:31:00Z"/>
        </w:rPr>
      </w:pPr>
      <w:r>
        <w:rPr>
          <w:rStyle w:val="CommentReference"/>
          <w:rFonts w:ascii="Times New Roman" w:hAnsi="Times New Roman" w:cs="Times New Roman"/>
          <w:color w:val="auto"/>
          <w:lang w:val="en-CA"/>
        </w:rPr>
        <w:commentReference w:id="2036"/>
      </w:r>
    </w:p>
    <w:p w14:paraId="518A0828" w14:textId="045C20AD" w:rsidR="002D4F87" w:rsidDel="00EC390A" w:rsidRDefault="002D4F87" w:rsidP="00A601C9">
      <w:pPr>
        <w:pStyle w:val="Body"/>
        <w:rPr>
          <w:del w:id="2040" w:author="Frances" w:date="2023-03-21T10:27:00Z"/>
        </w:rPr>
      </w:pPr>
      <w:del w:id="2041" w:author="Frances" w:date="2023-03-21T10:27:00Z">
        <w:r w:rsidDel="00EC390A">
          <w:delText>Herman first said that staying within R just made sense because it was where he was already doing everything else. “As a pretty strong R user,” he said, “I was doing all of my data collection and manipulation and wrangling and visualization and R. Then I could also just stay in R to create the website and to create stuff that I couldn’t make myself in HTML or JavaScript.”</w:delText>
        </w:r>
      </w:del>
    </w:p>
    <w:p w14:paraId="3767D68D" w14:textId="118AAA30" w:rsidR="002D4F87" w:rsidDel="008E1A5F" w:rsidRDefault="002D4F87" w:rsidP="00A601C9">
      <w:pPr>
        <w:pStyle w:val="Body"/>
        <w:rPr>
          <w:del w:id="2042" w:author="Frances" w:date="2023-03-21T10:31:00Z"/>
        </w:rPr>
      </w:pPr>
      <w:del w:id="2043" w:author="Frances" w:date="2023-03-21T10:31:00Z">
        <w:r w:rsidDel="008E1A5F">
          <w:delText>The second reason Herman chose to build his website in R builds on the first. He’s not a front-end web developer and his</w:delText>
        </w:r>
      </w:del>
      <w:del w:id="2044" w:author="Frances" w:date="2023-03-21T10:28:00Z">
        <w:r w:rsidDel="00EC390A">
          <w:delText xml:space="preserve"> familiarity with HTML and Javascript is limited. But, using </w:delText>
        </w:r>
        <w:r w:rsidRPr="00A42FAE" w:rsidDel="00EC390A">
          <w:rPr>
            <w:rStyle w:val="Literal"/>
            <w:rFonts w:eastAsiaTheme="minorHAnsi"/>
          </w:rPr>
          <w:delText>distill</w:delText>
        </w:r>
        <w:r w:rsidDel="00EC390A">
          <w:delText xml:space="preserve">, </w:delText>
        </w:r>
        <w:r w:rsidRPr="00A42FAE" w:rsidDel="00EC390A">
          <w:rPr>
            <w:rStyle w:val="Literal"/>
            <w:rFonts w:eastAsiaTheme="minorHAnsi"/>
          </w:rPr>
          <w:delText>plotly</w:delText>
        </w:r>
        <w:r w:rsidDel="00EC390A">
          <w:delText xml:space="preserve">, and </w:delText>
        </w:r>
        <w:r w:rsidRPr="00A42FAE" w:rsidDel="00EC390A">
          <w:rPr>
            <w:rStyle w:val="Literal"/>
            <w:rFonts w:eastAsiaTheme="minorHAnsi"/>
          </w:rPr>
          <w:delText>DT</w:delText>
        </w:r>
        <w:r w:rsidDel="00EC390A">
          <w:delText>, he can get the benefit of HTML and Javascript because “these R packages have wrapped the JavaScript libraries.</w:delText>
        </w:r>
      </w:del>
      <w:del w:id="2045" w:author="Frances" w:date="2023-03-21T10:31:00Z">
        <w:r w:rsidDel="008E1A5F">
          <w:delText>” If you look at the source code of the website Herman created, you’ll see sophisticated HTML and Javascript. But because the packages he uses convert R code into HTML and Javascript, he is able to build websites he would not otherwise be capable of building.</w:delText>
        </w:r>
      </w:del>
    </w:p>
    <w:p w14:paraId="259EA7E8" w14:textId="3DA3EA7F" w:rsidR="002D4F87" w:rsidRDefault="002D4F87" w:rsidP="00A601C9">
      <w:pPr>
        <w:pStyle w:val="Body"/>
      </w:pPr>
      <w:del w:id="2046" w:author="Frances" w:date="2023-03-21T10:32:00Z">
        <w:r w:rsidDel="008E1A5F">
          <w:delText xml:space="preserve">Since we spoke, </w:delText>
        </w:r>
      </w:del>
      <w:r>
        <w:t>Herman has continued building websites with R. He and</w:t>
      </w:r>
      <w:del w:id="2047" w:author="Frances" w:date="2023-03-21T10:32:00Z">
        <w:r w:rsidDel="008E1A5F">
          <w:delText xml:space="preserve"> and</w:delText>
        </w:r>
      </w:del>
      <w:r>
        <w:t xml:space="preserve"> his </w:t>
      </w:r>
      <w:del w:id="2048" w:author="Frances" w:date="2023-03-21T10:32:00Z">
        <w:r w:rsidDel="008E1A5F">
          <w:delText xml:space="preserve">current </w:delText>
        </w:r>
      </w:del>
      <w:r>
        <w:t>colleagues at the Council of State Governments Justice Center</w:t>
      </w:r>
      <w:del w:id="2049" w:author="Frances" w:date="2023-03-21T10:32:00Z">
        <w:r w:rsidDel="008E1A5F">
          <w:delText>,</w:delText>
        </w:r>
      </w:del>
      <w:r>
        <w:t xml:space="preserve"> have made a great website using Quarto, the language-agnostic version of R Markdown. This website, found at </w:t>
      </w:r>
      <w:r>
        <w:fldChar w:fldCharType="begin"/>
      </w:r>
      <w:r>
        <w:instrText>HYPERLINK "https://projects.csgjusticecenter.org/tools-for-states-to-address-crime/" \h</w:instrText>
      </w:r>
      <w:r>
        <w:fldChar w:fldCharType="separate"/>
      </w:r>
      <w:r w:rsidRPr="00815E76">
        <w:rPr>
          <w:rStyle w:val="LinkURL"/>
          <w:rFonts w:eastAsiaTheme="minorHAnsi"/>
          <w:rPrChange w:id="2050" w:author="Frances" w:date="2023-03-20T16:00:00Z">
            <w:rPr>
              <w:rStyle w:val="Hyperlink"/>
              <w:rFonts w:eastAsiaTheme="minorHAnsi"/>
            </w:rPr>
          </w:rPrChange>
        </w:rPr>
        <w:t>https://projects.csgjusticecenter.org/tools-for-states-to-address-crime</w:t>
      </w:r>
      <w:r>
        <w:rPr>
          <w:rStyle w:val="Hyperlink"/>
          <w:rFonts w:eastAsiaTheme="minorHAnsi"/>
        </w:rPr>
        <w:t>/</w:t>
      </w:r>
      <w:r>
        <w:rPr>
          <w:rStyle w:val="Hyperlink"/>
          <w:rFonts w:eastAsiaTheme="minorHAnsi"/>
        </w:rPr>
        <w:fldChar w:fldCharType="end"/>
      </w:r>
      <w:r>
        <w:t>, highlights crime trends throughout the United States using many of the same techniques we’ve discussed in this chapter.</w:t>
      </w:r>
    </w:p>
    <w:p w14:paraId="529C2A19" w14:textId="44A6C540" w:rsidR="002D4F87" w:rsidDel="008E1A5F" w:rsidRDefault="002D4F87" w:rsidP="00A601C9">
      <w:pPr>
        <w:pStyle w:val="Body"/>
        <w:rPr>
          <w:del w:id="2051" w:author="Frances" w:date="2023-03-21T10:31:00Z"/>
        </w:rPr>
      </w:pPr>
      <w:del w:id="2052" w:author="Frances" w:date="2023-03-21T10:31:00Z">
        <w:r w:rsidDel="008E1A5F">
          <w:delText xml:space="preserve">No matter which specific packages you use, using R gives you a quick way to develop complex websites without having to be a sophisticated front-end web developer. The websites </w:delText>
        </w:r>
        <w:r w:rsidDel="008E1A5F">
          <w:lastRenderedPageBreak/>
          <w:delText>look good and communicate well. They are one more way that R can help you share your results with the world.</w:delText>
        </w:r>
      </w:del>
    </w:p>
    <w:bookmarkEnd w:id="2"/>
    <w:bookmarkEnd w:id="2034"/>
    <w:p w14:paraId="4C07F179" w14:textId="77777777" w:rsidR="00FF3BE6" w:rsidRDefault="00FF3BE6"/>
    <w:sectPr w:rsidR="00FF3B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6" w:author="Frances" w:date="2023-03-20T13:53:00Z" w:initials="FS">
    <w:p w14:paraId="3BF88C71" w14:textId="66813C6C" w:rsidR="00FA112C" w:rsidRDefault="00FA112C">
      <w:pPr>
        <w:pStyle w:val="CommentText"/>
      </w:pPr>
      <w:r>
        <w:rPr>
          <w:rStyle w:val="CommentReference"/>
        </w:rPr>
        <w:annotationRef/>
      </w:r>
      <w:r>
        <w:t xml:space="preserve">I recommend whiting out the “updated” line at the bottom of the </w:t>
      </w:r>
      <w:r w:rsidR="00C053BD">
        <w:t xml:space="preserve">website </w:t>
      </w:r>
      <w:r>
        <w:t>page to avoid dating the book</w:t>
      </w:r>
    </w:p>
  </w:comment>
  <w:comment w:id="297" w:author="Frances" w:date="2023-03-21T10:44:00Z" w:initials="FS">
    <w:p w14:paraId="3BBCE25A" w14:textId="31D5A6B4" w:rsidR="00C053BD" w:rsidRDefault="00C053BD">
      <w:pPr>
        <w:pStyle w:val="CommentText"/>
      </w:pPr>
      <w:r>
        <w:rPr>
          <w:rStyle w:val="CommentReference"/>
        </w:rPr>
        <w:annotationRef/>
      </w:r>
      <w:r>
        <w:t>Consider mentioning whether adding pages to the website is a matter of creating a new RMarkdown file in the doc folder</w:t>
      </w:r>
    </w:p>
  </w:comment>
  <w:comment w:id="390" w:author="Frances" w:date="2023-03-20T15:38:00Z" w:initials="FS">
    <w:p w14:paraId="4DEEC199" w14:textId="4FECFA4F" w:rsidR="002B1DFD" w:rsidRDefault="002B1DFD">
      <w:pPr>
        <w:pStyle w:val="CommentText"/>
      </w:pPr>
      <w:r>
        <w:rPr>
          <w:rStyle w:val="CommentReference"/>
        </w:rPr>
        <w:annotationRef/>
      </w:r>
      <w:r>
        <w:t>Consider explaining where other R Markdown files would go in the website’s hierarchy</w:t>
      </w:r>
    </w:p>
  </w:comment>
  <w:comment w:id="456" w:author="Frances" w:date="2023-03-20T15:48:00Z" w:initials="FS">
    <w:p w14:paraId="52A5C9F3" w14:textId="2EE39D46" w:rsidR="0090591E" w:rsidRDefault="0090591E">
      <w:pPr>
        <w:pStyle w:val="CommentText"/>
      </w:pPr>
      <w:r>
        <w:rPr>
          <w:rStyle w:val="CommentReference"/>
        </w:rPr>
        <w:annotationRef/>
      </w:r>
      <w:r>
        <w:t xml:space="preserve">Clarify how this description differs from the one in the </w:t>
      </w:r>
      <w:proofErr w:type="spellStart"/>
      <w:r>
        <w:t>Index.Rmd</w:t>
      </w:r>
      <w:proofErr w:type="spellEnd"/>
      <w:r>
        <w:t xml:space="preserve"> file</w:t>
      </w:r>
    </w:p>
  </w:comment>
  <w:comment w:id="543" w:author="Frances" w:date="2023-03-20T15:50:00Z" w:initials="FS">
    <w:p w14:paraId="051FFF3D" w14:textId="55D7E6EC" w:rsidR="0090591E" w:rsidRDefault="0090591E">
      <w:pPr>
        <w:pStyle w:val="CommentText"/>
      </w:pPr>
      <w:r>
        <w:rPr>
          <w:rStyle w:val="CommentReference"/>
        </w:rPr>
        <w:annotationRef/>
      </w:r>
      <w:r>
        <w:t xml:space="preserve">Mention whether readers will have to add a new text and </w:t>
      </w:r>
      <w:proofErr w:type="spellStart"/>
      <w:r>
        <w:t>href</w:t>
      </w:r>
      <w:proofErr w:type="spellEnd"/>
      <w:r>
        <w:t xml:space="preserve"> parameter for any new pages they add to their website</w:t>
      </w:r>
    </w:p>
  </w:comment>
  <w:comment w:id="655" w:author="Frances" w:date="2023-03-20T14:16:00Z" w:initials="FS">
    <w:p w14:paraId="3A47AB0F" w14:textId="579E5A38" w:rsidR="009E1560" w:rsidRDefault="009E1560">
      <w:pPr>
        <w:pStyle w:val="CommentText"/>
      </w:pPr>
      <w:r>
        <w:rPr>
          <w:rStyle w:val="CommentReference"/>
        </w:rPr>
        <w:annotationRef/>
      </w:r>
      <w:r>
        <w:t>Will opening any of the files show the same page? Or will they show different pages?</w:t>
      </w:r>
    </w:p>
  </w:comment>
  <w:comment w:id="678" w:author="Frances" w:date="2023-03-20T14:19:00Z" w:initials="FS">
    <w:p w14:paraId="316C6133" w14:textId="6EB2C6EC" w:rsidR="009E1560" w:rsidRDefault="009E1560">
      <w:pPr>
        <w:pStyle w:val="CommentText"/>
      </w:pPr>
      <w:r>
        <w:rPr>
          <w:rStyle w:val="CommentReference"/>
        </w:rPr>
        <w:annotationRef/>
      </w:r>
      <w:r>
        <w:t>Clarify where readers should run this function</w:t>
      </w:r>
    </w:p>
  </w:comment>
  <w:comment w:id="1484" w:author="Frances" w:date="2023-03-21T10:02:00Z" w:initials="FS">
    <w:p w14:paraId="783D3103" w14:textId="3DD1512E" w:rsidR="007C5083" w:rsidRDefault="007C5083">
      <w:pPr>
        <w:pStyle w:val="CommentText"/>
      </w:pPr>
      <w:r>
        <w:rPr>
          <w:rStyle w:val="CommentReference"/>
        </w:rPr>
        <w:annotationRef/>
      </w:r>
      <w:r>
        <w:t>Consider reminding readers that they have to import any new packages they use</w:t>
      </w:r>
    </w:p>
  </w:comment>
  <w:comment w:id="1726" w:author="Frances" w:date="2023-03-20T15:31:00Z" w:initials="FS">
    <w:p w14:paraId="68251CC5" w14:textId="44B0A6E7" w:rsidR="00BF7702" w:rsidRDefault="00BF7702">
      <w:pPr>
        <w:pStyle w:val="CommentText"/>
      </w:pPr>
      <w:r>
        <w:rPr>
          <w:rStyle w:val="CommentReference"/>
        </w:rPr>
        <w:annotationRef/>
      </w:r>
      <w:r>
        <w:t xml:space="preserve">Please walk through all changes you’ve made to this code, and consider applying our </w:t>
      </w:r>
      <w:proofErr w:type="spellStart"/>
      <w:r>
        <w:t>LiteralBold</w:t>
      </w:r>
      <w:proofErr w:type="spellEnd"/>
      <w:r>
        <w:t xml:space="preserve"> style to highlight them</w:t>
      </w:r>
    </w:p>
  </w:comment>
  <w:comment w:id="1923" w:author="Frances" w:date="2023-03-21T10:14:00Z" w:initials="FS">
    <w:p w14:paraId="65799253" w14:textId="06EE8A2E" w:rsidR="00382790" w:rsidRDefault="00382790">
      <w:pPr>
        <w:pStyle w:val="CommentText"/>
      </w:pPr>
      <w:r>
        <w:rPr>
          <w:rStyle w:val="CommentReference"/>
        </w:rPr>
        <w:annotationRef/>
      </w:r>
      <w:r>
        <w:t>Clarify where readers would put code like this. Would this go within the project’s files somewhere?</w:t>
      </w:r>
    </w:p>
  </w:comment>
  <w:comment w:id="2036" w:author="Frances" w:date="2023-03-21T10:31:00Z" w:initials="FS">
    <w:p w14:paraId="27376200" w14:textId="44140CF2" w:rsidR="008E1A5F" w:rsidRDefault="008E1A5F">
      <w:pPr>
        <w:pStyle w:val="CommentText"/>
      </w:pPr>
      <w:r>
        <w:rPr>
          <w:rStyle w:val="CommentReference"/>
        </w:rPr>
        <w:annotationRef/>
      </w:r>
      <w:r>
        <w:t>Please use this space to summarize the lessons covered in the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F88C71" w15:done="0"/>
  <w15:commentEx w15:paraId="3BBCE25A" w15:done="0"/>
  <w15:commentEx w15:paraId="4DEEC199" w15:done="0"/>
  <w15:commentEx w15:paraId="52A5C9F3" w15:done="0"/>
  <w15:commentEx w15:paraId="051FFF3D" w15:done="0"/>
  <w15:commentEx w15:paraId="3A47AB0F" w15:done="0"/>
  <w15:commentEx w15:paraId="316C6133" w15:done="0"/>
  <w15:commentEx w15:paraId="783D3103" w15:done="0"/>
  <w15:commentEx w15:paraId="68251CC5" w15:done="0"/>
  <w15:commentEx w15:paraId="65799253" w15:done="0"/>
  <w15:commentEx w15:paraId="273762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2E3D1" w16cex:dateUtc="2023-03-20T18:53:00Z"/>
  <w16cex:commentExtensible w16cex:durableId="27C4091A" w16cex:dateUtc="2023-03-21T15:44:00Z"/>
  <w16cex:commentExtensible w16cex:durableId="27C2FC77" w16cex:dateUtc="2023-03-20T20:38:00Z"/>
  <w16cex:commentExtensible w16cex:durableId="27C2FEB4" w16cex:dateUtc="2023-03-20T20:48:00Z"/>
  <w16cex:commentExtensible w16cex:durableId="27C2FF4D" w16cex:dateUtc="2023-03-20T20:50:00Z"/>
  <w16cex:commentExtensible w16cex:durableId="27C2E955" w16cex:dateUtc="2023-03-20T19:16:00Z"/>
  <w16cex:commentExtensible w16cex:durableId="27C2E9D4" w16cex:dateUtc="2023-03-20T19:19:00Z"/>
  <w16cex:commentExtensible w16cex:durableId="27C3FF33" w16cex:dateUtc="2023-03-21T15:02:00Z"/>
  <w16cex:commentExtensible w16cex:durableId="27C2FAB5" w16cex:dateUtc="2023-03-20T20:31:00Z"/>
  <w16cex:commentExtensible w16cex:durableId="27C40201" w16cex:dateUtc="2023-03-21T15:14:00Z"/>
  <w16cex:commentExtensible w16cex:durableId="27C40617" w16cex:dateUtc="2023-03-21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F88C71" w16cid:durableId="27C2E3D1"/>
  <w16cid:commentId w16cid:paraId="3BBCE25A" w16cid:durableId="27C4091A"/>
  <w16cid:commentId w16cid:paraId="4DEEC199" w16cid:durableId="27C2FC77"/>
  <w16cid:commentId w16cid:paraId="52A5C9F3" w16cid:durableId="27C2FEB4"/>
  <w16cid:commentId w16cid:paraId="051FFF3D" w16cid:durableId="27C2FF4D"/>
  <w16cid:commentId w16cid:paraId="3A47AB0F" w16cid:durableId="27C2E955"/>
  <w16cid:commentId w16cid:paraId="316C6133" w16cid:durableId="27C2E9D4"/>
  <w16cid:commentId w16cid:paraId="783D3103" w16cid:durableId="27C3FF33"/>
  <w16cid:commentId w16cid:paraId="68251CC5" w16cid:durableId="27C2FAB5"/>
  <w16cid:commentId w16cid:paraId="65799253" w16cid:durableId="27C40201"/>
  <w16cid:commentId w16cid:paraId="27376200" w16cid:durableId="27C406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0000000000000000000"/>
    <w:charset w:val="4D"/>
    <w:family w:val="auto"/>
    <w:notTrueType/>
    <w:pitch w:val="default"/>
    <w:sig w:usb0="00000003" w:usb1="00000000" w:usb2="00000000" w:usb3="00000000" w:csb0="00000001" w:csb1="00000000"/>
  </w:font>
  <w:font w:name="DogmaOT-Bold">
    <w:altName w:val="Calibri"/>
    <w:panose1 w:val="00000000000000000000"/>
    <w:charset w:val="4D"/>
    <w:family w:val="auto"/>
    <w:notTrueType/>
    <w:pitch w:val="default"/>
    <w:sig w:usb0="00000003" w:usb1="00000000" w:usb2="00000000" w:usb3="00000000" w:csb0="00000001" w:csb1="00000000"/>
  </w:font>
  <w:font w:name="NewBaskervilleStd-Roman">
    <w:altName w:val="Calibri"/>
    <w:panose1 w:val="00000000000000000000"/>
    <w:charset w:val="00"/>
    <w:family w:val="roman"/>
    <w:notTrueType/>
    <w:pitch w:val="variable"/>
    <w:sig w:usb0="800000AF" w:usb1="5000204A" w:usb2="00000000" w:usb3="00000000" w:csb0="00000001" w:csb1="00000000"/>
  </w:font>
  <w:font w:name="Times Roman">
    <w:altName w:val="Times New Roman"/>
    <w:charset w:val="00"/>
    <w:family w:val="auto"/>
    <w:pitch w:val="variable"/>
    <w:sig w:usb0="E00002FF" w:usb1="5000205A" w:usb2="00000000" w:usb3="00000000" w:csb0="0000019F" w:csb1="00000000"/>
  </w:font>
  <w:font w:name="NewBaskervilleEF-Bold">
    <w:altName w:val="Calibri"/>
    <w:charset w:val="00"/>
    <w:family w:val="auto"/>
    <w:pitch w:val="variable"/>
    <w:sig w:usb0="8000002F" w:usb1="4000204A" w:usb2="00000000" w:usb3="00000000" w:csb0="00000001" w:csb1="00000000"/>
  </w:font>
  <w:font w:name="FuturaPT-Book">
    <w:altName w:val="Century Gothic"/>
    <w:panose1 w:val="00000000000000000000"/>
    <w:charset w:val="4D"/>
    <w:family w:val="auto"/>
    <w:notTrueType/>
    <w:pitch w:val="default"/>
    <w:sig w:usb0="00000003" w:usb1="00000000" w:usb2="00000000" w:usb3="00000000" w:csb0="00000001" w:csb1="00000000"/>
  </w:font>
  <w:font w:name="FuturaPT-BookObl">
    <w:altName w:val="Century Gothic"/>
    <w:panose1 w:val="00000000000000000000"/>
    <w:charset w:val="4D"/>
    <w:family w:val="auto"/>
    <w:notTrueType/>
    <w:pitch w:val="default"/>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TheSansMonoCondensed-Plain">
    <w:altName w:val="Calibri"/>
    <w:panose1 w:val="00000000000000000000"/>
    <w:charset w:val="4D"/>
    <w:family w:val="auto"/>
    <w:notTrueType/>
    <w:pitch w:val="default"/>
    <w:sig w:usb0="00000003" w:usb1="00000000" w:usb2="00000000" w:usb3="00000000" w:csb0="00000001" w:csb1="00000000"/>
  </w:font>
  <w:font w:name="FuturaPT-Heavy">
    <w:altName w:val="Century Gothic"/>
    <w:panose1 w:val="00000000000000000000"/>
    <w:charset w:val="4D"/>
    <w:family w:val="auto"/>
    <w:notTrueType/>
    <w:pitch w:val="default"/>
    <w:sig w:usb0="00000003" w:usb1="00000000" w:usb2="00000000" w:usb3="00000000" w:csb0="00000001" w:csb1="00000000"/>
  </w:font>
  <w:font w:name="NewBaskerville">
    <w:altName w:val="Times New Roman"/>
    <w:charset w:val="01"/>
    <w:family w:val="swiss"/>
    <w:pitch w:val="variable"/>
    <w:sig w:usb0="00000003" w:usb1="00000000" w:usb2="00000000" w:usb3="00000000" w:csb0="00000001" w:csb1="00000000"/>
  </w:font>
  <w:font w:name="NewBaskervilleStd-Italic">
    <w:altName w:val="Calibri"/>
    <w:panose1 w:val="00000000000000000000"/>
    <w:charset w:val="4D"/>
    <w:family w:val="auto"/>
    <w:notTrueType/>
    <w:pitch w:val="default"/>
    <w:sig w:usb0="00000003" w:usb1="00000000" w:usb2="00000000" w:usb3="00000000" w:csb0="00000001" w:csb1="00000000"/>
  </w:font>
  <w:font w:name="FuturaPT-Bold">
    <w:altName w:val="Century Gothic"/>
    <w:panose1 w:val="00000000000000000000"/>
    <w:charset w:val="4D"/>
    <w:family w:val="auto"/>
    <w:notTrueType/>
    <w:pitch w:val="default"/>
    <w:sig w:usb0="00000003" w:usb1="00000000" w:usb2="00000000" w:usb3="00000000" w:csb0="00000001" w:csb1="00000000"/>
  </w:font>
  <w:font w:name="FuturaPTCond-BoldObl">
    <w:altName w:val="Century Gothic"/>
    <w:panose1 w:val="00000000000000000000"/>
    <w:charset w:val="4D"/>
    <w:family w:val="auto"/>
    <w:notTrueType/>
    <w:pitch w:val="default"/>
    <w:sig w:usb0="00000003" w:usb1="00000000" w:usb2="00000000" w:usb3="00000000" w:csb0="00000001" w:csb1="00000000"/>
  </w:font>
  <w:font w:name="NewBaskervilleStd-Bold">
    <w:altName w:val="Calibri"/>
    <w:panose1 w:val="00000000000000000000"/>
    <w:charset w:val="4D"/>
    <w:family w:val="auto"/>
    <w:notTrueType/>
    <w:pitch w:val="default"/>
    <w:sig w:usb0="00000003" w:usb1="00000000" w:usb2="00000000" w:usb3="00000000" w:csb0="00000001" w:csb1="00000000"/>
  </w:font>
  <w:font w:name="TheSansMonoCondensed-Bold">
    <w:altName w:val="Arial"/>
    <w:panose1 w:val="00000000000000000000"/>
    <w:charset w:val="00"/>
    <w:family w:val="swiss"/>
    <w:notTrueType/>
    <w:pitch w:val="variable"/>
    <w:sig w:usb0="00000003" w:usb1="00000000" w:usb2="00000000" w:usb3="00000000" w:csb0="00000009" w:csb1="00000000"/>
  </w:font>
  <w:font w:name="TheSansMonoCondensed-Italic">
    <w:altName w:val="Calibri"/>
    <w:panose1 w:val="00000000000000000000"/>
    <w:charset w:val="4D"/>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Wingdings2">
    <w:altName w:val="Arial"/>
    <w:panose1 w:val="00000000000000000000"/>
    <w:charset w:val="02"/>
    <w:family w:val="auto"/>
    <w:notTrueType/>
    <w:pitch w:val="default"/>
  </w:font>
  <w:font w:name="Apple Color Emoj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38241B7"/>
    <w:multiLevelType w:val="multilevel"/>
    <w:tmpl w:val="706E9F88"/>
    <w:numStyleLink w:val="ChapterNumbering"/>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F829CF"/>
    <w:multiLevelType w:val="multilevel"/>
    <w:tmpl w:val="9872CBB2"/>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5"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6"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1906408527">
    <w:abstractNumId w:val="36"/>
  </w:num>
  <w:num w:numId="2" w16cid:durableId="839738280">
    <w:abstractNumId w:val="23"/>
  </w:num>
  <w:num w:numId="3" w16cid:durableId="2035765138">
    <w:abstractNumId w:val="18"/>
  </w:num>
  <w:num w:numId="4" w16cid:durableId="1782413601">
    <w:abstractNumId w:val="24"/>
  </w:num>
  <w:num w:numId="5" w16cid:durableId="34043292">
    <w:abstractNumId w:val="39"/>
  </w:num>
  <w:num w:numId="6" w16cid:durableId="657197984">
    <w:abstractNumId w:val="14"/>
  </w:num>
  <w:num w:numId="7" w16cid:durableId="562257148">
    <w:abstractNumId w:val="34"/>
  </w:num>
  <w:num w:numId="8" w16cid:durableId="1959144100">
    <w:abstractNumId w:val="31"/>
  </w:num>
  <w:num w:numId="9" w16cid:durableId="97529646">
    <w:abstractNumId w:val="40"/>
  </w:num>
  <w:num w:numId="10" w16cid:durableId="922687557">
    <w:abstractNumId w:val="26"/>
  </w:num>
  <w:num w:numId="11" w16cid:durableId="1045712546">
    <w:abstractNumId w:val="10"/>
  </w:num>
  <w:num w:numId="12" w16cid:durableId="605312828">
    <w:abstractNumId w:val="8"/>
  </w:num>
  <w:num w:numId="13" w16cid:durableId="689331847">
    <w:abstractNumId w:val="7"/>
  </w:num>
  <w:num w:numId="14" w16cid:durableId="1410224483">
    <w:abstractNumId w:val="6"/>
  </w:num>
  <w:num w:numId="15" w16cid:durableId="922102284">
    <w:abstractNumId w:val="5"/>
  </w:num>
  <w:num w:numId="16" w16cid:durableId="943683998">
    <w:abstractNumId w:val="9"/>
  </w:num>
  <w:num w:numId="17" w16cid:durableId="665978325">
    <w:abstractNumId w:val="4"/>
  </w:num>
  <w:num w:numId="18" w16cid:durableId="668873865">
    <w:abstractNumId w:val="3"/>
  </w:num>
  <w:num w:numId="19" w16cid:durableId="1757751221">
    <w:abstractNumId w:val="2"/>
  </w:num>
  <w:num w:numId="20" w16cid:durableId="1185054350">
    <w:abstractNumId w:val="1"/>
  </w:num>
  <w:num w:numId="21" w16cid:durableId="88044804">
    <w:abstractNumId w:val="10"/>
  </w:num>
  <w:num w:numId="22" w16cid:durableId="997655724">
    <w:abstractNumId w:val="8"/>
  </w:num>
  <w:num w:numId="23" w16cid:durableId="1543790120">
    <w:abstractNumId w:val="7"/>
  </w:num>
  <w:num w:numId="24" w16cid:durableId="490296066">
    <w:abstractNumId w:val="6"/>
  </w:num>
  <w:num w:numId="25" w16cid:durableId="580793992">
    <w:abstractNumId w:val="5"/>
  </w:num>
  <w:num w:numId="26" w16cid:durableId="1805077271">
    <w:abstractNumId w:val="9"/>
  </w:num>
  <w:num w:numId="27" w16cid:durableId="66148417">
    <w:abstractNumId w:val="4"/>
  </w:num>
  <w:num w:numId="28" w16cid:durableId="436101514">
    <w:abstractNumId w:val="3"/>
  </w:num>
  <w:num w:numId="29" w16cid:durableId="1267812306">
    <w:abstractNumId w:val="2"/>
  </w:num>
  <w:num w:numId="30" w16cid:durableId="1580673574">
    <w:abstractNumId w:val="1"/>
  </w:num>
  <w:num w:numId="31" w16cid:durableId="1879470676">
    <w:abstractNumId w:val="10"/>
  </w:num>
  <w:num w:numId="32" w16cid:durableId="1542595221">
    <w:abstractNumId w:val="8"/>
  </w:num>
  <w:num w:numId="33" w16cid:durableId="282733676">
    <w:abstractNumId w:val="7"/>
  </w:num>
  <w:num w:numId="34" w16cid:durableId="1797336914">
    <w:abstractNumId w:val="6"/>
  </w:num>
  <w:num w:numId="35" w16cid:durableId="2008707025">
    <w:abstractNumId w:val="5"/>
  </w:num>
  <w:num w:numId="36" w16cid:durableId="939290345">
    <w:abstractNumId w:val="9"/>
  </w:num>
  <w:num w:numId="37" w16cid:durableId="1222213073">
    <w:abstractNumId w:val="4"/>
  </w:num>
  <w:num w:numId="38" w16cid:durableId="1493333131">
    <w:abstractNumId w:val="3"/>
  </w:num>
  <w:num w:numId="39" w16cid:durableId="71660842">
    <w:abstractNumId w:val="2"/>
  </w:num>
  <w:num w:numId="40" w16cid:durableId="1187134388">
    <w:abstractNumId w:val="1"/>
  </w:num>
  <w:num w:numId="41" w16cid:durableId="1917127824">
    <w:abstractNumId w:val="10"/>
  </w:num>
  <w:num w:numId="42" w16cid:durableId="128476310">
    <w:abstractNumId w:val="8"/>
  </w:num>
  <w:num w:numId="43" w16cid:durableId="1063405954">
    <w:abstractNumId w:val="7"/>
  </w:num>
  <w:num w:numId="44" w16cid:durableId="1966542191">
    <w:abstractNumId w:val="6"/>
  </w:num>
  <w:num w:numId="45" w16cid:durableId="260309034">
    <w:abstractNumId w:val="5"/>
  </w:num>
  <w:num w:numId="46" w16cid:durableId="714890660">
    <w:abstractNumId w:val="9"/>
  </w:num>
  <w:num w:numId="47" w16cid:durableId="601112659">
    <w:abstractNumId w:val="4"/>
  </w:num>
  <w:num w:numId="48" w16cid:durableId="1466045995">
    <w:abstractNumId w:val="3"/>
  </w:num>
  <w:num w:numId="49" w16cid:durableId="1466966966">
    <w:abstractNumId w:val="2"/>
  </w:num>
  <w:num w:numId="50" w16cid:durableId="314844016">
    <w:abstractNumId w:val="1"/>
  </w:num>
  <w:num w:numId="51" w16cid:durableId="1544172549">
    <w:abstractNumId w:val="10"/>
  </w:num>
  <w:num w:numId="52" w16cid:durableId="1775636826">
    <w:abstractNumId w:val="8"/>
  </w:num>
  <w:num w:numId="53" w16cid:durableId="555318134">
    <w:abstractNumId w:val="7"/>
  </w:num>
  <w:num w:numId="54" w16cid:durableId="1636830738">
    <w:abstractNumId w:val="6"/>
  </w:num>
  <w:num w:numId="55" w16cid:durableId="585695928">
    <w:abstractNumId w:val="5"/>
  </w:num>
  <w:num w:numId="56" w16cid:durableId="1971544326">
    <w:abstractNumId w:val="9"/>
  </w:num>
  <w:num w:numId="57" w16cid:durableId="457452575">
    <w:abstractNumId w:val="4"/>
  </w:num>
  <w:num w:numId="58" w16cid:durableId="1990287198">
    <w:abstractNumId w:val="3"/>
  </w:num>
  <w:num w:numId="59" w16cid:durableId="1586303391">
    <w:abstractNumId w:val="2"/>
  </w:num>
  <w:num w:numId="60" w16cid:durableId="1625235912">
    <w:abstractNumId w:val="1"/>
  </w:num>
  <w:num w:numId="61" w16cid:durableId="747532110">
    <w:abstractNumId w:val="10"/>
  </w:num>
  <w:num w:numId="62" w16cid:durableId="1054040841">
    <w:abstractNumId w:val="8"/>
  </w:num>
  <w:num w:numId="63" w16cid:durableId="174610815">
    <w:abstractNumId w:val="7"/>
  </w:num>
  <w:num w:numId="64" w16cid:durableId="1683169068">
    <w:abstractNumId w:val="6"/>
  </w:num>
  <w:num w:numId="65" w16cid:durableId="1471433410">
    <w:abstractNumId w:val="5"/>
  </w:num>
  <w:num w:numId="66" w16cid:durableId="732700250">
    <w:abstractNumId w:val="9"/>
  </w:num>
  <w:num w:numId="67" w16cid:durableId="1117217599">
    <w:abstractNumId w:val="4"/>
  </w:num>
  <w:num w:numId="68" w16cid:durableId="1691838985">
    <w:abstractNumId w:val="3"/>
  </w:num>
  <w:num w:numId="69" w16cid:durableId="285739702">
    <w:abstractNumId w:val="2"/>
  </w:num>
  <w:num w:numId="70" w16cid:durableId="1519344610">
    <w:abstractNumId w:val="1"/>
  </w:num>
  <w:num w:numId="71" w16cid:durableId="1789422854">
    <w:abstractNumId w:val="10"/>
  </w:num>
  <w:num w:numId="72" w16cid:durableId="1234513509">
    <w:abstractNumId w:val="8"/>
  </w:num>
  <w:num w:numId="73" w16cid:durableId="1614629316">
    <w:abstractNumId w:val="7"/>
  </w:num>
  <w:num w:numId="74" w16cid:durableId="703139624">
    <w:abstractNumId w:val="6"/>
  </w:num>
  <w:num w:numId="75" w16cid:durableId="44381062">
    <w:abstractNumId w:val="5"/>
  </w:num>
  <w:num w:numId="76" w16cid:durableId="1298796069">
    <w:abstractNumId w:val="9"/>
  </w:num>
  <w:num w:numId="77" w16cid:durableId="609973260">
    <w:abstractNumId w:val="4"/>
  </w:num>
  <w:num w:numId="78" w16cid:durableId="992107129">
    <w:abstractNumId w:val="3"/>
  </w:num>
  <w:num w:numId="79" w16cid:durableId="1840151995">
    <w:abstractNumId w:val="2"/>
  </w:num>
  <w:num w:numId="80" w16cid:durableId="885868999">
    <w:abstractNumId w:val="1"/>
  </w:num>
  <w:num w:numId="81" w16cid:durableId="2021159278">
    <w:abstractNumId w:val="10"/>
  </w:num>
  <w:num w:numId="82" w16cid:durableId="1900748882">
    <w:abstractNumId w:val="8"/>
  </w:num>
  <w:num w:numId="83" w16cid:durableId="958100579">
    <w:abstractNumId w:val="7"/>
  </w:num>
  <w:num w:numId="84" w16cid:durableId="1335302451">
    <w:abstractNumId w:val="6"/>
  </w:num>
  <w:num w:numId="85" w16cid:durableId="406653495">
    <w:abstractNumId w:val="5"/>
  </w:num>
  <w:num w:numId="86" w16cid:durableId="1442796743">
    <w:abstractNumId w:val="9"/>
  </w:num>
  <w:num w:numId="87" w16cid:durableId="1681857195">
    <w:abstractNumId w:val="4"/>
  </w:num>
  <w:num w:numId="88" w16cid:durableId="905070440">
    <w:abstractNumId w:val="3"/>
  </w:num>
  <w:num w:numId="89" w16cid:durableId="1149057239">
    <w:abstractNumId w:val="2"/>
  </w:num>
  <w:num w:numId="90" w16cid:durableId="66929050">
    <w:abstractNumId w:val="1"/>
  </w:num>
  <w:num w:numId="91" w16cid:durableId="1259871896">
    <w:abstractNumId w:val="10"/>
  </w:num>
  <w:num w:numId="92" w16cid:durableId="2013098907">
    <w:abstractNumId w:val="8"/>
  </w:num>
  <w:num w:numId="93" w16cid:durableId="172185014">
    <w:abstractNumId w:val="7"/>
  </w:num>
  <w:num w:numId="94" w16cid:durableId="2016880470">
    <w:abstractNumId w:val="6"/>
  </w:num>
  <w:num w:numId="95" w16cid:durableId="927808069">
    <w:abstractNumId w:val="5"/>
  </w:num>
  <w:num w:numId="96" w16cid:durableId="2061855633">
    <w:abstractNumId w:val="9"/>
  </w:num>
  <w:num w:numId="97" w16cid:durableId="1062483120">
    <w:abstractNumId w:val="4"/>
  </w:num>
  <w:num w:numId="98" w16cid:durableId="347173750">
    <w:abstractNumId w:val="3"/>
  </w:num>
  <w:num w:numId="99" w16cid:durableId="1084448208">
    <w:abstractNumId w:val="2"/>
  </w:num>
  <w:num w:numId="100" w16cid:durableId="840701223">
    <w:abstractNumId w:val="1"/>
  </w:num>
  <w:num w:numId="101" w16cid:durableId="243299326">
    <w:abstractNumId w:val="10"/>
  </w:num>
  <w:num w:numId="102" w16cid:durableId="1944652420">
    <w:abstractNumId w:val="8"/>
  </w:num>
  <w:num w:numId="103" w16cid:durableId="1276249251">
    <w:abstractNumId w:val="7"/>
  </w:num>
  <w:num w:numId="104" w16cid:durableId="1222207849">
    <w:abstractNumId w:val="6"/>
  </w:num>
  <w:num w:numId="105" w16cid:durableId="1284652569">
    <w:abstractNumId w:val="5"/>
  </w:num>
  <w:num w:numId="106" w16cid:durableId="117771087">
    <w:abstractNumId w:val="9"/>
  </w:num>
  <w:num w:numId="107" w16cid:durableId="245771727">
    <w:abstractNumId w:val="4"/>
  </w:num>
  <w:num w:numId="108" w16cid:durableId="263651398">
    <w:abstractNumId w:val="3"/>
  </w:num>
  <w:num w:numId="109" w16cid:durableId="1215506774">
    <w:abstractNumId w:val="2"/>
  </w:num>
  <w:num w:numId="110" w16cid:durableId="1845322905">
    <w:abstractNumId w:val="1"/>
  </w:num>
  <w:num w:numId="111" w16cid:durableId="330643202">
    <w:abstractNumId w:val="10"/>
  </w:num>
  <w:num w:numId="112" w16cid:durableId="1277130692">
    <w:abstractNumId w:val="8"/>
  </w:num>
  <w:num w:numId="113" w16cid:durableId="1229069476">
    <w:abstractNumId w:val="7"/>
  </w:num>
  <w:num w:numId="114" w16cid:durableId="1951933079">
    <w:abstractNumId w:val="6"/>
  </w:num>
  <w:num w:numId="115" w16cid:durableId="775637134">
    <w:abstractNumId w:val="5"/>
  </w:num>
  <w:num w:numId="116" w16cid:durableId="1542355379">
    <w:abstractNumId w:val="9"/>
  </w:num>
  <w:num w:numId="117" w16cid:durableId="274362830">
    <w:abstractNumId w:val="4"/>
  </w:num>
  <w:num w:numId="118" w16cid:durableId="676422165">
    <w:abstractNumId w:val="3"/>
  </w:num>
  <w:num w:numId="119" w16cid:durableId="5792992">
    <w:abstractNumId w:val="2"/>
  </w:num>
  <w:num w:numId="120" w16cid:durableId="44765030">
    <w:abstractNumId w:val="1"/>
  </w:num>
  <w:num w:numId="121" w16cid:durableId="1263028505">
    <w:abstractNumId w:val="10"/>
  </w:num>
  <w:num w:numId="122" w16cid:durableId="532772752">
    <w:abstractNumId w:val="8"/>
  </w:num>
  <w:num w:numId="123" w16cid:durableId="413624110">
    <w:abstractNumId w:val="7"/>
  </w:num>
  <w:num w:numId="124" w16cid:durableId="1741709453">
    <w:abstractNumId w:val="6"/>
  </w:num>
  <w:num w:numId="125" w16cid:durableId="522595067">
    <w:abstractNumId w:val="5"/>
  </w:num>
  <w:num w:numId="126" w16cid:durableId="1065449951">
    <w:abstractNumId w:val="9"/>
  </w:num>
  <w:num w:numId="127" w16cid:durableId="1132016282">
    <w:abstractNumId w:val="4"/>
  </w:num>
  <w:num w:numId="128" w16cid:durableId="1037438024">
    <w:abstractNumId w:val="3"/>
  </w:num>
  <w:num w:numId="129" w16cid:durableId="503010050">
    <w:abstractNumId w:val="2"/>
  </w:num>
  <w:num w:numId="130" w16cid:durableId="1852602183">
    <w:abstractNumId w:val="1"/>
  </w:num>
  <w:num w:numId="131" w16cid:durableId="873540310">
    <w:abstractNumId w:val="10"/>
  </w:num>
  <w:num w:numId="132" w16cid:durableId="223638906">
    <w:abstractNumId w:val="8"/>
  </w:num>
  <w:num w:numId="133" w16cid:durableId="342585817">
    <w:abstractNumId w:val="7"/>
  </w:num>
  <w:num w:numId="134" w16cid:durableId="1303576865">
    <w:abstractNumId w:val="6"/>
  </w:num>
  <w:num w:numId="135" w16cid:durableId="824705943">
    <w:abstractNumId w:val="5"/>
  </w:num>
  <w:num w:numId="136" w16cid:durableId="1986934636">
    <w:abstractNumId w:val="9"/>
  </w:num>
  <w:num w:numId="137" w16cid:durableId="470371779">
    <w:abstractNumId w:val="4"/>
  </w:num>
  <w:num w:numId="138" w16cid:durableId="1608730667">
    <w:abstractNumId w:val="3"/>
  </w:num>
  <w:num w:numId="139" w16cid:durableId="214702356">
    <w:abstractNumId w:val="2"/>
  </w:num>
  <w:num w:numId="140" w16cid:durableId="667025993">
    <w:abstractNumId w:val="1"/>
  </w:num>
  <w:num w:numId="141" w16cid:durableId="1849518873">
    <w:abstractNumId w:val="10"/>
  </w:num>
  <w:num w:numId="142" w16cid:durableId="842932564">
    <w:abstractNumId w:val="8"/>
  </w:num>
  <w:num w:numId="143" w16cid:durableId="1601252604">
    <w:abstractNumId w:val="7"/>
  </w:num>
  <w:num w:numId="144" w16cid:durableId="194271181">
    <w:abstractNumId w:val="6"/>
  </w:num>
  <w:num w:numId="145" w16cid:durableId="681323367">
    <w:abstractNumId w:val="5"/>
  </w:num>
  <w:num w:numId="146" w16cid:durableId="286741368">
    <w:abstractNumId w:val="9"/>
  </w:num>
  <w:num w:numId="147" w16cid:durableId="901788242">
    <w:abstractNumId w:val="4"/>
  </w:num>
  <w:num w:numId="148" w16cid:durableId="675303544">
    <w:abstractNumId w:val="3"/>
  </w:num>
  <w:num w:numId="149" w16cid:durableId="364527198">
    <w:abstractNumId w:val="2"/>
  </w:num>
  <w:num w:numId="150" w16cid:durableId="2127848918">
    <w:abstractNumId w:val="1"/>
  </w:num>
  <w:num w:numId="151" w16cid:durableId="166332308">
    <w:abstractNumId w:val="10"/>
  </w:num>
  <w:num w:numId="152" w16cid:durableId="1153529357">
    <w:abstractNumId w:val="8"/>
  </w:num>
  <w:num w:numId="153" w16cid:durableId="195628862">
    <w:abstractNumId w:val="7"/>
  </w:num>
  <w:num w:numId="154" w16cid:durableId="905341347">
    <w:abstractNumId w:val="6"/>
  </w:num>
  <w:num w:numId="155" w16cid:durableId="1348673542">
    <w:abstractNumId w:val="5"/>
  </w:num>
  <w:num w:numId="156" w16cid:durableId="1227298350">
    <w:abstractNumId w:val="9"/>
  </w:num>
  <w:num w:numId="157" w16cid:durableId="1821195172">
    <w:abstractNumId w:val="4"/>
  </w:num>
  <w:num w:numId="158" w16cid:durableId="485322332">
    <w:abstractNumId w:val="3"/>
  </w:num>
  <w:num w:numId="159" w16cid:durableId="1229653556">
    <w:abstractNumId w:val="2"/>
  </w:num>
  <w:num w:numId="160" w16cid:durableId="152989385">
    <w:abstractNumId w:val="1"/>
  </w:num>
  <w:num w:numId="161" w16cid:durableId="468978928">
    <w:abstractNumId w:val="10"/>
  </w:num>
  <w:num w:numId="162" w16cid:durableId="1014261975">
    <w:abstractNumId w:val="8"/>
  </w:num>
  <w:num w:numId="163" w16cid:durableId="470513676">
    <w:abstractNumId w:val="7"/>
  </w:num>
  <w:num w:numId="164" w16cid:durableId="1918976234">
    <w:abstractNumId w:val="6"/>
  </w:num>
  <w:num w:numId="165" w16cid:durableId="1640259842">
    <w:abstractNumId w:val="5"/>
  </w:num>
  <w:num w:numId="166" w16cid:durableId="41489962">
    <w:abstractNumId w:val="9"/>
  </w:num>
  <w:num w:numId="167" w16cid:durableId="822084214">
    <w:abstractNumId w:val="4"/>
  </w:num>
  <w:num w:numId="168" w16cid:durableId="1229607097">
    <w:abstractNumId w:val="3"/>
  </w:num>
  <w:num w:numId="169" w16cid:durableId="2026252303">
    <w:abstractNumId w:val="2"/>
  </w:num>
  <w:num w:numId="170" w16cid:durableId="1601717064">
    <w:abstractNumId w:val="1"/>
  </w:num>
  <w:num w:numId="171" w16cid:durableId="1724527106">
    <w:abstractNumId w:val="10"/>
  </w:num>
  <w:num w:numId="172" w16cid:durableId="1297836459">
    <w:abstractNumId w:val="8"/>
  </w:num>
  <w:num w:numId="173" w16cid:durableId="2143031812">
    <w:abstractNumId w:val="7"/>
  </w:num>
  <w:num w:numId="174" w16cid:durableId="1661695246">
    <w:abstractNumId w:val="6"/>
  </w:num>
  <w:num w:numId="175" w16cid:durableId="11150308">
    <w:abstractNumId w:val="5"/>
  </w:num>
  <w:num w:numId="176" w16cid:durableId="441339135">
    <w:abstractNumId w:val="9"/>
  </w:num>
  <w:num w:numId="177" w16cid:durableId="69548472">
    <w:abstractNumId w:val="4"/>
  </w:num>
  <w:num w:numId="178" w16cid:durableId="1763183898">
    <w:abstractNumId w:val="3"/>
  </w:num>
  <w:num w:numId="179" w16cid:durableId="1575972663">
    <w:abstractNumId w:val="2"/>
  </w:num>
  <w:num w:numId="180" w16cid:durableId="1428575138">
    <w:abstractNumId w:val="1"/>
  </w:num>
  <w:num w:numId="181" w16cid:durableId="143395690">
    <w:abstractNumId w:val="29"/>
  </w:num>
  <w:num w:numId="182" w16cid:durableId="8606083">
    <w:abstractNumId w:val="12"/>
  </w:num>
  <w:num w:numId="183" w16cid:durableId="1320580008">
    <w:abstractNumId w:val="22"/>
  </w:num>
  <w:num w:numId="184" w16cid:durableId="890504734">
    <w:abstractNumId w:val="42"/>
  </w:num>
  <w:num w:numId="185" w16cid:durableId="1725566328">
    <w:abstractNumId w:val="0"/>
  </w:num>
  <w:num w:numId="186" w16cid:durableId="1538473693">
    <w:abstractNumId w:val="33"/>
  </w:num>
  <w:num w:numId="187" w16cid:durableId="1452868404">
    <w:abstractNumId w:val="25"/>
  </w:num>
  <w:num w:numId="188" w16cid:durableId="405996831">
    <w:abstractNumId w:val="21"/>
  </w:num>
  <w:num w:numId="189" w16cid:durableId="858816437">
    <w:abstractNumId w:val="38"/>
  </w:num>
  <w:num w:numId="190" w16cid:durableId="96872497">
    <w:abstractNumId w:val="13"/>
  </w:num>
  <w:num w:numId="191" w16cid:durableId="235241229">
    <w:abstractNumId w:val="35"/>
  </w:num>
  <w:num w:numId="192" w16cid:durableId="1874070424">
    <w:abstractNumId w:val="15"/>
  </w:num>
  <w:num w:numId="193" w16cid:durableId="177354681">
    <w:abstractNumId w:val="20"/>
  </w:num>
  <w:num w:numId="194" w16cid:durableId="1980374910">
    <w:abstractNumId w:val="27"/>
  </w:num>
  <w:num w:numId="195" w16cid:durableId="1350909618">
    <w:abstractNumId w:val="30"/>
  </w:num>
  <w:num w:numId="196" w16cid:durableId="1966235951">
    <w:abstractNumId w:val="41"/>
  </w:num>
  <w:num w:numId="197" w16cid:durableId="503514525">
    <w:abstractNumId w:val="16"/>
  </w:num>
  <w:num w:numId="198" w16cid:durableId="392970529">
    <w:abstractNumId w:val="37"/>
  </w:num>
  <w:num w:numId="199" w16cid:durableId="1607271314">
    <w:abstractNumId w:val="17"/>
  </w:num>
  <w:num w:numId="200" w16cid:durableId="778838048">
    <w:abstractNumId w:val="32"/>
  </w:num>
  <w:num w:numId="201" w16cid:durableId="846359292">
    <w:abstractNumId w:val="19"/>
  </w:num>
  <w:num w:numId="202" w16cid:durableId="497695440">
    <w:abstractNumId w:val="28"/>
  </w:num>
  <w:num w:numId="203" w16cid:durableId="708651601">
    <w:abstractNumId w:val="38"/>
    <w:lvlOverride w:ilvl="0">
      <w:startOverride w:val="1"/>
    </w:lvlOverride>
  </w:num>
  <w:num w:numId="204" w16cid:durableId="304166674">
    <w:abstractNumId w:val="37"/>
    <w:lvlOverride w:ilvl="0">
      <w:startOverride w:val="1"/>
    </w:lvlOverride>
  </w:num>
  <w:num w:numId="205" w16cid:durableId="71785026">
    <w:abstractNumId w:val="38"/>
    <w:lvlOverride w:ilvl="0">
      <w:startOverride w:val="1"/>
    </w:lvlOverride>
  </w:num>
  <w:num w:numId="206" w16cid:durableId="513231995">
    <w:abstractNumId w:val="34"/>
    <w:lvlOverride w:ilvl="0">
      <w:startOverride w:val="1"/>
    </w:lvlOverride>
  </w:num>
  <w:num w:numId="207" w16cid:durableId="2045598737">
    <w:abstractNumId w:val="20"/>
    <w:lvlOverride w:ilvl="0">
      <w:startOverride w:val="1"/>
    </w:lvlOverride>
  </w:num>
  <w:num w:numId="208" w16cid:durableId="2103404118">
    <w:abstractNumId w:val="40"/>
    <w:lvlOverride w:ilvl="0">
      <w:startOverride w:val="1"/>
    </w:lvlOverride>
  </w:num>
  <w:num w:numId="209" w16cid:durableId="1609046705">
    <w:abstractNumId w:val="11"/>
  </w:num>
  <w:num w:numId="210" w16cid:durableId="541013999">
    <w:abstractNumId w:val="10"/>
  </w:num>
  <w:num w:numId="211" w16cid:durableId="1816869297">
    <w:abstractNumId w:val="8"/>
  </w:num>
  <w:num w:numId="212" w16cid:durableId="155152973">
    <w:abstractNumId w:val="7"/>
  </w:num>
  <w:num w:numId="213" w16cid:durableId="1812554618">
    <w:abstractNumId w:val="6"/>
  </w:num>
  <w:num w:numId="214" w16cid:durableId="1388338584">
    <w:abstractNumId w:val="5"/>
  </w:num>
  <w:num w:numId="215" w16cid:durableId="1077704656">
    <w:abstractNumId w:val="9"/>
  </w:num>
  <w:num w:numId="216" w16cid:durableId="764618063">
    <w:abstractNumId w:val="4"/>
  </w:num>
  <w:num w:numId="217" w16cid:durableId="1390375756">
    <w:abstractNumId w:val="3"/>
  </w:num>
  <w:num w:numId="218" w16cid:durableId="564218945">
    <w:abstractNumId w:val="2"/>
  </w:num>
  <w:num w:numId="219" w16cid:durableId="411388670">
    <w:abstractNumId w:val="1"/>
  </w:num>
  <w:num w:numId="220" w16cid:durableId="1424498364">
    <w:abstractNumId w:val="10"/>
  </w:num>
  <w:num w:numId="221" w16cid:durableId="702482238">
    <w:abstractNumId w:val="8"/>
  </w:num>
  <w:num w:numId="222" w16cid:durableId="1871800135">
    <w:abstractNumId w:val="7"/>
  </w:num>
  <w:num w:numId="223" w16cid:durableId="870530935">
    <w:abstractNumId w:val="6"/>
  </w:num>
  <w:num w:numId="224" w16cid:durableId="1478570848">
    <w:abstractNumId w:val="5"/>
  </w:num>
  <w:num w:numId="225" w16cid:durableId="1839811910">
    <w:abstractNumId w:val="9"/>
  </w:num>
  <w:num w:numId="226" w16cid:durableId="1179807884">
    <w:abstractNumId w:val="4"/>
  </w:num>
  <w:num w:numId="227" w16cid:durableId="1132021465">
    <w:abstractNumId w:val="3"/>
  </w:num>
  <w:num w:numId="228" w16cid:durableId="1279726259">
    <w:abstractNumId w:val="2"/>
  </w:num>
  <w:num w:numId="229" w16cid:durableId="1185291185">
    <w:abstractNumId w:val="1"/>
  </w:num>
  <w:num w:numId="230" w16cid:durableId="1537036502">
    <w:abstractNumId w:val="10"/>
  </w:num>
  <w:num w:numId="231" w16cid:durableId="1376928946">
    <w:abstractNumId w:val="8"/>
  </w:num>
  <w:num w:numId="232" w16cid:durableId="1542403966">
    <w:abstractNumId w:val="7"/>
  </w:num>
  <w:num w:numId="233" w16cid:durableId="1784810137">
    <w:abstractNumId w:val="6"/>
  </w:num>
  <w:num w:numId="234" w16cid:durableId="819271244">
    <w:abstractNumId w:val="5"/>
  </w:num>
  <w:num w:numId="235" w16cid:durableId="647704677">
    <w:abstractNumId w:val="9"/>
  </w:num>
  <w:num w:numId="236" w16cid:durableId="1293050691">
    <w:abstractNumId w:val="4"/>
  </w:num>
  <w:num w:numId="237" w16cid:durableId="1939678321">
    <w:abstractNumId w:val="3"/>
  </w:num>
  <w:num w:numId="238" w16cid:durableId="1080714120">
    <w:abstractNumId w:val="2"/>
  </w:num>
  <w:num w:numId="239" w16cid:durableId="516037980">
    <w:abstractNumId w:val="1"/>
  </w:num>
  <w:num w:numId="240" w16cid:durableId="2010985798">
    <w:abstractNumId w:val="10"/>
  </w:num>
  <w:num w:numId="241" w16cid:durableId="813791412">
    <w:abstractNumId w:val="8"/>
  </w:num>
  <w:num w:numId="242" w16cid:durableId="423842695">
    <w:abstractNumId w:val="7"/>
  </w:num>
  <w:num w:numId="243" w16cid:durableId="865100683">
    <w:abstractNumId w:val="6"/>
  </w:num>
  <w:num w:numId="244" w16cid:durableId="1066684770">
    <w:abstractNumId w:val="5"/>
  </w:num>
  <w:num w:numId="245" w16cid:durableId="1433162080">
    <w:abstractNumId w:val="9"/>
  </w:num>
  <w:num w:numId="246" w16cid:durableId="1651708931">
    <w:abstractNumId w:val="4"/>
  </w:num>
  <w:num w:numId="247" w16cid:durableId="2061787822">
    <w:abstractNumId w:val="3"/>
  </w:num>
  <w:num w:numId="248" w16cid:durableId="69039033">
    <w:abstractNumId w:val="2"/>
  </w:num>
  <w:num w:numId="249" w16cid:durableId="1052540464">
    <w:abstractNumId w:val="1"/>
  </w:num>
  <w:num w:numId="250" w16cid:durableId="1387417618">
    <w:abstractNumId w:val="10"/>
  </w:num>
  <w:num w:numId="251" w16cid:durableId="602767303">
    <w:abstractNumId w:val="8"/>
  </w:num>
  <w:num w:numId="252" w16cid:durableId="138615101">
    <w:abstractNumId w:val="7"/>
  </w:num>
  <w:num w:numId="253" w16cid:durableId="377439786">
    <w:abstractNumId w:val="6"/>
  </w:num>
  <w:num w:numId="254" w16cid:durableId="792988597">
    <w:abstractNumId w:val="5"/>
  </w:num>
  <w:num w:numId="255" w16cid:durableId="1069890398">
    <w:abstractNumId w:val="9"/>
  </w:num>
  <w:num w:numId="256" w16cid:durableId="36199219">
    <w:abstractNumId w:val="4"/>
  </w:num>
  <w:num w:numId="257" w16cid:durableId="2048797701">
    <w:abstractNumId w:val="3"/>
  </w:num>
  <w:num w:numId="258" w16cid:durableId="1111392194">
    <w:abstractNumId w:val="2"/>
  </w:num>
  <w:num w:numId="259" w16cid:durableId="1056702766">
    <w:abstractNumId w:val="1"/>
  </w:num>
  <w:num w:numId="260" w16cid:durableId="22556507">
    <w:abstractNumId w:val="10"/>
  </w:num>
  <w:num w:numId="261" w16cid:durableId="1336882292">
    <w:abstractNumId w:val="8"/>
  </w:num>
  <w:num w:numId="262" w16cid:durableId="822236524">
    <w:abstractNumId w:val="7"/>
  </w:num>
  <w:num w:numId="263" w16cid:durableId="1687826260">
    <w:abstractNumId w:val="6"/>
  </w:num>
  <w:num w:numId="264" w16cid:durableId="2013557578">
    <w:abstractNumId w:val="5"/>
  </w:num>
  <w:num w:numId="265" w16cid:durableId="1936277756">
    <w:abstractNumId w:val="9"/>
  </w:num>
  <w:num w:numId="266" w16cid:durableId="1344092707">
    <w:abstractNumId w:val="4"/>
  </w:num>
  <w:num w:numId="267" w16cid:durableId="729839236">
    <w:abstractNumId w:val="3"/>
  </w:num>
  <w:num w:numId="268" w16cid:durableId="44064622">
    <w:abstractNumId w:val="2"/>
  </w:num>
  <w:num w:numId="269" w16cid:durableId="830222039">
    <w:abstractNumId w:val="1"/>
  </w:num>
  <w:num w:numId="270" w16cid:durableId="1173883663">
    <w:abstractNumId w:val="10"/>
  </w:num>
  <w:num w:numId="271" w16cid:durableId="1985430342">
    <w:abstractNumId w:val="8"/>
  </w:num>
  <w:num w:numId="272" w16cid:durableId="1858932307">
    <w:abstractNumId w:val="7"/>
  </w:num>
  <w:num w:numId="273" w16cid:durableId="14695359">
    <w:abstractNumId w:val="6"/>
  </w:num>
  <w:num w:numId="274" w16cid:durableId="488643475">
    <w:abstractNumId w:val="5"/>
  </w:num>
  <w:num w:numId="275" w16cid:durableId="873807333">
    <w:abstractNumId w:val="9"/>
  </w:num>
  <w:num w:numId="276" w16cid:durableId="680620354">
    <w:abstractNumId w:val="4"/>
  </w:num>
  <w:num w:numId="277" w16cid:durableId="813379094">
    <w:abstractNumId w:val="3"/>
  </w:num>
  <w:num w:numId="278" w16cid:durableId="1184712749">
    <w:abstractNumId w:val="2"/>
  </w:num>
  <w:num w:numId="279" w16cid:durableId="1520972581">
    <w:abstractNumId w:val="1"/>
  </w:num>
  <w:num w:numId="280" w16cid:durableId="528252182">
    <w:abstractNumId w:val="10"/>
  </w:num>
  <w:num w:numId="281" w16cid:durableId="1110395876">
    <w:abstractNumId w:val="8"/>
  </w:num>
  <w:num w:numId="282" w16cid:durableId="1814832242">
    <w:abstractNumId w:val="7"/>
  </w:num>
  <w:num w:numId="283" w16cid:durableId="1648705395">
    <w:abstractNumId w:val="6"/>
  </w:num>
  <w:num w:numId="284" w16cid:durableId="877861100">
    <w:abstractNumId w:val="5"/>
  </w:num>
  <w:num w:numId="285" w16cid:durableId="1227914814">
    <w:abstractNumId w:val="9"/>
  </w:num>
  <w:num w:numId="286" w16cid:durableId="433861067">
    <w:abstractNumId w:val="4"/>
  </w:num>
  <w:num w:numId="287" w16cid:durableId="1261911228">
    <w:abstractNumId w:val="3"/>
  </w:num>
  <w:num w:numId="288" w16cid:durableId="278991381">
    <w:abstractNumId w:val="2"/>
  </w:num>
  <w:num w:numId="289" w16cid:durableId="409893369">
    <w:abstractNumId w:val="1"/>
  </w:num>
  <w:num w:numId="290" w16cid:durableId="1325276255">
    <w:abstractNumId w:val="10"/>
  </w:num>
  <w:num w:numId="291" w16cid:durableId="704137851">
    <w:abstractNumId w:val="8"/>
  </w:num>
  <w:num w:numId="292" w16cid:durableId="1272401058">
    <w:abstractNumId w:val="7"/>
  </w:num>
  <w:num w:numId="293" w16cid:durableId="1865317944">
    <w:abstractNumId w:val="6"/>
  </w:num>
  <w:num w:numId="294" w16cid:durableId="403454007">
    <w:abstractNumId w:val="5"/>
  </w:num>
  <w:num w:numId="295" w16cid:durableId="1841579172">
    <w:abstractNumId w:val="9"/>
  </w:num>
  <w:num w:numId="296" w16cid:durableId="906720797">
    <w:abstractNumId w:val="4"/>
  </w:num>
  <w:num w:numId="297" w16cid:durableId="613709940">
    <w:abstractNumId w:val="3"/>
  </w:num>
  <w:num w:numId="298" w16cid:durableId="1006446296">
    <w:abstractNumId w:val="2"/>
  </w:num>
  <w:num w:numId="299" w16cid:durableId="307322718">
    <w:abstractNumId w:val="1"/>
  </w:num>
  <w:num w:numId="300" w16cid:durableId="648632146">
    <w:abstractNumId w:val="10"/>
  </w:num>
  <w:num w:numId="301" w16cid:durableId="833569300">
    <w:abstractNumId w:val="8"/>
  </w:num>
  <w:num w:numId="302" w16cid:durableId="768963333">
    <w:abstractNumId w:val="7"/>
  </w:num>
  <w:num w:numId="303" w16cid:durableId="627905025">
    <w:abstractNumId w:val="6"/>
  </w:num>
  <w:num w:numId="304" w16cid:durableId="2046439622">
    <w:abstractNumId w:val="5"/>
  </w:num>
  <w:num w:numId="305" w16cid:durableId="2075665639">
    <w:abstractNumId w:val="9"/>
  </w:num>
  <w:num w:numId="306" w16cid:durableId="1921138481">
    <w:abstractNumId w:val="4"/>
  </w:num>
  <w:num w:numId="307" w16cid:durableId="537008299">
    <w:abstractNumId w:val="3"/>
  </w:num>
  <w:num w:numId="308" w16cid:durableId="1026710189">
    <w:abstractNumId w:val="2"/>
  </w:num>
  <w:num w:numId="309" w16cid:durableId="441068880">
    <w:abstractNumId w:val="1"/>
  </w:num>
  <w:num w:numId="310" w16cid:durableId="322660024">
    <w:abstractNumId w:val="10"/>
  </w:num>
  <w:num w:numId="311" w16cid:durableId="1869758734">
    <w:abstractNumId w:val="8"/>
  </w:num>
  <w:num w:numId="312" w16cid:durableId="142544836">
    <w:abstractNumId w:val="7"/>
  </w:num>
  <w:num w:numId="313" w16cid:durableId="1791583471">
    <w:abstractNumId w:val="6"/>
  </w:num>
  <w:num w:numId="314" w16cid:durableId="2004427885">
    <w:abstractNumId w:val="5"/>
  </w:num>
  <w:num w:numId="315" w16cid:durableId="801506675">
    <w:abstractNumId w:val="9"/>
  </w:num>
  <w:num w:numId="316" w16cid:durableId="1928075287">
    <w:abstractNumId w:val="4"/>
  </w:num>
  <w:num w:numId="317" w16cid:durableId="82190560">
    <w:abstractNumId w:val="3"/>
  </w:num>
  <w:num w:numId="318" w16cid:durableId="138116613">
    <w:abstractNumId w:val="2"/>
  </w:num>
  <w:num w:numId="319" w16cid:durableId="544414693">
    <w:abstractNumId w:val="1"/>
  </w:num>
  <w:num w:numId="320" w16cid:durableId="3243581">
    <w:abstractNumId w:val="10"/>
  </w:num>
  <w:num w:numId="321" w16cid:durableId="1953782798">
    <w:abstractNumId w:val="8"/>
  </w:num>
  <w:num w:numId="322" w16cid:durableId="857277819">
    <w:abstractNumId w:val="7"/>
  </w:num>
  <w:num w:numId="323" w16cid:durableId="608704031">
    <w:abstractNumId w:val="6"/>
  </w:num>
  <w:num w:numId="324" w16cid:durableId="1483502963">
    <w:abstractNumId w:val="5"/>
  </w:num>
  <w:num w:numId="325" w16cid:durableId="1902213450">
    <w:abstractNumId w:val="9"/>
  </w:num>
  <w:num w:numId="326" w16cid:durableId="1379355230">
    <w:abstractNumId w:val="4"/>
  </w:num>
  <w:num w:numId="327" w16cid:durableId="1856383409">
    <w:abstractNumId w:val="3"/>
  </w:num>
  <w:num w:numId="328" w16cid:durableId="2033526188">
    <w:abstractNumId w:val="2"/>
  </w:num>
  <w:num w:numId="329" w16cid:durableId="288322078">
    <w:abstractNumId w:val="1"/>
  </w:num>
  <w:num w:numId="330" w16cid:durableId="1146893887">
    <w:abstractNumId w:val="10"/>
  </w:num>
  <w:num w:numId="331" w16cid:durableId="910583572">
    <w:abstractNumId w:val="8"/>
  </w:num>
  <w:num w:numId="332" w16cid:durableId="607008051">
    <w:abstractNumId w:val="7"/>
  </w:num>
  <w:num w:numId="333" w16cid:durableId="1112745549">
    <w:abstractNumId w:val="6"/>
  </w:num>
  <w:num w:numId="334" w16cid:durableId="2096052576">
    <w:abstractNumId w:val="5"/>
  </w:num>
  <w:num w:numId="335" w16cid:durableId="866915181">
    <w:abstractNumId w:val="9"/>
  </w:num>
  <w:num w:numId="336" w16cid:durableId="1721057567">
    <w:abstractNumId w:val="4"/>
  </w:num>
  <w:num w:numId="337" w16cid:durableId="165441866">
    <w:abstractNumId w:val="3"/>
  </w:num>
  <w:num w:numId="338" w16cid:durableId="390812533">
    <w:abstractNumId w:val="2"/>
  </w:num>
  <w:num w:numId="339" w16cid:durableId="458915047">
    <w:abstractNumId w:val="1"/>
  </w:num>
  <w:num w:numId="340" w16cid:durableId="1528104906">
    <w:abstractNumId w:val="10"/>
  </w:num>
  <w:num w:numId="341" w16cid:durableId="726731402">
    <w:abstractNumId w:val="8"/>
  </w:num>
  <w:num w:numId="342" w16cid:durableId="1377388395">
    <w:abstractNumId w:val="7"/>
  </w:num>
  <w:num w:numId="343" w16cid:durableId="857961384">
    <w:abstractNumId w:val="6"/>
  </w:num>
  <w:num w:numId="344" w16cid:durableId="1179003545">
    <w:abstractNumId w:val="5"/>
  </w:num>
  <w:num w:numId="345" w16cid:durableId="911697232">
    <w:abstractNumId w:val="9"/>
  </w:num>
  <w:num w:numId="346" w16cid:durableId="989940082">
    <w:abstractNumId w:val="4"/>
  </w:num>
  <w:num w:numId="347" w16cid:durableId="501941952">
    <w:abstractNumId w:val="3"/>
  </w:num>
  <w:num w:numId="348" w16cid:durableId="708341568">
    <w:abstractNumId w:val="2"/>
  </w:num>
  <w:num w:numId="349" w16cid:durableId="1704940015">
    <w:abstractNumId w:val="1"/>
  </w:num>
  <w:num w:numId="350" w16cid:durableId="1084495272">
    <w:abstractNumId w:val="10"/>
  </w:num>
  <w:num w:numId="351" w16cid:durableId="336077647">
    <w:abstractNumId w:val="8"/>
  </w:num>
  <w:num w:numId="352" w16cid:durableId="151995922">
    <w:abstractNumId w:val="7"/>
  </w:num>
  <w:num w:numId="353" w16cid:durableId="1847481573">
    <w:abstractNumId w:val="6"/>
  </w:num>
  <w:num w:numId="354" w16cid:durableId="1407263762">
    <w:abstractNumId w:val="5"/>
  </w:num>
  <w:num w:numId="355" w16cid:durableId="2093047200">
    <w:abstractNumId w:val="9"/>
  </w:num>
  <w:num w:numId="356" w16cid:durableId="304286254">
    <w:abstractNumId w:val="4"/>
  </w:num>
  <w:num w:numId="357" w16cid:durableId="1135373835">
    <w:abstractNumId w:val="3"/>
  </w:num>
  <w:num w:numId="358" w16cid:durableId="599143164">
    <w:abstractNumId w:val="2"/>
  </w:num>
  <w:num w:numId="359" w16cid:durableId="1681078791">
    <w:abstractNumId w:val="1"/>
  </w:num>
  <w:num w:numId="360" w16cid:durableId="420100739">
    <w:abstractNumId w:val="10"/>
  </w:num>
  <w:num w:numId="361" w16cid:durableId="1484931279">
    <w:abstractNumId w:val="8"/>
  </w:num>
  <w:num w:numId="362" w16cid:durableId="595289671">
    <w:abstractNumId w:val="7"/>
  </w:num>
  <w:num w:numId="363" w16cid:durableId="2027168281">
    <w:abstractNumId w:val="6"/>
  </w:num>
  <w:num w:numId="364" w16cid:durableId="555631262">
    <w:abstractNumId w:val="5"/>
  </w:num>
  <w:num w:numId="365" w16cid:durableId="1204173562">
    <w:abstractNumId w:val="9"/>
  </w:num>
  <w:num w:numId="366" w16cid:durableId="1592929857">
    <w:abstractNumId w:val="4"/>
  </w:num>
  <w:num w:numId="367" w16cid:durableId="24992237">
    <w:abstractNumId w:val="3"/>
  </w:num>
  <w:num w:numId="368" w16cid:durableId="984889783">
    <w:abstractNumId w:val="2"/>
  </w:num>
  <w:num w:numId="369" w16cid:durableId="2010910504">
    <w:abstractNumId w:val="1"/>
  </w:num>
  <w:num w:numId="370" w16cid:durableId="43916322">
    <w:abstractNumId w:val="10"/>
  </w:num>
  <w:num w:numId="371" w16cid:durableId="926574010">
    <w:abstractNumId w:val="8"/>
  </w:num>
  <w:num w:numId="372" w16cid:durableId="1030686378">
    <w:abstractNumId w:val="7"/>
  </w:num>
  <w:num w:numId="373" w16cid:durableId="1503818345">
    <w:abstractNumId w:val="6"/>
  </w:num>
  <w:num w:numId="374" w16cid:durableId="1538003421">
    <w:abstractNumId w:val="5"/>
  </w:num>
  <w:num w:numId="375" w16cid:durableId="1502311181">
    <w:abstractNumId w:val="9"/>
  </w:num>
  <w:num w:numId="376" w16cid:durableId="587269516">
    <w:abstractNumId w:val="4"/>
  </w:num>
  <w:num w:numId="377" w16cid:durableId="607397221">
    <w:abstractNumId w:val="3"/>
  </w:num>
  <w:num w:numId="378" w16cid:durableId="2013603893">
    <w:abstractNumId w:val="2"/>
  </w:num>
  <w:num w:numId="379" w16cid:durableId="1713193177">
    <w:abstractNumId w:val="1"/>
  </w:num>
  <w:num w:numId="380" w16cid:durableId="943077103">
    <w:abstractNumId w:val="10"/>
  </w:num>
  <w:num w:numId="381" w16cid:durableId="1960259886">
    <w:abstractNumId w:val="8"/>
  </w:num>
  <w:num w:numId="382" w16cid:durableId="520360316">
    <w:abstractNumId w:val="7"/>
  </w:num>
  <w:num w:numId="383" w16cid:durableId="314726762">
    <w:abstractNumId w:val="6"/>
  </w:num>
  <w:num w:numId="384" w16cid:durableId="2006586432">
    <w:abstractNumId w:val="5"/>
  </w:num>
  <w:num w:numId="385" w16cid:durableId="1450515929">
    <w:abstractNumId w:val="9"/>
  </w:num>
  <w:num w:numId="386" w16cid:durableId="1379672383">
    <w:abstractNumId w:val="4"/>
  </w:num>
  <w:num w:numId="387" w16cid:durableId="1333685200">
    <w:abstractNumId w:val="3"/>
  </w:num>
  <w:num w:numId="388" w16cid:durableId="2049598269">
    <w:abstractNumId w:val="2"/>
  </w:num>
  <w:num w:numId="389" w16cid:durableId="1770849316">
    <w:abstractNumId w:val="1"/>
  </w:num>
  <w:num w:numId="390" w16cid:durableId="1715301894">
    <w:abstractNumId w:val="10"/>
  </w:num>
  <w:num w:numId="391" w16cid:durableId="1734740648">
    <w:abstractNumId w:val="8"/>
  </w:num>
  <w:num w:numId="392" w16cid:durableId="1414477144">
    <w:abstractNumId w:val="7"/>
  </w:num>
  <w:num w:numId="393" w16cid:durableId="1874415297">
    <w:abstractNumId w:val="6"/>
  </w:num>
  <w:num w:numId="394" w16cid:durableId="1975870021">
    <w:abstractNumId w:val="5"/>
  </w:num>
  <w:num w:numId="395" w16cid:durableId="816187489">
    <w:abstractNumId w:val="9"/>
  </w:num>
  <w:num w:numId="396" w16cid:durableId="1444031217">
    <w:abstractNumId w:val="4"/>
  </w:num>
  <w:num w:numId="397" w16cid:durableId="1872759729">
    <w:abstractNumId w:val="3"/>
  </w:num>
  <w:num w:numId="398" w16cid:durableId="1690444284">
    <w:abstractNumId w:val="2"/>
  </w:num>
  <w:num w:numId="399" w16cid:durableId="1098133712">
    <w:abstractNumId w:val="1"/>
  </w:num>
  <w:num w:numId="400" w16cid:durableId="1232428136">
    <w:abstractNumId w:val="10"/>
  </w:num>
  <w:num w:numId="401" w16cid:durableId="527722921">
    <w:abstractNumId w:val="8"/>
  </w:num>
  <w:num w:numId="402" w16cid:durableId="99185706">
    <w:abstractNumId w:val="7"/>
  </w:num>
  <w:num w:numId="403" w16cid:durableId="1503396485">
    <w:abstractNumId w:val="6"/>
  </w:num>
  <w:num w:numId="404" w16cid:durableId="1142163295">
    <w:abstractNumId w:val="5"/>
  </w:num>
  <w:num w:numId="405" w16cid:durableId="1725642286">
    <w:abstractNumId w:val="9"/>
  </w:num>
  <w:num w:numId="406" w16cid:durableId="1692609382">
    <w:abstractNumId w:val="4"/>
  </w:num>
  <w:num w:numId="407" w16cid:durableId="615988385">
    <w:abstractNumId w:val="3"/>
  </w:num>
  <w:num w:numId="408" w16cid:durableId="1715499448">
    <w:abstractNumId w:val="2"/>
  </w:num>
  <w:num w:numId="409" w16cid:durableId="1019740319">
    <w:abstractNumId w:val="1"/>
  </w:num>
  <w:num w:numId="410" w16cid:durableId="1210533854">
    <w:abstractNumId w:val="10"/>
  </w:num>
  <w:num w:numId="411" w16cid:durableId="479689457">
    <w:abstractNumId w:val="8"/>
  </w:num>
  <w:num w:numId="412" w16cid:durableId="2076201065">
    <w:abstractNumId w:val="7"/>
  </w:num>
  <w:num w:numId="413" w16cid:durableId="237784706">
    <w:abstractNumId w:val="6"/>
  </w:num>
  <w:num w:numId="414" w16cid:durableId="1169832093">
    <w:abstractNumId w:val="5"/>
  </w:num>
  <w:num w:numId="415" w16cid:durableId="1904364322">
    <w:abstractNumId w:val="9"/>
  </w:num>
  <w:num w:numId="416" w16cid:durableId="746193170">
    <w:abstractNumId w:val="4"/>
  </w:num>
  <w:num w:numId="417" w16cid:durableId="55206480">
    <w:abstractNumId w:val="3"/>
  </w:num>
  <w:num w:numId="418" w16cid:durableId="432167904">
    <w:abstractNumId w:val="2"/>
  </w:num>
  <w:num w:numId="419" w16cid:durableId="1869876178">
    <w:abstractNumId w:val="1"/>
  </w:num>
  <w:num w:numId="420" w16cid:durableId="953751742">
    <w:abstractNumId w:val="10"/>
  </w:num>
  <w:num w:numId="421" w16cid:durableId="1257790969">
    <w:abstractNumId w:val="8"/>
  </w:num>
  <w:num w:numId="422" w16cid:durableId="1026949931">
    <w:abstractNumId w:val="7"/>
  </w:num>
  <w:num w:numId="423" w16cid:durableId="1033458178">
    <w:abstractNumId w:val="6"/>
  </w:num>
  <w:num w:numId="424" w16cid:durableId="176507311">
    <w:abstractNumId w:val="5"/>
  </w:num>
  <w:num w:numId="425" w16cid:durableId="1449199428">
    <w:abstractNumId w:val="9"/>
  </w:num>
  <w:num w:numId="426" w16cid:durableId="730075661">
    <w:abstractNumId w:val="4"/>
  </w:num>
  <w:num w:numId="427" w16cid:durableId="257981731">
    <w:abstractNumId w:val="3"/>
  </w:num>
  <w:num w:numId="428" w16cid:durableId="375736821">
    <w:abstractNumId w:val="2"/>
  </w:num>
  <w:num w:numId="429" w16cid:durableId="419986745">
    <w:abstractNumId w:val="1"/>
  </w:num>
  <w:num w:numId="430" w16cid:durableId="945623957">
    <w:abstractNumId w:val="10"/>
  </w:num>
  <w:num w:numId="431" w16cid:durableId="1114128308">
    <w:abstractNumId w:val="8"/>
  </w:num>
  <w:num w:numId="432" w16cid:durableId="892542622">
    <w:abstractNumId w:val="7"/>
  </w:num>
  <w:num w:numId="433" w16cid:durableId="114832304">
    <w:abstractNumId w:val="6"/>
  </w:num>
  <w:num w:numId="434" w16cid:durableId="892086046">
    <w:abstractNumId w:val="5"/>
  </w:num>
  <w:num w:numId="435" w16cid:durableId="2082824838">
    <w:abstractNumId w:val="9"/>
  </w:num>
  <w:num w:numId="436" w16cid:durableId="1814643183">
    <w:abstractNumId w:val="4"/>
  </w:num>
  <w:num w:numId="437" w16cid:durableId="1485464507">
    <w:abstractNumId w:val="3"/>
  </w:num>
  <w:num w:numId="438" w16cid:durableId="1868986827">
    <w:abstractNumId w:val="2"/>
  </w:num>
  <w:num w:numId="439" w16cid:durableId="2129257">
    <w:abstractNumId w:val="1"/>
  </w:num>
  <w:num w:numId="440" w16cid:durableId="166020870">
    <w:abstractNumId w:val="10"/>
  </w:num>
  <w:num w:numId="441" w16cid:durableId="1316376185">
    <w:abstractNumId w:val="8"/>
  </w:num>
  <w:num w:numId="442" w16cid:durableId="1603606808">
    <w:abstractNumId w:val="7"/>
  </w:num>
  <w:num w:numId="443" w16cid:durableId="1766145744">
    <w:abstractNumId w:val="6"/>
  </w:num>
  <w:num w:numId="444" w16cid:durableId="1398238503">
    <w:abstractNumId w:val="5"/>
  </w:num>
  <w:num w:numId="445" w16cid:durableId="196547712">
    <w:abstractNumId w:val="9"/>
  </w:num>
  <w:num w:numId="446" w16cid:durableId="1810200106">
    <w:abstractNumId w:val="4"/>
  </w:num>
  <w:num w:numId="447" w16cid:durableId="214977716">
    <w:abstractNumId w:val="3"/>
  </w:num>
  <w:num w:numId="448" w16cid:durableId="172113030">
    <w:abstractNumId w:val="2"/>
  </w:num>
  <w:num w:numId="449" w16cid:durableId="1811360607">
    <w:abstractNumId w:val="1"/>
  </w:num>
  <w:num w:numId="450" w16cid:durableId="1607689646">
    <w:abstractNumId w:val="10"/>
  </w:num>
  <w:num w:numId="451" w16cid:durableId="350958799">
    <w:abstractNumId w:val="8"/>
  </w:num>
  <w:num w:numId="452" w16cid:durableId="1709137541">
    <w:abstractNumId w:val="7"/>
  </w:num>
  <w:num w:numId="453" w16cid:durableId="1724981790">
    <w:abstractNumId w:val="6"/>
  </w:num>
  <w:num w:numId="454" w16cid:durableId="593124841">
    <w:abstractNumId w:val="5"/>
  </w:num>
  <w:num w:numId="455" w16cid:durableId="587347570">
    <w:abstractNumId w:val="9"/>
  </w:num>
  <w:num w:numId="456" w16cid:durableId="378021280">
    <w:abstractNumId w:val="4"/>
  </w:num>
  <w:num w:numId="457" w16cid:durableId="1417239574">
    <w:abstractNumId w:val="3"/>
  </w:num>
  <w:num w:numId="458" w16cid:durableId="1958945496">
    <w:abstractNumId w:val="2"/>
  </w:num>
  <w:num w:numId="459" w16cid:durableId="691616094">
    <w:abstractNumId w:val="1"/>
  </w:num>
  <w:num w:numId="460" w16cid:durableId="953319204">
    <w:abstractNumId w:val="10"/>
  </w:num>
  <w:num w:numId="461" w16cid:durableId="485173233">
    <w:abstractNumId w:val="8"/>
  </w:num>
  <w:num w:numId="462" w16cid:durableId="1476020719">
    <w:abstractNumId w:val="7"/>
  </w:num>
  <w:num w:numId="463" w16cid:durableId="1756898074">
    <w:abstractNumId w:val="6"/>
  </w:num>
  <w:num w:numId="464" w16cid:durableId="939223034">
    <w:abstractNumId w:val="5"/>
  </w:num>
  <w:num w:numId="465" w16cid:durableId="334889689">
    <w:abstractNumId w:val="9"/>
  </w:num>
  <w:num w:numId="466" w16cid:durableId="593051437">
    <w:abstractNumId w:val="4"/>
  </w:num>
  <w:num w:numId="467" w16cid:durableId="704840237">
    <w:abstractNumId w:val="3"/>
  </w:num>
  <w:num w:numId="468" w16cid:durableId="472988659">
    <w:abstractNumId w:val="2"/>
  </w:num>
  <w:num w:numId="469" w16cid:durableId="803740545">
    <w:abstractNumId w:val="1"/>
  </w:num>
  <w:num w:numId="470" w16cid:durableId="2021740454">
    <w:abstractNumId w:val="10"/>
  </w:num>
  <w:num w:numId="471" w16cid:durableId="2115393661">
    <w:abstractNumId w:val="8"/>
  </w:num>
  <w:num w:numId="472" w16cid:durableId="1575778621">
    <w:abstractNumId w:val="7"/>
  </w:num>
  <w:num w:numId="473" w16cid:durableId="303119665">
    <w:abstractNumId w:val="6"/>
  </w:num>
  <w:num w:numId="474" w16cid:durableId="1772891950">
    <w:abstractNumId w:val="5"/>
  </w:num>
  <w:num w:numId="475" w16cid:durableId="480466120">
    <w:abstractNumId w:val="9"/>
  </w:num>
  <w:num w:numId="476" w16cid:durableId="1811096348">
    <w:abstractNumId w:val="4"/>
  </w:num>
  <w:num w:numId="477" w16cid:durableId="185750646">
    <w:abstractNumId w:val="3"/>
  </w:num>
  <w:num w:numId="478" w16cid:durableId="421685140">
    <w:abstractNumId w:val="2"/>
  </w:num>
  <w:num w:numId="479" w16cid:durableId="2122020982">
    <w:abstractNumId w:val="1"/>
  </w:num>
  <w:num w:numId="480" w16cid:durableId="833451276">
    <w:abstractNumId w:val="10"/>
  </w:num>
  <w:num w:numId="481" w16cid:durableId="1733383128">
    <w:abstractNumId w:val="8"/>
  </w:num>
  <w:num w:numId="482" w16cid:durableId="2111924802">
    <w:abstractNumId w:val="7"/>
  </w:num>
  <w:num w:numId="483" w16cid:durableId="1112627176">
    <w:abstractNumId w:val="6"/>
  </w:num>
  <w:num w:numId="484" w16cid:durableId="172960654">
    <w:abstractNumId w:val="5"/>
  </w:num>
  <w:num w:numId="485" w16cid:durableId="1023550572">
    <w:abstractNumId w:val="9"/>
  </w:num>
  <w:num w:numId="486" w16cid:durableId="210308494">
    <w:abstractNumId w:val="4"/>
  </w:num>
  <w:num w:numId="487" w16cid:durableId="1959481956">
    <w:abstractNumId w:val="3"/>
  </w:num>
  <w:num w:numId="488" w16cid:durableId="2024161633">
    <w:abstractNumId w:val="2"/>
  </w:num>
  <w:num w:numId="489" w16cid:durableId="2028633009">
    <w:abstractNumId w:val="1"/>
  </w:num>
  <w:num w:numId="490" w16cid:durableId="1608927956">
    <w:abstractNumId w:val="10"/>
  </w:num>
  <w:num w:numId="491" w16cid:durableId="506865450">
    <w:abstractNumId w:val="8"/>
  </w:num>
  <w:num w:numId="492" w16cid:durableId="1958179146">
    <w:abstractNumId w:val="7"/>
  </w:num>
  <w:num w:numId="493" w16cid:durableId="2037080737">
    <w:abstractNumId w:val="6"/>
  </w:num>
  <w:num w:numId="494" w16cid:durableId="903249780">
    <w:abstractNumId w:val="5"/>
  </w:num>
  <w:num w:numId="495" w16cid:durableId="1557887175">
    <w:abstractNumId w:val="9"/>
  </w:num>
  <w:num w:numId="496" w16cid:durableId="284654056">
    <w:abstractNumId w:val="4"/>
  </w:num>
  <w:num w:numId="497" w16cid:durableId="1440955353">
    <w:abstractNumId w:val="3"/>
  </w:num>
  <w:num w:numId="498" w16cid:durableId="790365270">
    <w:abstractNumId w:val="2"/>
  </w:num>
  <w:num w:numId="499" w16cid:durableId="1899509098">
    <w:abstractNumId w:val="1"/>
  </w:num>
  <w:num w:numId="500" w16cid:durableId="515733476">
    <w:abstractNumId w:val="10"/>
  </w:num>
  <w:num w:numId="501" w16cid:durableId="442698266">
    <w:abstractNumId w:val="8"/>
  </w:num>
  <w:num w:numId="502" w16cid:durableId="1273561260">
    <w:abstractNumId w:val="7"/>
  </w:num>
  <w:num w:numId="503" w16cid:durableId="1043485446">
    <w:abstractNumId w:val="6"/>
  </w:num>
  <w:num w:numId="504" w16cid:durableId="662438088">
    <w:abstractNumId w:val="5"/>
  </w:num>
  <w:num w:numId="505" w16cid:durableId="892886786">
    <w:abstractNumId w:val="9"/>
  </w:num>
  <w:num w:numId="506" w16cid:durableId="1131706481">
    <w:abstractNumId w:val="4"/>
  </w:num>
  <w:num w:numId="507" w16cid:durableId="462239171">
    <w:abstractNumId w:val="3"/>
  </w:num>
  <w:num w:numId="508" w16cid:durableId="616178298">
    <w:abstractNumId w:val="2"/>
  </w:num>
  <w:num w:numId="509" w16cid:durableId="882979200">
    <w:abstractNumId w:val="1"/>
  </w:num>
  <w:num w:numId="510" w16cid:durableId="1724596332">
    <w:abstractNumId w:val="10"/>
  </w:num>
  <w:num w:numId="511" w16cid:durableId="948002003">
    <w:abstractNumId w:val="8"/>
  </w:num>
  <w:num w:numId="512" w16cid:durableId="1775202249">
    <w:abstractNumId w:val="7"/>
  </w:num>
  <w:num w:numId="513" w16cid:durableId="934675232">
    <w:abstractNumId w:val="6"/>
  </w:num>
  <w:num w:numId="514" w16cid:durableId="345399906">
    <w:abstractNumId w:val="5"/>
  </w:num>
  <w:num w:numId="515" w16cid:durableId="2006590247">
    <w:abstractNumId w:val="9"/>
  </w:num>
  <w:num w:numId="516" w16cid:durableId="1682858345">
    <w:abstractNumId w:val="4"/>
  </w:num>
  <w:num w:numId="517" w16cid:durableId="698118372">
    <w:abstractNumId w:val="3"/>
  </w:num>
  <w:num w:numId="518" w16cid:durableId="2127967488">
    <w:abstractNumId w:val="2"/>
  </w:num>
  <w:num w:numId="519" w16cid:durableId="1516578265">
    <w:abstractNumId w:val="1"/>
  </w:num>
  <w:num w:numId="520" w16cid:durableId="1836139626">
    <w:abstractNumId w:val="10"/>
  </w:num>
  <w:num w:numId="521" w16cid:durableId="1685397578">
    <w:abstractNumId w:val="8"/>
  </w:num>
  <w:num w:numId="522" w16cid:durableId="1688215381">
    <w:abstractNumId w:val="7"/>
  </w:num>
  <w:num w:numId="523" w16cid:durableId="112022877">
    <w:abstractNumId w:val="6"/>
  </w:num>
  <w:num w:numId="524" w16cid:durableId="434178050">
    <w:abstractNumId w:val="5"/>
  </w:num>
  <w:num w:numId="525" w16cid:durableId="1856459255">
    <w:abstractNumId w:val="9"/>
  </w:num>
  <w:num w:numId="526" w16cid:durableId="1568953446">
    <w:abstractNumId w:val="4"/>
  </w:num>
  <w:num w:numId="527" w16cid:durableId="1450125883">
    <w:abstractNumId w:val="3"/>
  </w:num>
  <w:num w:numId="528" w16cid:durableId="1663653904">
    <w:abstractNumId w:val="2"/>
  </w:num>
  <w:num w:numId="529" w16cid:durableId="1010110121">
    <w:abstractNumId w:val="1"/>
  </w:num>
  <w:numIdMacAtCleanup w:val="5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F87"/>
    <w:rsid w:val="00043809"/>
    <w:rsid w:val="0008416F"/>
    <w:rsid w:val="000C3891"/>
    <w:rsid w:val="001159EF"/>
    <w:rsid w:val="00121BAD"/>
    <w:rsid w:val="00131409"/>
    <w:rsid w:val="001572B1"/>
    <w:rsid w:val="00190636"/>
    <w:rsid w:val="001A0F43"/>
    <w:rsid w:val="001C3D54"/>
    <w:rsid w:val="00255F9C"/>
    <w:rsid w:val="002B1DFD"/>
    <w:rsid w:val="002D4F87"/>
    <w:rsid w:val="002E51EF"/>
    <w:rsid w:val="002F7222"/>
    <w:rsid w:val="0030042C"/>
    <w:rsid w:val="00307358"/>
    <w:rsid w:val="0032750D"/>
    <w:rsid w:val="00382790"/>
    <w:rsid w:val="003B5BB3"/>
    <w:rsid w:val="004115B5"/>
    <w:rsid w:val="0048320E"/>
    <w:rsid w:val="0048413C"/>
    <w:rsid w:val="004E3D21"/>
    <w:rsid w:val="00501B23"/>
    <w:rsid w:val="005248C6"/>
    <w:rsid w:val="00572AEF"/>
    <w:rsid w:val="00603714"/>
    <w:rsid w:val="00655516"/>
    <w:rsid w:val="00687712"/>
    <w:rsid w:val="00743578"/>
    <w:rsid w:val="00790D61"/>
    <w:rsid w:val="007C5083"/>
    <w:rsid w:val="00815E76"/>
    <w:rsid w:val="00825F83"/>
    <w:rsid w:val="008633F7"/>
    <w:rsid w:val="0087492F"/>
    <w:rsid w:val="008E1A5F"/>
    <w:rsid w:val="008E1A9B"/>
    <w:rsid w:val="0090591E"/>
    <w:rsid w:val="00943430"/>
    <w:rsid w:val="0096623B"/>
    <w:rsid w:val="009E1560"/>
    <w:rsid w:val="009E4A9E"/>
    <w:rsid w:val="009F6071"/>
    <w:rsid w:val="009F65FA"/>
    <w:rsid w:val="00A414A2"/>
    <w:rsid w:val="00A42FAE"/>
    <w:rsid w:val="00A559D4"/>
    <w:rsid w:val="00A601C9"/>
    <w:rsid w:val="00A913DF"/>
    <w:rsid w:val="00A91AA9"/>
    <w:rsid w:val="00B06D8A"/>
    <w:rsid w:val="00BF7702"/>
    <w:rsid w:val="00C053BD"/>
    <w:rsid w:val="00C14864"/>
    <w:rsid w:val="00C22623"/>
    <w:rsid w:val="00C5544E"/>
    <w:rsid w:val="00C61464"/>
    <w:rsid w:val="00C8309A"/>
    <w:rsid w:val="00CB0DD9"/>
    <w:rsid w:val="00DC5262"/>
    <w:rsid w:val="00E05704"/>
    <w:rsid w:val="00E4304F"/>
    <w:rsid w:val="00EA20FB"/>
    <w:rsid w:val="00EC390A"/>
    <w:rsid w:val="00EF43F5"/>
    <w:rsid w:val="00F84576"/>
    <w:rsid w:val="00FA112C"/>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95AF6"/>
  <w15:chartTrackingRefBased/>
  <w15:docId w15:val="{E3787A20-06B9-014A-801E-22C2CDA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0FB"/>
    <w:pPr>
      <w:spacing w:after="200" w:line="276" w:lineRule="auto"/>
    </w:pPr>
    <w:rPr>
      <w:rFonts w:ascii="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EA20FB"/>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A20FB"/>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A20FB"/>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EA20FB"/>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EA20FB"/>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EA20FB"/>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A20FB"/>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A20FB"/>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EA20F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A20FB"/>
  </w:style>
  <w:style w:type="paragraph" w:customStyle="1" w:styleId="NoParagraphStyle">
    <w:name w:val="[No Paragraph Style]"/>
    <w:rsid w:val="00EA20FB"/>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EA20FB"/>
    <w:rPr>
      <w:color w:val="FF358C"/>
      <w:u w:val="single"/>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EA20FB"/>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EA20FB"/>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EA20FB"/>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EA20FB"/>
    <w:pPr>
      <w:suppressAutoHyphens/>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EA20FB"/>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EA20FB"/>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EA20FB"/>
    <w:rPr>
      <w:b/>
      <w:bCs/>
      <w:color w:val="3366FF"/>
    </w:rPr>
  </w:style>
  <w:style w:type="character" w:customStyle="1" w:styleId="BoldItalic">
    <w:name w:val="BoldItalic"/>
    <w:uiPriority w:val="1"/>
    <w:qFormat/>
    <w:rsid w:val="00EA20FB"/>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EA20FB"/>
    <w:rPr>
      <w:b/>
      <w:bCs/>
      <w:smallCaps/>
      <w:spacing w:val="5"/>
    </w:rPr>
  </w:style>
  <w:style w:type="paragraph" w:customStyle="1" w:styleId="ChapterSubtitle">
    <w:name w:val="ChapterSubtitle"/>
    <w:rsid w:val="00EA20FB"/>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EA20FB"/>
  </w:style>
  <w:style w:type="paragraph" w:customStyle="1" w:styleId="BookEdition">
    <w:name w:val="BookEdition"/>
    <w:basedOn w:val="BookSubtitle"/>
    <w:qFormat/>
    <w:rsid w:val="00EA20FB"/>
    <w:rPr>
      <w:b w:val="0"/>
      <w:bCs w:val="0"/>
      <w:i/>
      <w:iCs/>
      <w:sz w:val="24"/>
      <w:szCs w:val="24"/>
    </w:rPr>
  </w:style>
  <w:style w:type="paragraph" w:customStyle="1" w:styleId="BookAuthor">
    <w:name w:val="BookAuthor"/>
    <w:basedOn w:val="BookEdition"/>
    <w:qFormat/>
    <w:rsid w:val="00EA20FB"/>
    <w:rPr>
      <w:i w:val="0"/>
      <w:iCs w:val="0"/>
      <w:smallCaps/>
    </w:rPr>
  </w:style>
  <w:style w:type="paragraph" w:customStyle="1" w:styleId="BookHalfTitle">
    <w:name w:val="BookHalfTitle"/>
    <w:basedOn w:val="BackmatterTitle"/>
    <w:qFormat/>
    <w:rsid w:val="00EA20FB"/>
  </w:style>
  <w:style w:type="paragraph" w:customStyle="1" w:styleId="BookPublisher">
    <w:name w:val="BookPublisher"/>
    <w:basedOn w:val="BookAuthor"/>
    <w:qFormat/>
    <w:rsid w:val="00EA20FB"/>
    <w:rPr>
      <w:i/>
      <w:iCs/>
      <w:smallCaps w:val="0"/>
      <w:sz w:val="20"/>
      <w:szCs w:val="20"/>
    </w:rPr>
  </w:style>
  <w:style w:type="paragraph" w:customStyle="1" w:styleId="BookTitle0">
    <w:name w:val="BookTitle"/>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EA20FB"/>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EA20FB"/>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EA20FB"/>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EA20FB"/>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EA20FB"/>
    <w:pPr>
      <w:widowControl w:val="0"/>
      <w:pBdr>
        <w:left w:val="single" w:sz="18" w:space="4" w:color="008000"/>
      </w:pBdr>
      <w:suppressAutoHyphens/>
      <w:autoSpaceDE w:val="0"/>
      <w:autoSpaceDN w:val="0"/>
      <w:adjustRightInd w:val="0"/>
      <w:spacing w:line="200" w:lineRule="atLeast"/>
      <w:ind w:left="216" w:right="864"/>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EA20FB"/>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EA20FB"/>
    <w:rPr>
      <w:bCs/>
      <w:color w:val="A12126"/>
    </w:rPr>
  </w:style>
  <w:style w:type="paragraph" w:customStyle="1" w:styleId="BoxHeadA">
    <w:name w:val="BoxHeadA"/>
    <w:qFormat/>
    <w:rsid w:val="00EA20FB"/>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EA20FB"/>
    <w:pPr>
      <w:spacing w:before="120"/>
    </w:pPr>
    <w:rPr>
      <w:i/>
      <w:iCs/>
      <w:caps w:val="0"/>
    </w:rPr>
  </w:style>
  <w:style w:type="paragraph" w:customStyle="1" w:styleId="BoxListBody">
    <w:name w:val="BoxListBody"/>
    <w:qFormat/>
    <w:rsid w:val="00EA20FB"/>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EA20FB"/>
    <w:pPr>
      <w:widowControl w:val="0"/>
      <w:numPr>
        <w:numId w:val="1"/>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Head">
    <w:name w:val="BoxListHead"/>
    <w:qFormat/>
    <w:rsid w:val="00EA20FB"/>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EA20FB"/>
    <w:pPr>
      <w:widowControl w:val="0"/>
      <w:numPr>
        <w:numId w:val="2"/>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Plain">
    <w:name w:val="BoxListPlain"/>
    <w:qFormat/>
    <w:rsid w:val="00EA20FB"/>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EA20FB"/>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EA20FB"/>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EA20FB"/>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EA20FB"/>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EA20FB"/>
    <w:rPr>
      <w:rFonts w:ascii="Symbol" w:hAnsi="Symbol" w:cs="Symbol"/>
      <w:color w:val="000000"/>
    </w:rPr>
  </w:style>
  <w:style w:type="character" w:customStyle="1" w:styleId="Caps">
    <w:name w:val="Caps"/>
    <w:uiPriority w:val="1"/>
    <w:qFormat/>
    <w:rsid w:val="00EA20FB"/>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EA20FB"/>
    <w:pPr>
      <w:numPr>
        <w:ilvl w:val="4"/>
        <w:numId w:val="186"/>
      </w:numPr>
      <w:spacing w:after="240"/>
    </w:pPr>
    <w:rPr>
      <w:rFonts w:ascii="Times Roman" w:hAnsi="Times Roman" w:cs="FuturaPT-BookObl"/>
      <w:color w:val="000000"/>
      <w:sz w:val="17"/>
      <w:szCs w:val="17"/>
      <w:lang w:eastAsia="en-CA"/>
    </w:rPr>
  </w:style>
  <w:style w:type="paragraph" w:customStyle="1" w:styleId="ChapterIntro">
    <w:name w:val="ChapterIntro"/>
    <w:qFormat/>
    <w:rsid w:val="00EA20FB"/>
    <w:pPr>
      <w:suppressAutoHyphens/>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EA20FB"/>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EA20FB"/>
    <w:pPr>
      <w:numPr>
        <w:numId w:val="186"/>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EA20FB"/>
    <w:pPr>
      <w:numPr>
        <w:numId w:val="3"/>
      </w:numPr>
    </w:pPr>
  </w:style>
  <w:style w:type="paragraph" w:customStyle="1" w:styleId="ChapterTitle">
    <w:name w:val="ChapterTitle"/>
    <w:qFormat/>
    <w:rsid w:val="00EA20FB"/>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EA20FB"/>
    <w:pPr>
      <w:pBdr>
        <w:left w:val="single" w:sz="4" w:space="14" w:color="auto"/>
      </w:pBdr>
      <w:suppressAutoHyphens/>
      <w:spacing w:line="210" w:lineRule="atLeast"/>
      <w:ind w:left="720"/>
      <w:contextualSpacing/>
      <w:textAlignment w:val="top"/>
    </w:pPr>
    <w:rPr>
      <w:rFonts w:ascii="Courier" w:hAnsi="Courier" w:cs="TheSansMonoCondensed-Plain"/>
      <w:color w:val="000000"/>
      <w:sz w:val="15"/>
      <w:szCs w:val="17"/>
      <w:lang w:eastAsia="en-CA"/>
    </w:rPr>
  </w:style>
  <w:style w:type="paragraph" w:customStyle="1" w:styleId="CodeAnnotated">
    <w:name w:val="CodeAnnotated"/>
    <w:qFormat/>
    <w:rsid w:val="00EA20FB"/>
    <w:pPr>
      <w:widowControl w:val="0"/>
      <w:pBdr>
        <w:left w:val="single" w:sz="4" w:space="4" w:color="auto"/>
      </w:pBdr>
      <w:suppressAutoHyphens/>
      <w:autoSpaceDE w:val="0"/>
      <w:autoSpaceDN w:val="0"/>
      <w:spacing w:line="210" w:lineRule="atLeast"/>
      <w:ind w:left="740" w:hanging="216"/>
      <w:contextualSpacing/>
      <w:textAlignment w:val="top"/>
    </w:pPr>
    <w:rPr>
      <w:rFonts w:ascii="Courier" w:hAnsi="Courier" w:cs="TheSansMonoCondensed-Plain"/>
      <w:color w:val="000000"/>
      <w:sz w:val="15"/>
      <w:szCs w:val="17"/>
      <w:lang w:eastAsia="en-CA"/>
    </w:rPr>
  </w:style>
  <w:style w:type="character" w:customStyle="1" w:styleId="CodeAnnotation">
    <w:name w:val="CodeAnnotation"/>
    <w:uiPriority w:val="1"/>
    <w:qFormat/>
    <w:rsid w:val="00EA20F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EA20FB"/>
    <w:rPr>
      <w:color w:val="00B0F0"/>
    </w:rPr>
  </w:style>
  <w:style w:type="paragraph" w:customStyle="1" w:styleId="CodeCustom2">
    <w:name w:val="CodeCustom2"/>
    <w:basedOn w:val="CodeCustom1"/>
    <w:qFormat/>
    <w:rsid w:val="00EA20FB"/>
    <w:pPr>
      <w:framePr w:wrap="around" w:vAnchor="text" w:hAnchor="text" w:y="1"/>
    </w:pPr>
    <w:rPr>
      <w:color w:val="7030A0"/>
    </w:rPr>
  </w:style>
  <w:style w:type="paragraph" w:customStyle="1" w:styleId="CodeLabel">
    <w:name w:val="CodeLabel"/>
    <w:next w:val="Code"/>
    <w:qFormat/>
    <w:rsid w:val="00EA20FB"/>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EA20FB"/>
    <w:pPr>
      <w:numPr>
        <w:ilvl w:val="6"/>
        <w:numId w:val="186"/>
      </w:numPr>
      <w:spacing w:before="240" w:after="120"/>
    </w:pPr>
    <w:rPr>
      <w:rFonts w:ascii="Times Roman" w:hAnsi="Times Roman" w:cs="FuturaPT-BookObl"/>
      <w:color w:val="000000"/>
      <w:sz w:val="17"/>
      <w:szCs w:val="17"/>
      <w:lang w:eastAsia="en-CA"/>
    </w:rPr>
  </w:style>
  <w:style w:type="paragraph" w:customStyle="1" w:styleId="CodeWide">
    <w:name w:val="CodeWide"/>
    <w:qFormat/>
    <w:rsid w:val="00EA20FB"/>
    <w:pPr>
      <w:widowControl w:val="0"/>
      <w:pBdr>
        <w:left w:val="single" w:sz="4" w:space="1" w:color="auto"/>
      </w:pBdr>
      <w:suppressAutoHyphens/>
      <w:autoSpaceDE w:val="0"/>
      <w:autoSpaceDN w:val="0"/>
      <w:adjustRightInd w:val="0"/>
      <w:spacing w:line="210" w:lineRule="atLeast"/>
      <w:ind w:right="-1440"/>
      <w:contextualSpacing/>
      <w:textAlignment w:val="baseline"/>
    </w:pPr>
    <w:rPr>
      <w:rFonts w:ascii="Courier" w:hAnsi="Courier" w:cs="TheSansMonoCondensed-Plain"/>
      <w:color w:val="000000"/>
      <w:w w:val="66"/>
      <w:sz w:val="15"/>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EA20FB"/>
    <w:pPr>
      <w:widowControl w:val="0"/>
      <w:autoSpaceDE w:val="0"/>
      <w:autoSpaceDN w:val="0"/>
      <w:adjustRightInd w:val="0"/>
      <w:spacing w:after="200"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EA20FB"/>
  </w:style>
  <w:style w:type="paragraph" w:customStyle="1" w:styleId="CopyrightHead">
    <w:name w:val="CopyrightHead"/>
    <w:basedOn w:val="CopyrightLOC"/>
    <w:qFormat/>
    <w:rsid w:val="00EA20FB"/>
    <w:rPr>
      <w:b/>
    </w:rPr>
  </w:style>
  <w:style w:type="character" w:customStyle="1" w:styleId="CustomCharStyle">
    <w:name w:val="CustomCharStyle"/>
    <w:uiPriority w:val="1"/>
    <w:qFormat/>
    <w:rsid w:val="00EA20FB"/>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EA20FB"/>
  </w:style>
  <w:style w:type="paragraph" w:customStyle="1" w:styleId="Default">
    <w:name w:val="Default"/>
    <w:rsid w:val="00EA20FB"/>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EA20FB"/>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EA20FB"/>
    <w:pPr>
      <w:widowControl w:val="0"/>
      <w:autoSpaceDE w:val="0"/>
      <w:autoSpaceDN w:val="0"/>
      <w:adjustRightInd w:val="0"/>
      <w:spacing w:after="120" w:line="240" w:lineRule="atLeast"/>
      <w:ind w:left="720" w:hanging="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EA20FB"/>
    <w:rPr>
      <w:color w:val="3366FF"/>
      <w:vertAlign w:val="superscript"/>
    </w:rPr>
  </w:style>
  <w:style w:type="character" w:customStyle="1" w:styleId="EndnoteReference">
    <w:name w:val="EndnoteReference"/>
    <w:basedOn w:val="FootnoteReference"/>
    <w:uiPriority w:val="1"/>
    <w:qFormat/>
    <w:rsid w:val="00EA20FB"/>
    <w:rPr>
      <w:color w:val="3366FF"/>
      <w:vertAlign w:val="superscript"/>
    </w:rPr>
  </w:style>
  <w:style w:type="character" w:customStyle="1" w:styleId="EndnoteRef">
    <w:name w:val="EndnoteRef"/>
    <w:basedOn w:val="EndnoteReference"/>
    <w:uiPriority w:val="1"/>
    <w:qFormat/>
    <w:rsid w:val="00EA20FB"/>
    <w:rPr>
      <w:color w:val="3366FF"/>
      <w:vertAlign w:val="superscript"/>
    </w:rPr>
  </w:style>
  <w:style w:type="paragraph" w:customStyle="1" w:styleId="Epigraph">
    <w:name w:val="Epigraph"/>
    <w:qFormat/>
    <w:rsid w:val="00EA20FB"/>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EA20FB"/>
    <w:pPr>
      <w:jc w:val="right"/>
    </w:pPr>
    <w:rPr>
      <w:i w:val="0"/>
    </w:rPr>
  </w:style>
  <w:style w:type="paragraph" w:customStyle="1" w:styleId="ListPlain">
    <w:name w:val="ListPlain"/>
    <w:qFormat/>
    <w:rsid w:val="00EA20FB"/>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EA20FB"/>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EA20FB"/>
    <w:pPr>
      <w:widowControl w:val="0"/>
      <w:autoSpaceDE w:val="0"/>
      <w:autoSpaceDN w:val="0"/>
      <w:adjustRightInd w:val="0"/>
      <w:spacing w:before="120" w:after="120" w:line="240" w:lineRule="atLeast"/>
      <w:ind w:left="2160"/>
      <w:textAlignment w:val="baseline"/>
    </w:pPr>
    <w:rPr>
      <w:rFonts w:ascii="Times Roman" w:hAnsi="Times Roman" w:cs="NewBaskervilleStd-Roman"/>
      <w:i/>
      <w:color w:val="000000"/>
      <w:sz w:val="20"/>
      <w:szCs w:val="20"/>
      <w:lang w:eastAsia="en-CA"/>
    </w:rPr>
  </w:style>
  <w:style w:type="paragraph" w:customStyle="1" w:styleId="ExtractPara">
    <w:name w:val="ExtractPara"/>
    <w:basedOn w:val="QuotePara"/>
    <w:qFormat/>
    <w:rsid w:val="00EA20FB"/>
    <w:rPr>
      <w:i w:val="0"/>
      <w:sz w:val="18"/>
      <w:szCs w:val="18"/>
    </w:rPr>
  </w:style>
  <w:style w:type="paragraph" w:customStyle="1" w:styleId="ExtractParaContinued">
    <w:name w:val="ExtractParaContinued"/>
    <w:basedOn w:val="ExtractPara"/>
    <w:qFormat/>
    <w:rsid w:val="00EA20FB"/>
    <w:pPr>
      <w:spacing w:before="0"/>
      <w:ind w:firstLine="360"/>
    </w:pPr>
  </w:style>
  <w:style w:type="paragraph" w:customStyle="1" w:styleId="ExtractSource">
    <w:name w:val="ExtractSource"/>
    <w:basedOn w:val="ExtractPara"/>
    <w:qFormat/>
    <w:rsid w:val="00EA20FB"/>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EA20FB"/>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DefaultParagraphFont"/>
    <w:uiPriority w:val="99"/>
    <w:unhideWhenUsed/>
    <w:rsid w:val="00EA20FB"/>
    <w:rPr>
      <w:vertAlign w:val="superscript"/>
    </w:rPr>
  </w:style>
  <w:style w:type="paragraph" w:styleId="FootnoteText">
    <w:name w:val="footnote text"/>
    <w:basedOn w:val="Normal"/>
    <w:link w:val="FootnoteTextChar"/>
    <w:uiPriority w:val="99"/>
    <w:unhideWhenUsed/>
    <w:rsid w:val="00EA20FB"/>
    <w:pPr>
      <w:spacing w:after="0" w:line="240" w:lineRule="auto"/>
    </w:pPr>
    <w:rPr>
      <w:sz w:val="20"/>
      <w:szCs w:val="20"/>
    </w:rPr>
  </w:style>
  <w:style w:type="character" w:customStyle="1" w:styleId="FootnoteTextChar">
    <w:name w:val="Footnote Text Char"/>
    <w:basedOn w:val="DefaultParagraphFont"/>
    <w:link w:val="FootnoteText"/>
    <w:uiPriority w:val="99"/>
    <w:rsid w:val="00EA20FB"/>
    <w:rPr>
      <w:rFonts w:ascii="Times New Roman" w:hAnsi="Times New Roman" w:cs="Times New Roman"/>
      <w:sz w:val="20"/>
      <w:szCs w:val="20"/>
      <w:lang w:val="en-CA" w:eastAsia="en-CA"/>
    </w:rPr>
  </w:style>
  <w:style w:type="character" w:customStyle="1" w:styleId="FootnoteRef">
    <w:name w:val="FootnoteRef"/>
    <w:basedOn w:val="FootnoteReference"/>
    <w:uiPriority w:val="1"/>
    <w:qFormat/>
    <w:rsid w:val="00EA20FB"/>
    <w:rPr>
      <w:color w:val="3366FF"/>
      <w:vertAlign w:val="superscript"/>
    </w:rPr>
  </w:style>
  <w:style w:type="paragraph" w:customStyle="1" w:styleId="FrontmatterTitle">
    <w:name w:val="FrontmatterTitle"/>
    <w:basedOn w:val="BackmatterTitle"/>
    <w:qFormat/>
    <w:rsid w:val="00EA20FB"/>
  </w:style>
  <w:style w:type="paragraph" w:customStyle="1" w:styleId="GlossaryDefinition">
    <w:name w:val="GlossaryDefinition"/>
    <w:qFormat/>
    <w:rsid w:val="00EA20FB"/>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EA20FB"/>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lang w:eastAsia="en-CA"/>
    </w:rPr>
  </w:style>
  <w:style w:type="character" w:customStyle="1" w:styleId="GraphicInline">
    <w:name w:val="GraphicInline"/>
    <w:uiPriority w:val="1"/>
    <w:qFormat/>
    <w:rsid w:val="00EA20FB"/>
    <w:rPr>
      <w:color w:val="3366FF"/>
      <w:bdr w:val="none" w:sz="0" w:space="0" w:color="auto"/>
      <w:shd w:val="clear" w:color="auto" w:fill="99CC00"/>
    </w:rPr>
  </w:style>
  <w:style w:type="paragraph" w:customStyle="1" w:styleId="GraphicSlug">
    <w:name w:val="GraphicSlug"/>
    <w:qFormat/>
    <w:rsid w:val="00EA20FB"/>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EA20FB"/>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EA20FB"/>
    <w:pPr>
      <w:keepNext/>
      <w:keepLines/>
      <w:widowControl w:val="0"/>
      <w:numPr>
        <w:ilvl w:val="1"/>
        <w:numId w:val="186"/>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EA20FB"/>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EA20FB"/>
    <w:pPr>
      <w:keepNext/>
      <w:keepLines/>
      <w:widowControl w:val="0"/>
      <w:numPr>
        <w:ilvl w:val="2"/>
        <w:numId w:val="186"/>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EA20FB"/>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EA20FB"/>
    <w:pPr>
      <w:keepNext/>
      <w:keepLines/>
      <w:widowControl w:val="0"/>
      <w:numPr>
        <w:ilvl w:val="3"/>
        <w:numId w:val="186"/>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EA20FB"/>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EA20FB"/>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EA20FB"/>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EA20FB"/>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EA20FB"/>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EA20FB"/>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EA20FB"/>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EA20FB"/>
    <w:rPr>
      <w:rFonts w:asciiTheme="majorHAnsi" w:eastAsiaTheme="majorEastAsia" w:hAnsiTheme="majorHAnsi" w:cstheme="majorBidi"/>
      <w:i/>
      <w:iCs/>
      <w:color w:val="404040" w:themeColor="text1" w:themeTint="BF"/>
      <w:sz w:val="20"/>
      <w:szCs w:val="20"/>
      <w:lang w:val="en-CA" w:eastAsia="en-CA"/>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EA20FB"/>
    <w:rPr>
      <w:color w:val="3366FF"/>
      <w:bdr w:val="none" w:sz="0" w:space="0" w:color="auto"/>
      <w:shd w:val="clear" w:color="auto" w:fill="FFFF00"/>
    </w:rPr>
  </w:style>
  <w:style w:type="character" w:styleId="Hyperlink">
    <w:name w:val="Hyperlink"/>
    <w:basedOn w:val="DefaultParagraphFont"/>
    <w:uiPriority w:val="99"/>
    <w:unhideWhenUsed/>
    <w:rsid w:val="00EA20FB"/>
    <w:rPr>
      <w:color w:val="0563C1" w:themeColor="hyperlink"/>
      <w:u w:val="single"/>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EA20FB"/>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EA20FB"/>
    <w:pPr>
      <w:spacing w:before="320" w:after="80"/>
    </w:pPr>
    <w:rPr>
      <w:rFonts w:ascii="Arial" w:hAnsi="Arial" w:cs="NewBaskervilleStd-Roman"/>
      <w:color w:val="000000"/>
      <w:sz w:val="22"/>
      <w:szCs w:val="22"/>
      <w:lang w:eastAsia="en-CA"/>
    </w:rPr>
  </w:style>
  <w:style w:type="paragraph" w:customStyle="1" w:styleId="IndexLevel1">
    <w:name w:val="IndexLevel1"/>
    <w:qFormat/>
    <w:rsid w:val="00EA20FB"/>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EA20FB"/>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EA20FB"/>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EA20FB"/>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EA20FB"/>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EA20FB"/>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EA20F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A20FB"/>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EA20FB"/>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EA20FB"/>
    <w:pPr>
      <w:widowControl w:val="0"/>
      <w:numPr>
        <w:numId w:val="5"/>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EA20FB"/>
    <w:pPr>
      <w:numPr>
        <w:numId w:val="202"/>
      </w:numPr>
      <w:ind w:left="2520"/>
    </w:pPr>
  </w:style>
  <w:style w:type="paragraph" w:customStyle="1" w:styleId="ListCaption">
    <w:name w:val="ListCaption"/>
    <w:basedOn w:val="CaptionLine"/>
    <w:qFormat/>
    <w:rsid w:val="00EA20FB"/>
    <w:pPr>
      <w:ind w:left="3600"/>
    </w:pPr>
  </w:style>
  <w:style w:type="paragraph" w:customStyle="1" w:styleId="ListCode">
    <w:name w:val="ListCode"/>
    <w:qFormat/>
    <w:rsid w:val="00EA20FB"/>
    <w:pPr>
      <w:widowControl w:val="0"/>
      <w:pBdr>
        <w:left w:val="single" w:sz="4" w:space="4" w:color="auto"/>
      </w:pBdr>
      <w:suppressAutoHyphens/>
      <w:autoSpaceDE w:val="0"/>
      <w:autoSpaceDN w:val="0"/>
      <w:adjustRightInd w:val="0"/>
      <w:spacing w:line="210" w:lineRule="atLeast"/>
      <w:ind w:left="1584"/>
      <w:contextualSpacing/>
      <w:textAlignment w:val="baseline"/>
    </w:pPr>
    <w:rPr>
      <w:rFonts w:ascii="Courier" w:hAnsi="Courier" w:cs="TheSansMonoCondensed-Plain"/>
      <w:color w:val="000000"/>
      <w:sz w:val="15"/>
      <w:szCs w:val="17"/>
      <w:lang w:eastAsia="en-CA"/>
    </w:rPr>
  </w:style>
  <w:style w:type="paragraph" w:customStyle="1" w:styleId="ListGraphic">
    <w:name w:val="ListGraphic"/>
    <w:basedOn w:val="GraphicSlug"/>
    <w:qFormat/>
    <w:rsid w:val="00EA20FB"/>
    <w:pPr>
      <w:ind w:left="0"/>
    </w:pPr>
  </w:style>
  <w:style w:type="paragraph" w:customStyle="1" w:styleId="ListHead">
    <w:name w:val="ListHead"/>
    <w:qFormat/>
    <w:rsid w:val="00EA20FB"/>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EA20FB"/>
    <w:pPr>
      <w:widowControl w:val="0"/>
      <w:numPr>
        <w:numId w:val="6"/>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EA20FB"/>
    <w:pPr>
      <w:widowControl w:val="0"/>
      <w:numPr>
        <w:numId w:val="206"/>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EA20FB"/>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EA20FB"/>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EA20FB"/>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EA20FB"/>
    <w:rPr>
      <w:rFonts w:ascii="Courier" w:hAnsi="Courier"/>
      <w:color w:val="A6A6A6" w:themeColor="background1" w:themeShade="A6"/>
    </w:rPr>
  </w:style>
  <w:style w:type="character" w:customStyle="1" w:styleId="LiteralItalic">
    <w:name w:val="LiteralItalic"/>
    <w:uiPriority w:val="1"/>
    <w:qFormat/>
    <w:rsid w:val="00EA20FB"/>
    <w:rPr>
      <w:rFonts w:ascii="Courier" w:hAnsi="Courier" w:cs="TheSansMonoCondensed-Italic"/>
      <w:b w:val="0"/>
      <w:i/>
      <w:iCs/>
      <w:color w:val="3366FF"/>
      <w:spacing w:val="0"/>
      <w:w w:val="100"/>
      <w:position w:val="0"/>
      <w:szCs w:val="17"/>
      <w:u w:val="none"/>
      <w:vertAlign w:val="baseline"/>
      <w:lang w:val="en-US"/>
    </w:rPr>
  </w:style>
  <w:style w:type="character" w:customStyle="1" w:styleId="MenuArrow">
    <w:name w:val="MenuArrow"/>
    <w:uiPriority w:val="1"/>
    <w:qFormat/>
    <w:rsid w:val="00EA20FB"/>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EA20FB"/>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EA20FB"/>
    <w:pPr>
      <w:spacing w:after="240"/>
    </w:pPr>
  </w:style>
  <w:style w:type="paragraph" w:customStyle="1" w:styleId="NoteContinued">
    <w:name w:val="NoteContinued"/>
    <w:basedOn w:val="Note"/>
    <w:qFormat/>
    <w:rsid w:val="00EA20FB"/>
    <w:pPr>
      <w:spacing w:before="0"/>
      <w:ind w:firstLine="0"/>
    </w:pPr>
  </w:style>
  <w:style w:type="character" w:customStyle="1" w:styleId="NoteHead">
    <w:name w:val="NoteHead"/>
    <w:uiPriority w:val="1"/>
    <w:qFormat/>
    <w:rsid w:val="00EA20FB"/>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EA20FB"/>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EA20FB"/>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EA20FB"/>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EA20FB"/>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EA20FB"/>
    <w:rPr>
      <w:color w:val="3366FF"/>
      <w:bdr w:val="single" w:sz="4" w:space="0" w:color="FF0000"/>
    </w:rPr>
  </w:style>
  <w:style w:type="paragraph" w:customStyle="1" w:styleId="ProductionDirective">
    <w:name w:val="ProductionDirective"/>
    <w:qFormat/>
    <w:rsid w:val="00EA20FB"/>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EA20F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A20F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A20FB"/>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EA20FB"/>
    <w:pPr>
      <w:spacing w:after="240"/>
      <w:jc w:val="right"/>
    </w:pPr>
    <w:rPr>
      <w:i w:val="0"/>
    </w:rPr>
  </w:style>
  <w:style w:type="paragraph" w:customStyle="1" w:styleId="Reference">
    <w:name w:val="Reference"/>
    <w:qFormat/>
    <w:rsid w:val="00EA20FB"/>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EA20FB"/>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EA20FB"/>
  </w:style>
  <w:style w:type="paragraph" w:customStyle="1" w:styleId="ReviewQuote">
    <w:name w:val="ReviewQuote"/>
    <w:basedOn w:val="QuotePara"/>
    <w:qFormat/>
    <w:rsid w:val="00EA20FB"/>
  </w:style>
  <w:style w:type="paragraph" w:customStyle="1" w:styleId="ReviewSource">
    <w:name w:val="ReviewSource"/>
    <w:basedOn w:val="QuoteSource"/>
    <w:qFormat/>
    <w:rsid w:val="00EA20FB"/>
  </w:style>
  <w:style w:type="paragraph" w:customStyle="1" w:styleId="RunInHead">
    <w:name w:val="RunInHead"/>
    <w:rsid w:val="00EA20FB"/>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EA20FB"/>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EA20FB"/>
    <w:rPr>
      <w:caps w:val="0"/>
      <w:smallCaps/>
      <w:color w:val="3366FF"/>
    </w:rPr>
  </w:style>
  <w:style w:type="character" w:customStyle="1" w:styleId="SmallCapsBold">
    <w:name w:val="SmallCapsBold"/>
    <w:basedOn w:val="SmallCaps"/>
    <w:uiPriority w:val="1"/>
    <w:qFormat/>
    <w:rsid w:val="00EA20FB"/>
    <w:rPr>
      <w:b/>
      <w:bCs/>
      <w:caps w:val="0"/>
      <w:smallCaps/>
      <w:color w:val="3366FF"/>
    </w:rPr>
  </w:style>
  <w:style w:type="character" w:customStyle="1" w:styleId="SmallCapsBoldItalic">
    <w:name w:val="SmallCapsBoldItalic"/>
    <w:basedOn w:val="SmallCapsBold"/>
    <w:uiPriority w:val="1"/>
    <w:qFormat/>
    <w:rsid w:val="00EA20FB"/>
    <w:rPr>
      <w:b/>
      <w:bCs/>
      <w:i/>
      <w:iCs/>
      <w:caps w:val="0"/>
      <w:smallCaps/>
      <w:color w:val="3366FF"/>
    </w:rPr>
  </w:style>
  <w:style w:type="character" w:customStyle="1" w:styleId="SmallCapsItalic">
    <w:name w:val="SmallCapsItalic"/>
    <w:basedOn w:val="SmallCaps"/>
    <w:uiPriority w:val="1"/>
    <w:qFormat/>
    <w:rsid w:val="00EA20FB"/>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EA20FB"/>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EA20FB"/>
    <w:rPr>
      <w:color w:val="3366FF"/>
      <w:vertAlign w:val="subscript"/>
    </w:rPr>
  </w:style>
  <w:style w:type="character" w:customStyle="1" w:styleId="SubscriptItalic">
    <w:name w:val="SubscriptItalic"/>
    <w:uiPriority w:val="1"/>
    <w:qFormat/>
    <w:rsid w:val="00EA20FB"/>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EA20FB"/>
    <w:rPr>
      <w:color w:val="3366FF"/>
      <w:vertAlign w:val="superscript"/>
    </w:rPr>
  </w:style>
  <w:style w:type="character" w:customStyle="1" w:styleId="SuperscriptItalic">
    <w:name w:val="SuperscriptItalic"/>
    <w:uiPriority w:val="1"/>
    <w:qFormat/>
    <w:rsid w:val="00EA20FB"/>
    <w:rPr>
      <w:i/>
      <w:color w:val="3366FF"/>
      <w:vertAlign w:val="superscript"/>
    </w:rPr>
  </w:style>
  <w:style w:type="character" w:customStyle="1" w:styleId="Symbol">
    <w:name w:val="Symbol"/>
    <w:uiPriority w:val="1"/>
    <w:qFormat/>
    <w:rsid w:val="00EA20FB"/>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EA20FB"/>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EA20FB"/>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EA20FB"/>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EA20FB"/>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EA20FB"/>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EA20FB"/>
    <w:pPr>
      <w:keepLines/>
      <w:widowControl w:val="0"/>
      <w:numPr>
        <w:numId w:val="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EA20FB"/>
    <w:pPr>
      <w:keepLines/>
      <w:widowControl w:val="0"/>
      <w:numPr>
        <w:numId w:val="20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EA20FB"/>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EA20FB"/>
    <w:pPr>
      <w:keepNext/>
      <w:keepLines/>
      <w:widowControl w:val="0"/>
      <w:numPr>
        <w:ilvl w:val="5"/>
        <w:numId w:val="186"/>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EA20F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EA20FB"/>
    <w:pPr>
      <w:ind w:left="720"/>
    </w:pPr>
    <w:rPr>
      <w:b/>
    </w:rPr>
  </w:style>
  <w:style w:type="paragraph" w:customStyle="1" w:styleId="TOCChapter">
    <w:name w:val="TOCChapter"/>
    <w:basedOn w:val="TOCH1"/>
    <w:qFormat/>
    <w:rsid w:val="00EA20FB"/>
    <w:pPr>
      <w:ind w:left="360"/>
    </w:pPr>
    <w:rPr>
      <w:b w:val="0"/>
      <w:sz w:val="24"/>
    </w:rPr>
  </w:style>
  <w:style w:type="paragraph" w:customStyle="1" w:styleId="TOCH2">
    <w:name w:val="TOCH2"/>
    <w:basedOn w:val="TOCH1"/>
    <w:qFormat/>
    <w:rsid w:val="00EA20FB"/>
    <w:pPr>
      <w:ind w:left="1080"/>
    </w:pPr>
    <w:rPr>
      <w:i/>
    </w:rPr>
  </w:style>
  <w:style w:type="paragraph" w:customStyle="1" w:styleId="TOCH3">
    <w:name w:val="TOCH3"/>
    <w:basedOn w:val="TOCH1"/>
    <w:qFormat/>
    <w:rsid w:val="00EA20FB"/>
    <w:pPr>
      <w:ind w:left="1440"/>
    </w:pPr>
    <w:rPr>
      <w:b w:val="0"/>
      <w:i/>
    </w:rPr>
  </w:style>
  <w:style w:type="paragraph" w:customStyle="1" w:styleId="TOCPart">
    <w:name w:val="TOCPart"/>
    <w:basedOn w:val="TOCH1"/>
    <w:qFormat/>
    <w:rsid w:val="00EA20FB"/>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EA20FB"/>
    <w:rPr>
      <w:rFonts w:ascii="Wingdings2" w:hAnsi="Wingdings2" w:cs="Wingdings2"/>
      <w:color w:val="000000"/>
      <w:w w:val="100"/>
      <w:position w:val="0"/>
      <w:u w:val="none"/>
      <w:vertAlign w:val="baseline"/>
      <w:lang w:val="en-US"/>
    </w:rPr>
  </w:style>
  <w:style w:type="character" w:customStyle="1" w:styleId="Xref">
    <w:name w:val="Xref"/>
    <w:uiPriority w:val="1"/>
    <w:rsid w:val="00EA20FB"/>
    <w:rPr>
      <w:color w:val="FF0000"/>
      <w:lang w:val="fr-FR"/>
    </w:rPr>
  </w:style>
  <w:style w:type="paragraph" w:styleId="Revision">
    <w:name w:val="Revision"/>
    <w:hidden/>
    <w:uiPriority w:val="99"/>
    <w:semiHidden/>
    <w:rsid w:val="00255F9C"/>
    <w:rPr>
      <w:rFonts w:eastAsiaTheme="minorHAnsi"/>
    </w:rPr>
  </w:style>
  <w:style w:type="paragraph" w:styleId="TOC1">
    <w:name w:val="toc 1"/>
    <w:basedOn w:val="Normal"/>
    <w:next w:val="Normal"/>
    <w:autoRedefine/>
    <w:uiPriority w:val="39"/>
    <w:unhideWhenUsed/>
    <w:rsid w:val="00687712"/>
    <w:pPr>
      <w:tabs>
        <w:tab w:val="right" w:leader="dot" w:pos="9350"/>
      </w:tabs>
      <w:spacing w:after="100"/>
      <w:pPrChange w:id="0" w:author="Frances" w:date="2023-03-20T16:00:00Z">
        <w:pPr>
          <w:spacing w:after="100" w:line="276" w:lineRule="auto"/>
        </w:pPr>
      </w:pPrChange>
    </w:pPr>
    <w:rPr>
      <w:rPrChange w:id="0" w:author="Frances" w:date="2023-03-20T16:00:00Z">
        <w:rPr>
          <w:sz w:val="22"/>
          <w:szCs w:val="22"/>
          <w:lang w:val="en-CA" w:eastAsia="en-CA" w:bidi="ar-SA"/>
        </w:rPr>
      </w:rPrChange>
    </w:rPr>
  </w:style>
  <w:style w:type="paragraph" w:styleId="TOC2">
    <w:name w:val="toc 2"/>
    <w:basedOn w:val="Normal"/>
    <w:next w:val="Normal"/>
    <w:autoRedefine/>
    <w:uiPriority w:val="39"/>
    <w:unhideWhenUsed/>
    <w:rsid w:val="00EC390A"/>
    <w:pPr>
      <w:tabs>
        <w:tab w:val="right" w:leader="dot" w:pos="9350"/>
      </w:tabs>
      <w:spacing w:after="100"/>
      <w:ind w:left="240"/>
      <w:pPrChange w:id="1" w:author="Frances" w:date="2023-03-21T10:23:00Z">
        <w:pPr>
          <w:spacing w:after="100" w:line="276" w:lineRule="auto"/>
          <w:ind w:left="240"/>
        </w:pPr>
      </w:pPrChange>
    </w:pPr>
    <w:rPr>
      <w:rPrChange w:id="1" w:author="Frances" w:date="2023-03-21T10:23:00Z">
        <w:rPr>
          <w:sz w:val="22"/>
          <w:szCs w:val="22"/>
          <w:lang w:val="en-CA" w:eastAsia="en-CA" w:bidi="ar-SA"/>
        </w:rPr>
      </w:rPrChange>
    </w:rPr>
  </w:style>
  <w:style w:type="character" w:styleId="CommentReference">
    <w:name w:val="annotation reference"/>
    <w:basedOn w:val="DefaultParagraphFont"/>
    <w:uiPriority w:val="99"/>
    <w:semiHidden/>
    <w:unhideWhenUsed/>
    <w:rsid w:val="00FA112C"/>
    <w:rPr>
      <w:sz w:val="16"/>
      <w:szCs w:val="16"/>
    </w:rPr>
  </w:style>
  <w:style w:type="paragraph" w:styleId="CommentText">
    <w:name w:val="annotation text"/>
    <w:basedOn w:val="Normal"/>
    <w:link w:val="CommentTextChar"/>
    <w:uiPriority w:val="99"/>
    <w:semiHidden/>
    <w:unhideWhenUsed/>
    <w:rsid w:val="00FA112C"/>
    <w:rPr>
      <w:sz w:val="20"/>
      <w:szCs w:val="20"/>
    </w:rPr>
  </w:style>
  <w:style w:type="character" w:customStyle="1" w:styleId="CommentTextChar">
    <w:name w:val="Comment Text Char"/>
    <w:basedOn w:val="DefaultParagraphFont"/>
    <w:link w:val="CommentText"/>
    <w:uiPriority w:val="99"/>
    <w:semiHidden/>
    <w:rsid w:val="00FA112C"/>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FA112C"/>
    <w:rPr>
      <w:b/>
      <w:bCs/>
    </w:rPr>
  </w:style>
  <w:style w:type="character" w:customStyle="1" w:styleId="CommentSubjectChar">
    <w:name w:val="Comment Subject Char"/>
    <w:basedOn w:val="CommentTextChar"/>
    <w:link w:val="CommentSubject"/>
    <w:uiPriority w:val="99"/>
    <w:semiHidden/>
    <w:rsid w:val="00FA112C"/>
    <w:rPr>
      <w:rFonts w:eastAsiaTheme="minorHAnsi"/>
      <w:b/>
      <w:bCs/>
      <w:sz w:val="20"/>
      <w:szCs w:val="20"/>
    </w:rPr>
  </w:style>
  <w:style w:type="paragraph" w:customStyle="1" w:styleId="HeadAExercise">
    <w:name w:val="HeadAExercise"/>
    <w:qFormat/>
    <w:rsid w:val="00EA20FB"/>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LiteralSuperscript">
    <w:name w:val="LiteralSuperscript"/>
    <w:uiPriority w:val="1"/>
    <w:qFormat/>
    <w:rsid w:val="00EA20FB"/>
    <w:rPr>
      <w:vertAlign w:val="superscript"/>
    </w:rPr>
  </w:style>
  <w:style w:type="character" w:customStyle="1" w:styleId="LiteralSubscript">
    <w:name w:val="LiteralSubscript"/>
    <w:uiPriority w:val="1"/>
    <w:qFormat/>
    <w:rsid w:val="00EA20FB"/>
    <w:rPr>
      <w:vertAlign w:val="subscript"/>
    </w:rPr>
  </w:style>
  <w:style w:type="character" w:customStyle="1" w:styleId="LiteralItalicSuperscript">
    <w:name w:val="LiteralItalicSuperscript"/>
    <w:uiPriority w:val="1"/>
    <w:qFormat/>
    <w:rsid w:val="00EA20FB"/>
    <w:rPr>
      <w:i/>
      <w:color w:val="3266FF"/>
      <w:vertAlign w:val="superscript"/>
    </w:rPr>
  </w:style>
  <w:style w:type="character" w:customStyle="1" w:styleId="LiteralItalicSubscript">
    <w:name w:val="LiteralItalicSubscript"/>
    <w:basedOn w:val="LiteralItalicSuperscript"/>
    <w:uiPriority w:val="1"/>
    <w:qFormat/>
    <w:rsid w:val="00EA20FB"/>
    <w:rPr>
      <w:i/>
      <w:color w:val="3266FF"/>
      <w:vertAlign w:val="subscript"/>
    </w:rPr>
  </w:style>
  <w:style w:type="paragraph" w:customStyle="1" w:styleId="BoxCodeAnnotated">
    <w:name w:val="BoxCodeAnnotated"/>
    <w:basedOn w:val="BoxCode"/>
    <w:qFormat/>
    <w:rsid w:val="00EA20FB"/>
    <w:pPr>
      <w:ind w:hanging="216"/>
    </w:pPr>
  </w:style>
  <w:style w:type="paragraph" w:customStyle="1" w:styleId="BoxListNumberSub">
    <w:name w:val="BoxListNumberSub"/>
    <w:basedOn w:val="BoxListNumber"/>
    <w:qFormat/>
    <w:rsid w:val="00EA20FB"/>
    <w:pPr>
      <w:numPr>
        <w:numId w:val="205"/>
      </w:numPr>
      <w:ind w:left="720"/>
    </w:pPr>
  </w:style>
  <w:style w:type="numbering" w:customStyle="1" w:styleId="CurrentList1">
    <w:name w:val="Current List1"/>
    <w:uiPriority w:val="99"/>
    <w:rsid w:val="00EA20FB"/>
    <w:pPr>
      <w:numPr>
        <w:numId w:val="187"/>
      </w:numPr>
    </w:pPr>
  </w:style>
  <w:style w:type="numbering" w:customStyle="1" w:styleId="CurrentList2">
    <w:name w:val="Current List2"/>
    <w:uiPriority w:val="99"/>
    <w:rsid w:val="00EA20FB"/>
    <w:pPr>
      <w:numPr>
        <w:numId w:val="188"/>
      </w:numPr>
    </w:pPr>
  </w:style>
  <w:style w:type="paragraph" w:customStyle="1" w:styleId="ListContinued">
    <w:name w:val="ListContinued"/>
    <w:qFormat/>
    <w:rsid w:val="00EA20FB"/>
    <w:pPr>
      <w:spacing w:before="120"/>
      <w:ind w:left="1800"/>
    </w:pPr>
    <w:rPr>
      <w:rFonts w:ascii="Times Roman" w:hAnsi="Times Roman" w:cs="NewBaskervilleStd-Roman"/>
      <w:color w:val="000000"/>
      <w:sz w:val="20"/>
      <w:szCs w:val="20"/>
      <w:lang w:eastAsia="en-CA"/>
    </w:rPr>
  </w:style>
  <w:style w:type="paragraph" w:customStyle="1" w:styleId="ListCodeAnnotated">
    <w:name w:val="ListCodeAnnotated"/>
    <w:basedOn w:val="ListCode"/>
    <w:qFormat/>
    <w:rsid w:val="00EA20FB"/>
    <w:pPr>
      <w:ind w:left="1613" w:hanging="216"/>
    </w:pPr>
  </w:style>
  <w:style w:type="paragraph" w:customStyle="1" w:styleId="ListLetter">
    <w:name w:val="ListLetter"/>
    <w:qFormat/>
    <w:rsid w:val="00EA20FB"/>
    <w:pPr>
      <w:numPr>
        <w:numId w:val="190"/>
      </w:numPr>
      <w:spacing w:before="180" w:line="240" w:lineRule="atLeast"/>
      <w:ind w:left="1800"/>
    </w:pPr>
    <w:rPr>
      <w:rFonts w:ascii="Times Roman" w:hAnsi="Times Roman" w:cs="NewBaskervilleStd-Roman"/>
      <w:color w:val="000000"/>
      <w:sz w:val="20"/>
      <w:szCs w:val="20"/>
      <w:lang w:eastAsia="en-CA"/>
    </w:rPr>
  </w:style>
  <w:style w:type="paragraph" w:customStyle="1" w:styleId="ListLetterSub">
    <w:name w:val="ListLetterSub"/>
    <w:qFormat/>
    <w:rsid w:val="00EA20FB"/>
    <w:pPr>
      <w:numPr>
        <w:numId w:val="207"/>
      </w:numPr>
      <w:spacing w:before="60" w:line="240" w:lineRule="atLeast"/>
      <w:ind w:left="2160"/>
    </w:pPr>
    <w:rPr>
      <w:rFonts w:ascii="Times Roman" w:hAnsi="Times Roman" w:cs="NewBaskervilleStd-Roman"/>
      <w:color w:val="000000"/>
      <w:sz w:val="20"/>
      <w:szCs w:val="20"/>
      <w:lang w:eastAsia="en-CA"/>
    </w:rPr>
  </w:style>
  <w:style w:type="paragraph" w:customStyle="1" w:styleId="ListPlainSub">
    <w:name w:val="ListPlainSub"/>
    <w:qFormat/>
    <w:rsid w:val="00EA20FB"/>
    <w:pPr>
      <w:spacing w:before="120" w:line="240" w:lineRule="atLeast"/>
      <w:ind w:left="2160"/>
    </w:pPr>
    <w:rPr>
      <w:rFonts w:ascii="Times Roman" w:hAnsi="Times Roman" w:cs="NewBaskervilleStd-Roman"/>
      <w:color w:val="000000"/>
      <w:sz w:val="20"/>
      <w:szCs w:val="20"/>
      <w:lang w:eastAsia="en-CA"/>
    </w:rPr>
  </w:style>
  <w:style w:type="numbering" w:customStyle="1" w:styleId="CurrentList3">
    <w:name w:val="Current List3"/>
    <w:uiPriority w:val="99"/>
    <w:rsid w:val="00EA20FB"/>
    <w:pPr>
      <w:numPr>
        <w:numId w:val="191"/>
      </w:numPr>
    </w:pPr>
  </w:style>
  <w:style w:type="numbering" w:customStyle="1" w:styleId="CurrentList4">
    <w:name w:val="Current List4"/>
    <w:uiPriority w:val="99"/>
    <w:rsid w:val="00EA20FB"/>
    <w:pPr>
      <w:numPr>
        <w:numId w:val="192"/>
      </w:numPr>
    </w:pPr>
  </w:style>
  <w:style w:type="paragraph" w:customStyle="1" w:styleId="BoxListLetter">
    <w:name w:val="BoxListLetter"/>
    <w:basedOn w:val="BoxListNumber"/>
    <w:qFormat/>
    <w:rsid w:val="00EA20FB"/>
    <w:pPr>
      <w:numPr>
        <w:numId w:val="196"/>
      </w:numPr>
      <w:ind w:left="360"/>
    </w:pPr>
  </w:style>
  <w:style w:type="numbering" w:customStyle="1" w:styleId="CurrentList5">
    <w:name w:val="Current List5"/>
    <w:uiPriority w:val="99"/>
    <w:rsid w:val="00EA20FB"/>
    <w:pPr>
      <w:numPr>
        <w:numId w:val="194"/>
      </w:numPr>
    </w:pPr>
  </w:style>
  <w:style w:type="paragraph" w:customStyle="1" w:styleId="BoxListLetterSub">
    <w:name w:val="BoxListLetterSub"/>
    <w:basedOn w:val="BoxListNumber"/>
    <w:qFormat/>
    <w:rsid w:val="00EA20FB"/>
    <w:pPr>
      <w:numPr>
        <w:numId w:val="204"/>
      </w:numPr>
    </w:pPr>
  </w:style>
  <w:style w:type="numbering" w:customStyle="1" w:styleId="CurrentList6">
    <w:name w:val="Current List6"/>
    <w:uiPriority w:val="99"/>
    <w:rsid w:val="00EA20FB"/>
    <w:pPr>
      <w:numPr>
        <w:numId w:val="195"/>
      </w:numPr>
    </w:pPr>
  </w:style>
  <w:style w:type="paragraph" w:customStyle="1" w:styleId="BoxListBulletSub">
    <w:name w:val="BoxListBulletSub"/>
    <w:basedOn w:val="BoxListBullet"/>
    <w:qFormat/>
    <w:rsid w:val="00EA20FB"/>
    <w:pPr>
      <w:numPr>
        <w:numId w:val="200"/>
      </w:numPr>
      <w:ind w:left="720"/>
    </w:pPr>
  </w:style>
  <w:style w:type="numbering" w:customStyle="1" w:styleId="CurrentList7">
    <w:name w:val="Current List7"/>
    <w:uiPriority w:val="99"/>
    <w:rsid w:val="00EA20FB"/>
    <w:pPr>
      <w:numPr>
        <w:numId w:val="197"/>
      </w:numPr>
    </w:pPr>
  </w:style>
  <w:style w:type="paragraph" w:customStyle="1" w:styleId="ChapterAuthor">
    <w:name w:val="ChapterAuthor"/>
    <w:basedOn w:val="ChapterSubtitle"/>
    <w:qFormat/>
    <w:rsid w:val="00EA20FB"/>
    <w:rPr>
      <w:i/>
      <w:sz w:val="22"/>
    </w:rPr>
  </w:style>
  <w:style w:type="character" w:customStyle="1" w:styleId="ChineseChar">
    <w:name w:val="ChineseChar"/>
    <w:uiPriority w:val="1"/>
    <w:qFormat/>
    <w:rsid w:val="00EA20FB"/>
    <w:rPr>
      <w:lang w:val="fr-FR"/>
    </w:rPr>
  </w:style>
  <w:style w:type="character" w:customStyle="1" w:styleId="JapaneseChar">
    <w:name w:val="JapaneseChar"/>
    <w:uiPriority w:val="1"/>
    <w:qFormat/>
    <w:rsid w:val="00EA20FB"/>
    <w:rPr>
      <w:lang w:val="fr-FR"/>
    </w:rPr>
  </w:style>
  <w:style w:type="character" w:customStyle="1" w:styleId="EmojiChar">
    <w:name w:val="EmojiChar"/>
    <w:uiPriority w:val="99"/>
    <w:qFormat/>
    <w:rsid w:val="00EA20FB"/>
    <w:rPr>
      <w:lang w:val="fr-FR"/>
    </w:rPr>
  </w:style>
  <w:style w:type="character" w:customStyle="1" w:styleId="Strikethrough">
    <w:name w:val="Strikethrough"/>
    <w:uiPriority w:val="1"/>
    <w:qFormat/>
    <w:rsid w:val="00EA20FB"/>
    <w:rPr>
      <w:strike/>
      <w:dstrike w:val="0"/>
    </w:rPr>
  </w:style>
  <w:style w:type="character" w:customStyle="1" w:styleId="SuperscriptBold">
    <w:name w:val="SuperscriptBold"/>
    <w:basedOn w:val="Superscript"/>
    <w:uiPriority w:val="1"/>
    <w:qFormat/>
    <w:rsid w:val="00EA20FB"/>
    <w:rPr>
      <w:b/>
      <w:color w:val="3366FF"/>
      <w:vertAlign w:val="superscript"/>
    </w:rPr>
  </w:style>
  <w:style w:type="character" w:customStyle="1" w:styleId="SubscriptBold">
    <w:name w:val="SubscriptBold"/>
    <w:basedOn w:val="Subscript"/>
    <w:uiPriority w:val="1"/>
    <w:qFormat/>
    <w:rsid w:val="00EA20FB"/>
    <w:rPr>
      <w:b/>
      <w:color w:val="3366FF"/>
      <w:vertAlign w:val="subscript"/>
    </w:rPr>
  </w:style>
  <w:style w:type="character" w:customStyle="1" w:styleId="SuperscriptBoldItalic">
    <w:name w:val="SuperscriptBoldItalic"/>
    <w:basedOn w:val="Superscript"/>
    <w:uiPriority w:val="1"/>
    <w:qFormat/>
    <w:rsid w:val="00EA20FB"/>
    <w:rPr>
      <w:b/>
      <w:i/>
      <w:color w:val="3366FF"/>
      <w:vertAlign w:val="superscript"/>
    </w:rPr>
  </w:style>
  <w:style w:type="character" w:customStyle="1" w:styleId="SubscriptBoldItalic">
    <w:name w:val="SubscriptBoldItalic"/>
    <w:basedOn w:val="Subscript"/>
    <w:uiPriority w:val="1"/>
    <w:qFormat/>
    <w:rsid w:val="00EA20FB"/>
    <w:rPr>
      <w:b/>
      <w:i/>
      <w:color w:val="3366FF"/>
      <w:vertAlign w:val="subscript"/>
    </w:rPr>
  </w:style>
  <w:style w:type="character" w:customStyle="1" w:styleId="SuperscriptLiteralBoldItalic">
    <w:name w:val="SuperscriptLiteralBoldItalic"/>
    <w:basedOn w:val="SuperscriptBoldItalic"/>
    <w:uiPriority w:val="1"/>
    <w:qFormat/>
    <w:rsid w:val="00EA20F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EA20FB"/>
    <w:rPr>
      <w:rFonts w:ascii="Courier" w:hAnsi="Courier"/>
      <w:b/>
      <w:i/>
      <w:color w:val="3366FF"/>
      <w:vertAlign w:val="subscript"/>
    </w:rPr>
  </w:style>
  <w:style w:type="character" w:customStyle="1" w:styleId="SuperscriptLiteralBold">
    <w:name w:val="SuperscriptLiteralBold"/>
    <w:basedOn w:val="SuperscriptBold"/>
    <w:uiPriority w:val="1"/>
    <w:qFormat/>
    <w:rsid w:val="00EA20FB"/>
    <w:rPr>
      <w:rFonts w:ascii="Courier" w:hAnsi="Courier"/>
      <w:b/>
      <w:i w:val="0"/>
      <w:color w:val="3366FF"/>
      <w:vertAlign w:val="superscript"/>
    </w:rPr>
  </w:style>
  <w:style w:type="character" w:customStyle="1" w:styleId="SubscriptLiteralBold">
    <w:name w:val="SubscriptLiteralBold"/>
    <w:basedOn w:val="SubscriptBold"/>
    <w:uiPriority w:val="1"/>
    <w:qFormat/>
    <w:rsid w:val="00EA20FB"/>
    <w:rPr>
      <w:rFonts w:ascii="Courier" w:hAnsi="Courier"/>
      <w:b/>
      <w:i w:val="0"/>
      <w:color w:val="3366FF"/>
      <w:vertAlign w:val="subscript"/>
    </w:rPr>
  </w:style>
  <w:style w:type="character" w:customStyle="1" w:styleId="SuperscriptLiteral">
    <w:name w:val="SuperscriptLiteral"/>
    <w:basedOn w:val="Superscript"/>
    <w:uiPriority w:val="1"/>
    <w:qFormat/>
    <w:rsid w:val="00EA20FB"/>
    <w:rPr>
      <w:rFonts w:ascii="Courier" w:hAnsi="Courier"/>
      <w:color w:val="3366FF"/>
      <w:vertAlign w:val="superscript"/>
    </w:rPr>
  </w:style>
  <w:style w:type="character" w:customStyle="1" w:styleId="SuperscriptLiteralItalic">
    <w:name w:val="SuperscriptLiteralItalic"/>
    <w:basedOn w:val="SuperscriptLiteral"/>
    <w:uiPriority w:val="1"/>
    <w:qFormat/>
    <w:rsid w:val="00EA20FB"/>
    <w:rPr>
      <w:rFonts w:ascii="Courier" w:hAnsi="Courier"/>
      <w:i/>
      <w:color w:val="3366FF"/>
      <w:vertAlign w:val="superscript"/>
    </w:rPr>
  </w:style>
  <w:style w:type="character" w:customStyle="1" w:styleId="SubscriptLiteral">
    <w:name w:val="SubscriptLiteral"/>
    <w:basedOn w:val="Subscript"/>
    <w:uiPriority w:val="1"/>
    <w:qFormat/>
    <w:rsid w:val="00EA20FB"/>
    <w:rPr>
      <w:rFonts w:ascii="Courier" w:hAnsi="Courier"/>
      <w:color w:val="3366FF"/>
      <w:vertAlign w:val="subscript"/>
    </w:rPr>
  </w:style>
  <w:style w:type="character" w:customStyle="1" w:styleId="SubscriptLiteralItalic">
    <w:name w:val="SubscriptLiteralItalic"/>
    <w:basedOn w:val="SubscriptLiteral"/>
    <w:uiPriority w:val="1"/>
    <w:qFormat/>
    <w:rsid w:val="00EA20FB"/>
    <w:rPr>
      <w:rFonts w:ascii="Courier" w:hAnsi="Courier"/>
      <w:i/>
      <w:color w:val="3366FF"/>
      <w:vertAlign w:val="subscript"/>
    </w:rPr>
  </w:style>
  <w:style w:type="character" w:customStyle="1" w:styleId="CyrillicChar">
    <w:name w:val="CyrillicChar"/>
    <w:uiPriority w:val="1"/>
    <w:qFormat/>
    <w:rsid w:val="00EA20FB"/>
    <w:rPr>
      <w:lang w:val="fr-FR"/>
    </w:rPr>
  </w:style>
  <w:style w:type="paragraph" w:customStyle="1" w:styleId="TabularList">
    <w:name w:val="TabularList"/>
    <w:basedOn w:val="Body"/>
    <w:qFormat/>
    <w:rsid w:val="00EA20FB"/>
    <w:pPr>
      <w:ind w:left="0" w:firstLine="0"/>
    </w:pPr>
  </w:style>
  <w:style w:type="character" w:styleId="UnresolvedMention">
    <w:name w:val="Unresolved Mention"/>
    <w:basedOn w:val="DefaultParagraphFont"/>
    <w:uiPriority w:val="99"/>
    <w:semiHidden/>
    <w:unhideWhenUsed/>
    <w:rsid w:val="00EA20FB"/>
    <w:rPr>
      <w:color w:val="605E5C"/>
      <w:shd w:val="clear" w:color="auto" w:fill="E1DFDD"/>
    </w:rPr>
  </w:style>
  <w:style w:type="numbering" w:customStyle="1" w:styleId="CurrentList9">
    <w:name w:val="Current List9"/>
    <w:uiPriority w:val="99"/>
    <w:rsid w:val="00EA20FB"/>
    <w:pPr>
      <w:numPr>
        <w:numId w:val="201"/>
      </w:numPr>
    </w:pPr>
  </w:style>
  <w:style w:type="numbering" w:customStyle="1" w:styleId="CurrentList8">
    <w:name w:val="Current List8"/>
    <w:uiPriority w:val="99"/>
    <w:rsid w:val="00EA20FB"/>
    <w:pPr>
      <w:numPr>
        <w:numId w:val="199"/>
      </w:numPr>
    </w:pPr>
  </w:style>
  <w:style w:type="paragraph" w:styleId="EndnoteText">
    <w:name w:val="endnote text"/>
    <w:basedOn w:val="Normal"/>
    <w:link w:val="EndnoteTextChar"/>
    <w:uiPriority w:val="99"/>
    <w:semiHidden/>
    <w:unhideWhenUsed/>
    <w:rsid w:val="00EA20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A20FB"/>
    <w:rPr>
      <w:rFonts w:ascii="Times New Roman" w:hAnsi="Times New Roman" w:cs="Times New Roman"/>
      <w:sz w:val="20"/>
      <w:szCs w:val="20"/>
      <w:lang w:val="en-CA" w:eastAsia="en-CA"/>
    </w:rPr>
  </w:style>
  <w:style w:type="character" w:styleId="EndnoteReference0">
    <w:name w:val="endnote reference"/>
    <w:basedOn w:val="DefaultParagraphFont"/>
    <w:uiPriority w:val="99"/>
    <w:semiHidden/>
    <w:unhideWhenUsed/>
    <w:rsid w:val="00EA20FB"/>
    <w:rPr>
      <w:vertAlign w:val="superscript"/>
    </w:rPr>
  </w:style>
  <w:style w:type="character" w:customStyle="1" w:styleId="Emoji">
    <w:name w:val="Emoji"/>
    <w:basedOn w:val="DefaultParagraphFont"/>
    <w:uiPriority w:val="1"/>
    <w:qFormat/>
    <w:rsid w:val="00EA20FB"/>
    <w:rPr>
      <w:rFonts w:ascii="Apple Color Emoji" w:hAnsi="Apple Color Emoji" w:cs="Apple Color Emoji"/>
      <w:lang w:eastAsia="en-US"/>
    </w:rPr>
  </w:style>
  <w:style w:type="character" w:customStyle="1" w:styleId="LiteralGrayItalic">
    <w:name w:val="LiteralGrayItalic"/>
    <w:basedOn w:val="LiteralGray"/>
    <w:uiPriority w:val="1"/>
    <w:qFormat/>
    <w:rsid w:val="00EA20FB"/>
    <w:rPr>
      <w:rFonts w:ascii="Courier" w:hAnsi="Courier"/>
      <w:i/>
      <w:color w:val="A6A6A6" w:themeColor="background1" w:themeShade="A6"/>
    </w:rPr>
  </w:style>
  <w:style w:type="paragraph" w:styleId="TOC3">
    <w:name w:val="toc 3"/>
    <w:basedOn w:val="Normal"/>
    <w:next w:val="Normal"/>
    <w:autoRedefine/>
    <w:uiPriority w:val="39"/>
    <w:unhideWhenUsed/>
    <w:rsid w:val="006877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4E945-5A84-482E-9B4B-742BC215F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NSPTemplate091622 (2)</Template>
  <TotalTime>1309</TotalTime>
  <Pages>28</Pages>
  <Words>6182</Words>
  <Characters>35243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Frances</cp:lastModifiedBy>
  <cp:revision>48</cp:revision>
  <dcterms:created xsi:type="dcterms:W3CDTF">2023-03-02T22:46:00Z</dcterms:created>
  <dcterms:modified xsi:type="dcterms:W3CDTF">2023-03-22T21:36:00Z</dcterms:modified>
</cp:coreProperties>
</file>