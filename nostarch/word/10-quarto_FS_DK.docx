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X32a5603a952440636ccab0c7d33fe881380bfe0"/>
    <w:p w14:paraId="5B8138BF" w14:textId="13478AF9" w:rsidR="00A17C72" w:rsidRDefault="00183A75">
      <w:pPr>
        <w:pStyle w:val="TOC1"/>
        <w:rPr>
          <w:rFonts w:eastAsiaTheme="minorEastAsia"/>
          <w:noProof/>
          <w:sz w:val="22"/>
          <w:szCs w:val="22"/>
        </w:rPr>
      </w:pPr>
      <w:r>
        <w:rPr>
          <w:rFonts w:ascii="Calibri" w:hAnsi="Calibri" w:cs="Times New Roman"/>
          <w:sz w:val="20"/>
          <w:szCs w:val="20"/>
        </w:rPr>
        <w:fldChar w:fldCharType="begin"/>
      </w:r>
      <w:r>
        <w:instrText xml:space="preserve"> TOC \o "1-3" \h \z \t "HeadA,1,HeadB,2,HeadC,3" </w:instrText>
      </w:r>
      <w:r>
        <w:rPr>
          <w:rFonts w:ascii="Calibri" w:hAnsi="Calibri" w:cs="Times New Roman"/>
          <w:sz w:val="20"/>
          <w:szCs w:val="20"/>
        </w:rPr>
        <w:fldChar w:fldCharType="separate"/>
      </w:r>
      <w:hyperlink w:anchor="_Toc134789573" w:history="1">
        <w:r w:rsidR="00A17C72" w:rsidRPr="00A90EA7">
          <w:rPr>
            <w:rStyle w:val="Hyperlink"/>
            <w:noProof/>
          </w:rPr>
          <w:t>Creating a Quarto Document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</w:t>
        </w:r>
        <w:r w:rsidR="00A17C72">
          <w:rPr>
            <w:noProof/>
            <w:webHidden/>
          </w:rPr>
          <w:fldChar w:fldCharType="end"/>
        </w:r>
      </w:hyperlink>
    </w:p>
    <w:p w14:paraId="076AF01A" w14:textId="25C8313F" w:rsidR="00A17C72" w:rsidRDefault="00000000">
      <w:pPr>
        <w:pStyle w:val="TOC1"/>
        <w:rPr>
          <w:rFonts w:eastAsiaTheme="minorEastAsia"/>
          <w:noProof/>
          <w:sz w:val="22"/>
          <w:szCs w:val="22"/>
        </w:rPr>
      </w:pPr>
      <w:hyperlink w:anchor="_Toc134789574" w:history="1">
        <w:r w:rsidR="00A17C72" w:rsidRPr="00A90EA7">
          <w:rPr>
            <w:rStyle w:val="Hyperlink"/>
            <w:noProof/>
          </w:rPr>
          <w:t>Comparing R Markdown and Quarto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2C89BA76" w14:textId="51176E7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5" w:history="1">
        <w:r w:rsidR="00A17C72" w:rsidRPr="00A90EA7">
          <w:rPr>
            <w:rStyle w:val="Hyperlink"/>
            <w:noProof/>
          </w:rPr>
          <w:t>The format and execute YAML Fields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3AC3105E" w14:textId="37A935A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6" w:history="1">
        <w:r w:rsidR="00A17C72" w:rsidRPr="00A90EA7">
          <w:rPr>
            <w:rStyle w:val="Hyperlink"/>
            <w:noProof/>
          </w:rPr>
          <w:t>Individual Code Chunk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6857B545" w14:textId="77CE237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7" w:history="1">
        <w:r w:rsidR="00A17C72" w:rsidRPr="00A90EA7">
          <w:rPr>
            <w:rStyle w:val="Hyperlink"/>
            <w:noProof/>
          </w:rPr>
          <w:t>Dashes in Option Names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07D21114" w14:textId="4F45A89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8" w:history="1">
        <w:r w:rsidR="00A17C72" w:rsidRPr="00A90EA7">
          <w:rPr>
            <w:rStyle w:val="Hyperlink"/>
            <w:noProof/>
          </w:rPr>
          <w:t>The Render Button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20E5ED28" w14:textId="6B905081" w:rsidR="00A17C72" w:rsidRDefault="00000000">
      <w:pPr>
        <w:pStyle w:val="TOC1"/>
        <w:rPr>
          <w:rFonts w:eastAsiaTheme="minorEastAsia"/>
          <w:noProof/>
          <w:sz w:val="22"/>
          <w:szCs w:val="22"/>
        </w:rPr>
      </w:pPr>
      <w:hyperlink w:anchor="_Toc134789579" w:history="1">
        <w:r w:rsidR="00A17C72" w:rsidRPr="00A90EA7">
          <w:rPr>
            <w:rStyle w:val="Hyperlink"/>
            <w:noProof/>
          </w:rPr>
          <w:t>Parameterized Reporting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6</w:t>
        </w:r>
        <w:r w:rsidR="00A17C72">
          <w:rPr>
            <w:noProof/>
            <w:webHidden/>
          </w:rPr>
          <w:fldChar w:fldCharType="end"/>
        </w:r>
      </w:hyperlink>
    </w:p>
    <w:p w14:paraId="2FC7D68C" w14:textId="5108DFB8" w:rsidR="00A17C72" w:rsidRDefault="00000000">
      <w:pPr>
        <w:pStyle w:val="TOC1"/>
        <w:rPr>
          <w:rFonts w:eastAsiaTheme="minorEastAsia"/>
          <w:noProof/>
          <w:sz w:val="22"/>
          <w:szCs w:val="22"/>
        </w:rPr>
      </w:pPr>
      <w:hyperlink w:anchor="_Toc134789580" w:history="1">
        <w:r w:rsidR="00A17C72" w:rsidRPr="00A90EA7">
          <w:rPr>
            <w:rStyle w:val="Hyperlink"/>
            <w:noProof/>
          </w:rPr>
          <w:t>Making Presentations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7</w:t>
        </w:r>
        <w:r w:rsidR="00A17C72">
          <w:rPr>
            <w:noProof/>
            <w:webHidden/>
          </w:rPr>
          <w:fldChar w:fldCharType="end"/>
        </w:r>
      </w:hyperlink>
    </w:p>
    <w:p w14:paraId="207E897C" w14:textId="60912126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1" w:history="1">
        <w:r w:rsidR="00A17C72" w:rsidRPr="00A90EA7">
          <w:rPr>
            <w:rStyle w:val="Hyperlink"/>
            <w:noProof/>
          </w:rPr>
          <w:t>Incrementally Revealing Content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316D1E9C" w14:textId="3666C6C4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2" w:history="1">
        <w:r w:rsidR="00A17C72" w:rsidRPr="00A90EA7">
          <w:rPr>
            <w:rStyle w:val="Hyperlink"/>
            <w:noProof/>
          </w:rPr>
          <w:t>Aligning Content and Adding Background Images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_Toc134789582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423C01DE" w14:textId="7FD77B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3" w:history="1">
        <w:r w:rsidR="00A17C72" w:rsidRPr="00A90EA7">
          <w:rPr>
            <w:rStyle w:val="Hyperlink"/>
            <w:noProof/>
          </w:rPr>
          <w:t>Customizing Your Slides with Themes and CSS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11</w:t>
        </w:r>
        <w:r w:rsidR="00A17C72">
          <w:rPr>
            <w:noProof/>
            <w:webHidden/>
          </w:rPr>
          <w:fldChar w:fldCharType="end"/>
        </w:r>
      </w:hyperlink>
    </w:p>
    <w:p w14:paraId="13206829" w14:textId="4A6839D9" w:rsidR="00A17C72" w:rsidRDefault="00000000">
      <w:pPr>
        <w:pStyle w:val="TOC1"/>
        <w:rPr>
          <w:rFonts w:eastAsiaTheme="minorEastAsia"/>
          <w:noProof/>
          <w:sz w:val="22"/>
          <w:szCs w:val="22"/>
        </w:rPr>
      </w:pPr>
      <w:hyperlink w:anchor="_Toc134789584" w:history="1">
        <w:r w:rsidR="00A17C72" w:rsidRPr="00A90EA7">
          <w:rPr>
            <w:rStyle w:val="Hyperlink"/>
            <w:noProof/>
          </w:rPr>
          <w:t>Making Websites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13</w:t>
        </w:r>
        <w:r w:rsidR="00A17C72">
          <w:rPr>
            <w:noProof/>
            <w:webHidden/>
          </w:rPr>
          <w:fldChar w:fldCharType="end"/>
        </w:r>
      </w:hyperlink>
    </w:p>
    <w:p w14:paraId="5D489D72" w14:textId="5C162282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5" w:history="1">
        <w:r w:rsidR="00A17C72" w:rsidRPr="00A90EA7">
          <w:rPr>
            <w:rStyle w:val="Hyperlink"/>
            <w:noProof/>
          </w:rPr>
          <w:t>Building the Website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14</w:t>
        </w:r>
        <w:r w:rsidR="00A17C72">
          <w:rPr>
            <w:noProof/>
            <w:webHidden/>
          </w:rPr>
          <w:fldChar w:fldCharType="end"/>
        </w:r>
      </w:hyperlink>
    </w:p>
    <w:p w14:paraId="45CD133A" w14:textId="71F0C72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6" w:history="1">
        <w:r w:rsidR="00A17C72" w:rsidRPr="00A90EA7">
          <w:rPr>
            <w:rStyle w:val="Hyperlink"/>
            <w:noProof/>
          </w:rPr>
          <w:t>Setting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17</w:t>
        </w:r>
        <w:r w:rsidR="00A17C72">
          <w:rPr>
            <w:noProof/>
            <w:webHidden/>
          </w:rPr>
          <w:fldChar w:fldCharType="end"/>
        </w:r>
      </w:hyperlink>
    </w:p>
    <w:p w14:paraId="676778BA" w14:textId="5E87FCE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7" w:history="1">
        <w:r w:rsidR="00A17C72" w:rsidRPr="00A90EA7">
          <w:rPr>
            <w:rStyle w:val="Hyperlink"/>
            <w:noProof/>
          </w:rPr>
          <w:t>Changing the Website’s Appearance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18</w:t>
        </w:r>
        <w:r w:rsidR="00A17C72">
          <w:rPr>
            <w:noProof/>
            <w:webHidden/>
          </w:rPr>
          <w:fldChar w:fldCharType="end"/>
        </w:r>
      </w:hyperlink>
    </w:p>
    <w:p w14:paraId="078F5D8D" w14:textId="1E402EB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8" w:history="1">
        <w:r w:rsidR="00A17C72" w:rsidRPr="00A90EA7">
          <w:rPr>
            <w:rStyle w:val="Hyperlink"/>
            <w:noProof/>
          </w:rPr>
          <w:t>Adjusting the Title and Navigation Bar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21</w:t>
        </w:r>
        <w:r w:rsidR="00A17C72">
          <w:rPr>
            <w:noProof/>
            <w:webHidden/>
          </w:rPr>
          <w:fldChar w:fldCharType="end"/>
        </w:r>
      </w:hyperlink>
    </w:p>
    <w:p w14:paraId="2204A5DE" w14:textId="3884F5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9" w:history="1">
        <w:r w:rsidR="00A17C72" w:rsidRPr="00A90EA7">
          <w:rPr>
            <w:rStyle w:val="Hyperlink"/>
            <w:noProof/>
          </w:rPr>
          <w:t>Creating Wider Layouts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22</w:t>
        </w:r>
        <w:r w:rsidR="00A17C72">
          <w:rPr>
            <w:noProof/>
            <w:webHidden/>
          </w:rPr>
          <w:fldChar w:fldCharType="end"/>
        </w:r>
      </w:hyperlink>
    </w:p>
    <w:p w14:paraId="275BFF9B" w14:textId="2CF14AB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90" w:history="1">
        <w:r w:rsidR="00A17C72" w:rsidRPr="00A90EA7">
          <w:rPr>
            <w:rStyle w:val="Hyperlink"/>
            <w:noProof/>
          </w:rPr>
          <w:t>Hosting Your Website on GitHub Pages and Quarto Pub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23</w:t>
        </w:r>
        <w:r w:rsidR="00A17C72">
          <w:rPr>
            <w:noProof/>
            <w:webHidden/>
          </w:rPr>
          <w:fldChar w:fldCharType="end"/>
        </w:r>
      </w:hyperlink>
    </w:p>
    <w:p w14:paraId="0F699B81" w14:textId="6F13D01D" w:rsidR="00A17C72" w:rsidRDefault="00000000">
      <w:pPr>
        <w:pStyle w:val="TOC1"/>
        <w:rPr>
          <w:rFonts w:eastAsiaTheme="minorEastAsia"/>
          <w:noProof/>
          <w:sz w:val="22"/>
          <w:szCs w:val="22"/>
        </w:rPr>
      </w:pPr>
      <w:hyperlink w:anchor="_Toc134789591" w:history="1">
        <w:r w:rsidR="00A17C72" w:rsidRPr="00A90EA7">
          <w:rPr>
            <w:rStyle w:val="Hyperlink"/>
            <w:noProof/>
          </w:rPr>
          <w:t>Conclusion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24</w:t>
        </w:r>
        <w:r w:rsidR="00A17C72">
          <w:rPr>
            <w:noProof/>
            <w:webHidden/>
          </w:rPr>
          <w:fldChar w:fldCharType="end"/>
        </w:r>
      </w:hyperlink>
    </w:p>
    <w:p w14:paraId="53EB8C18" w14:textId="265EEFCE" w:rsidR="008B6555" w:rsidRDefault="00183A75" w:rsidP="008B6555">
      <w:pPr>
        <w:pStyle w:val="ChapterNumber"/>
      </w:pPr>
      <w:r>
        <w:fldChar w:fldCharType="end"/>
      </w:r>
    </w:p>
    <w:p w14:paraId="24746065" w14:textId="256EC61E" w:rsidR="00434B2B" w:rsidRDefault="00434B2B" w:rsidP="008B6555">
      <w:pPr>
        <w:pStyle w:val="ChapterTitle"/>
      </w:pPr>
      <w:del w:id="1" w:author="Frances" w:date="2023-05-11T14:58:00Z">
        <w:r w:rsidDel="00183A75">
          <w:delText>Quarto</w:delText>
        </w:r>
      </w:del>
      <w:del w:id="2" w:author="Frances" w:date="2023-05-11T14:57:00Z">
        <w:r w:rsidDel="00183A75">
          <w:delText xml:space="preserve">, the Next-Generation Tool for </w:delText>
        </w:r>
      </w:del>
      <w:r>
        <w:t>Reproducible Reporting</w:t>
      </w:r>
      <w:ins w:id="3" w:author="Frances" w:date="2023-05-11T14:57:00Z">
        <w:r w:rsidR="00183A75">
          <w:t xml:space="preserve"> with QUa</w:t>
        </w:r>
      </w:ins>
      <w:ins w:id="4" w:author="Frances" w:date="2023-05-11T14:58:00Z">
        <w:r w:rsidR="00183A75">
          <w:t>rto</w:t>
        </w:r>
      </w:ins>
    </w:p>
    <w:p w14:paraId="1FA2C694" w14:textId="51D6933E" w:rsidR="00434B2B" w:rsidRPr="006B770B" w:rsidRDefault="00434B2B" w:rsidP="006B770B">
      <w:pPr>
        <w:pStyle w:val="ChapterIntro"/>
      </w:pPr>
      <w:r w:rsidRPr="006B770B">
        <w:lastRenderedPageBreak/>
        <w:t>In mid-2022, Posit</w:t>
      </w:r>
      <w:r w:rsidR="007C09D4">
        <w:t>,</w:t>
      </w:r>
      <w:r w:rsidRPr="006B770B">
        <w:t xml:space="preserve"> the company that makes the RStudio editor</w:t>
      </w:r>
      <w:r w:rsidR="007C09D4">
        <w:t xml:space="preserve"> and</w:t>
      </w:r>
      <w:r w:rsidRPr="006B770B">
        <w:t xml:space="preserve"> the </w:t>
      </w:r>
      <w:r w:rsidRPr="002D4E5C">
        <w:rPr>
          <w:rStyle w:val="Literal"/>
        </w:rPr>
        <w:t>tidyverse</w:t>
      </w:r>
      <w:r w:rsidRPr="006B770B">
        <w:t xml:space="preserve">, </w:t>
      </w:r>
      <w:r w:rsidR="007C09D4">
        <w:t xml:space="preserve">released </w:t>
      </w:r>
      <w:r w:rsidRPr="006B770B">
        <w:t xml:space="preserve">Quarto, the next-generation version of R Markdown. </w:t>
      </w:r>
      <w:r w:rsidR="007C09D4">
        <w:t>Quarto offers a few advantages over R Markdown</w:t>
      </w:r>
      <w:r w:rsidRPr="006B770B">
        <w:t>:</w:t>
      </w:r>
    </w:p>
    <w:p w14:paraId="42A8E4F9" w14:textId="42945981" w:rsidR="00434B2B" w:rsidRDefault="00434B2B" w:rsidP="00336180">
      <w:pPr>
        <w:pStyle w:val="ListPlain"/>
      </w:pPr>
      <w:r w:rsidRPr="00336180">
        <w:rPr>
          <w:rStyle w:val="Italic"/>
        </w:rPr>
        <w:t>More consistent syntax</w:t>
      </w:r>
      <w:r w:rsidR="00183A75">
        <w:rPr>
          <w:rStyle w:val="Italic"/>
        </w:rPr>
        <w:t>.</w:t>
      </w:r>
      <w:r>
        <w:t xml:space="preserve"> As you’ve seen in this book, the syntax used to create different outputs with R Markdown varies. For example, 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would create a horizontal line. Quarto make</w:t>
      </w:r>
      <w:r w:rsidR="007C09D4">
        <w:t>s</w:t>
      </w:r>
      <w:r>
        <w:t xml:space="preserve"> the syntax used </w:t>
      </w:r>
      <w:r w:rsidR="007C09D4">
        <w:t>across</w:t>
      </w:r>
      <w:r>
        <w:t xml:space="preserve"> output </w:t>
      </w:r>
      <w:r w:rsidR="007C09D4">
        <w:t xml:space="preserve">types </w:t>
      </w:r>
      <w:r>
        <w:t>more consistent.</w:t>
      </w:r>
    </w:p>
    <w:p w14:paraId="6464E9B0" w14:textId="4B87DB46" w:rsidR="00434B2B" w:rsidRDefault="00434B2B" w:rsidP="00336180">
      <w:pPr>
        <w:pStyle w:val="ListPlain"/>
      </w:pPr>
      <w:commentRangeStart w:id="5"/>
      <w:commentRangeStart w:id="6"/>
      <w:commentRangeStart w:id="7"/>
      <w:r w:rsidRPr="00336180">
        <w:rPr>
          <w:rStyle w:val="Italic"/>
        </w:rPr>
        <w:t>Support for multiple languages</w:t>
      </w:r>
      <w:r w:rsidR="00183A75">
        <w:rPr>
          <w:rStyle w:val="Italic"/>
        </w:rPr>
        <w:t>.</w:t>
      </w:r>
      <w:r>
        <w:t xml:space="preserve"> While R Markdown does work with languages such as Python, having the word R in the name was off-putting for non-R users. Creating a tool like Quarto was </w:t>
      </w:r>
      <w:proofErr w:type="spellStart"/>
      <w:r>
        <w:t>Posit’s</w:t>
      </w:r>
      <w:proofErr w:type="spellEnd"/>
      <w:r>
        <w:t xml:space="preserve"> “attempt to bring R Markdown to everyone.” Quarto makes it straightforward for users to include code from </w:t>
      </w:r>
      <w:del w:id="8" w:author="David Keyes" w:date="2023-05-15T12:51:00Z">
        <w:r w:rsidDel="00010E79">
          <w:delText xml:space="preserve">multiple languages </w:delText>
        </w:r>
      </w:del>
      <w:ins w:id="9" w:author="David Keyes" w:date="2023-05-15T12:51:00Z">
        <w:r w:rsidR="00010E79">
          <w:t xml:space="preserve">Python, Julia, Observable, and R </w:t>
        </w:r>
      </w:ins>
      <w:r>
        <w:t>in a single document.</w:t>
      </w:r>
      <w:commentRangeEnd w:id="5"/>
      <w:r w:rsidR="007C09D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5"/>
      </w:r>
      <w:commentRangeEnd w:id="6"/>
      <w:r w:rsidR="00336180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6"/>
      </w:r>
      <w:commentRangeEnd w:id="7"/>
      <w:r w:rsidR="00C1681E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7"/>
      </w:r>
    </w:p>
    <w:p w14:paraId="0E65FED9" w14:textId="181AE567" w:rsidR="00434B2B" w:rsidRDefault="00434B2B" w:rsidP="00336180">
      <w:pPr>
        <w:pStyle w:val="ListPlain"/>
      </w:pPr>
      <w:r w:rsidRPr="00336180">
        <w:rPr>
          <w:rStyle w:val="Italic"/>
        </w:rPr>
        <w:t>Support for multiple code editors</w:t>
      </w:r>
      <w:r w:rsidR="00183A75">
        <w:rPr>
          <w:rStyle w:val="Italic"/>
        </w:rPr>
        <w:t>.</w:t>
      </w:r>
      <w:r>
        <w:t xml:space="preserve"> R Markdown is designed to work in the RStudio IDE. Quarto works in RStudio as well as </w:t>
      </w:r>
      <w:r w:rsidR="007C09D4">
        <w:t xml:space="preserve">code </w:t>
      </w:r>
      <w:r>
        <w:t xml:space="preserve">editors such as VS Code and </w:t>
      </w:r>
      <w:proofErr w:type="spellStart"/>
      <w:r>
        <w:t>JupyterLab</w:t>
      </w:r>
      <w:proofErr w:type="spellEnd"/>
      <w:r w:rsidR="007C09D4">
        <w:t>, making it easy to use with multiple languages</w:t>
      </w:r>
      <w:r>
        <w:t>.</w:t>
      </w:r>
    </w:p>
    <w:p w14:paraId="79EE929C" w14:textId="0A09E779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  <w:del w:id="10" w:author="Frances" w:date="2023-05-11T15:26:00Z">
        <w:r w:rsidR="00434B2B" w:rsidDel="007C09D4">
          <w:delText>Parameterized reporting, presentations, and websites are all things that Quarto can do, and this chapter will show you how.</w:delText>
        </w:r>
      </w:del>
    </w:p>
    <w:p w14:paraId="507B6B53" w14:textId="2A54F243" w:rsidR="00434B2B" w:rsidRDefault="007C09D4" w:rsidP="00A37D42">
      <w:pPr>
        <w:pStyle w:val="HeadA"/>
      </w:pPr>
      <w:bookmarkStart w:id="11" w:name="getting-started-with-quarto"/>
      <w:bookmarkStart w:id="12" w:name="_Toc134789573"/>
      <w:r>
        <w:t>Creating a Quarto Document</w:t>
      </w:r>
      <w:bookmarkEnd w:id="12"/>
    </w:p>
    <w:p w14:paraId="29D12459" w14:textId="34EC80C6" w:rsidR="00434B2B" w:rsidRDefault="00183A75" w:rsidP="006B770B">
      <w:pPr>
        <w:pStyle w:val="Body"/>
      </w:pPr>
      <w:r>
        <w:t>N</w:t>
      </w:r>
      <w:r w:rsidR="00434B2B">
        <w:t xml:space="preserve">ewer versions of RStudio (2022.07.1 and later)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>
        <w:t xml:space="preserve"> by reinstalling it, </w:t>
      </w:r>
      <w:proofErr w:type="gramStart"/>
      <w:r>
        <w:t xml:space="preserve">as </w:t>
      </w:r>
      <w:r w:rsidR="00434B2B">
        <w:t xml:space="preserve"> outlined</w:t>
      </w:r>
      <w:proofErr w:type="gramEnd"/>
      <w:r w:rsidR="00434B2B">
        <w:t xml:space="preserve"> in </w:t>
      </w:r>
      <w:r w:rsidR="00434B2B" w:rsidRPr="00336180">
        <w:rPr>
          <w:rStyle w:val="Xref"/>
        </w:rPr>
        <w:t xml:space="preserve">Chapter </w:t>
      </w:r>
      <w:r w:rsidRPr="00336180">
        <w:rPr>
          <w:rStyle w:val="Xref"/>
        </w:rPr>
        <w:t>1</w:t>
      </w:r>
      <w:r>
        <w:t>.</w:t>
      </w:r>
      <w:r w:rsidR="00434B2B">
        <w:t xml:space="preserve"> Quarto </w:t>
      </w:r>
      <w:r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48E0EC59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 xml:space="preserve">. You’ll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56E87EAD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675CCAC5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"My Report"</w:t>
      </w:r>
    </w:p>
    <w:p w14:paraId="2526E6F8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html</w:t>
      </w:r>
    </w:p>
    <w:p w14:paraId="6346709A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## Quarto</w:t>
      </w:r>
    </w:p>
    <w:p w14:paraId="58A0BA83" w14:textId="77777777" w:rsidR="00FA5967" w:rsidRDefault="00FA5967" w:rsidP="00F07521">
      <w:pPr>
        <w:pStyle w:val="Code"/>
      </w:pPr>
    </w:p>
    <w:p w14:paraId="4FC0EED6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Quarto enables you to weave together content and executable code into a finished document. To learn more about Quarto see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&lt;https://quarto.org&gt;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## Running Code</w:t>
      </w:r>
    </w:p>
    <w:p w14:paraId="65FA8347" w14:textId="77777777" w:rsidR="00FA5967" w:rsidRDefault="00FA5967" w:rsidP="00F07521">
      <w:pPr>
        <w:pStyle w:val="Code"/>
      </w:pPr>
    </w:p>
    <w:p w14:paraId="34F32ADD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When you click the **Render** button a document will be generated that 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93A3F2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1 + 1</w:t>
      </w:r>
    </w:p>
    <w:p w14:paraId="3C704E5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673A19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echo: false</w:t>
      </w:r>
    </w:p>
    <w:p w14:paraId="37661137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182A296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lastRenderedPageBreak/>
        <w:t xml:space="preserve">The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`echo: false`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13" w:name="_Toc134789574"/>
      <w:bookmarkStart w:id="14" w:name="comparing-r-markdown-and-quarto"/>
      <w:bookmarkEnd w:id="11"/>
      <w:r>
        <w:t>Comparing R Markdown and Quarto</w:t>
      </w:r>
      <w:bookmarkEnd w:id="13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15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15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commentRangeStart w:id="16"/>
      <w:commentRangeStart w:id="17"/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  <w:commentRangeEnd w:id="16"/>
      <w:r w:rsidR="00A17C72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6"/>
      </w:r>
      <w:commentRangeEnd w:id="17"/>
      <w:r w:rsidR="00291B1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7"/>
      </w:r>
    </w:p>
    <w:p w14:paraId="3A41DEE9" w14:textId="77777777" w:rsidR="00FA5967" w:rsidRPr="0080334E" w:rsidRDefault="00434B2B" w:rsidP="00F07521">
      <w:pPr>
        <w:pStyle w:val="Code"/>
      </w:pPr>
      <w:r w:rsidRPr="0080334E">
        <w:rPr>
          <w:rPrChange w:id="18" w:author="Frances" w:date="2023-05-11T15:06:00Z">
            <w:rPr>
              <w:rStyle w:val="Literal"/>
            </w:rPr>
          </w:rPrChange>
        </w:rPr>
        <w:t>---</w:t>
      </w:r>
    </w:p>
    <w:p w14:paraId="1057A971" w14:textId="77777777" w:rsidR="00FA5967" w:rsidRPr="0080334E" w:rsidRDefault="00434B2B" w:rsidP="00F07521">
      <w:pPr>
        <w:pStyle w:val="Code"/>
      </w:pPr>
      <w:r w:rsidRPr="0080334E">
        <w:rPr>
          <w:rPrChange w:id="19" w:author="Frances" w:date="2023-05-11T15:06:00Z">
            <w:rPr>
              <w:rStyle w:val="Literal"/>
            </w:rPr>
          </w:rPrChange>
        </w:rPr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80334E">
        <w:rPr>
          <w:rPrChange w:id="20" w:author="Frances" w:date="2023-05-11T15:06:00Z">
            <w:rPr>
              <w:rStyle w:val="Literal"/>
            </w:rPr>
          </w:rPrChange>
        </w:rPr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80334E">
        <w:rPr>
          <w:rPrChange w:id="21" w:author="Frances" w:date="2023-05-11T15:06:00Z">
            <w:rPr>
              <w:rStyle w:val="Literal"/>
            </w:rPr>
          </w:rPrChange>
        </w:rPr>
        <w:t>---</w:t>
      </w:r>
    </w:p>
    <w:p w14:paraId="322E07C5" w14:textId="6D362E1E" w:rsidR="00AB0F3E" w:rsidRDefault="00AB0F3E" w:rsidP="00331E9E">
      <w:pPr>
        <w:pStyle w:val="Body"/>
        <w:rPr>
          <w:ins w:id="22" w:author="David Keyes" w:date="2023-05-15T10:32:00Z"/>
        </w:rPr>
      </w:pPr>
      <w:ins w:id="23" w:author="David Keyes" w:date="2023-05-15T10:32:00Z">
        <w:r>
          <w:t xml:space="preserve">Other </w:t>
        </w:r>
      </w:ins>
      <w:ins w:id="24" w:author="David Keyes" w:date="2023-05-15T10:33:00Z">
        <w:r>
          <w:t xml:space="preserve">Quarto </w:t>
        </w:r>
      </w:ins>
      <w:ins w:id="25" w:author="David Keyes" w:date="2023-05-15T10:32:00Z">
        <w:r>
          <w:t>formats also use slightly different names</w:t>
        </w:r>
      </w:ins>
      <w:ins w:id="26" w:author="David Keyes" w:date="2023-05-15T10:33:00Z">
        <w:r>
          <w:t xml:space="preserve"> than their R Markdown counterparts</w:t>
        </w:r>
      </w:ins>
      <w:ins w:id="27" w:author="David Keyes" w:date="2023-05-15T10:32:00Z">
        <w:r>
          <w:t xml:space="preserve">: </w:t>
        </w:r>
        <w:r w:rsidRPr="001E5BF3">
          <w:rPr>
            <w:rStyle w:val="Literal"/>
            <w:rPrChange w:id="28" w:author="David Keyes" w:date="2023-05-15T10:34:00Z">
              <w:rPr/>
            </w:rPrChange>
          </w:rPr>
          <w:t>docx</w:t>
        </w:r>
        <w:r>
          <w:t xml:space="preserve"> instead of </w:t>
        </w:r>
        <w:proofErr w:type="spellStart"/>
        <w:r w:rsidRPr="001E5BF3">
          <w:rPr>
            <w:rStyle w:val="Literal"/>
            <w:rPrChange w:id="29" w:author="David Keyes" w:date="2023-05-15T10:34:00Z">
              <w:rPr/>
            </w:rPrChange>
          </w:rPr>
          <w:t>word_document</w:t>
        </w:r>
      </w:ins>
      <w:proofErr w:type="spellEnd"/>
      <w:ins w:id="30" w:author="David Keyes" w:date="2023-05-15T10:33:00Z">
        <w:r>
          <w:t xml:space="preserve"> and </w:t>
        </w:r>
        <w:r w:rsidRPr="001E5BF3">
          <w:rPr>
            <w:rStyle w:val="Literal"/>
            <w:rPrChange w:id="31" w:author="David Keyes" w:date="2023-05-15T10:34:00Z">
              <w:rPr/>
            </w:rPrChange>
          </w:rPr>
          <w:t>pdf</w:t>
        </w:r>
        <w:r>
          <w:t xml:space="preserve"> instead of </w:t>
        </w:r>
        <w:proofErr w:type="spellStart"/>
        <w:r w:rsidRPr="001E5BF3">
          <w:rPr>
            <w:rStyle w:val="Literal"/>
            <w:rPrChange w:id="32" w:author="David Keyes" w:date="2023-05-15T10:34:00Z">
              <w:rPr/>
            </w:rPrChange>
          </w:rPr>
          <w:t>pdf_document</w:t>
        </w:r>
        <w:proofErr w:type="spellEnd"/>
        <w:r>
          <w:t>, for example.</w:t>
        </w:r>
      </w:ins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80334E">
        <w:rPr>
          <w:rPrChange w:id="33" w:author="Frances" w:date="2023-05-11T15:06:00Z">
            <w:rPr>
              <w:rStyle w:val="Literal"/>
            </w:rPr>
          </w:rPrChange>
        </w:rPr>
        <w:t>---</w:t>
      </w:r>
    </w:p>
    <w:p w14:paraId="7F491BCF" w14:textId="77777777" w:rsidR="00FA5967" w:rsidRPr="0080334E" w:rsidRDefault="00434B2B" w:rsidP="00F07521">
      <w:pPr>
        <w:pStyle w:val="Code"/>
      </w:pPr>
      <w:r w:rsidRPr="0080334E">
        <w:rPr>
          <w:rPrChange w:id="34" w:author="Frances" w:date="2023-05-11T15:06:00Z">
            <w:rPr>
              <w:rStyle w:val="Literal"/>
            </w:rPr>
          </w:rPrChange>
        </w:rPr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80334E">
        <w:rPr>
          <w:rPrChange w:id="35" w:author="Frances" w:date="2023-05-11T15:06:00Z">
            <w:rPr>
              <w:rStyle w:val="Literal"/>
            </w:rPr>
          </w:rPrChange>
        </w:rPr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80334E">
        <w:rPr>
          <w:rPrChange w:id="36" w:author="Frances" w:date="2023-05-11T15:06:00Z">
            <w:rPr>
              <w:rStyle w:val="Literal"/>
            </w:rPr>
          </w:rPrChange>
        </w:rPr>
        <w:t>execute:</w:t>
      </w:r>
    </w:p>
    <w:p w14:paraId="06818493" w14:textId="77777777" w:rsidR="00FA5967" w:rsidRPr="0080334E" w:rsidRDefault="00434B2B" w:rsidP="00F07521">
      <w:pPr>
        <w:pStyle w:val="Code"/>
      </w:pPr>
      <w:r w:rsidRPr="0080334E">
        <w:rPr>
          <w:rPrChange w:id="37" w:author="Frances" w:date="2023-05-11T15:06:00Z">
            <w:rPr>
              <w:rStyle w:val="Literal"/>
            </w:rPr>
          </w:rPrChange>
        </w:rPr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80334E">
        <w:rPr>
          <w:rPrChange w:id="38" w:author="Frances" w:date="2023-05-11T15:06:00Z">
            <w:rPr>
              <w:rStyle w:val="Literal"/>
            </w:rPr>
          </w:rPrChange>
        </w:rPr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80334E">
        <w:rPr>
          <w:rPrChange w:id="39" w:author="Frances" w:date="2023-05-11T15:06:00Z">
            <w:rPr>
              <w:rStyle w:val="Literal"/>
            </w:rPr>
          </w:rPrChange>
        </w:rPr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80334E">
        <w:rPr>
          <w:rPrChange w:id="40" w:author="Frances" w:date="2023-05-11T15:06:00Z">
            <w:rPr>
              <w:rStyle w:val="Literal"/>
            </w:rPr>
          </w:rPrChange>
        </w:rPr>
        <w:t>---</w:t>
      </w:r>
    </w:p>
    <w:p w14:paraId="717AD093" w14:textId="48B3989A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 case.</w:t>
      </w:r>
    </w:p>
    <w:p w14:paraId="22051F01" w14:textId="70077724" w:rsidR="00331E9E" w:rsidRDefault="00331E9E">
      <w:pPr>
        <w:pStyle w:val="HeadB"/>
        <w:pPrChange w:id="41" w:author="Frances" w:date="2023-05-11T15:43:00Z">
          <w:pPr>
            <w:pStyle w:val="Body"/>
          </w:pPr>
        </w:pPrChange>
      </w:pPr>
      <w:bookmarkStart w:id="42" w:name="_Toc134789576"/>
      <w:r>
        <w:t>Individual Code Chunk Options</w:t>
      </w:r>
      <w:bookmarkEnd w:id="42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echo = TRUE}</w:t>
      </w:r>
    </w:p>
    <w:p w14:paraId="7322361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3FD6D1A1" w14:textId="3CFA8DE4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9C9FCE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echo: false</w:t>
      </w:r>
    </w:p>
    <w:p w14:paraId="3FFF022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0E0BFA7B" w14:textId="77777777" w:rsidR="00986737" w:rsidRDefault="00434B2B" w:rsidP="00986737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  <w:r w:rsidR="00986737" w:rsidRPr="00986737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D4E5C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43" w:name="_Toc134789577"/>
      <w:r>
        <w:lastRenderedPageBreak/>
        <w:t>Dashes in Option Names</w:t>
      </w:r>
      <w:bookmarkEnd w:id="43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DECD5C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fig-height: 10</w:t>
      </w:r>
    </w:p>
    <w:p w14:paraId="04AA975D" w14:textId="77777777" w:rsidR="00FA5967" w:rsidRDefault="00FA5967" w:rsidP="00F07521">
      <w:pPr>
        <w:pStyle w:val="Code"/>
      </w:pPr>
    </w:p>
    <w:p w14:paraId="2F05239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palmerpenguins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A8BAA8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77AF57EA" w14:textId="77777777" w:rsidR="00FA5967" w:rsidRDefault="00FA5967" w:rsidP="00F07521">
      <w:pPr>
        <w:pStyle w:val="Code"/>
      </w:pPr>
    </w:p>
    <w:p w14:paraId="7062431B" w14:textId="77777777" w:rsidR="00FA5967" w:rsidRDefault="00434B2B" w:rsidP="00F07521">
      <w:pPr>
        <w:pStyle w:val="Code"/>
      </w:pP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3CEF23E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y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bill_depth_mm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2C3C5E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point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5526B999" w14:textId="3D41721E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11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44" w:name="_Toc134789578"/>
      <w:r>
        <w:t>The Render Button</w:t>
      </w:r>
      <w:bookmarkEnd w:id="44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 xml:space="preserve">The Render </w:t>
      </w:r>
      <w:proofErr w:type="gramStart"/>
      <w:r>
        <w:t>button</w:t>
      </w:r>
      <w:proofErr w:type="gramEnd"/>
    </w:p>
    <w:p w14:paraId="460FCE55" w14:textId="51039677" w:rsidR="00434B2B" w:rsidRDefault="00434B2B" w:rsidP="006B770B">
      <w:pPr>
        <w:pStyle w:val="Body"/>
      </w:pPr>
      <w:r>
        <w:t xml:space="preserve">Clicking the Render button will turn the Quarto document into an HTML file, Word document, or any other output format you </w:t>
      </w:r>
      <w:commentRangeStart w:id="45"/>
      <w:commentRangeStart w:id="46"/>
      <w:r>
        <w:t>select</w:t>
      </w:r>
      <w:ins w:id="47" w:author="David Keyes" w:date="2023-05-15T12:32:00Z">
        <w:r w:rsidR="00B12666">
          <w:t xml:space="preserve">, just as we did when working with </w:t>
        </w:r>
      </w:ins>
      <w:del w:id="48" w:author="David Keyes" w:date="2023-05-15T12:32:00Z">
        <w:r w:rsidDel="00B12666">
          <w:delText>.</w:delText>
        </w:r>
      </w:del>
      <w:commentRangeEnd w:id="45"/>
      <w:r w:rsidR="001060F7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45"/>
      </w:r>
      <w:commentRangeEnd w:id="46"/>
      <w:r w:rsidR="00474744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46"/>
      </w:r>
      <w:ins w:id="49" w:author="David Keyes" w:date="2023-05-15T12:32:00Z">
        <w:r w:rsidR="00B12666">
          <w:t>R Markdown.</w:t>
        </w:r>
      </w:ins>
    </w:p>
    <w:p w14:paraId="494BE81D" w14:textId="3F04965F" w:rsidR="00434B2B" w:rsidRDefault="00434B2B" w:rsidP="00B12B31">
      <w:pPr>
        <w:pStyle w:val="HeadA"/>
      </w:pPr>
      <w:bookmarkStart w:id="50" w:name="X293a05100d17c34fec2d699a880e509d3c82d68"/>
      <w:bookmarkStart w:id="51" w:name="_Toc134789579"/>
      <w:bookmarkStart w:id="52" w:name="parameterized-reporting-with-quarto"/>
      <w:bookmarkEnd w:id="14"/>
      <w:r>
        <w:lastRenderedPageBreak/>
        <w:t>Parameterized Reporting</w:t>
      </w:r>
      <w:bookmarkEnd w:id="51"/>
    </w:p>
    <w:p w14:paraId="00148E16" w14:textId="3B820713" w:rsidR="00434B2B" w:rsidRDefault="0021691A" w:rsidP="00D041CC">
      <w:pPr>
        <w:pStyle w:val="Body"/>
      </w:pPr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p w14:paraId="2BDE5BA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3A068B5E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"Urban Institute COVID Report"</w:t>
      </w:r>
    </w:p>
    <w:p w14:paraId="0C0F7365" w14:textId="06563E7F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="00434B2B"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html</w:t>
      </w:r>
      <w:r w:rsidR="004B3D87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45D0ABB4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params:</w:t>
      </w:r>
    </w:p>
    <w:p w14:paraId="557BD889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state: "Alabama"</w:t>
      </w:r>
    </w:p>
    <w:p w14:paraId="223EE63D" w14:textId="35A83267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="004B3D87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</w:p>
    <w:p w14:paraId="1FFD8F8F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09D4E27B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139C1785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1BB3AF8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7DD66C1D" w14:textId="77777777" w:rsidR="00FA5967" w:rsidRDefault="00FA5967" w:rsidP="00F07521">
      <w:pPr>
        <w:pStyle w:val="Code"/>
      </w:pPr>
    </w:p>
    <w:p w14:paraId="342F564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823119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3349E240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urbnthemes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2E0054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library(here)</w:t>
      </w:r>
    </w:p>
    <w:p w14:paraId="1F2CE55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library(scales)</w:t>
      </w:r>
    </w:p>
    <w:p w14:paraId="22CD5B18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11AAEAC" w14:textId="77777777" w:rsidR="00FA5967" w:rsidRDefault="00FA5967" w:rsidP="00F07521">
      <w:pPr>
        <w:pStyle w:val="Code"/>
      </w:pPr>
    </w:p>
    <w:p w14:paraId="43C33CEC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 xml:space="preserve"># `r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params$state</w:t>
      </w:r>
      <w:proofErr w:type="spellEnd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`</w:t>
      </w:r>
    </w:p>
    <w:p w14:paraId="404FC599" w14:textId="77777777" w:rsidR="00FA5967" w:rsidRDefault="00FA5967" w:rsidP="00F07521">
      <w:pPr>
        <w:pStyle w:val="Code"/>
      </w:pPr>
    </w:p>
    <w:p w14:paraId="265F85E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5DE5638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 &lt;-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tibble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(state.name) %&gt;%</w:t>
      </w:r>
    </w:p>
    <w:p w14:paraId="3EE98C3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rbind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state.name = "District of Columbia") %&gt;%</w:t>
      </w:r>
    </w:p>
    <w:p w14:paraId="77CD0DF5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left_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read_csv("https://data.rwithoutstatistics.com/united_states_covid19_cases_deaths_and_testing_by_state.csv", skip = 2),</w:t>
      </w:r>
    </w:p>
    <w:p w14:paraId="03900B7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by =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"state.name" = "State/Territory")) %&gt;%</w:t>
      </w:r>
    </w:p>
    <w:p w14:paraId="3FBC246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total_cases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`Total Cases`, state.name,</w:t>
      </w:r>
    </w:p>
    <w:p w14:paraId="535CDC4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cases_per_100000 = `Case Rate per 100000`) %&gt;%</w:t>
      </w:r>
    </w:p>
    <w:p w14:paraId="26C11787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cases_per_100000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parse_number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(cases_per_100000)) %&gt;% </w:t>
      </w:r>
    </w:p>
    <w:p w14:paraId="0106823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case_rank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rank(-cases_per_100000,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ties.method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"min"))</w:t>
      </w:r>
    </w:p>
    <w:p w14:paraId="16DDD9B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1258AEC" w14:textId="77777777" w:rsidR="00FA5967" w:rsidRDefault="00FA5967" w:rsidP="00F07521">
      <w:pPr>
        <w:pStyle w:val="Code"/>
      </w:pPr>
    </w:p>
    <w:p w14:paraId="7543840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309114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state_text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if_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else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== "District of Columbia",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("the District of Columbia"),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("state of {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}"))</w:t>
      </w:r>
    </w:p>
    <w:p w14:paraId="73E1D1E3" w14:textId="77777777" w:rsidR="00FA5967" w:rsidRDefault="00FA5967" w:rsidP="00F07521">
      <w:pPr>
        <w:pStyle w:val="Code"/>
      </w:pPr>
    </w:p>
    <w:p w14:paraId="17CEFCF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state_cases_per_100000 &lt;- cases %&gt;%</w:t>
      </w:r>
    </w:p>
    <w:p w14:paraId="0473B71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71F5E1F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pull(cases_per_100000) %&gt;% </w:t>
      </w:r>
    </w:p>
    <w:p w14:paraId="59FE1E8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comma(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0AC2104" w14:textId="77777777" w:rsidR="00FA5967" w:rsidRDefault="00FA5967" w:rsidP="00F07521">
      <w:pPr>
        <w:pStyle w:val="Code"/>
      </w:pPr>
    </w:p>
    <w:p w14:paraId="1A1C6D26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cases %&gt;%</w:t>
      </w:r>
    </w:p>
    <w:p w14:paraId="7D8BAAE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3FD4E70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case_rank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404F33C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EF0CFA5" w14:textId="77777777" w:rsidR="00FA5967" w:rsidRDefault="00FA5967" w:rsidP="00F07521">
      <w:pPr>
        <w:pStyle w:val="Code"/>
      </w:pPr>
    </w:p>
    <w:p w14:paraId="1CFC6133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In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state_text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, there were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`r state_cases_per_100000`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cases per 100,000 people in the last seven days. This puts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at number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of 50 states and the District of Columbia. </w:t>
      </w:r>
    </w:p>
    <w:p w14:paraId="6AE45D6E" w14:textId="77777777" w:rsidR="00FA5967" w:rsidRDefault="00FA5967" w:rsidP="00F07521">
      <w:pPr>
        <w:pStyle w:val="Code"/>
      </w:pPr>
    </w:p>
    <w:p w14:paraId="3C1645C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0AA72A01" w14:textId="10A26FF7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fig-height: 8</w:t>
      </w:r>
      <w:r w:rsidR="004B3D87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</w:p>
    <w:p w14:paraId="77609578" w14:textId="77777777" w:rsidR="00FA5967" w:rsidRDefault="00FA5967" w:rsidP="00F07521">
      <w:pPr>
        <w:pStyle w:val="Code"/>
      </w:pPr>
    </w:p>
    <w:p w14:paraId="4093464E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set_urbn_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defaults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style = "print")</w:t>
      </w:r>
    </w:p>
    <w:p w14:paraId="3F6ACC4A" w14:textId="77777777" w:rsidR="00FA5967" w:rsidRDefault="00FA5967" w:rsidP="00F07521">
      <w:pPr>
        <w:pStyle w:val="Code"/>
      </w:pPr>
    </w:p>
    <w:p w14:paraId="5544C5A8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 %&gt;% </w:t>
      </w:r>
    </w:p>
    <w:p w14:paraId="538272F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highlight_state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if_else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"Y", "N")) %&gt;% </w:t>
      </w:r>
    </w:p>
    <w:p w14:paraId="4227648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fct_reorder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(state.name, cases_per_100000)) %&gt;% </w:t>
      </w:r>
    </w:p>
    <w:p w14:paraId="15678BE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(x = cases_per_100000,</w:t>
      </w:r>
    </w:p>
    <w:p w14:paraId="5F8F099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y = state.name,</w:t>
      </w:r>
    </w:p>
    <w:p w14:paraId="243C5BF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fill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highlight_state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67BB1F7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col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6D25F805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scale_x_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continuous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labels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comma_format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()) +</w:t>
      </w:r>
    </w:p>
    <w:p w14:paraId="3AB39DB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legend.position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"none") +</w:t>
      </w:r>
    </w:p>
    <w:p w14:paraId="6A21E5F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y = NULL,</w:t>
      </w:r>
    </w:p>
    <w:p w14:paraId="0D05AF9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x = "Cases per 100,000")</w:t>
      </w:r>
    </w:p>
    <w:p w14:paraId="3B9141A8" w14:textId="317FC06C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AD4B008" w14:textId="556F71D4" w:rsidR="00600D45" w:rsidRDefault="00600D45" w:rsidP="00B12B31">
      <w:pPr>
        <w:pStyle w:val="Body"/>
      </w:pPr>
      <w:r>
        <w:t>In this code, we’ve s</w:t>
      </w:r>
      <w:r>
        <w:t xml:space="preserve">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Load packages</w:t>
      </w:r>
    </w:p>
    <w:p w14:paraId="3C3612C0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library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(tidyverse)</w:t>
      </w:r>
    </w:p>
    <w:p w14:paraId="4812E696" w14:textId="35771415" w:rsidR="00FA5967" w:rsidRDefault="001060F7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(quarto)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state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&lt;-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tibble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(state.name)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</w:p>
    <w:p w14:paraId="75891D7B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proofErr w:type="spellStart"/>
      <w:proofErr w:type="gram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rbind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  <w:r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"District of Columbia"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)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4654CD55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pull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# Create a </w:t>
      </w:r>
      <w:proofErr w:type="spellStart"/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tibble</w:t>
      </w:r>
      <w:proofErr w:type="spellEnd"/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with information on the:</w:t>
      </w:r>
    </w:p>
    <w:p w14:paraId="0ADAAADF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input R Markdown document</w:t>
      </w:r>
    </w:p>
    <w:p w14:paraId="1FDA31C6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output HTML file</w:t>
      </w:r>
    </w:p>
    <w:p w14:paraId="7040F30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reports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&lt;-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proofErr w:type="gram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tibble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</w:p>
    <w:p w14:paraId="3638F56B" w14:textId="1BC115AC" w:rsidR="00FA5967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gramStart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input</w:t>
      </w:r>
      <w:proofErr w:type="gramEnd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"urban-covid-budget-</w:t>
      </w:r>
      <w:proofErr w:type="spellStart"/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report.qmd</w:t>
      </w:r>
      <w:proofErr w:type="spellEnd"/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,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26338CAA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output_file</w:t>
      </w:r>
      <w:proofErr w:type="spellEnd"/>
      <w:r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str_glue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r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"{state}.html"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),</w:t>
      </w:r>
    </w:p>
    <w:p w14:paraId="28147F51" w14:textId="305E9F7D" w:rsidR="00FA5967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execute_params</w:t>
      </w:r>
      <w:proofErr w:type="spellEnd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gramStart"/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map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state, </w:t>
      </w:r>
      <w:r w:rsidR="00434B2B"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~</w:t>
      </w:r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list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state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.))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02A50D1D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Generate all of our reports</w:t>
      </w:r>
    </w:p>
    <w:p w14:paraId="149FEC9E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reports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</w:p>
    <w:p w14:paraId="3C2CBCFD" w14:textId="1AA0B4D7" w:rsidR="00434B2B" w:rsidRPr="00F07521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4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pwalk</w:t>
      </w:r>
      <w:proofErr w:type="spell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spellStart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quarto_render</w:t>
      </w:r>
      <w:proofErr w:type="spell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1B5AF9DF" w14:textId="5D044C11" w:rsidR="00434B2B" w:rsidRDefault="00D041CC" w:rsidP="00D041CC">
      <w:pPr>
        <w:pStyle w:val="Body"/>
      </w:pPr>
      <w:r>
        <w:t>T</w:t>
      </w:r>
      <w:r>
        <w:t xml:space="preserve">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Pr="00B12B31">
        <w:rPr>
          <w:rFonts w:eastAsia="Arial Unicode MS"/>
        </w:rPr>
        <w:t>.</w:t>
      </w:r>
      <w:commentRangeStart w:id="53"/>
      <w:commentRangeStart w:id="54"/>
      <w:r w:rsidRPr="00B12B31">
        <w:rPr>
          <w:rFonts w:eastAsia="Arial Unicode MS"/>
        </w:rPr>
        <w:t xml:space="preserve">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ins w:id="55" w:author="David Keyes" w:date="2023-05-15T12:32:00Z">
        <w:r w:rsidR="00474744">
          <w:rPr>
            <w:rFonts w:eastAsia="Arial Unicode MS" w:cs="Arial Unicode MS"/>
            <w:color w:val="FFFFFF"/>
            <w:u w:color="FFFFFF"/>
            <w:shd w:val="clear" w:color="auto" w:fill="000000"/>
          </w:rPr>
          <w:t xml:space="preserve"> because this is the argument that the </w:t>
        </w:r>
        <w:proofErr w:type="spellStart"/>
        <w:r w:rsidR="00474744" w:rsidRPr="00681822">
          <w:rPr>
            <w:rStyle w:val="Literal"/>
            <w:rFonts w:eastAsia="Arial Unicode MS"/>
            <w:rPrChange w:id="56" w:author="David Keyes" w:date="2023-05-15T12:33:00Z">
              <w:rPr>
                <w:rFonts w:eastAsia="Arial Unicode MS" w:cs="Arial Unicode MS"/>
                <w:color w:val="FFFFFF"/>
                <w:u w:color="FFFFFF"/>
                <w:shd w:val="clear" w:color="auto" w:fill="000000"/>
              </w:rPr>
            </w:rPrChange>
          </w:rPr>
          <w:t>quarto_</w:t>
        </w:r>
        <w:proofErr w:type="gramStart"/>
        <w:r w:rsidR="00474744" w:rsidRPr="00681822">
          <w:rPr>
            <w:rStyle w:val="Literal"/>
            <w:rFonts w:eastAsia="Arial Unicode MS"/>
            <w:rPrChange w:id="57" w:author="David Keyes" w:date="2023-05-15T12:33:00Z">
              <w:rPr>
                <w:rFonts w:eastAsia="Arial Unicode MS" w:cs="Arial Unicode MS"/>
                <w:color w:val="FFFFFF"/>
                <w:u w:color="FFFFFF"/>
                <w:shd w:val="clear" w:color="auto" w:fill="000000"/>
              </w:rPr>
            </w:rPrChange>
          </w:rPr>
          <w:t>render</w:t>
        </w:r>
        <w:proofErr w:type="spellEnd"/>
        <w:r w:rsidR="00474744" w:rsidRPr="00681822">
          <w:rPr>
            <w:rStyle w:val="Literal"/>
            <w:rFonts w:eastAsia="Arial Unicode MS"/>
            <w:rPrChange w:id="58" w:author="David Keyes" w:date="2023-05-15T12:33:00Z">
              <w:rPr>
                <w:rFonts w:eastAsia="Arial Unicode MS" w:cs="Arial Unicode MS"/>
                <w:color w:val="FFFFFF"/>
                <w:u w:color="FFFFFF"/>
                <w:shd w:val="clear" w:color="auto" w:fill="000000"/>
              </w:rPr>
            </w:rPrChange>
          </w:rPr>
          <w:t>(</w:t>
        </w:r>
        <w:proofErr w:type="gramEnd"/>
        <w:r w:rsidR="00474744" w:rsidRPr="00681822">
          <w:rPr>
            <w:rStyle w:val="Literal"/>
            <w:rFonts w:eastAsia="Arial Unicode MS"/>
            <w:rPrChange w:id="59" w:author="David Keyes" w:date="2023-05-15T12:33:00Z">
              <w:rPr>
                <w:rFonts w:eastAsia="Arial Unicode MS" w:cs="Arial Unicode MS"/>
                <w:color w:val="FFFFFF"/>
                <w:u w:color="FFFFFF"/>
                <w:shd w:val="clear" w:color="auto" w:fill="000000"/>
              </w:rPr>
            </w:rPrChange>
          </w:rPr>
          <w:t>)</w:t>
        </w:r>
        <w:r w:rsidR="00474744">
          <w:rPr>
            <w:rFonts w:eastAsia="Arial Unicode MS" w:cs="Arial Unicode MS"/>
            <w:color w:val="FFFFFF"/>
            <w:u w:color="FFFFFF"/>
            <w:shd w:val="clear" w:color="auto" w:fill="000000"/>
          </w:rPr>
          <w:t>function</w:t>
        </w:r>
      </w:ins>
      <w:ins w:id="60" w:author="David Keyes" w:date="2023-05-15T12:33:00Z">
        <w:r w:rsidR="00474744">
          <w:rPr>
            <w:rFonts w:eastAsia="Arial Unicode MS" w:cs="Arial Unicode MS"/>
            <w:color w:val="FFFFFF"/>
            <w:u w:color="FFFFFF"/>
            <w:shd w:val="clear" w:color="auto" w:fill="000000"/>
          </w:rPr>
          <w:t xml:space="preserve"> expects</w:t>
        </w:r>
      </w:ins>
      <w:r w:rsidRPr="00B12B31">
        <w:rPr>
          <w:rFonts w:eastAsia="Arial Unicode MS"/>
        </w:rPr>
        <w:t>.</w:t>
      </w:r>
      <w:r>
        <w:t xml:space="preserve"> </w:t>
      </w:r>
      <w:commentRangeEnd w:id="53"/>
      <w:r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53"/>
      </w:r>
      <w:commentRangeEnd w:id="54"/>
      <w:r w:rsidR="00385B38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54"/>
      </w:r>
      <w:r>
        <w:t xml:space="preserve">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61" w:name="_Toc134789580"/>
      <w:bookmarkStart w:id="62" w:name="making-presentations-with-quarto"/>
      <w:bookmarkEnd w:id="52"/>
      <w:r>
        <w:t>Making Presentations</w:t>
      </w:r>
      <w:bookmarkEnd w:id="61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lastRenderedPageBreak/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5B78B3D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396DBB31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"David Keyes"</w:t>
      </w:r>
    </w:p>
    <w:p w14:paraId="0CA52B8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  <w:proofErr w:type="spellStart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</w:p>
    <w:p w14:paraId="571C42C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59644086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509A455C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147C982F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58FD975C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2A9D8A38" w14:textId="77777777" w:rsidR="00FA5967" w:rsidRDefault="00FA5967" w:rsidP="00453179">
      <w:pPr>
        <w:pStyle w:val="Code"/>
      </w:pPr>
    </w:p>
    <w:p w14:paraId="4F1AB038" w14:textId="77777777" w:rsidR="00FA5967" w:rsidRDefault="00434B2B" w:rsidP="00453179">
      <w:pPr>
        <w:pStyle w:val="Code"/>
      </w:pPr>
      <w:r w:rsidRPr="00453179">
        <w:rPr>
          <w:rStyle w:val="FunctionTok"/>
          <w:rFonts w:ascii="Courier" w:hAnsi="Courier"/>
          <w:i w:val="0"/>
          <w:sz w:val="17"/>
          <w:shd w:val="clear" w:color="auto" w:fill="auto"/>
        </w:rPr>
        <w:t># Introduction</w:t>
      </w:r>
    </w:p>
    <w:p w14:paraId="376823D1" w14:textId="77777777" w:rsidR="00FA5967" w:rsidRDefault="00FA5967" w:rsidP="00453179">
      <w:pPr>
        <w:pStyle w:val="Code"/>
      </w:pPr>
    </w:p>
    <w:p w14:paraId="09297FC2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083BADE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7F924E68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45B5AF3" w14:textId="77777777" w:rsidR="00FA5967" w:rsidRDefault="00FA5967" w:rsidP="00453179">
      <w:pPr>
        <w:pStyle w:val="Code"/>
      </w:pPr>
    </w:p>
    <w:p w14:paraId="5A248927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1D58E56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penguins &lt;- read_csv("https://raw.githubusercontent.com/rfortherestofus/r-without-statistics/main/data/penguins-2008.csv")</w:t>
      </w:r>
    </w:p>
    <w:p w14:paraId="7D797228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7EA6A1B3" w14:textId="77777777" w:rsidR="00FA5967" w:rsidRDefault="00FA5967" w:rsidP="00453179">
      <w:pPr>
        <w:pStyle w:val="Code"/>
      </w:pPr>
    </w:p>
    <w:p w14:paraId="735D7E1C" w14:textId="77777777" w:rsidR="00FA5967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We are writing a report about the **Palmer Penguins**. These penguins are *really* amazing. There are three species:</w:t>
      </w:r>
    </w:p>
    <w:p w14:paraId="1A036EE6" w14:textId="77777777" w:rsidR="00FA5967" w:rsidRDefault="00FA5967" w:rsidP="00453179">
      <w:pPr>
        <w:pStyle w:val="Code"/>
      </w:pPr>
    </w:p>
    <w:p w14:paraId="037F95D0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Adelie</w:t>
      </w:r>
    </w:p>
    <w:p w14:paraId="197EA336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Gentoo</w:t>
      </w:r>
    </w:p>
    <w:p w14:paraId="292031E6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Chinstrap</w:t>
      </w:r>
    </w:p>
    <w:p w14:paraId="1CA0D311" w14:textId="77777777" w:rsidR="00FA5967" w:rsidRDefault="00FA5967" w:rsidP="00453179">
      <w:pPr>
        <w:pStyle w:val="Code"/>
      </w:pPr>
    </w:p>
    <w:p w14:paraId="58FEE4D8" w14:textId="77777777" w:rsidR="00FA5967" w:rsidRDefault="00434B2B" w:rsidP="00453179">
      <w:pPr>
        <w:pStyle w:val="Code"/>
      </w:pPr>
      <w:r w:rsidRPr="00453179">
        <w:rPr>
          <w:rStyle w:val="FunctionTok"/>
          <w:rFonts w:ascii="Courier" w:hAnsi="Courier"/>
          <w:i w:val="0"/>
          <w:sz w:val="17"/>
          <w:shd w:val="clear" w:color="auto" w:fill="auto"/>
        </w:rPr>
        <w:lastRenderedPageBreak/>
        <w:t>## Bill Length</w:t>
      </w:r>
    </w:p>
    <w:p w14:paraId="5C3F5961" w14:textId="77777777" w:rsidR="00FA5967" w:rsidRDefault="00FA5967" w:rsidP="00453179">
      <w:pPr>
        <w:pStyle w:val="Code"/>
      </w:pPr>
    </w:p>
    <w:p w14:paraId="1D54D261" w14:textId="77777777" w:rsidR="00FA5967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We can make a histogram to see the distribution of bill lengths.</w:t>
      </w:r>
    </w:p>
    <w:p w14:paraId="585D9530" w14:textId="77777777" w:rsidR="00FA5967" w:rsidRDefault="00FA5967" w:rsidP="00453179">
      <w:pPr>
        <w:pStyle w:val="Code"/>
      </w:pPr>
    </w:p>
    <w:p w14:paraId="1067FB5A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53923A9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47F6D61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726AA516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052B37A4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E961FAC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1968B61" w14:textId="77777777" w:rsidR="00FA5967" w:rsidRDefault="00FA5967" w:rsidP="00453179">
      <w:pPr>
        <w:pStyle w:val="Code"/>
      </w:pPr>
    </w:p>
    <w:p w14:paraId="29D5357D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D5B3347" w14:textId="77777777" w:rsidR="00FA5967" w:rsidRDefault="00434B2B" w:rsidP="00453179">
      <w:pPr>
        <w:pStyle w:val="Code"/>
      </w:pP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penguins %&gt;% </w:t>
      </w:r>
    </w:p>
    <w:p w14:paraId="324BD53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summarize(</w:t>
      </w:r>
      <w:proofErr w:type="spellStart"/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mean(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27256371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             na.rm = TRUE)) %&gt;% </w:t>
      </w:r>
    </w:p>
    <w:p w14:paraId="106AEA4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34F67F1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C4F68EC" w14:textId="77777777" w:rsidR="00FA5967" w:rsidRDefault="00FA5967" w:rsidP="00453179">
      <w:pPr>
        <w:pStyle w:val="Code"/>
      </w:pPr>
    </w:p>
    <w:p w14:paraId="34637AB0" w14:textId="18533CC7" w:rsidR="00434B2B" w:rsidRPr="00453179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The chart shows the distribution of bill lengths. The average bill length is </w:t>
      </w: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millimeters.</w:t>
      </w:r>
    </w:p>
    <w:p w14:paraId="670746E9" w14:textId="3935CA64" w:rsidR="00434B2B" w:rsidRDefault="00166F16" w:rsidP="00B46546">
      <w:pPr>
        <w:pStyle w:val="Body"/>
      </w:pPr>
      <w:commentRangeStart w:id="63"/>
      <w:commentRangeStart w:id="64"/>
      <w:del w:id="65" w:author="David Keyes" w:date="2023-05-15T10:37:00Z">
        <w:r w:rsidDel="00FA1766">
          <w:delText xml:space="preserve">XXXXX </w:delText>
        </w:r>
      </w:del>
      <w:commentRangeEnd w:id="63"/>
      <w:commentRangeEnd w:id="64"/>
      <w:ins w:id="66" w:author="David Keyes" w:date="2023-05-15T12:34:00Z">
        <w:r w:rsidR="00B46546">
          <w:t xml:space="preserve">I made a few small changes to </w:t>
        </w:r>
      </w:ins>
      <w:ins w:id="67" w:author="David Keyes" w:date="2023-05-15T10:37:00Z">
        <w:r w:rsidR="00FA1766">
          <w:t xml:space="preserve">the YAML, setting </w:t>
        </w:r>
        <w:r w:rsidR="00FA1766" w:rsidRPr="00FA1766">
          <w:rPr>
            <w:rStyle w:val="Literal"/>
            <w:rPrChange w:id="68" w:author="David Keyes" w:date="2023-05-15T10:38:00Z">
              <w:rPr/>
            </w:rPrChange>
          </w:rPr>
          <w:t xml:space="preserve">format: </w:t>
        </w:r>
        <w:proofErr w:type="spellStart"/>
        <w:r w:rsidR="00FA1766" w:rsidRPr="00FA1766">
          <w:rPr>
            <w:rStyle w:val="Literal"/>
            <w:rPrChange w:id="69" w:author="David Keyes" w:date="2023-05-15T10:38:00Z">
              <w:rPr/>
            </w:rPrChange>
          </w:rPr>
          <w:t>revealjs</w:t>
        </w:r>
        <w:proofErr w:type="spellEnd"/>
        <w:r w:rsidR="00FA1766">
          <w:t xml:space="preserve"> to make a presentation and </w:t>
        </w:r>
      </w:ins>
      <w:ins w:id="70" w:author="David Keyes" w:date="2023-05-15T10:38:00Z">
        <w:r w:rsidR="00FA1766">
          <w:t xml:space="preserve">setting several global code chunk options in the </w:t>
        </w:r>
        <w:r w:rsidR="00FA1766" w:rsidRPr="00FA1766">
          <w:rPr>
            <w:rStyle w:val="Literal"/>
            <w:rPrChange w:id="71" w:author="David Keyes" w:date="2023-05-15T10:38:00Z">
              <w:rPr/>
            </w:rPrChange>
          </w:rPr>
          <w:t>execute</w:t>
        </w:r>
        <w:r w:rsidR="00FA1766">
          <w:t xml:space="preserve"> section.</w:t>
        </w:r>
      </w:ins>
      <w:ins w:id="72" w:author="David Keyes" w:date="2023-05-15T10:37:00Z">
        <w:r w:rsidR="00FA1766">
          <w:t xml:space="preserve"> </w:t>
        </w:r>
      </w:ins>
      <w:r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63"/>
      </w:r>
      <w:r w:rsidR="00385B38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64"/>
      </w:r>
      <w:ins w:id="73" w:author="David Keyes" w:date="2023-05-15T12:34:00Z">
        <w:r w:rsidR="00B46546">
          <w:t>And I was able to remove the three dashes used to make slide breaks because, w</w:t>
        </w:r>
        <w:r w:rsidR="00B46546">
          <w:t>ith Quarto, any first- or second-level headers make new slides (though you can use three dashes to manually add slide breaks).</w:t>
        </w:r>
        <w:commentRangeStart w:id="74"/>
        <w:commentRangeStart w:id="75"/>
        <w:commentRangeEnd w:id="74"/>
        <w:r w:rsidR="00B46546">
          <w:rPr>
            <w:rStyle w:val="CommentReference"/>
            <w:rFonts w:ascii="Calibri" w:eastAsiaTheme="minorHAnsi" w:hAnsi="Calibri" w:cs="Times New Roman"/>
            <w:color w:val="auto"/>
            <w:kern w:val="2"/>
            <w:lang w:eastAsia="en-US"/>
            <w14:ligatures w14:val="standardContextual"/>
          </w:rPr>
          <w:commentReference w:id="74"/>
        </w:r>
      </w:ins>
      <w:commentRangeEnd w:id="75"/>
      <w:ins w:id="76" w:author="David Keyes" w:date="2023-05-15T12:35:00Z">
        <w:r w:rsidR="002E34EE">
          <w:rPr>
            <w:rStyle w:val="CommentReference"/>
            <w:rFonts w:asciiTheme="minorHAnsi" w:eastAsiaTheme="minorHAnsi" w:hAnsiTheme="minorHAnsi" w:cstheme="minorBidi"/>
            <w:color w:val="auto"/>
            <w:kern w:val="2"/>
            <w:lang w:eastAsia="en-US"/>
            <w14:ligatures w14:val="standardContextual"/>
          </w:rPr>
          <w:commentReference w:id="75"/>
        </w:r>
        <w:r w:rsidR="00B46546">
          <w:t xml:space="preserve"> </w:t>
        </w:r>
      </w:ins>
      <w:r w:rsidR="00434B2B">
        <w:t xml:space="preserve">When </w:t>
      </w:r>
      <w:r>
        <w:t>you</w:t>
      </w:r>
      <w:r w:rsidR="00434B2B">
        <w:t xml:space="preserve"> render this</w:t>
      </w:r>
      <w:r>
        <w:t xml:space="preserve"> code</w:t>
      </w:r>
      <w:r w:rsidR="00434B2B">
        <w:t xml:space="preserve">, </w:t>
      </w:r>
      <w:r>
        <w:t>you should</w:t>
      </w:r>
      <w:r w:rsidR="00434B2B">
        <w:t xml:space="preserve"> get an HTML file with </w:t>
      </w:r>
      <w:r>
        <w:t>y</w:t>
      </w:r>
      <w:r w:rsidR="00434B2B">
        <w:t>our slides</w:t>
      </w:r>
      <w:r w:rsidR="00D02263">
        <w:t xml:space="preserve">. </w:t>
      </w:r>
      <w:r w:rsidR="00434B2B">
        <w:t xml:space="preserve">Overall, the output looks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  <w:commentRangeStart w:id="77"/>
      <w:commentRangeStart w:id="78"/>
      <w:del w:id="79" w:author="David Keyes" w:date="2023-05-15T12:34:00Z">
        <w:r w:rsidR="00434B2B" w:rsidDel="00B46546">
          <w:delText xml:space="preserve">However, remember how we had to manually add three dashes to make slides with </w:delText>
        </w:r>
        <w:r w:rsidR="00434B2B" w:rsidRPr="002D4E5C" w:rsidDel="00B46546">
          <w:rPr>
            <w:rStyle w:val="Literal"/>
          </w:rPr>
          <w:delText>xaringan</w:delText>
        </w:r>
        <w:r w:rsidR="00434B2B" w:rsidDel="00B46546">
          <w:delText>? With Quarto, any first- or second-level headers make new slides so I was able to remove these (though you can use three dashes to manually add slide breaks).</w:delText>
        </w:r>
        <w:commentRangeEnd w:id="77"/>
        <w:r w:rsidR="00FD4DC1" w:rsidDel="00B46546">
          <w:rPr>
            <w:rStyle w:val="CommentReference"/>
            <w:rFonts w:ascii="Calibri" w:eastAsiaTheme="minorHAnsi" w:hAnsi="Calibri" w:cs="Times New Roman"/>
            <w:color w:val="auto"/>
            <w:kern w:val="2"/>
            <w:lang w:eastAsia="en-US"/>
            <w14:ligatures w14:val="standardContextual"/>
          </w:rPr>
          <w:commentReference w:id="77"/>
        </w:r>
      </w:del>
      <w:commentRangeEnd w:id="78"/>
      <w:r w:rsidR="00377EEB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78"/>
      </w:r>
    </w:p>
    <w:p w14:paraId="1D3846F1" w14:textId="77777777" w:rsidR="00434B2B" w:rsidRPr="00A37D42" w:rsidRDefault="00434B2B" w:rsidP="005A3928">
      <w:pPr>
        <w:pStyle w:val="HeadB"/>
      </w:pPr>
      <w:bookmarkStart w:id="80" w:name="_Toc134789581"/>
      <w:bookmarkStart w:id="81" w:name="incrementally-revealing-content-1"/>
      <w:r w:rsidRPr="00A37D42">
        <w:t>Incrementally Revealing Content</w:t>
      </w:r>
      <w:bookmarkEnd w:id="80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EC476CC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6C09407C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"David Keyes"</w:t>
      </w:r>
    </w:p>
    <w:p w14:paraId="0D56283E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2552787D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309FB6FB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58DF55B7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0B0A9A7E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73D4A862" w14:textId="0AE840CC" w:rsidR="00434B2B" w:rsidRPr="00453179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Default="00434B2B" w:rsidP="00453179">
      <w:pPr>
        <w:pStyle w:val="Code"/>
      </w:pPr>
      <w:proofErr w:type="gramStart"/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Adelie</w:t>
      </w:r>
    </w:p>
    <w:p w14:paraId="5EEF6A7D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Gentoo</w:t>
      </w:r>
    </w:p>
    <w:p w14:paraId="07FC479D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Chinstrap</w:t>
      </w:r>
    </w:p>
    <w:p w14:paraId="568B15BE" w14:textId="21D51E68" w:rsidR="00434B2B" w:rsidRPr="00453179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82" w:name="_Toc134789582"/>
      <w:bookmarkStart w:id="83" w:name="aligning-content-1"/>
      <w:bookmarkEnd w:id="81"/>
      <w:r w:rsidRPr="00A37D42">
        <w:lastRenderedPageBreak/>
        <w:t>Aligning Content</w:t>
      </w:r>
      <w:r w:rsidR="009E486F">
        <w:t xml:space="preserve"> and Adding Background Images</w:t>
      </w:r>
      <w:bookmarkEnd w:id="82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77777777" w:rsidR="00434B2B" w:rsidRDefault="00434B2B" w:rsidP="00711FE4">
      <w:pPr>
        <w:pStyle w:val="GraphicSlug"/>
      </w:pPr>
      <w:r>
        <w:t>[F10005.png]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 width="50%"}</w:t>
      </w:r>
    </w:p>
    <w:p w14:paraId="26326F0B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B6DABC0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3ADD880C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58B0543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136FEE0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30719C2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 width="50%"}</w:t>
      </w:r>
    </w:p>
    <w:p w14:paraId="681E613F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532F7D21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3A9ED4ED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bill_depth_mm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C9B5EF3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1774DDF4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63832C5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0653A2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::::</w:t>
      </w:r>
    </w:p>
    <w:p w14:paraId="43CFA4E1" w14:textId="7982E325" w:rsidR="00E702C0" w:rsidRDefault="00E702C0" w:rsidP="006B770B">
      <w:pPr>
        <w:pStyle w:val="Body"/>
      </w:pPr>
      <w:r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r>
        <w:t xml:space="preserve">s.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 {.column 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lastRenderedPageBreak/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```{</w:t>
      </w:r>
      <w:proofErr w:type="spellStart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</w:t>
      </w:r>
    </w:p>
    <w:p w14:paraId="596110BF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  </w:t>
      </w:r>
      <w:r w:rsidRPr="00122952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text-align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: </w:t>
      </w:r>
      <w:r w:rsidRPr="00122952">
        <w:rPr>
          <w:rStyle w:val="DecValTok"/>
          <w:rFonts w:ascii="Courier" w:hAnsi="Courier"/>
          <w:i w:val="0"/>
          <w:color w:val="000000"/>
          <w:sz w:val="17"/>
          <w:shd w:val="clear" w:color="auto" w:fill="auto"/>
        </w:rPr>
        <w:t>center</w:t>
      </w:r>
      <w:r w:rsidRPr="00122952">
        <w:rPr>
          <w:rStyle w:val="OperatorTok"/>
          <w:rFonts w:ascii="Courier" w:hAnsi="Courier"/>
          <w:b w:val="0"/>
          <w:i w:val="0"/>
          <w:color w:val="000000"/>
          <w:sz w:val="17"/>
          <w:shd w:val="clear" w:color="auto" w:fill="auto"/>
        </w:rPr>
        <w:t>;</w:t>
      </w:r>
    </w:p>
    <w:p w14:paraId="67C020A1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7A4D69E6" w14:textId="7BCC4D58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## Bill Length </w:t>
      </w:r>
      <w:proofErr w:type="gramStart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{</w:t>
      </w:r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84" w:name="adding-background-images-to-slides-1"/>
      <w:bookmarkEnd w:id="83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## Penguins {background-image="penguins</w:t>
      </w:r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.jpg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85" w:name="_Toc134789583"/>
      <w:bookmarkStart w:id="86" w:name="Xedcf9df7cad0a175fde93feef3cbccc1460b636"/>
      <w:bookmarkEnd w:id="84"/>
      <w:r w:rsidRPr="00A37D42">
        <w:t>Customizing Your Slides with Themes and CSS</w:t>
      </w:r>
      <w:bookmarkEnd w:id="85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0FF307C3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5C153E95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</w:p>
    <w:p w14:paraId="6D3D8136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5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77777777" w:rsidR="00434B2B" w:rsidRDefault="00434B2B" w:rsidP="00711FE4">
      <w:pPr>
        <w:pStyle w:val="GraphicSlug"/>
      </w:pPr>
      <w:r>
        <w:t>[F10008.png]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392FF3B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commentRangeStart w:id="87"/>
      <w:del w:id="88" w:author="David Keyes" w:date="2023-05-15T10:41:00Z">
        <w:r w:rsidDel="000C4C1F">
          <w:delText xml:space="preserve">things </w:delText>
        </w:r>
        <w:commentRangeEnd w:id="87"/>
        <w:r w:rsidR="00351D43" w:rsidDel="000C4C1F">
          <w:rPr>
            <w:rStyle w:val="CommentReference"/>
            <w:rFonts w:ascii="Calibri" w:eastAsiaTheme="minorHAnsi" w:hAnsi="Calibri" w:cs="Times New Roman"/>
            <w:color w:val="auto"/>
            <w:kern w:val="2"/>
            <w:lang w:eastAsia="en-US"/>
            <w14:ligatures w14:val="standardContextual"/>
          </w:rPr>
          <w:commentReference w:id="87"/>
        </w:r>
      </w:del>
      <w:ins w:id="89" w:author="David Keyes" w:date="2023-05-15T10:41:00Z">
        <w:r w:rsidR="000C4C1F">
          <w:t xml:space="preserve">header formatting using </w:t>
        </w:r>
      </w:ins>
      <w:del w:id="90" w:author="David Keyes" w:date="2023-05-15T10:41:00Z">
        <w:r w:rsidDel="000C4C1F">
          <w:delText xml:space="preserve">like </w:delText>
        </w:r>
      </w:del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746B4526" w:rsidR="00434B2B" w:rsidRDefault="00351D43" w:rsidP="006B770B">
      <w:pPr>
        <w:pStyle w:val="Body"/>
      </w:pPr>
      <w:r>
        <w:t>C</w:t>
      </w:r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r w:rsidR="00434B2B">
        <w:t xml:space="preserve"> and add two sections</w:t>
      </w:r>
      <w:ins w:id="91" w:author="David Keyes" w:date="2023-05-15T10:42:00Z">
        <w:r w:rsidR="000E08B7">
          <w:t>, which must be in place,</w:t>
        </w:r>
      </w:ins>
      <w:r w:rsidR="00434B2B">
        <w:t xml:space="preserve"> to it as follows:</w:t>
      </w:r>
    </w:p>
    <w:p w14:paraId="52C71E50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70AE0E1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$presentation-heading-color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red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;</w:t>
      </w:r>
    </w:p>
    <w:p w14:paraId="30BD4C20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$presentation-h1-font-size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6E21DF3" w14:textId="0C05D51B" w:rsidR="00434B2B" w:rsidRDefault="00351D43" w:rsidP="002822E5">
      <w:pPr>
        <w:pStyle w:val="Body"/>
      </w:pPr>
      <w:commentRangeStart w:id="92"/>
      <w:commentRangeStart w:id="93"/>
      <w:ins w:id="94" w:author="Frances" w:date="2023-05-12T11:08:00Z">
        <w:del w:id="95" w:author="David Keyes" w:date="2023-05-15T10:42:00Z">
          <w:r w:rsidDel="000E08B7">
            <w:delText>XXXX</w:delText>
          </w:r>
          <w:commentRangeEnd w:id="92"/>
          <w:r w:rsidDel="000E08B7">
            <w:rPr>
              <w:rStyle w:val="CommentReference"/>
              <w:rFonts w:ascii="Calibri" w:eastAsiaTheme="minorHAnsi" w:hAnsi="Calibri" w:cs="Times New Roman"/>
              <w:color w:val="auto"/>
              <w:kern w:val="2"/>
              <w:lang w:eastAsia="en-US"/>
              <w14:ligatures w14:val="standardContextual"/>
            </w:rPr>
            <w:commentReference w:id="92"/>
          </w:r>
        </w:del>
      </w:ins>
      <w:commentRangeEnd w:id="93"/>
      <w:r w:rsidR="00387601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93"/>
      </w:r>
      <w:ins w:id="96" w:author="Frances" w:date="2023-05-12T11:08:00Z">
        <w:del w:id="97" w:author="David Keyes" w:date="2023-05-15T10:42:00Z">
          <w:r w:rsidDel="000E08B7">
            <w:delText xml:space="preserve"> </w:delText>
          </w:r>
        </w:del>
      </w:ins>
      <w:ins w:id="98" w:author="David Keyes" w:date="2023-05-15T10:43:00Z">
        <w:r w:rsidR="000E08B7">
          <w:t xml:space="preserve">All Quarto Sass variables start with a dollar sign, followed by a name. </w:t>
        </w:r>
      </w:ins>
      <w:r w:rsidR="00434B2B">
        <w:t xml:space="preserve">To apply these tweaks to </w:t>
      </w:r>
      <w:r>
        <w:t>your</w:t>
      </w:r>
      <w:r w:rsidR="00434B2B">
        <w:t xml:space="preserve"> slides, adjust </w:t>
      </w:r>
      <w:r>
        <w:t>your</w:t>
      </w:r>
      <w:r w:rsidR="00434B2B">
        <w:t xml:space="preserve"> YAML to tell Quarto use </w:t>
      </w:r>
      <w:r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>
        <w:t>:</w:t>
      </w:r>
      <w:r w:rsidR="00434B2B">
        <w:t xml:space="preserve"> </w:t>
      </w:r>
    </w:p>
    <w:p w14:paraId="7D2B42F0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36880C55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Reports"</w:t>
      </w:r>
    </w:p>
    <w:p w14:paraId="74F8136D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</w:p>
    <w:p w14:paraId="79A6D18F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: </w:t>
      </w:r>
    </w:p>
    <w:p w14:paraId="2FF024BE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  theme: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theme.scss</w:t>
      </w:r>
      <w:proofErr w:type="spellEnd"/>
      <w:proofErr w:type="gramEnd"/>
    </w:p>
    <w:p w14:paraId="4BA3C21A" w14:textId="0FC266D8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77777777" w:rsidR="00434B2B" w:rsidRDefault="00434B2B" w:rsidP="00711FE4">
      <w:pPr>
        <w:pStyle w:val="GraphicSlug"/>
      </w:pPr>
      <w:r>
        <w:t>[F10009.png]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8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FAE98E3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$presentation-heading-color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red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;</w:t>
      </w:r>
    </w:p>
    <w:p w14:paraId="2A24D0C4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$presentation-h1-font-size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</w:t>
      </w:r>
    </w:p>
    <w:p w14:paraId="280D6989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text-align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: </w:t>
      </w:r>
      <w:r w:rsidRPr="002E5FBE">
        <w:rPr>
          <w:rStyle w:val="DecValTok"/>
          <w:rFonts w:ascii="Courier" w:hAnsi="Courier"/>
          <w:i w:val="0"/>
          <w:color w:val="000000"/>
          <w:sz w:val="17"/>
          <w:shd w:val="clear" w:color="auto" w:fill="auto"/>
        </w:rPr>
        <w:t>center</w:t>
      </w:r>
      <w:r w:rsidRPr="002E5FBE">
        <w:rPr>
          <w:rStyle w:val="OperatorTok"/>
          <w:rFonts w:ascii="Courier" w:hAnsi="Courier"/>
          <w:b w:val="0"/>
          <w:i w:val="0"/>
          <w:color w:val="000000"/>
          <w:sz w:val="17"/>
          <w:shd w:val="clear" w:color="auto" w:fill="auto"/>
        </w:rPr>
        <w:t>;</w:t>
      </w:r>
    </w:p>
    <w:p w14:paraId="5F6C835C" w14:textId="66E631B2" w:rsidR="00434B2B" w:rsidRPr="002E5FBE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60F8475F" w14:textId="312DC7BE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9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 many of these features in action.</w:t>
      </w:r>
    </w:p>
    <w:p w14:paraId="2FD6F762" w14:textId="014B9ED4" w:rsidR="00434B2B" w:rsidRDefault="00434B2B" w:rsidP="00C66992">
      <w:pPr>
        <w:pStyle w:val="HeadA"/>
      </w:pPr>
      <w:bookmarkStart w:id="99" w:name="_Toc134789584"/>
      <w:bookmarkStart w:id="100" w:name="making-websites-with-quarto"/>
      <w:bookmarkEnd w:id="62"/>
      <w:bookmarkEnd w:id="86"/>
      <w:r>
        <w:t>Making Websites</w:t>
      </w:r>
      <w:bookmarkEnd w:id="99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77777777" w:rsidR="00434B2B" w:rsidRDefault="00434B2B" w:rsidP="00711FE4">
      <w:pPr>
        <w:pStyle w:val="GraphicSlug"/>
      </w:pPr>
      <w:r>
        <w:t>[F10011.png]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101" w:name="_Toc134789585"/>
      <w:bookmarkStart w:id="102" w:name="building-the-website"/>
      <w:r w:rsidRPr="00A37D42">
        <w:t>Building the Website</w:t>
      </w:r>
      <w:bookmarkEnd w:id="101"/>
    </w:p>
    <w:p w14:paraId="213656A3" w14:textId="49273747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r>
        <w:t xml:space="preserve">delete the default content from </w:t>
      </w:r>
      <w:r w:rsidR="00C65FFD">
        <w:t xml:space="preserve">it,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160DF60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25B88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Load packages</w:t>
      </w:r>
    </w:p>
    <w:p w14:paraId="70D2AD40" w14:textId="77777777" w:rsidR="00FA5967" w:rsidRDefault="00FA5967" w:rsidP="002E5FBE">
      <w:pPr>
        <w:pStyle w:val="Code"/>
      </w:pPr>
    </w:p>
    <w:p w14:paraId="7E6A0943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1D7B097C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library(janitor)</w:t>
      </w:r>
    </w:p>
    <w:p w14:paraId="50E80BC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tigris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2E6B01F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2061899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lubridate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6F95F7EB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reactable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CB1F3C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1B26E20" w14:textId="77777777" w:rsidR="00FA5967" w:rsidRDefault="00FA5967" w:rsidP="002E5FBE">
      <w:pPr>
        <w:pStyle w:val="Code"/>
      </w:pPr>
    </w:p>
    <w:p w14:paraId="4C7D0DA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B52358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Import data</w:t>
      </w:r>
    </w:p>
    <w:p w14:paraId="15BC815F" w14:textId="77777777" w:rsidR="00FA5967" w:rsidRDefault="00FA5967" w:rsidP="002E5FBE">
      <w:pPr>
        <w:pStyle w:val="Code"/>
      </w:pPr>
    </w:p>
    <w:p w14:paraId="6EE1D583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states(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cb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TRUE, </w:t>
      </w:r>
    </w:p>
    <w:p w14:paraId="7E4FA799" w14:textId="6ECD628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resolution = "20m",</w:t>
      </w:r>
    </w:p>
    <w:p w14:paraId="60FBC02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progress_bar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FALSE) %&gt;%</w:t>
      </w:r>
    </w:p>
    <w:p w14:paraId="1D0F10E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shift_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geometry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5859348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clean_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names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0F077F0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geoid, name) %&gt;% </w:t>
      </w:r>
    </w:p>
    <w:p w14:paraId="38AF762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rename(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 = name) %&gt;% </w:t>
      </w:r>
    </w:p>
    <w:p w14:paraId="39BE4DE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 %in% state.name)</w:t>
      </w:r>
    </w:p>
    <w:p w14:paraId="24DE3D43" w14:textId="77777777" w:rsidR="00FA5967" w:rsidRDefault="00FA5967" w:rsidP="002E5FBE">
      <w:pPr>
        <w:pStyle w:val="Code"/>
      </w:pPr>
    </w:p>
    <w:p w14:paraId="5C7F2086" w14:textId="10E2FA51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read_csv("https://raw.githubusercontent.com/nytimes/covid-19-data/master/rolling-averages/us-states.csv") %&gt;% </w:t>
      </w:r>
    </w:p>
    <w:p w14:paraId="3887203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 %in% state.name) %&gt;% </w:t>
      </w:r>
    </w:p>
    <w:p w14:paraId="7174408C" w14:textId="0092F722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geoid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str_remove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(geoid, "USA-")) </w:t>
      </w:r>
    </w:p>
    <w:p w14:paraId="25FF4B4A" w14:textId="77777777" w:rsidR="00FA5967" w:rsidRDefault="00FA5967" w:rsidP="002E5FBE">
      <w:pPr>
        <w:pStyle w:val="Code"/>
      </w:pPr>
    </w:p>
    <w:p w14:paraId="43715338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most_recent_day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229A00C2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0E03BF96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%&gt;% </w:t>
      </w:r>
    </w:p>
    <w:p w14:paraId="75B80A78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distinct(date) %&gt;% </w:t>
      </w:r>
    </w:p>
    <w:p w14:paraId="5111F28C" w14:textId="51AC82E1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date_nice_format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("{month(date, label = TRUE,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abbr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FALSE)} {day(date)}, {year(date)}")) %&gt;% </w:t>
      </w:r>
    </w:p>
    <w:p w14:paraId="7012518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date_nice_format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8C3325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4C01AD5" w14:textId="77777777" w:rsidR="00FA5967" w:rsidRDefault="00FA5967" w:rsidP="002E5FBE">
      <w:pPr>
        <w:pStyle w:val="Code"/>
      </w:pPr>
    </w:p>
    <w:p w14:paraId="1DA3F5D2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 xml:space="preserve"># COVID Death Rates as of `r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most_recent_day</w:t>
      </w:r>
      <w:proofErr w:type="spellEnd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`</w:t>
      </w:r>
    </w:p>
    <w:p w14:paraId="25FD63D3" w14:textId="77777777" w:rsidR="00FA5967" w:rsidRDefault="00FA5967" w:rsidP="002E5FBE">
      <w:pPr>
        <w:pStyle w:val="Code"/>
      </w:pPr>
    </w:p>
    <w:p w14:paraId="5413299F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This table shows COVID death rates per 100,000 people in four states </w:t>
      </w:r>
      <w:proofErr w:type="spellStart"/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states</w:t>
      </w:r>
      <w:proofErr w:type="spellEnd"/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29A5A1E9" w14:textId="77777777" w:rsidR="00FA5967" w:rsidRDefault="00FA5967" w:rsidP="002E5FBE">
      <w:pPr>
        <w:pStyle w:val="Code"/>
      </w:pPr>
    </w:p>
    <w:p w14:paraId="2A2F9E1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0079A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table</w:t>
      </w:r>
    </w:p>
    <w:p w14:paraId="3CA753E3" w14:textId="77777777" w:rsidR="00FA5967" w:rsidRDefault="00FA5967" w:rsidP="002E5FBE">
      <w:pPr>
        <w:pStyle w:val="Code"/>
      </w:pPr>
    </w:p>
    <w:p w14:paraId="06020445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0D09FD3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1655F18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%&gt;%</w:t>
      </w:r>
    </w:p>
    <w:p w14:paraId="4BA0B00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state, deaths_avg_per_100k) %&gt;% </w:t>
      </w:r>
    </w:p>
    <w:p w14:paraId="622A09B3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arrange(state) %&gt;% </w:t>
      </w:r>
    </w:p>
    <w:p w14:paraId="2FC297F1" w14:textId="0DA46C09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names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"State", "Death rate") %&gt;% </w:t>
      </w:r>
    </w:p>
    <w:p w14:paraId="10270DC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reactable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CF0E3BB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4D73E21" w14:textId="77777777" w:rsidR="00FA5967" w:rsidRDefault="00FA5967" w:rsidP="002E5FBE">
      <w:pPr>
        <w:pStyle w:val="Code"/>
      </w:pPr>
    </w:p>
    <w:p w14:paraId="7064F753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We can see this same death rate data for all states on a map.</w:t>
      </w:r>
    </w:p>
    <w:p w14:paraId="4D6AEA4A" w14:textId="77777777" w:rsidR="00FA5967" w:rsidRDefault="00FA5967" w:rsidP="002E5FBE">
      <w:pPr>
        <w:pStyle w:val="Code"/>
      </w:pPr>
    </w:p>
    <w:p w14:paraId="4F08EB0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94750A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map</w:t>
      </w:r>
    </w:p>
    <w:p w14:paraId="1BF8632B" w14:textId="77777777" w:rsidR="00FA5967" w:rsidRDefault="00FA5967" w:rsidP="002E5FBE">
      <w:pPr>
        <w:pStyle w:val="Code"/>
      </w:pPr>
    </w:p>
    <w:p w14:paraId="7C0483BC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05A86538" w14:textId="319EA78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left_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by = "state") %&gt;% </w:t>
      </w:r>
    </w:p>
    <w:p w14:paraId="30B7A118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4F858FF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</w:t>
      </w:r>
    </w:p>
    <w:p w14:paraId="31E2835E" w14:textId="77777777" w:rsidR="00FA5967" w:rsidRDefault="00FA5967" w:rsidP="002E5FBE">
      <w:pPr>
        <w:pStyle w:val="Code"/>
      </w:pPr>
    </w:p>
    <w:p w14:paraId="12FA6CA2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1919F9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(fill = deaths_avg_per_100k)) +</w:t>
      </w:r>
    </w:p>
    <w:p w14:paraId="6CCDE59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sf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7A194525" w14:textId="2628885D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3282D54F" w14:textId="4635ECB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fill = "Deaths per\n100,000 people") +</w:t>
      </w:r>
    </w:p>
    <w:p w14:paraId="443CFA7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void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159ACBB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C8027A9" w14:textId="77777777" w:rsidR="00FA5967" w:rsidRDefault="00FA5967" w:rsidP="002E5FBE">
      <w:pPr>
        <w:pStyle w:val="Code"/>
      </w:pPr>
    </w:p>
    <w:p w14:paraId="4825D1D1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# COVID Death Rates Over Time</w:t>
      </w:r>
    </w:p>
    <w:p w14:paraId="062EC48E" w14:textId="77777777" w:rsidR="00FA5967" w:rsidRDefault="00FA5967" w:rsidP="002E5FBE">
      <w:pPr>
        <w:pStyle w:val="Code"/>
      </w:pPr>
    </w:p>
    <w:p w14:paraId="1EF2CC0A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The following chart shows COVID death rates from the start of COVID in early 2020 until 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most_recent_day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4DA1E47B" w14:textId="77777777" w:rsidR="00FA5967" w:rsidRDefault="00FA5967" w:rsidP="002E5FBE">
      <w:pPr>
        <w:pStyle w:val="Code"/>
      </w:pPr>
    </w:p>
    <w:p w14:paraId="2E1723F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040DEA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chart</w:t>
      </w:r>
    </w:p>
    <w:p w14:paraId="5F6439C8" w14:textId="77777777" w:rsidR="00FA5967" w:rsidRDefault="00FA5967" w:rsidP="002E5FBE">
      <w:pPr>
        <w:pStyle w:val="Code"/>
      </w:pPr>
    </w:p>
    <w:p w14:paraId="42C4C09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plotly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45CD1DB" w14:textId="77777777" w:rsidR="00FA5967" w:rsidRDefault="00FA5967" w:rsidP="002E5FBE">
      <w:pPr>
        <w:pStyle w:val="Code"/>
      </w:pPr>
    </w:p>
    <w:p w14:paraId="53DAD762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covid_chart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A2D9E4B" w14:textId="73FEF47F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 %in% c("Alabama",</w:t>
      </w:r>
    </w:p>
    <w:p w14:paraId="63558ACD" w14:textId="0EEB269E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lastRenderedPageBreak/>
        <w:t xml:space="preserve">                      "Alaska",</w:t>
      </w:r>
    </w:p>
    <w:p w14:paraId="0F16D68B" w14:textId="0871034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"Arizona",</w:t>
      </w:r>
    </w:p>
    <w:p w14:paraId="529D8D5D" w14:textId="27EC45D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"Arkansas")) %&gt;% </w:t>
      </w:r>
    </w:p>
    <w:p w14:paraId="531A5C6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(x = date,</w:t>
      </w:r>
    </w:p>
    <w:p w14:paraId="0FD7951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y = deaths_avg_per_100k,</w:t>
      </w:r>
    </w:p>
    <w:p w14:paraId="08D5CE7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group = state,</w:t>
      </w:r>
    </w:p>
    <w:p w14:paraId="7A21A36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fill = deaths_avg_per_100k)) +</w:t>
      </w:r>
    </w:p>
    <w:p w14:paraId="5D660C9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col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3539F0F1" w14:textId="5B0844B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5F31D08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22701BA7" w14:textId="42ECAC2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title = "Deaths per 100,000 people over time") +</w:t>
      </w:r>
    </w:p>
    <w:p w14:paraId="064B4B9D" w14:textId="6893513A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legend.position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"none",</w:t>
      </w:r>
    </w:p>
    <w:p w14:paraId="5617549A" w14:textId="761287F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plot.title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.position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"plot",</w:t>
      </w:r>
    </w:p>
    <w:p w14:paraId="4D8691FB" w14:textId="1920C571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plot.title</w:t>
      </w:r>
      <w:proofErr w:type="spellEnd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element_text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(face = "bold"),</w:t>
      </w:r>
    </w:p>
    <w:p w14:paraId="5EEA610F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panel.grid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.minor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element_blank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(),</w:t>
      </w:r>
    </w:p>
    <w:p w14:paraId="1F683E7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axis.title</w:t>
      </w:r>
      <w:proofErr w:type="spellEnd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element_blank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()) +</w:t>
      </w:r>
    </w:p>
    <w:p w14:paraId="6201D9E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facet_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wrap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~state,</w:t>
      </w:r>
    </w:p>
    <w:p w14:paraId="3FC2F44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nrow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2)</w:t>
      </w:r>
    </w:p>
    <w:p w14:paraId="51D3DDC9" w14:textId="77777777" w:rsidR="00FA5967" w:rsidRDefault="00FA5967" w:rsidP="002E5FBE">
      <w:pPr>
        <w:pStyle w:val="Code"/>
      </w:pPr>
    </w:p>
    <w:p w14:paraId="66F32867" w14:textId="77777777" w:rsidR="00FA5967" w:rsidRDefault="00FA5967" w:rsidP="002E5FBE">
      <w:pPr>
        <w:pStyle w:val="Code"/>
      </w:pPr>
    </w:p>
    <w:p w14:paraId="5B7A020F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ggplotly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covid_chart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CA67804" w14:textId="1961E424" w:rsidR="00434B2B" w:rsidRPr="002E5FBE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543B0FD" w14:textId="5D3F0E92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 xml:space="preserve">right panel of </w:t>
      </w:r>
      <w:proofErr w:type="spellStart"/>
      <w:r w:rsidR="00434B2B">
        <w:t>R</w:t>
      </w:r>
      <w:r w:rsidR="00392F09">
        <w:t>s</w:t>
      </w:r>
      <w:r w:rsidR="00434B2B">
        <w:t>tudio</w:t>
      </w:r>
      <w:proofErr w:type="spellEnd"/>
      <w:r w:rsidR="00434B2B">
        <w:t xml:space="preserve">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77777777" w:rsidR="00434B2B" w:rsidRDefault="00434B2B" w:rsidP="00711FE4">
      <w:pPr>
        <w:pStyle w:val="GraphicSlug"/>
      </w:pPr>
      <w:r>
        <w:t>[F10013.png]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lastRenderedPageBreak/>
        <w:t>execute: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741D0387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echo: false</w:t>
      </w:r>
    </w:p>
    <w:p w14:paraId="34F7EE85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warning: false</w:t>
      </w:r>
    </w:p>
    <w:p w14:paraId="20D208B1" w14:textId="181D3E9E" w:rsidR="00434B2B" w:rsidRPr="002E5FBE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103" w:name="_Toc134789586"/>
      <w:bookmarkStart w:id="104" w:name="setting-options-for-the-website"/>
      <w:bookmarkEnd w:id="102"/>
      <w:r w:rsidRPr="00A37D42">
        <w:t>Setting Options</w:t>
      </w:r>
      <w:bookmarkEnd w:id="103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P</w:t>
      </w:r>
      <w:r w:rsidR="00434B2B"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roject</w:t>
      </w:r>
      <w:r w:rsidR="00434B2B"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CB1BB37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type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website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C8F4FB2" w14:textId="064EF96D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title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="00122585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“</w:t>
      </w:r>
      <w:r w:rsidRPr="002E5FBE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covid-website-quarto</w:t>
      </w:r>
      <w:r w:rsidR="00122585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”</w:t>
      </w:r>
    </w:p>
    <w:p w14:paraId="69B7B1EC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navbar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6079B69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left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558F856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Home</w:t>
      </w:r>
    </w:p>
    <w:p w14:paraId="64ECCCEF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650F7C25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79B4AF17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theme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56B7106A" w14:textId="23ADF6A6" w:rsidR="00434B2B" w:rsidRPr="002E5FBE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0401C04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041374F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theme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1A86C1B9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49C6BD9F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execute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</w:p>
    <w:p w14:paraId="15B4C138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echo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1209928C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warning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6753E91A" w14:textId="526544B4" w:rsidR="00434B2B" w:rsidRPr="002E5FBE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message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77777777" w:rsidR="00434B2B" w:rsidRDefault="00434B2B" w:rsidP="00711FE4">
      <w:pPr>
        <w:pStyle w:val="GraphicSlug"/>
      </w:pPr>
      <w:r w:rsidRPr="00711FE4">
        <w:t>[F10</w:t>
      </w:r>
      <w:r>
        <w:t>014.png]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105" w:name="_Toc134789587"/>
      <w:bookmarkStart w:id="106" w:name="X6f3692f8dcfb8e61edb07a98ba0494f76b25191"/>
      <w:bookmarkEnd w:id="104"/>
      <w:r w:rsidRPr="00A37D42">
        <w:t>Changing the</w:t>
      </w:r>
      <w:r w:rsidR="005812D3">
        <w:t xml:space="preserve"> Website’s</w:t>
      </w:r>
      <w:r w:rsidRPr="00A37D42">
        <w:t xml:space="preserve"> Appearance</w:t>
      </w:r>
      <w:bookmarkEnd w:id="105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list </w:t>
      </w:r>
      <w:r w:rsidRPr="007F078F">
        <w:rPr>
          <w:rStyle w:val="LinkURL"/>
        </w:rPr>
        <w:t xml:space="preserve">at </w:t>
      </w:r>
      <w:hyperlink r:id="rId23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25437B96" w14:textId="77777777" w:rsidR="00FA5967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1E69D705" w14:textId="1C3279A3" w:rsidR="00434B2B" w:rsidRPr="009809F0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9809F0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77777777" w:rsidR="00434B2B" w:rsidRDefault="00434B2B" w:rsidP="00711FE4">
      <w:pPr>
        <w:pStyle w:val="GraphicSlug"/>
      </w:pPr>
      <w:r>
        <w:t>[F10015.png]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h1 {</w:t>
      </w:r>
    </w:p>
    <w:p w14:paraId="1C01EAAF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6D57E0">
        <w:rPr>
          <w:rStyle w:val="FunctionTok"/>
          <w:rFonts w:ascii="Courier" w:hAnsi="Courier"/>
          <w:i w:val="0"/>
          <w:sz w:val="17"/>
          <w:shd w:val="clear" w:color="auto" w:fill="auto"/>
        </w:rPr>
        <w:t>color</w:t>
      </w:r>
      <w:r w:rsidRPr="006D57E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red;</w:t>
      </w:r>
    </w:p>
    <w:p w14:paraId="3CEE5408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6D57E0">
        <w:rPr>
          <w:rStyle w:val="FunctionTok"/>
          <w:rFonts w:ascii="Courier" w:hAnsi="Courier"/>
          <w:i w:val="0"/>
          <w:sz w:val="17"/>
          <w:shd w:val="clear" w:color="auto" w:fill="auto"/>
        </w:rPr>
        <w:t>font-size</w:t>
      </w:r>
      <w:r w:rsidRPr="006D57E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50px;</w:t>
      </w:r>
    </w:p>
    <w:p w14:paraId="6B20A1A9" w14:textId="1094F100" w:rsidR="00434B2B" w:rsidRPr="006D57E0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77777777" w:rsidR="00434B2B" w:rsidRDefault="00434B2B" w:rsidP="00711FE4">
      <w:pPr>
        <w:pStyle w:val="GraphicSlug"/>
      </w:pPr>
      <w:r w:rsidRPr="00711FE4">
        <w:t>[F10</w:t>
      </w:r>
      <w:r>
        <w:t>016.png]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2FB53570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>to change the body background to a light gray color</w:t>
      </w:r>
      <w:r w:rsidR="000347CC">
        <w:t>:</w:t>
      </w:r>
    </w:p>
    <w:p w14:paraId="7D4F341F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$body-</w:t>
      </w:r>
      <w:proofErr w:type="spellStart"/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bg</w:t>
      </w:r>
      <w:proofErr w:type="spellEnd"/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54AC65D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705DA112" w14:textId="06F7FB3D" w:rsidR="00434B2B" w:rsidRPr="009219C4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9219C4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52F92CAB" w14:textId="520EE05E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light gray background throughout </w:t>
      </w:r>
      <w:r w:rsidR="000347CC">
        <w:t>(</w:t>
      </w:r>
      <w:commentRangeStart w:id="107"/>
      <w:commentRangeStart w:id="108"/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  <w:commentRangeEnd w:id="107"/>
      <w:r w:rsidR="001229A7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07"/>
      </w:r>
      <w:commentRangeEnd w:id="108"/>
      <w:r w:rsidR="003B59F7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08"/>
      </w:r>
    </w:p>
    <w:p w14:paraId="3C338326" w14:textId="77777777" w:rsidR="00434B2B" w:rsidRDefault="00434B2B" w:rsidP="00711FE4">
      <w:pPr>
        <w:pStyle w:val="GraphicSlug"/>
      </w:pPr>
      <w:r>
        <w:t>[F10017.png]</w:t>
      </w:r>
    </w:p>
    <w:p w14:paraId="1F3B1948" w14:textId="6C01683D" w:rsidR="00434B2B" w:rsidRDefault="00434B2B" w:rsidP="00434B2B">
      <w:pPr>
        <w:pStyle w:val="CaptionedFigure"/>
      </w:pPr>
      <w:del w:id="109" w:author="David Keyes" w:date="2023-05-15T12:41:00Z">
        <w:r w:rsidDel="003B59F7">
          <w:rPr>
            <w:noProof/>
          </w:rPr>
          <w:lastRenderedPageBreak/>
          <w:drawing>
            <wp:inline distT="0" distB="0" distL="0" distR="0" wp14:anchorId="767AD28C" wp14:editId="38E7E062">
              <wp:extent cx="5334000" cy="3230450"/>
              <wp:effectExtent l="0" t="0" r="0" b="0"/>
              <wp:docPr id="535" name="Picture" descr="Figure 11.17: The website with custom CSS applied through styles.scss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6" name="Picture" descr="../../assets/quarto-website-scss.png"/>
                      <pic:cNvPicPr>
                        <a:picLocks noChangeAspect="1" noChangeArrowheads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230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0" w:author="David Keyes" w:date="2023-05-15T12:44:00Z">
        <w:r w:rsidR="0068430E">
          <w:rPr>
            <w:noProof/>
          </w:rPr>
          <w:drawing>
            <wp:inline distT="0" distB="0" distL="0" distR="0" wp14:anchorId="0D08DC98" wp14:editId="6BD32D91">
              <wp:extent cx="5943600" cy="3293110"/>
              <wp:effectExtent l="0" t="0" r="0" b="0"/>
              <wp:docPr id="751081741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51081741" name="Picture 751081741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63C9415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del w:id="111" w:author="David Keyes" w:date="2023-05-15T10:51:00Z">
        <w:r w:rsidRPr="00E05FFD" w:rsidDel="007F078F">
          <w:rPr>
            <w:rStyle w:val="Literal"/>
            <w:rPrChange w:id="112" w:author="David Keyes" w:date="2023-05-15T10:51:00Z">
              <w:rPr/>
            </w:rPrChange>
          </w:rPr>
          <w:delText xml:space="preserve">your </w:delText>
        </w:r>
        <w:commentRangeStart w:id="113"/>
        <w:commentRangeStart w:id="114"/>
        <w:r w:rsidRPr="00E05FFD" w:rsidDel="007F078F">
          <w:rPr>
            <w:rStyle w:val="Literal"/>
            <w:rPrChange w:id="115" w:author="David Keyes" w:date="2023-05-15T10:51:00Z">
              <w:rPr/>
            </w:rPrChange>
          </w:rPr>
          <w:delText xml:space="preserve">CSS file </w:delText>
        </w:r>
        <w:commentRangeEnd w:id="113"/>
        <w:r w:rsidR="00250B65" w:rsidRPr="00E05FFD" w:rsidDel="007F078F">
          <w:rPr>
            <w:rStyle w:val="Literal"/>
            <w:rFonts w:eastAsiaTheme="minorHAnsi"/>
            <w:rPrChange w:id="116" w:author="David Keyes" w:date="2023-05-15T10:51:00Z">
              <w:rPr>
                <w:rStyle w:val="CommentReference"/>
                <w:rFonts w:ascii="Calibri" w:eastAsiaTheme="minorHAnsi" w:hAnsi="Calibri" w:cs="Times New Roman"/>
                <w:color w:val="auto"/>
                <w:kern w:val="2"/>
                <w:lang w:eastAsia="en-US"/>
                <w14:ligatures w14:val="standardContextual"/>
              </w:rPr>
            </w:rPrChange>
          </w:rPr>
          <w:commentReference w:id="113"/>
        </w:r>
      </w:del>
      <w:commentRangeEnd w:id="114"/>
      <w:r w:rsidR="00387601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14"/>
      </w:r>
      <w:ins w:id="117" w:author="David Keyes" w:date="2023-05-15T10:51:00Z">
        <w:r w:rsidR="007F078F" w:rsidRPr="00E05FFD">
          <w:rPr>
            <w:rStyle w:val="Literal"/>
            <w:rPrChange w:id="118" w:author="David Keyes" w:date="2023-05-15T10:51:00Z">
              <w:rPr/>
            </w:rPrChange>
          </w:rPr>
          <w:t>styles.css</w:t>
        </w:r>
        <w:r w:rsidR="007F078F">
          <w:t xml:space="preserve"> </w:t>
        </w:r>
      </w:ins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5AB5629F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commentRangeStart w:id="119"/>
      <w:commentRangeStart w:id="120"/>
      <w:del w:id="121" w:author="David Keyes" w:date="2023-05-15T12:39:00Z">
        <w:r w:rsidR="00250B65" w:rsidDel="002E466A">
          <w:delText xml:space="preserve">this </w:delText>
        </w:r>
      </w:del>
      <w:ins w:id="122" w:author="David Keyes" w:date="2023-05-15T12:39:00Z">
        <w:r w:rsidR="002E466A">
          <w:t xml:space="preserve">the </w:t>
        </w:r>
        <w:r w:rsidR="0028466B">
          <w:t xml:space="preserve">bottom </w:t>
        </w:r>
      </w:ins>
      <w:r w:rsidR="00250B65">
        <w:t xml:space="preserve">section </w:t>
      </w:r>
      <w:commentRangeEnd w:id="119"/>
      <w:r w:rsidR="00B873FF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19"/>
      </w:r>
      <w:commentRangeEnd w:id="120"/>
      <w:r w:rsidR="003B59F7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20"/>
      </w:r>
      <w:r w:rsidR="00250B65">
        <w:t xml:space="preserve">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123" w:name="_Toc134789588"/>
      <w:bookmarkStart w:id="124" w:name="X91f13da30d628d2112c2249d59d09d1d8be4dc7"/>
      <w:bookmarkEnd w:id="106"/>
      <w:r w:rsidRPr="00A37D42">
        <w:t>Adjusting the Title and Navigation Bar</w:t>
      </w:r>
      <w:bookmarkEnd w:id="123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website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2461E051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title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7C7B1B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"Quarto COVID Website"</w:t>
      </w:r>
    </w:p>
    <w:p w14:paraId="1B95CF84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navbar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7E112770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left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1C7AE007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Home</w:t>
      </w:r>
    </w:p>
    <w:p w14:paraId="1AD6D73D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4473BBF3" w:rsidR="00434B2B" w:rsidRDefault="00D27746" w:rsidP="00434B2B">
      <w:pPr>
        <w:pStyle w:val="CaptionedFigure"/>
      </w:pPr>
      <w:ins w:id="125" w:author="David Keyes" w:date="2023-05-15T12:50:00Z">
        <w:r>
          <w:rPr>
            <w:noProof/>
          </w:rPr>
          <w:drawing>
            <wp:inline distT="0" distB="0" distL="0" distR="0" wp14:anchorId="26FE221C" wp14:editId="2A7ECFCD">
              <wp:extent cx="5943600" cy="342265"/>
              <wp:effectExtent l="0" t="0" r="0" b="635"/>
              <wp:docPr id="1053750372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53750372" name="Picture 1053750372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2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26"/>
      <w:commentRangeStart w:id="127"/>
      <w:del w:id="128" w:author="David Keyes" w:date="2023-05-15T12:46:00Z">
        <w:r w:rsidR="00434B2B" w:rsidDel="009D0FFB">
          <w:rPr>
            <w:noProof/>
          </w:rPr>
          <w:drawing>
            <wp:inline distT="0" distB="0" distL="0" distR="0" wp14:anchorId="0EDCB921" wp14:editId="060251F0">
              <wp:extent cx="5334000" cy="3145692"/>
              <wp:effectExtent l="0" t="0" r="0" b="4445"/>
              <wp:docPr id="542" name="Picture" descr="Figure 11.19: The website with changes to the navigation bar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3" name="Picture" descr="../../assets/quarto-website-navbar-changes.png"/>
                      <pic:cNvPicPr>
                        <a:picLocks noChangeAspect="1" noChangeArrowheads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14569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commentRangeEnd w:id="126"/>
      <w:r w:rsidR="007712E8">
        <w:rPr>
          <w:rStyle w:val="CommentReference"/>
          <w:rFonts w:ascii="Calibri" w:eastAsiaTheme="minorHAnsi" w:hAnsi="Calibri"/>
          <w:lang w:val="en-US" w:eastAsia="en-US"/>
        </w:rPr>
        <w:commentReference w:id="126"/>
      </w:r>
      <w:commentRangeEnd w:id="127"/>
      <w:r w:rsidR="00010E79">
        <w:rPr>
          <w:rStyle w:val="CommentReference"/>
          <w:rFonts w:asciiTheme="minorHAnsi" w:eastAsiaTheme="minorHAnsi" w:hAnsiTheme="minorHAnsi"/>
          <w:lang w:val="en-US" w:eastAsia="en-US"/>
        </w:rPr>
        <w:commentReference w:id="127"/>
      </w:r>
    </w:p>
    <w:p w14:paraId="14077AFE" w14:textId="35BCF87B" w:rsidR="00434B2B" w:rsidRDefault="00434B2B" w:rsidP="00711FE4">
      <w:pPr>
        <w:pStyle w:val="CaptionLine"/>
      </w:pPr>
      <w:r>
        <w:t>The website with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lastRenderedPageBreak/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129" w:name="_Toc134789589"/>
      <w:bookmarkStart w:id="130" w:name="creating-wider-layouts"/>
      <w:bookmarkEnd w:id="124"/>
      <w:r w:rsidRPr="00A37D42">
        <w:t>Creating Wider Layouts</w:t>
      </w:r>
      <w:bookmarkEnd w:id="129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Default="00434B2B" w:rsidP="007C7B1B">
      <w:pPr>
        <w:pStyle w:val="Code"/>
      </w:pPr>
      <w:proofErr w:type="gramStart"/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{.column-screen-inset}</w:t>
      </w:r>
    </w:p>
    <w:p w14:paraId="6353A522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759202FC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out-width: 100%</w:t>
      </w:r>
    </w:p>
    <w:p w14:paraId="1BC461DE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Default="00434B2B" w:rsidP="007C7B1B">
      <w:pPr>
        <w:pStyle w:val="Code"/>
      </w:pP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3FFAE4F2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left_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by = "state") %&gt;% </w:t>
      </w:r>
    </w:p>
    <w:p w14:paraId="5AB412DC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5F2AB1E1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Default="00434B2B" w:rsidP="007C7B1B">
      <w:pPr>
        <w:pStyle w:val="Code"/>
      </w:pP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DF9BBDD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(fill = deaths_avg_per_100k)) +</w:t>
      </w:r>
    </w:p>
    <w:p w14:paraId="7D440AF0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sf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4A15DD41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7DE2C163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fill = "Deaths per\n100,000 people") +</w:t>
      </w:r>
    </w:p>
    <w:p w14:paraId="56045893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void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C1B5F18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3A65A4F" w14:textId="7FC6E3BA" w:rsidR="00434B2B" w:rsidRPr="007C7B1B" w:rsidRDefault="00434B2B" w:rsidP="007C7B1B">
      <w:pPr>
        <w:pStyle w:val="Code"/>
      </w:pPr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30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131" w:name="_Toc134789590"/>
      <w:bookmarkStart w:id="132" w:name="hosting-your-quarto-website"/>
      <w:bookmarkEnd w:id="130"/>
      <w:r w:rsidRPr="00A37D42">
        <w:t>Hosting Your Website</w:t>
      </w:r>
      <w:ins w:id="133" w:author="Frances" w:date="2023-05-12T12:57:00Z">
        <w:r w:rsidR="00B873FF">
          <w:t xml:space="preserve"> on GitHub Pages and Quarto Pub</w:t>
        </w:r>
      </w:ins>
      <w:bookmarkEnd w:id="131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D4E5C">
        <w:rPr>
          <w:rStyle w:val="FunctionTok"/>
          <w:rFonts w:ascii="Courier" w:hAnsi="Courier"/>
          <w:i w:val="0"/>
          <w:sz w:val="17"/>
          <w:shd w:val="clear" w:color="auto" w:fill="auto"/>
        </w:rPr>
        <w:t>project</w:t>
      </w:r>
      <w:r w:rsidRPr="002D4E5C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34A5D2C9" w14:textId="77777777" w:rsidR="00FA5967" w:rsidRDefault="00434B2B" w:rsidP="002D4E5C">
      <w:pPr>
        <w:pStyle w:val="Code"/>
      </w:pPr>
      <w:r w:rsidRPr="002D4E5C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D4E5C">
        <w:rPr>
          <w:rStyle w:val="FunctionTok"/>
          <w:rFonts w:ascii="Courier" w:hAnsi="Courier"/>
          <w:i w:val="0"/>
          <w:sz w:val="17"/>
          <w:shd w:val="clear" w:color="auto" w:fill="auto"/>
        </w:rPr>
        <w:t>type</w:t>
      </w:r>
      <w:r w:rsidRPr="002D4E5C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D4E5C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703D3867" w:rsidR="00434B2B" w:rsidRDefault="000B536C" w:rsidP="00434B2B">
      <w:pPr>
        <w:pStyle w:val="CaptionedFigure"/>
      </w:pPr>
      <w:ins w:id="134" w:author="David Keyes" w:date="2023-05-15T12:48:00Z">
        <w:r>
          <w:rPr>
            <w:noProof/>
          </w:rPr>
          <w:lastRenderedPageBreak/>
          <w:drawing>
            <wp:inline distT="0" distB="0" distL="0" distR="0" wp14:anchorId="77A9CC7D" wp14:editId="69BE5961">
              <wp:extent cx="5943600" cy="2063115"/>
              <wp:effectExtent l="0" t="0" r="0" b="0"/>
              <wp:docPr id="1197035355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97035355" name="Picture 1197035355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63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35"/>
      <w:commentRangeStart w:id="136"/>
      <w:del w:id="137" w:author="David Keyes" w:date="2023-05-15T12:48:00Z">
        <w:r w:rsidR="00434B2B" w:rsidDel="000B536C">
          <w:rPr>
            <w:noProof/>
          </w:rPr>
          <w:drawing>
            <wp:inline distT="0" distB="0" distL="0" distR="0" wp14:anchorId="13FF9E07" wp14:editId="505E3E12">
              <wp:extent cx="5334000" cy="3230450"/>
              <wp:effectExtent l="0" t="0" r="0" b="0"/>
              <wp:docPr id="551" name="Picture" descr="Figure 11.21: The list of providers to publish your Quarto websit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2" name="Picture" descr="../../assets/quarto-publish.png"/>
                      <pic:cNvPicPr>
                        <a:picLocks noChangeAspect="1" noChangeArrowheads="1"/>
                      </pic:cNvPicPr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230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commentRangeEnd w:id="135"/>
      <w:r w:rsidR="00B873FF">
        <w:rPr>
          <w:rStyle w:val="CommentReference"/>
          <w:rFonts w:ascii="Calibri" w:eastAsiaTheme="minorHAnsi" w:hAnsi="Calibri"/>
          <w:lang w:val="en-US" w:eastAsia="en-US"/>
        </w:rPr>
        <w:commentReference w:id="135"/>
      </w:r>
      <w:commentRangeEnd w:id="136"/>
      <w:r w:rsidR="00010E79">
        <w:rPr>
          <w:rStyle w:val="CommentReference"/>
          <w:rFonts w:asciiTheme="minorHAnsi" w:eastAsiaTheme="minorHAnsi" w:hAnsiTheme="minorHAnsi"/>
          <w:lang w:val="en-US" w:eastAsia="en-US"/>
        </w:rPr>
        <w:commentReference w:id="136"/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1F8140C8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</w:t>
      </w:r>
      <w:commentRangeStart w:id="138"/>
      <w:commentRangeStart w:id="139"/>
      <w:r>
        <w:t>authorize</w:t>
      </w:r>
      <w:r w:rsidR="00B873FF">
        <w:t xml:space="preserve"> </w:t>
      </w:r>
      <w:del w:id="140" w:author="David Keyes" w:date="2023-05-15T12:36:00Z">
        <w:r w:rsidR="00B873FF" w:rsidDel="00387601">
          <w:delText>XXXX</w:delText>
        </w:r>
        <w:commentRangeEnd w:id="138"/>
        <w:r w:rsidR="00B873FF" w:rsidDel="00387601">
          <w:rPr>
            <w:rStyle w:val="CommentReference"/>
            <w:rFonts w:ascii="Calibri" w:eastAsiaTheme="minorHAnsi" w:hAnsi="Calibri" w:cs="Times New Roman"/>
            <w:color w:val="auto"/>
            <w:kern w:val="2"/>
            <w:lang w:eastAsia="en-US"/>
            <w14:ligatures w14:val="standardContextual"/>
          </w:rPr>
          <w:commentReference w:id="138"/>
        </w:r>
      </w:del>
      <w:commentRangeEnd w:id="139"/>
      <w:r w:rsidR="002E466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39"/>
      </w:r>
      <w:ins w:id="141" w:author="David Keyes" w:date="2023-05-15T12:36:00Z">
        <w:r w:rsidR="00387601">
          <w:t>RStudio to publish to Quarto Pub</w:t>
        </w:r>
      </w:ins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 xml:space="preserve">to select a name for your website.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77777777" w:rsidR="00434B2B" w:rsidRDefault="00434B2B" w:rsidP="00711FE4">
      <w:pPr>
        <w:pStyle w:val="GraphicSlug"/>
      </w:pPr>
      <w:r>
        <w:t>[F10023.png]</w:t>
      </w:r>
    </w:p>
    <w:p w14:paraId="4F369B9B" w14:textId="31A3802E" w:rsidR="00434B2B" w:rsidRDefault="00E252E6" w:rsidP="00434B2B">
      <w:pPr>
        <w:pStyle w:val="CaptionedFigure"/>
      </w:pPr>
      <w:ins w:id="142" w:author="David Keyes" w:date="2023-05-15T12:49:00Z">
        <w:r>
          <w:rPr>
            <w:noProof/>
          </w:rPr>
          <w:drawing>
            <wp:inline distT="0" distB="0" distL="0" distR="0" wp14:anchorId="687935B5" wp14:editId="11435253">
              <wp:extent cx="5943600" cy="3280410"/>
              <wp:effectExtent l="0" t="0" r="0" b="0"/>
              <wp:docPr id="989542037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9542037" name="Picture 989542037"/>
                      <pic:cNvPicPr/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80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43" w:author="David Keyes" w:date="2023-05-15T12:49:00Z">
        <w:r w:rsidR="00434B2B" w:rsidDel="00E252E6">
          <w:rPr>
            <w:noProof/>
          </w:rPr>
          <w:drawing>
            <wp:inline distT="0" distB="0" distL="0" distR="0" wp14:anchorId="2A8772CA" wp14:editId="7577D56B">
              <wp:extent cx="5334000" cy="2953888"/>
              <wp:effectExtent l="0" t="0" r="0" b="5715"/>
              <wp:docPr id="557" name="Picture" descr="Figure 11.23: The website published on Quarto Pub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8" name="Picture" descr="../../assets/quarto-pub-website.png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538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144" w:name="_Toc134789591"/>
      <w:bookmarkStart w:id="145" w:name="Xd5b9a46400c0fcc59e5e089a486bc8f42e1e861"/>
      <w:bookmarkEnd w:id="50"/>
      <w:bookmarkEnd w:id="100"/>
      <w:bookmarkEnd w:id="132"/>
      <w:r>
        <w:lastRenderedPageBreak/>
        <w:t>Conclusion</w:t>
      </w:r>
      <w:bookmarkEnd w:id="144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bookmarkEnd w:id="0"/>
    <w:bookmarkEnd w:id="145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Frances" w:date="2023-05-11T15:21:00Z" w:initials="FS">
    <w:p w14:paraId="7D193B93" w14:textId="2E2D9C9B" w:rsidR="007C09D4" w:rsidRDefault="007C09D4">
      <w:pPr>
        <w:pStyle w:val="CommentText"/>
      </w:pPr>
      <w:r>
        <w:rPr>
          <w:rStyle w:val="CommentReference"/>
        </w:rPr>
        <w:annotationRef/>
      </w:r>
      <w:r>
        <w:t>Consider adjusting this point to clarify whether Quarto includes support for more languages than R Markdown, and if so, which ones</w:t>
      </w:r>
    </w:p>
  </w:comment>
  <w:comment w:id="6" w:author="David Keyes" w:date="2023-05-15T10:29:00Z" w:initials="DK">
    <w:p w14:paraId="0101264A" w14:textId="77777777" w:rsidR="00336180" w:rsidRDefault="00336180" w:rsidP="00DB5D77">
      <w:r>
        <w:rPr>
          <w:rStyle w:val="CommentReference"/>
        </w:rPr>
        <w:annotationRef/>
      </w:r>
      <w:r>
        <w:rPr>
          <w:color w:val="000000"/>
        </w:rPr>
        <w:t>I’m not sure I understand your question. Can you clarify?</w:t>
      </w:r>
    </w:p>
  </w:comment>
  <w:comment w:id="7" w:author="David Keyes" w:date="2023-05-15T12:51:00Z" w:initials="DK">
    <w:p w14:paraId="1C6D22E0" w14:textId="77777777" w:rsidR="00C1681E" w:rsidRDefault="00C1681E" w:rsidP="00D81D48">
      <w:r>
        <w:rPr>
          <w:rStyle w:val="CommentReference"/>
        </w:rPr>
        <w:annotationRef/>
      </w:r>
      <w:r>
        <w:rPr>
          <w:color w:val="000000"/>
        </w:rPr>
        <w:t>Actually, I think I get it and so added some text.</w:t>
      </w:r>
    </w:p>
  </w:comment>
  <w:comment w:id="16" w:author="Frances" w:date="2023-05-12T13:15:00Z" w:initials="FS">
    <w:p w14:paraId="46AF98A6" w14:textId="26A498CF" w:rsidR="00A17C72" w:rsidRDefault="00A17C72">
      <w:pPr>
        <w:pStyle w:val="CommentText"/>
      </w:pPr>
      <w:r>
        <w:rPr>
          <w:rStyle w:val="CommentReference"/>
        </w:rPr>
        <w:annotationRef/>
      </w:r>
      <w:r>
        <w:t>Consider clarifying whether there are different names for every output format, or only for HTML</w:t>
      </w:r>
    </w:p>
  </w:comment>
  <w:comment w:id="17" w:author="David Keyes" w:date="2023-05-15T10:53:00Z" w:initials="DK">
    <w:p w14:paraId="1183F805" w14:textId="77777777" w:rsidR="00291B1A" w:rsidRDefault="00291B1A" w:rsidP="001344D3">
      <w:r>
        <w:rPr>
          <w:rStyle w:val="CommentReference"/>
        </w:rPr>
        <w:annotationRef/>
      </w:r>
      <w:r>
        <w:rPr>
          <w:color w:val="000000"/>
        </w:rPr>
        <w:t>Done</w:t>
      </w:r>
    </w:p>
    <w:p w14:paraId="3EA8A804" w14:textId="77777777" w:rsidR="00291B1A" w:rsidRDefault="00291B1A" w:rsidP="001344D3"/>
  </w:comment>
  <w:comment w:id="45" w:author="Frances" w:date="2023-05-12T10:46:00Z" w:initials="FS">
    <w:p w14:paraId="7D3261C5" w14:textId="268E793A" w:rsidR="001060F7" w:rsidRDefault="001060F7">
      <w:pPr>
        <w:pStyle w:val="CommentText"/>
      </w:pPr>
      <w:r>
        <w:rPr>
          <w:rStyle w:val="CommentReference"/>
        </w:rPr>
        <w:annotationRef/>
      </w:r>
      <w:r>
        <w:t>Consider mentioning whether the process of rendering a document using code is the same as in R Markdown</w:t>
      </w:r>
    </w:p>
  </w:comment>
  <w:comment w:id="46" w:author="David Keyes" w:date="2023-05-15T12:32:00Z" w:initials="DK">
    <w:p w14:paraId="37581F98" w14:textId="77777777" w:rsidR="00474744" w:rsidRDefault="00474744" w:rsidP="005215DC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53" w:author="Frances" w:date="2023-05-11T16:19:00Z" w:initials="FS">
    <w:p w14:paraId="7F32CCD6" w14:textId="03484EB7" w:rsidR="00D041CC" w:rsidRDefault="00D041CC">
      <w:pPr>
        <w:pStyle w:val="CommentText"/>
      </w:pPr>
      <w:r>
        <w:rPr>
          <w:rStyle w:val="CommentReference"/>
        </w:rPr>
        <w:annotationRef/>
      </w:r>
      <w:r>
        <w:t>Clarify whether this change is necessary when using Quarto</w:t>
      </w:r>
    </w:p>
  </w:comment>
  <w:comment w:id="54" w:author="David Keyes" w:date="2023-05-15T12:33:00Z" w:initials="DK">
    <w:p w14:paraId="53B02E39" w14:textId="77777777" w:rsidR="00385B38" w:rsidRDefault="00385B38" w:rsidP="0035405A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63" w:author="Frances" w:date="2023-05-11T16:24:00Z" w:initials="FS">
    <w:p w14:paraId="75B66D31" w14:textId="29BAED15" w:rsidR="00166F16" w:rsidRDefault="00166F16">
      <w:pPr>
        <w:pStyle w:val="CommentText"/>
      </w:pPr>
      <w:r>
        <w:rPr>
          <w:rStyle w:val="CommentReference"/>
        </w:rPr>
        <w:annotationRef/>
      </w:r>
      <w:r>
        <w:t>Please briefly describe the updates made to the code</w:t>
      </w:r>
    </w:p>
  </w:comment>
  <w:comment w:id="64" w:author="David Keyes" w:date="2023-05-15T12:33:00Z" w:initials="DK">
    <w:p w14:paraId="367F465F" w14:textId="77777777" w:rsidR="00385B38" w:rsidRDefault="00385B38" w:rsidP="007816BD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74" w:author="Frances" w:date="2023-05-12T10:50:00Z" w:initials="FS">
    <w:p w14:paraId="7183704E" w14:textId="77777777" w:rsidR="00B46546" w:rsidRDefault="00B46546" w:rsidP="00B46546">
      <w:pPr>
        <w:pStyle w:val="CommentText"/>
      </w:pPr>
      <w:r>
        <w:rPr>
          <w:rStyle w:val="CommentReference"/>
        </w:rPr>
        <w:annotationRef/>
      </w:r>
      <w:r>
        <w:t>Consider integrating these sentences into your explanation of the code</w:t>
      </w:r>
    </w:p>
  </w:comment>
  <w:comment w:id="75" w:author="David Keyes" w:date="2023-05-15T12:35:00Z" w:initials="DK">
    <w:p w14:paraId="026D85CB" w14:textId="77777777" w:rsidR="002E34EE" w:rsidRDefault="002E34EE" w:rsidP="00204C88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77" w:author="Frances" w:date="2023-05-12T10:50:00Z" w:initials="FS">
    <w:p w14:paraId="69827703" w14:textId="262F080E" w:rsidR="00FD4DC1" w:rsidRDefault="00FD4DC1">
      <w:pPr>
        <w:pStyle w:val="CommentText"/>
      </w:pPr>
      <w:r>
        <w:rPr>
          <w:rStyle w:val="CommentReference"/>
        </w:rPr>
        <w:annotationRef/>
      </w:r>
      <w:r>
        <w:t xml:space="preserve">Consider </w:t>
      </w:r>
      <w:r w:rsidR="00A17C72">
        <w:t>integrating these sentences into your</w:t>
      </w:r>
      <w:r>
        <w:t xml:space="preserve"> explanation of the code</w:t>
      </w:r>
    </w:p>
  </w:comment>
  <w:comment w:id="78" w:author="David Keyes" w:date="2023-05-15T12:35:00Z" w:initials="DK">
    <w:p w14:paraId="0675E519" w14:textId="77777777" w:rsidR="00377EEB" w:rsidRDefault="00377EEB" w:rsidP="00451B6E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87" w:author="Frances" w:date="2023-05-12T11:07:00Z" w:initials="FS">
    <w:p w14:paraId="170FD7E3" w14:textId="51A32C93" w:rsidR="00351D43" w:rsidRDefault="00351D43">
      <w:pPr>
        <w:pStyle w:val="CommentText"/>
      </w:pPr>
      <w:r>
        <w:rPr>
          <w:rStyle w:val="CommentReference"/>
        </w:rPr>
        <w:annotationRef/>
      </w:r>
      <w:r>
        <w:t>Consider using a more precise word here to clarify what kind of things these are</w:t>
      </w:r>
    </w:p>
  </w:comment>
  <w:comment w:id="92" w:author="Frances" w:date="2023-05-12T11:08:00Z" w:initials="FS">
    <w:p w14:paraId="1CE663A4" w14:textId="336EB450" w:rsidR="00351D43" w:rsidRDefault="00351D43">
      <w:pPr>
        <w:pStyle w:val="CommentText"/>
      </w:pPr>
      <w:r>
        <w:rPr>
          <w:rStyle w:val="CommentReference"/>
        </w:rPr>
        <w:annotationRef/>
      </w:r>
      <w:r>
        <w:t>Consider briefly explaining the syntax of these variables. For example, do they always start with a $ ?</w:t>
      </w:r>
    </w:p>
  </w:comment>
  <w:comment w:id="93" w:author="David Keyes" w:date="2023-05-15T12:35:00Z" w:initials="DK">
    <w:p w14:paraId="021F66B0" w14:textId="77777777" w:rsidR="00387601" w:rsidRDefault="00387601" w:rsidP="00BD6B26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107" w:author="Frances" w:date="2023-05-12T12:36:00Z" w:initials="FS">
    <w:p w14:paraId="29FC6045" w14:textId="66C69AC6" w:rsidR="001229A7" w:rsidRDefault="001229A7">
      <w:pPr>
        <w:pStyle w:val="CommentText"/>
      </w:pPr>
      <w:r>
        <w:rPr>
          <w:rStyle w:val="CommentReference"/>
        </w:rPr>
        <w:annotationRef/>
      </w:r>
      <w:r>
        <w:t>It might be worth making the difference in the background more prominent, as it’s currently hard to distinguish from the default minty background</w:t>
      </w:r>
    </w:p>
  </w:comment>
  <w:comment w:id="108" w:author="David Keyes" w:date="2023-05-15T12:41:00Z" w:initials="DK">
    <w:p w14:paraId="48A25681" w14:textId="77777777" w:rsidR="003B59F7" w:rsidRDefault="003B59F7" w:rsidP="002B18B4">
      <w:r>
        <w:rPr>
          <w:rStyle w:val="CommentReference"/>
        </w:rPr>
        <w:annotationRef/>
      </w:r>
      <w:r>
        <w:rPr>
          <w:color w:val="000000"/>
        </w:rPr>
        <w:t>The different background doesn’t show up until the next slide but I've changed that.</w:t>
      </w:r>
    </w:p>
  </w:comment>
  <w:comment w:id="113" w:author="Frances" w:date="2023-05-12T12:39:00Z" w:initials="FS">
    <w:p w14:paraId="5C28D0A5" w14:textId="623C8AFC" w:rsidR="00250B65" w:rsidRDefault="00250B65">
      <w:pPr>
        <w:pStyle w:val="CommentText"/>
      </w:pPr>
      <w:r>
        <w:rPr>
          <w:rStyle w:val="CommentReference"/>
        </w:rPr>
        <w:annotationRef/>
      </w:r>
      <w:r>
        <w:t>Clarify which CSS file you’re referring to here</w:t>
      </w:r>
    </w:p>
  </w:comment>
  <w:comment w:id="114" w:author="David Keyes" w:date="2023-05-15T12:36:00Z" w:initials="DK">
    <w:p w14:paraId="20423AE7" w14:textId="77777777" w:rsidR="00387601" w:rsidRDefault="00387601" w:rsidP="0054188C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119" w:author="Frances" w:date="2023-05-12T12:53:00Z" w:initials="FS">
    <w:p w14:paraId="4D9F5D73" w14:textId="717F3C7E" w:rsidR="00B873FF" w:rsidRDefault="00B873FF">
      <w:pPr>
        <w:pStyle w:val="CommentText"/>
      </w:pPr>
      <w:r>
        <w:rPr>
          <w:rStyle w:val="CommentReference"/>
        </w:rPr>
        <w:annotationRef/>
      </w:r>
      <w:r>
        <w:t>Clarify which section you’re discussing</w:t>
      </w:r>
    </w:p>
  </w:comment>
  <w:comment w:id="120" w:author="David Keyes" w:date="2023-05-15T12:39:00Z" w:initials="DK">
    <w:p w14:paraId="4513B77B" w14:textId="77777777" w:rsidR="003B59F7" w:rsidRDefault="003B59F7" w:rsidP="001E1876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126" w:author="Frances" w:date="2023-05-12T12:45:00Z" w:initials="FS">
    <w:p w14:paraId="09E9D39F" w14:textId="7FC91723" w:rsidR="007712E8" w:rsidRDefault="007712E8">
      <w:pPr>
        <w:pStyle w:val="CommentText"/>
      </w:pPr>
      <w:r>
        <w:rPr>
          <w:rStyle w:val="CommentReference"/>
        </w:rPr>
        <w:annotationRef/>
      </w:r>
      <w:r>
        <w:t>Consider showing just the navigation bar here, to draw the reader’s attention to what has changed between screenshots</w:t>
      </w:r>
    </w:p>
  </w:comment>
  <w:comment w:id="127" w:author="David Keyes" w:date="2023-05-15T12:50:00Z" w:initials="DK">
    <w:p w14:paraId="48B14081" w14:textId="77777777" w:rsidR="00010E79" w:rsidRDefault="00010E79" w:rsidP="00755C45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135" w:author="Frances" w:date="2023-05-12T13:00:00Z" w:initials="FS">
    <w:p w14:paraId="35795282" w14:textId="67DA5ED2" w:rsidR="00B873FF" w:rsidRDefault="00B873FF">
      <w:pPr>
        <w:pStyle w:val="CommentText"/>
      </w:pPr>
      <w:r>
        <w:rPr>
          <w:rStyle w:val="CommentReference"/>
        </w:rPr>
        <w:annotationRef/>
      </w:r>
      <w:r>
        <w:t>Please show just the terminal window in this screenshot</w:t>
      </w:r>
    </w:p>
  </w:comment>
  <w:comment w:id="136" w:author="David Keyes" w:date="2023-05-15T12:50:00Z" w:initials="DK">
    <w:p w14:paraId="0FB73C84" w14:textId="77777777" w:rsidR="00010E79" w:rsidRDefault="00010E79" w:rsidP="0072791F">
      <w:r>
        <w:rPr>
          <w:rStyle w:val="CommentReference"/>
        </w:rPr>
        <w:annotationRef/>
      </w:r>
      <w:r>
        <w:rPr>
          <w:color w:val="000000"/>
        </w:rPr>
        <w:t>Done</w:t>
      </w:r>
    </w:p>
  </w:comment>
  <w:comment w:id="138" w:author="Frances" w:date="2023-05-12T13:00:00Z" w:initials="FS">
    <w:p w14:paraId="47EFF426" w14:textId="738A5303" w:rsidR="00B873FF" w:rsidRDefault="00B873FF">
      <w:pPr>
        <w:pStyle w:val="CommentText"/>
      </w:pPr>
      <w:r>
        <w:rPr>
          <w:rStyle w:val="CommentReference"/>
        </w:rPr>
        <w:annotationRef/>
      </w:r>
      <w:r>
        <w:t>Clarify what you’re authoriziing here</w:t>
      </w:r>
    </w:p>
  </w:comment>
  <w:comment w:id="139" w:author="David Keyes" w:date="2023-05-15T12:36:00Z" w:initials="DK">
    <w:p w14:paraId="2D584531" w14:textId="77777777" w:rsidR="002E466A" w:rsidRDefault="002E466A" w:rsidP="00B65F25">
      <w:r>
        <w:rPr>
          <w:rStyle w:val="CommentReference"/>
        </w:rPr>
        <w:annotationRef/>
      </w:r>
      <w:r>
        <w:rPr>
          <w:color w:val="000000"/>
        </w:rP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D193B93" w15:done="0"/>
  <w15:commentEx w15:paraId="0101264A" w15:paraIdParent="7D193B93" w15:done="0"/>
  <w15:commentEx w15:paraId="1C6D22E0" w15:paraIdParent="7D193B93" w15:done="0"/>
  <w15:commentEx w15:paraId="46AF98A6" w15:done="0"/>
  <w15:commentEx w15:paraId="3EA8A804" w15:paraIdParent="46AF98A6" w15:done="0"/>
  <w15:commentEx w15:paraId="7D3261C5" w15:done="0"/>
  <w15:commentEx w15:paraId="37581F98" w15:paraIdParent="7D3261C5" w15:done="0"/>
  <w15:commentEx w15:paraId="7F32CCD6" w15:done="0"/>
  <w15:commentEx w15:paraId="53B02E39" w15:paraIdParent="7F32CCD6" w15:done="0"/>
  <w15:commentEx w15:paraId="75B66D31" w15:done="0"/>
  <w15:commentEx w15:paraId="367F465F" w15:paraIdParent="75B66D31" w15:done="0"/>
  <w15:commentEx w15:paraId="7183704E" w15:done="0"/>
  <w15:commentEx w15:paraId="026D85CB" w15:paraIdParent="7183704E" w15:done="0"/>
  <w15:commentEx w15:paraId="69827703" w15:done="0"/>
  <w15:commentEx w15:paraId="0675E519" w15:paraIdParent="69827703" w15:done="0"/>
  <w15:commentEx w15:paraId="170FD7E3" w15:done="0"/>
  <w15:commentEx w15:paraId="1CE663A4" w15:done="0"/>
  <w15:commentEx w15:paraId="021F66B0" w15:paraIdParent="1CE663A4" w15:done="0"/>
  <w15:commentEx w15:paraId="29FC6045" w15:done="0"/>
  <w15:commentEx w15:paraId="48A25681" w15:paraIdParent="29FC6045" w15:done="0"/>
  <w15:commentEx w15:paraId="5C28D0A5" w15:done="0"/>
  <w15:commentEx w15:paraId="20423AE7" w15:paraIdParent="5C28D0A5" w15:done="0"/>
  <w15:commentEx w15:paraId="4D9F5D73" w15:done="0"/>
  <w15:commentEx w15:paraId="4513B77B" w15:paraIdParent="4D9F5D73" w15:done="0"/>
  <w15:commentEx w15:paraId="09E9D39F" w15:done="0"/>
  <w15:commentEx w15:paraId="48B14081" w15:paraIdParent="09E9D39F" w15:done="0"/>
  <w15:commentEx w15:paraId="35795282" w15:done="0"/>
  <w15:commentEx w15:paraId="0FB73C84" w15:paraIdParent="35795282" w15:done="0"/>
  <w15:commentEx w15:paraId="47EFF426" w15:done="0"/>
  <w15:commentEx w15:paraId="2D584531" w15:paraIdParent="47EFF4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78696" w16cex:dateUtc="2023-05-11T20:21:00Z"/>
  <w16cex:commentExtensible w16cex:durableId="280C8810" w16cex:dateUtc="2023-05-15T17:29:00Z"/>
  <w16cex:commentExtensible w16cex:durableId="280CA956" w16cex:dateUtc="2023-05-15T19:51:00Z"/>
  <w16cex:commentExtensible w16cex:durableId="2808BA65" w16cex:dateUtc="2023-05-12T18:15:00Z"/>
  <w16cex:commentExtensible w16cex:durableId="280C8D95" w16cex:dateUtc="2023-05-15T17:53:00Z"/>
  <w16cex:commentExtensible w16cex:durableId="2808976B" w16cex:dateUtc="2023-05-12T15:46:00Z"/>
  <w16cex:commentExtensible w16cex:durableId="280CA4DA" w16cex:dateUtc="2023-05-15T19:32:00Z"/>
  <w16cex:commentExtensible w16cex:durableId="2807940E" w16cex:dateUtc="2023-05-11T21:19:00Z"/>
  <w16cex:commentExtensible w16cex:durableId="280CA512" w16cex:dateUtc="2023-05-15T19:33:00Z"/>
  <w16cex:commentExtensible w16cex:durableId="28079536" w16cex:dateUtc="2023-05-11T21:24:00Z"/>
  <w16cex:commentExtensible w16cex:durableId="280CA524" w16cex:dateUtc="2023-05-15T19:33:00Z"/>
  <w16cex:commentExtensible w16cex:durableId="280CA564" w16cex:dateUtc="2023-05-12T15:50:00Z"/>
  <w16cex:commentExtensible w16cex:durableId="280CA57A" w16cex:dateUtc="2023-05-15T19:35:00Z"/>
  <w16cex:commentExtensible w16cex:durableId="2808986A" w16cex:dateUtc="2023-05-12T15:50:00Z"/>
  <w16cex:commentExtensible w16cex:durableId="280CA588" w16cex:dateUtc="2023-05-15T19:35:00Z"/>
  <w16cex:commentExtensible w16cex:durableId="28089C89" w16cex:dateUtc="2023-05-12T16:07:00Z"/>
  <w16cex:commentExtensible w16cex:durableId="28089CB9" w16cex:dateUtc="2023-05-12T16:08:00Z"/>
  <w16cex:commentExtensible w16cex:durableId="280CA595" w16cex:dateUtc="2023-05-15T19:35:00Z"/>
  <w16cex:commentExtensible w16cex:durableId="2808B147" w16cex:dateUtc="2023-05-12T17:36:00Z"/>
  <w16cex:commentExtensible w16cex:durableId="280CA6FD" w16cex:dateUtc="2023-05-15T19:41:00Z"/>
  <w16cex:commentExtensible w16cex:durableId="2808B1FD" w16cex:dateUtc="2023-05-12T17:39:00Z"/>
  <w16cex:commentExtensible w16cex:durableId="280CA5B3" w16cex:dateUtc="2023-05-15T19:36:00Z"/>
  <w16cex:commentExtensible w16cex:durableId="2808B531" w16cex:dateUtc="2023-05-12T17:53:00Z"/>
  <w16cex:commentExtensible w16cex:durableId="280CA681" w16cex:dateUtc="2023-05-15T19:39:00Z"/>
  <w16cex:commentExtensible w16cex:durableId="2808B387" w16cex:dateUtc="2023-05-12T17:45:00Z"/>
  <w16cex:commentExtensible w16cex:durableId="280CA91A" w16cex:dateUtc="2023-05-15T19:50:00Z"/>
  <w16cex:commentExtensible w16cex:durableId="2808B6D9" w16cex:dateUtc="2023-05-12T18:00:00Z"/>
  <w16cex:commentExtensible w16cex:durableId="280CA91D" w16cex:dateUtc="2023-05-15T19:50:00Z"/>
  <w16cex:commentExtensible w16cex:durableId="2808B6F8" w16cex:dateUtc="2023-05-12T18:00:00Z"/>
  <w16cex:commentExtensible w16cex:durableId="280CA5C9" w16cex:dateUtc="2023-05-15T19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193B93" w16cid:durableId="28078696"/>
  <w16cid:commentId w16cid:paraId="0101264A" w16cid:durableId="280C8810"/>
  <w16cid:commentId w16cid:paraId="1C6D22E0" w16cid:durableId="280CA956"/>
  <w16cid:commentId w16cid:paraId="46AF98A6" w16cid:durableId="2808BA65"/>
  <w16cid:commentId w16cid:paraId="3EA8A804" w16cid:durableId="280C8D95"/>
  <w16cid:commentId w16cid:paraId="7D3261C5" w16cid:durableId="2808976B"/>
  <w16cid:commentId w16cid:paraId="37581F98" w16cid:durableId="280CA4DA"/>
  <w16cid:commentId w16cid:paraId="7F32CCD6" w16cid:durableId="2807940E"/>
  <w16cid:commentId w16cid:paraId="53B02E39" w16cid:durableId="280CA512"/>
  <w16cid:commentId w16cid:paraId="75B66D31" w16cid:durableId="28079536"/>
  <w16cid:commentId w16cid:paraId="367F465F" w16cid:durableId="280CA524"/>
  <w16cid:commentId w16cid:paraId="7183704E" w16cid:durableId="280CA564"/>
  <w16cid:commentId w16cid:paraId="026D85CB" w16cid:durableId="280CA57A"/>
  <w16cid:commentId w16cid:paraId="69827703" w16cid:durableId="2808986A"/>
  <w16cid:commentId w16cid:paraId="0675E519" w16cid:durableId="280CA588"/>
  <w16cid:commentId w16cid:paraId="170FD7E3" w16cid:durableId="28089C89"/>
  <w16cid:commentId w16cid:paraId="1CE663A4" w16cid:durableId="28089CB9"/>
  <w16cid:commentId w16cid:paraId="021F66B0" w16cid:durableId="280CA595"/>
  <w16cid:commentId w16cid:paraId="29FC6045" w16cid:durableId="2808B147"/>
  <w16cid:commentId w16cid:paraId="48A25681" w16cid:durableId="280CA6FD"/>
  <w16cid:commentId w16cid:paraId="5C28D0A5" w16cid:durableId="2808B1FD"/>
  <w16cid:commentId w16cid:paraId="20423AE7" w16cid:durableId="280CA5B3"/>
  <w16cid:commentId w16cid:paraId="4D9F5D73" w16cid:durableId="2808B531"/>
  <w16cid:commentId w16cid:paraId="4513B77B" w16cid:durableId="280CA681"/>
  <w16cid:commentId w16cid:paraId="09E9D39F" w16cid:durableId="2808B387"/>
  <w16cid:commentId w16cid:paraId="48B14081" w16cid:durableId="280CA91A"/>
  <w16cid:commentId w16cid:paraId="35795282" w16cid:durableId="2808B6D9"/>
  <w16cid:commentId w16cid:paraId="0FB73C84" w16cid:durableId="280CA91D"/>
  <w16cid:commentId w16cid:paraId="47EFF426" w16cid:durableId="2808B6F8"/>
  <w16cid:commentId w16cid:paraId="2D584531" w16cid:durableId="280CA5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Arial"/>
    <w:panose1 w:val="020B0604020202020204"/>
    <w:charset w:val="02"/>
    <w:family w:val="auto"/>
    <w:notTrueType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Times New Roman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A990"/>
    <w:multiLevelType w:val="multilevel"/>
    <w:tmpl w:val="25E047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0000A991"/>
    <w:multiLevelType w:val="multilevel"/>
    <w:tmpl w:val="81B2FBD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00294053"/>
    <w:multiLevelType w:val="multilevel"/>
    <w:tmpl w:val="706E9F88"/>
    <w:numStyleLink w:val="ChapterNumbering"/>
  </w:abstractNum>
  <w:abstractNum w:abstractNumId="4" w15:restartNumberingAfterBreak="0">
    <w:nsid w:val="00A99411"/>
    <w:multiLevelType w:val="multilevel"/>
    <w:tmpl w:val="CC7EA0F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4B82ED0"/>
    <w:multiLevelType w:val="multilevel"/>
    <w:tmpl w:val="706E9F88"/>
    <w:numStyleLink w:val="ChapterNumbering"/>
  </w:abstractNum>
  <w:abstractNum w:abstractNumId="6" w15:restartNumberingAfterBreak="0">
    <w:nsid w:val="139D1E0A"/>
    <w:multiLevelType w:val="hybridMultilevel"/>
    <w:tmpl w:val="BED6969E"/>
    <w:lvl w:ilvl="0" w:tplc="B96CDC94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CFB6E03"/>
    <w:multiLevelType w:val="multilevel"/>
    <w:tmpl w:val="706E9F88"/>
    <w:styleLink w:val="ChapterNumbering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6292768"/>
    <w:multiLevelType w:val="multilevel"/>
    <w:tmpl w:val="706E9F88"/>
    <w:numStyleLink w:val="ChapterNumbering"/>
  </w:abstractNum>
  <w:abstractNum w:abstractNumId="9" w15:restartNumberingAfterBreak="0">
    <w:nsid w:val="267E6518"/>
    <w:multiLevelType w:val="hybridMultilevel"/>
    <w:tmpl w:val="6E92550E"/>
    <w:lvl w:ilvl="0" w:tplc="5C5EDB50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11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829CF"/>
    <w:multiLevelType w:val="multilevel"/>
    <w:tmpl w:val="706E9F88"/>
    <w:numStyleLink w:val="ChapterNumbering"/>
  </w:abstractNum>
  <w:abstractNum w:abstractNumId="14" w15:restartNumberingAfterBreak="0">
    <w:nsid w:val="556E2F1D"/>
    <w:multiLevelType w:val="hybridMultilevel"/>
    <w:tmpl w:val="D1A41C5A"/>
    <w:lvl w:ilvl="0" w:tplc="0F5CAF4E">
      <w:start w:val="1"/>
      <w:numFmt w:val="lowerLetter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9A25616"/>
    <w:multiLevelType w:val="multilevel"/>
    <w:tmpl w:val="706E9F88"/>
    <w:numStyleLink w:val="ChapterNumbering"/>
  </w:abstractNum>
  <w:abstractNum w:abstractNumId="16" w15:restartNumberingAfterBreak="0">
    <w:nsid w:val="5BA46494"/>
    <w:multiLevelType w:val="hybridMultilevel"/>
    <w:tmpl w:val="49665D2C"/>
    <w:lvl w:ilvl="0" w:tplc="C1C661C0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95794"/>
    <w:multiLevelType w:val="multilevel"/>
    <w:tmpl w:val="706E9F88"/>
    <w:numStyleLink w:val="ChapterNumbering"/>
  </w:abstractNum>
  <w:num w:numId="1" w16cid:durableId="1956717411">
    <w:abstractNumId w:val="1"/>
  </w:num>
  <w:num w:numId="2" w16cid:durableId="1292247290">
    <w:abstractNumId w:val="2"/>
  </w:num>
  <w:num w:numId="3" w16cid:durableId="20010363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41451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62985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08919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378599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573830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67659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7649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86697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88690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526776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27906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908293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203146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21657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172245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469439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367799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318923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545280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360199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8922704">
    <w:abstractNumId w:val="6"/>
  </w:num>
  <w:num w:numId="25" w16cid:durableId="1639871481">
    <w:abstractNumId w:val="14"/>
  </w:num>
  <w:num w:numId="26" w16cid:durableId="1540973086">
    <w:abstractNumId w:val="17"/>
  </w:num>
  <w:num w:numId="27" w16cid:durableId="1418286711">
    <w:abstractNumId w:val="10"/>
  </w:num>
  <w:num w:numId="28" w16cid:durableId="1478759797">
    <w:abstractNumId w:val="16"/>
  </w:num>
  <w:num w:numId="29" w16cid:durableId="1891769074">
    <w:abstractNumId w:val="9"/>
  </w:num>
  <w:num w:numId="30" w16cid:durableId="1912739559">
    <w:abstractNumId w:val="12"/>
  </w:num>
  <w:num w:numId="31" w16cid:durableId="1120690286">
    <w:abstractNumId w:val="18"/>
  </w:num>
  <w:num w:numId="32" w16cid:durableId="635839159">
    <w:abstractNumId w:val="11"/>
  </w:num>
  <w:num w:numId="33" w16cid:durableId="1855992907">
    <w:abstractNumId w:val="7"/>
  </w:num>
  <w:num w:numId="34" w16cid:durableId="1800952753">
    <w:abstractNumId w:val="5"/>
  </w:num>
  <w:num w:numId="35" w16cid:durableId="1448547194">
    <w:abstractNumId w:val="8"/>
  </w:num>
  <w:num w:numId="36" w16cid:durableId="1963228079">
    <w:abstractNumId w:val="19"/>
  </w:num>
  <w:num w:numId="37" w16cid:durableId="1035426906">
    <w:abstractNumId w:val="0"/>
  </w:num>
  <w:num w:numId="38" w16cid:durableId="619651727">
    <w:abstractNumId w:val="13"/>
  </w:num>
  <w:num w:numId="39" w16cid:durableId="1832872373">
    <w:abstractNumId w:val="3"/>
  </w:num>
  <w:num w:numId="40" w16cid:durableId="81048910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">
    <w15:presenceInfo w15:providerId="None" w15:userId="Frances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linkStyles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47CC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C718C"/>
    <w:rsid w:val="001D22E6"/>
    <w:rsid w:val="001E067E"/>
    <w:rsid w:val="001E5BF3"/>
    <w:rsid w:val="0021289D"/>
    <w:rsid w:val="0021691A"/>
    <w:rsid w:val="0022291D"/>
    <w:rsid w:val="00250B65"/>
    <w:rsid w:val="00271CA9"/>
    <w:rsid w:val="002822E5"/>
    <w:rsid w:val="00283C95"/>
    <w:rsid w:val="0028466B"/>
    <w:rsid w:val="00291B1A"/>
    <w:rsid w:val="00297BC6"/>
    <w:rsid w:val="002D4E5C"/>
    <w:rsid w:val="002E34EE"/>
    <w:rsid w:val="002E466A"/>
    <w:rsid w:val="002E5FBE"/>
    <w:rsid w:val="002E67C6"/>
    <w:rsid w:val="00310BDC"/>
    <w:rsid w:val="00331E9E"/>
    <w:rsid w:val="00336180"/>
    <w:rsid w:val="00351D43"/>
    <w:rsid w:val="00377EEB"/>
    <w:rsid w:val="00385B38"/>
    <w:rsid w:val="00387601"/>
    <w:rsid w:val="00392F09"/>
    <w:rsid w:val="003B59F7"/>
    <w:rsid w:val="003F5E64"/>
    <w:rsid w:val="00412CF8"/>
    <w:rsid w:val="00414AFD"/>
    <w:rsid w:val="00434B2B"/>
    <w:rsid w:val="00434DF7"/>
    <w:rsid w:val="00453179"/>
    <w:rsid w:val="00474744"/>
    <w:rsid w:val="00483357"/>
    <w:rsid w:val="004A2C7F"/>
    <w:rsid w:val="004B3D87"/>
    <w:rsid w:val="004D5504"/>
    <w:rsid w:val="004D7754"/>
    <w:rsid w:val="004E5537"/>
    <w:rsid w:val="005175FB"/>
    <w:rsid w:val="005812D3"/>
    <w:rsid w:val="0059044D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B12666"/>
    <w:rsid w:val="00B12B31"/>
    <w:rsid w:val="00B2028B"/>
    <w:rsid w:val="00B37371"/>
    <w:rsid w:val="00B46546"/>
    <w:rsid w:val="00B76E58"/>
    <w:rsid w:val="00B873FF"/>
    <w:rsid w:val="00BC6F0C"/>
    <w:rsid w:val="00C1681E"/>
    <w:rsid w:val="00C36003"/>
    <w:rsid w:val="00C65FFD"/>
    <w:rsid w:val="00C66992"/>
    <w:rsid w:val="00C765BA"/>
    <w:rsid w:val="00C8372C"/>
    <w:rsid w:val="00CB2AE9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E05FFD"/>
    <w:rsid w:val="00E12D01"/>
    <w:rsid w:val="00E175D9"/>
    <w:rsid w:val="00E24A88"/>
    <w:rsid w:val="00E252E6"/>
    <w:rsid w:val="00E305BE"/>
    <w:rsid w:val="00E702C0"/>
    <w:rsid w:val="00EB5AD3"/>
    <w:rsid w:val="00ED0870"/>
    <w:rsid w:val="00F07521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180"/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B2B"/>
    <w:pPr>
      <w:keepNext/>
      <w:keepLines/>
      <w:numPr>
        <w:ilvl w:val="1"/>
        <w:numId w:val="2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4B2B"/>
    <w:pPr>
      <w:keepNext/>
      <w:keepLines/>
      <w:numPr>
        <w:ilvl w:val="2"/>
        <w:numId w:val="2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4B2B"/>
    <w:pPr>
      <w:keepNext/>
      <w:keepLines/>
      <w:numPr>
        <w:ilvl w:val="3"/>
        <w:numId w:val="2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4B2B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4B2B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34B2B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34B2B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34B2B"/>
    <w:pPr>
      <w:keepNext/>
      <w:keepLines/>
      <w:numPr>
        <w:ilvl w:val="8"/>
        <w:numId w:val="2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33618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36180"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34B2B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CA" w:eastAsia="en-C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34B2B"/>
    <w:rPr>
      <w:rFonts w:asciiTheme="majorHAnsi" w:eastAsiaTheme="majorEastAsia" w:hAnsiTheme="majorHAnsi" w:cstheme="majorBidi"/>
      <w:b/>
      <w:bCs/>
      <w:color w:val="4472C4" w:themeColor="accent1"/>
      <w:kern w:val="0"/>
      <w:sz w:val="22"/>
      <w:szCs w:val="22"/>
      <w:lang w:val="en-CA" w:eastAsia="en-C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34B2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2"/>
      <w:szCs w:val="22"/>
      <w:lang w:val="en-CA" w:eastAsia="en-CA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34B2B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en-CA" w:eastAsia="en-C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434B2B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val="en-CA" w:eastAsia="en-C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434B2B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  <w:szCs w:val="22"/>
      <w:lang w:val="en-CA" w:eastAsia="en-C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434B2B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val="en-CA" w:eastAsia="en-C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434B2B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en-CA" w:eastAsia="en-CA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 w:line="276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 w:line="276" w:lineRule="auto"/>
    </w:pPr>
    <w:rPr>
      <w:rFonts w:ascii="Times New Roman" w:eastAsia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DB311D"/>
    <w:rPr>
      <w:kern w:val="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  <w:spacing w:line="276" w:lineRule="auto"/>
    </w:pPr>
    <w:rPr>
      <w:rFonts w:ascii="Times New Roman" w:eastAsia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 w:line="276" w:lineRule="auto"/>
    </w:pPr>
    <w:rPr>
      <w:rFonts w:ascii="Times New Roman" w:eastAsia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CaptionChar"/>
    <w:rsid w:val="00DB311D"/>
    <w:rPr>
      <w:i/>
      <w:kern w:val="0"/>
      <w:vertAlign w:val="superscript"/>
      <w14:ligatures w14:val="none"/>
    </w:rPr>
  </w:style>
  <w:style w:type="character" w:styleId="Hyperlink">
    <w:name w:val="Hyperlink"/>
    <w:basedOn w:val="CaptionChar"/>
    <w:uiPriority w:val="99"/>
    <w:rsid w:val="00DB311D"/>
    <w:rPr>
      <w:i/>
      <w:color w:val="4472C4" w:themeColor="accent1"/>
      <w:kern w:val="0"/>
      <w14:ligatures w14:val="non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  <w:spacing w:line="276" w:lineRule="auto"/>
    </w:pPr>
    <w:rPr>
      <w:rFonts w:ascii="Consolas" w:eastAsia="Times New Roman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434B2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434B2B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434B2B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sz w:val="20"/>
      <w:szCs w:val="20"/>
      <w:lang w:eastAsia="en-CA"/>
      <w14:ligatures w14:val="none"/>
    </w:rPr>
  </w:style>
  <w:style w:type="paragraph" w:customStyle="1" w:styleId="IndexHead">
    <w:name w:val="IndexHead"/>
    <w:qFormat/>
    <w:rsid w:val="00434B2B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434B2B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434B2B"/>
    <w:pPr>
      <w:numPr>
        <w:ilvl w:val="6"/>
        <w:numId w:val="40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434B2B"/>
    <w:pPr>
      <w:pBdr>
        <w:left w:val="single" w:sz="4" w:space="14" w:color="auto"/>
      </w:pBdr>
      <w:suppressAutoHyphens/>
      <w:spacing w:line="210" w:lineRule="atLeast"/>
      <w:ind w:left="144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Epigraph">
    <w:name w:val="Epigraph"/>
    <w:qFormat/>
    <w:rsid w:val="00434B2B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434B2B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434B2B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434B2B"/>
    <w:rPr>
      <w:rFonts w:ascii="Courier" w:hAnsi="Courier" w:cs="TheSansMonoCondensed-Italic"/>
      <w:i/>
      <w:iCs/>
      <w:color w:val="3366F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434B2B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434B2B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434B2B"/>
    <w:pPr>
      <w:numPr>
        <w:numId w:val="33"/>
      </w:numPr>
    </w:pPr>
  </w:style>
  <w:style w:type="paragraph" w:customStyle="1" w:styleId="HeadA">
    <w:name w:val="HeadA"/>
    <w:qFormat/>
    <w:rsid w:val="00434B2B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434B2B"/>
    <w:pPr>
      <w:numPr>
        <w:ilvl w:val="4"/>
        <w:numId w:val="40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434B2B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434B2B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434B2B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434B2B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434B2B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434B2B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434B2B"/>
    <w:pPr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434B2B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434B2B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434B2B"/>
    <w:pPr>
      <w:widowControl w:val="0"/>
      <w:numPr>
        <w:numId w:val="28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434B2B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434B2B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434B2B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434B2B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434B2B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character" w:customStyle="1" w:styleId="LinkURL">
    <w:name w:val="LinkURL"/>
    <w:uiPriority w:val="1"/>
    <w:qFormat/>
    <w:rsid w:val="00434B2B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434B2B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sz w:val="20"/>
      <w:szCs w:val="20"/>
      <w:lang w:eastAsia="en-CA"/>
      <w14:ligatures w14:val="none"/>
    </w:rPr>
  </w:style>
  <w:style w:type="character" w:customStyle="1" w:styleId="bulletcharacter">
    <w:name w:val="bullet_character"/>
    <w:uiPriority w:val="99"/>
    <w:rsid w:val="00434B2B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434B2B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434B2B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434B2B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434B2B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434B2B"/>
    <w:rPr>
      <w:rFonts w:ascii="Symbol" w:hAnsi="Symbol"/>
    </w:rPr>
  </w:style>
  <w:style w:type="character" w:customStyle="1" w:styleId="Italic">
    <w:name w:val="Italic"/>
    <w:uiPriority w:val="1"/>
    <w:qFormat/>
    <w:rsid w:val="00434B2B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434B2B"/>
    <w:pPr>
      <w:widowControl w:val="0"/>
      <w:numPr>
        <w:numId w:val="26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ListCode">
    <w:name w:val="ListCode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800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ListHead">
    <w:name w:val="ListHead"/>
    <w:qFormat/>
    <w:rsid w:val="00434B2B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ListNumber">
    <w:name w:val="ListNumber"/>
    <w:qFormat/>
    <w:rsid w:val="00434B2B"/>
    <w:pPr>
      <w:widowControl w:val="0"/>
      <w:numPr>
        <w:numId w:val="24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ListNumberSub">
    <w:name w:val="ListNumberSub"/>
    <w:qFormat/>
    <w:rsid w:val="00434B2B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GraphicSlug">
    <w:name w:val="GraphicSlug"/>
    <w:qFormat/>
    <w:rsid w:val="00434B2B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434B2B"/>
    <w:rPr>
      <w:color w:val="008000"/>
    </w:rPr>
  </w:style>
  <w:style w:type="paragraph" w:customStyle="1" w:styleId="PartNumber">
    <w:name w:val="PartNumber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434B2B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434B2B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IntroList">
    <w:name w:val="ChapterIntroList"/>
    <w:qFormat/>
    <w:rsid w:val="00434B2B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Subtitle">
    <w:name w:val="ChapterSubtitle"/>
    <w:rsid w:val="00434B2B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BoxHeadA">
    <w:name w:val="BoxHeadA"/>
    <w:qFormat/>
    <w:rsid w:val="00434B2B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434B2B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434B2B"/>
    <w:rPr>
      <w:b/>
      <w:bCs/>
      <w:color w:val="3366FF"/>
    </w:rPr>
  </w:style>
  <w:style w:type="paragraph" w:customStyle="1" w:styleId="RunInHead">
    <w:name w:val="RunInHead"/>
    <w:rsid w:val="00434B2B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sz w:val="20"/>
      <w:szCs w:val="20"/>
      <w:lang w:eastAsia="en-CA"/>
      <w14:ligatures w14:val="none"/>
    </w:rPr>
  </w:style>
  <w:style w:type="paragraph" w:customStyle="1" w:styleId="RunInPara">
    <w:name w:val="RunInPara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BoxRunInHead">
    <w:name w:val="BoxRunInHead"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434B2B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434B2B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434B2B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434B2B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434B2B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434B2B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434B2B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434B2B"/>
    <w:rPr>
      <w:color w:val="3366FF"/>
      <w:vertAlign w:val="superscript"/>
    </w:rPr>
  </w:style>
  <w:style w:type="paragraph" w:customStyle="1" w:styleId="Footnote">
    <w:name w:val="Footnote"/>
    <w:qFormat/>
    <w:rsid w:val="00434B2B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szCs w:val="20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434B2B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434B2B"/>
    <w:rPr>
      <w:color w:val="3366FF"/>
      <w:vertAlign w:val="superscript"/>
    </w:rPr>
  </w:style>
  <w:style w:type="paragraph" w:customStyle="1" w:styleId="QuotePara">
    <w:name w:val="QuotePara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434B2B"/>
    <w:pPr>
      <w:spacing w:after="240"/>
      <w:jc w:val="right"/>
    </w:pPr>
  </w:style>
  <w:style w:type="character" w:customStyle="1" w:styleId="Caps">
    <w:name w:val="Caps"/>
    <w:uiPriority w:val="1"/>
    <w:qFormat/>
    <w:rsid w:val="00434B2B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434B2B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434B2B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434B2B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434B2B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434B2B"/>
    <w:rPr>
      <w:color w:val="3366FF"/>
    </w:rPr>
  </w:style>
  <w:style w:type="table" w:styleId="TableGrid">
    <w:name w:val="Table Grid"/>
    <w:basedOn w:val="TableNormal"/>
    <w:uiPriority w:val="59"/>
    <w:rsid w:val="00434B2B"/>
    <w:rPr>
      <w:rFonts w:ascii="Calibri" w:eastAsia="Times New Roman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434B2B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434B2B"/>
    <w:pPr>
      <w:keepLines/>
      <w:widowControl w:val="0"/>
      <w:numPr>
        <w:numId w:val="30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434B2B"/>
    <w:pPr>
      <w:keepLines/>
      <w:widowControl w:val="0"/>
      <w:numPr>
        <w:numId w:val="31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434B2B"/>
    <w:rPr>
      <w:sz w:val="18"/>
      <w:szCs w:val="18"/>
    </w:rPr>
  </w:style>
  <w:style w:type="paragraph" w:customStyle="1" w:styleId="ExtractSource">
    <w:name w:val="ExtractSource"/>
    <w:basedOn w:val="ExtractPara"/>
    <w:qFormat/>
    <w:rsid w:val="00434B2B"/>
    <w:pPr>
      <w:jc w:val="right"/>
    </w:pPr>
  </w:style>
  <w:style w:type="paragraph" w:customStyle="1" w:styleId="ExtractParaContinued">
    <w:name w:val="ExtractParaContinued"/>
    <w:basedOn w:val="ExtractPara"/>
    <w:qFormat/>
    <w:rsid w:val="00434B2B"/>
    <w:pPr>
      <w:spacing w:before="0"/>
      <w:ind w:firstLine="360"/>
    </w:pPr>
  </w:style>
  <w:style w:type="paragraph" w:customStyle="1" w:styleId="AppendixNumber">
    <w:name w:val="AppendixNumber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434B2B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sz w:val="20"/>
      <w:szCs w:val="20"/>
      <w:u w:val="single"/>
      <w:lang w:eastAsia="en-CA"/>
      <w14:ligatures w14:val="none"/>
    </w:rPr>
  </w:style>
  <w:style w:type="paragraph" w:customStyle="1" w:styleId="GlossaryDefinition">
    <w:name w:val="GlossaryDefinition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EndnoteEntry">
    <w:name w:val="EndnoteEntry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434B2B"/>
    <w:rPr>
      <w:color w:val="3366FF"/>
      <w:vertAlign w:val="superscript"/>
    </w:rPr>
  </w:style>
  <w:style w:type="paragraph" w:customStyle="1" w:styleId="Reference">
    <w:name w:val="Reference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434B2B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434B2B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434B2B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434B2B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434B2B"/>
  </w:style>
  <w:style w:type="character" w:styleId="BookTitle">
    <w:name w:val="Book Title"/>
    <w:basedOn w:val="DefaultParagraphFont"/>
    <w:uiPriority w:val="33"/>
    <w:qFormat/>
    <w:rsid w:val="00434B2B"/>
    <w:rPr>
      <w:b/>
      <w:bCs/>
      <w:smallCaps/>
      <w:spacing w:val="5"/>
    </w:rPr>
  </w:style>
  <w:style w:type="paragraph" w:customStyle="1" w:styleId="BookTitle0">
    <w:name w:val="BookTitle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434B2B"/>
  </w:style>
  <w:style w:type="paragraph" w:customStyle="1" w:styleId="BookEdition">
    <w:name w:val="BookEdition"/>
    <w:basedOn w:val="BookSubtitle"/>
    <w:qFormat/>
    <w:rsid w:val="00434B2B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434B2B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434B2B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434B2B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434B2B"/>
  </w:style>
  <w:style w:type="paragraph" w:customStyle="1" w:styleId="CopyrightHead">
    <w:name w:val="CopyrightHead"/>
    <w:basedOn w:val="CopyrightLOC"/>
    <w:qFormat/>
    <w:rsid w:val="00434B2B"/>
    <w:pPr>
      <w:jc w:val="center"/>
    </w:pPr>
    <w:rPr>
      <w:b/>
    </w:rPr>
  </w:style>
  <w:style w:type="paragraph" w:customStyle="1" w:styleId="Dedication">
    <w:name w:val="Dedication"/>
    <w:basedOn w:val="BookPublisher"/>
    <w:qFormat/>
    <w:rsid w:val="00434B2B"/>
  </w:style>
  <w:style w:type="paragraph" w:customStyle="1" w:styleId="FrontmatterTitle">
    <w:name w:val="FrontmatterTitle"/>
    <w:basedOn w:val="BackmatterTitle"/>
    <w:qFormat/>
    <w:rsid w:val="00434B2B"/>
  </w:style>
  <w:style w:type="paragraph" w:customStyle="1" w:styleId="TOCFM">
    <w:name w:val="TOCFM"/>
    <w:basedOn w:val="Normal"/>
    <w:qFormat/>
    <w:rsid w:val="00434B2B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</w:rPr>
  </w:style>
  <w:style w:type="paragraph" w:customStyle="1" w:styleId="TOCH1">
    <w:name w:val="TOCH1"/>
    <w:basedOn w:val="TOCFM"/>
    <w:qFormat/>
    <w:rsid w:val="00434B2B"/>
    <w:pPr>
      <w:ind w:left="720"/>
    </w:pPr>
    <w:rPr>
      <w:b/>
    </w:rPr>
  </w:style>
  <w:style w:type="paragraph" w:customStyle="1" w:styleId="TOCPart">
    <w:name w:val="TOCPart"/>
    <w:basedOn w:val="TOCH1"/>
    <w:qFormat/>
    <w:rsid w:val="00434B2B"/>
    <w:pPr>
      <w:spacing w:before="120"/>
      <w:ind w:left="0"/>
      <w:jc w:val="center"/>
    </w:pPr>
    <w:rPr>
      <w:b w:val="0"/>
      <w:sz w:val="28"/>
    </w:rPr>
  </w:style>
  <w:style w:type="paragraph" w:customStyle="1" w:styleId="TOCChapter">
    <w:name w:val="TOCChapter"/>
    <w:basedOn w:val="TOCH1"/>
    <w:qFormat/>
    <w:rsid w:val="00434B2B"/>
    <w:pPr>
      <w:ind w:left="360"/>
    </w:pPr>
    <w:rPr>
      <w:b w:val="0"/>
    </w:rPr>
  </w:style>
  <w:style w:type="paragraph" w:customStyle="1" w:styleId="TOCH2">
    <w:name w:val="TOCH2"/>
    <w:basedOn w:val="TOCH1"/>
    <w:qFormat/>
    <w:rsid w:val="00434B2B"/>
    <w:pPr>
      <w:ind w:left="1080"/>
    </w:pPr>
    <w:rPr>
      <w:i/>
    </w:rPr>
  </w:style>
  <w:style w:type="paragraph" w:customStyle="1" w:styleId="TOCH3">
    <w:name w:val="TOCH3"/>
    <w:basedOn w:val="TOCH1"/>
    <w:qFormat/>
    <w:rsid w:val="00434B2B"/>
    <w:pPr>
      <w:ind w:left="1440"/>
    </w:pPr>
    <w:rPr>
      <w:b w:val="0"/>
      <w:i/>
    </w:rPr>
  </w:style>
  <w:style w:type="paragraph" w:customStyle="1" w:styleId="BoxType">
    <w:name w:val="BoxType"/>
    <w:qFormat/>
    <w:rsid w:val="00434B2B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434B2B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434B2B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434B2B"/>
    <w:pPr>
      <w:keepNext/>
      <w:keepLines/>
      <w:widowControl w:val="0"/>
      <w:numPr>
        <w:ilvl w:val="1"/>
        <w:numId w:val="40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434B2B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434B2B"/>
    <w:pPr>
      <w:keepNext/>
      <w:keepLines/>
      <w:widowControl w:val="0"/>
      <w:numPr>
        <w:ilvl w:val="2"/>
        <w:numId w:val="40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434B2B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HeadCNumber">
    <w:name w:val="HeadCNumber"/>
    <w:qFormat/>
    <w:rsid w:val="00434B2B"/>
    <w:pPr>
      <w:keepNext/>
      <w:keepLines/>
      <w:widowControl w:val="0"/>
      <w:numPr>
        <w:ilvl w:val="3"/>
        <w:numId w:val="40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ListPlain">
    <w:name w:val="ListPlain"/>
    <w:qFormat/>
    <w:rsid w:val="00434B2B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odeAnnotated">
    <w:name w:val="CodeAnnotated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4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BoxListNumber">
    <w:name w:val="BoxListNumber"/>
    <w:qFormat/>
    <w:rsid w:val="00434B2B"/>
    <w:pPr>
      <w:widowControl w:val="0"/>
      <w:numPr>
        <w:numId w:val="29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434B2B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434B2B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434B2B"/>
    <w:pPr>
      <w:keepNext/>
      <w:keepLines/>
      <w:widowControl w:val="0"/>
      <w:numPr>
        <w:ilvl w:val="5"/>
        <w:numId w:val="40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434B2B"/>
    <w:pPr>
      <w:jc w:val="right"/>
    </w:pPr>
  </w:style>
  <w:style w:type="paragraph" w:customStyle="1" w:styleId="Body">
    <w:name w:val="Body"/>
    <w:uiPriority w:val="99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434B2B"/>
    <w:pPr>
      <w:numPr>
        <w:numId w:val="40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434B2B"/>
    <w:rPr>
      <w:color w:val="FF0000"/>
      <w:lang w:val="fr-FR"/>
    </w:rPr>
  </w:style>
  <w:style w:type="paragraph" w:customStyle="1" w:styleId="Default">
    <w:name w:val="Default"/>
    <w:rsid w:val="00434B2B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434B2B"/>
  </w:style>
  <w:style w:type="paragraph" w:customStyle="1" w:styleId="ReviewHead">
    <w:name w:val="ReviewHead"/>
    <w:basedOn w:val="FrontmatterTitle"/>
    <w:qFormat/>
    <w:rsid w:val="00434B2B"/>
  </w:style>
  <w:style w:type="paragraph" w:customStyle="1" w:styleId="ReviewQuote">
    <w:name w:val="ReviewQuote"/>
    <w:basedOn w:val="QuotePara"/>
    <w:qFormat/>
    <w:rsid w:val="00434B2B"/>
  </w:style>
  <w:style w:type="paragraph" w:customStyle="1" w:styleId="ReviewSource">
    <w:name w:val="ReviewSource"/>
    <w:basedOn w:val="QuoteSource"/>
    <w:qFormat/>
    <w:rsid w:val="00434B2B"/>
  </w:style>
  <w:style w:type="paragraph" w:customStyle="1" w:styleId="ListGraphic">
    <w:name w:val="ListGraphic"/>
    <w:basedOn w:val="GraphicSlug"/>
    <w:qFormat/>
    <w:rsid w:val="00434B2B"/>
    <w:pPr>
      <w:ind w:left="0"/>
    </w:pPr>
  </w:style>
  <w:style w:type="paragraph" w:customStyle="1" w:styleId="ListCaption">
    <w:name w:val="ListCaption"/>
    <w:basedOn w:val="CaptionLine"/>
    <w:qFormat/>
    <w:rsid w:val="00434B2B"/>
    <w:pPr>
      <w:ind w:left="3600"/>
    </w:pPr>
  </w:style>
  <w:style w:type="paragraph" w:customStyle="1" w:styleId="NoteContinued">
    <w:name w:val="NoteContinued"/>
    <w:basedOn w:val="Note"/>
    <w:qFormat/>
    <w:rsid w:val="00434B2B"/>
    <w:pPr>
      <w:spacing w:before="0"/>
      <w:ind w:firstLine="0"/>
    </w:pPr>
  </w:style>
  <w:style w:type="paragraph" w:customStyle="1" w:styleId="NoteCode">
    <w:name w:val="NoteCode"/>
    <w:basedOn w:val="Code"/>
    <w:qFormat/>
    <w:rsid w:val="00434B2B"/>
    <w:pPr>
      <w:spacing w:after="240"/>
    </w:pPr>
  </w:style>
  <w:style w:type="paragraph" w:customStyle="1" w:styleId="ListBulletSub">
    <w:name w:val="ListBulletSub"/>
    <w:basedOn w:val="ListBullet"/>
    <w:qFormat/>
    <w:rsid w:val="00434B2B"/>
    <w:pPr>
      <w:ind w:left="2520"/>
    </w:pPr>
  </w:style>
  <w:style w:type="paragraph" w:customStyle="1" w:styleId="CodeCustom1">
    <w:name w:val="CodeCustom1"/>
    <w:basedOn w:val="Code"/>
    <w:qFormat/>
    <w:rsid w:val="00434B2B"/>
    <w:rPr>
      <w:color w:val="00B0F0"/>
    </w:rPr>
  </w:style>
  <w:style w:type="paragraph" w:customStyle="1" w:styleId="CodeCustom2">
    <w:name w:val="CodeCustom2"/>
    <w:basedOn w:val="Normal"/>
    <w:qFormat/>
    <w:rsid w:val="00434B2B"/>
    <w:pPr>
      <w:pBdr>
        <w:left w:val="single" w:sz="4" w:space="14" w:color="auto"/>
      </w:pBdr>
      <w:suppressAutoHyphens/>
      <w:spacing w:line="210" w:lineRule="atLeast"/>
      <w:ind w:left="1440"/>
      <w:contextualSpacing/>
      <w:textAlignment w:val="top"/>
    </w:pPr>
    <w:rPr>
      <w:rFonts w:ascii="Courier" w:hAnsi="Courier" w:cs="TheSansMonoCondensed-Plain"/>
      <w:color w:val="7030A0"/>
      <w:sz w:val="17"/>
      <w:szCs w:val="17"/>
    </w:rPr>
  </w:style>
  <w:style w:type="paragraph" w:customStyle="1" w:styleId="BoxGraphic">
    <w:name w:val="BoxGraphic"/>
    <w:basedOn w:val="BoxBodyFirst"/>
    <w:qFormat/>
    <w:rsid w:val="00434B2B"/>
    <w:rPr>
      <w:bCs/>
      <w:color w:val="A12126"/>
    </w:rPr>
  </w:style>
  <w:style w:type="paragraph" w:customStyle="1" w:styleId="Equation">
    <w:name w:val="Equation"/>
    <w:basedOn w:val="ListPlain"/>
    <w:qFormat/>
    <w:rsid w:val="00434B2B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quarto.org/docs/presentations/revealjs/themes.html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microsoft.com/office/2011/relationships/commentsExtended" Target="commentsExtended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https://quarto.org/docs/reference/cells/cells-knitr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themes.html" TargetMode="External"/><Relationship Id="rId23" Type="http://schemas.openxmlformats.org/officeDocument/2006/relationships/hyperlink" Target="https://quarto.org/docs/output-formats/html-themes.html" TargetMode="External"/><Relationship Id="rId28" Type="http://schemas.openxmlformats.org/officeDocument/2006/relationships/image" Target="media/image14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hyperlink" Target="https://quarto.org/docs/presentations/revealjs/demo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quarto.org/docs/authoring/article-layout.html" TargetMode="External"/><Relationship Id="rId35" Type="http://schemas.openxmlformats.org/officeDocument/2006/relationships/fontTable" Target="fontTable.xml"/><Relationship Id="rId8" Type="http://schemas.microsoft.com/office/2016/09/relationships/commentsIds" Target="commentsId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24</Pages>
  <Words>5034</Words>
  <Characters>28699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134</cp:revision>
  <dcterms:created xsi:type="dcterms:W3CDTF">2023-05-11T17:44:00Z</dcterms:created>
  <dcterms:modified xsi:type="dcterms:W3CDTF">2023-05-15T19:51:00Z</dcterms:modified>
</cp:coreProperties>
</file>