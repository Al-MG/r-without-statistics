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8C18" w14:textId="0AF41C66" w:rsidR="008B6555" w:rsidRDefault="008B6555" w:rsidP="00E76530">
      <w:pPr>
        <w:pStyle w:val="ChapterNumber"/>
      </w:pPr>
      <w:bookmarkStart w:id="0" w:name="X32a5603a952440636ccab0c7d33fe881380bfe0"/>
    </w:p>
    <w:p w14:paraId="24746065" w14:textId="70B1696E" w:rsidR="00434B2B" w:rsidRDefault="00183A75" w:rsidP="008B6555">
      <w:pPr>
        <w:pStyle w:val="ChapterTitle"/>
      </w:pPr>
      <w:r>
        <w:t>QUarto</w:t>
      </w:r>
    </w:p>
    <w:p w14:paraId="42857FEF" w14:textId="21A15E79" w:rsidR="007A231B" w:rsidRDefault="00434B2B" w:rsidP="002516C9">
      <w:pPr>
        <w:pStyle w:val="ChapterIntro"/>
        <w:rPr>
          <w:ins w:id="1" w:author="Sydney Cromwell" w:date="2023-10-27T13:59:00Z"/>
        </w:rPr>
      </w:pPr>
      <w:r w:rsidRPr="006B770B">
        <w:t>Quarto, the next-generation version of R Markdown</w:t>
      </w:r>
      <w:r w:rsidR="00AD2E4C">
        <w:t>,</w:t>
      </w:r>
      <w:r w:rsidR="007C09D4">
        <w:t xml:space="preserve"> offers a few advantages over </w:t>
      </w:r>
      <w:del w:id="2" w:author="Rachel Monaghan" w:date="2023-12-01T10:07:00Z">
        <w:r w:rsidR="007C09D4" w:rsidDel="007E2B5F">
          <w:delText>R Markdown</w:delText>
        </w:r>
      </w:del>
      <w:ins w:id="3" w:author="Rachel Monaghan" w:date="2023-12-01T10:07:00Z">
        <w:r w:rsidR="007E2B5F">
          <w:t>its predecessor</w:t>
        </w:r>
      </w:ins>
      <w:r w:rsidR="00391DCC">
        <w:t xml:space="preserve">. First, the syntax </w:t>
      </w:r>
      <w:del w:id="4" w:author="Rachel Monaghan" w:date="2023-12-01T10:08:00Z">
        <w:r w:rsidR="00391DCC" w:rsidDel="007E2B5F">
          <w:delText xml:space="preserve">it </w:delText>
        </w:r>
      </w:del>
      <w:ins w:id="5" w:author="Rachel Monaghan" w:date="2023-12-01T10:08:00Z">
        <w:r w:rsidR="007E2B5F">
          <w:t xml:space="preserve">Quarto </w:t>
        </w:r>
      </w:ins>
      <w:r w:rsidR="00391DCC">
        <w:t xml:space="preserve">uses across output types is more consistent. </w:t>
      </w:r>
      <w:r>
        <w:t xml:space="preserve">As you’ve seen in this book, </w:t>
      </w:r>
      <w:r w:rsidR="00590E04">
        <w:t xml:space="preserve">R Markdown documents might use a variety of conventions; for example, </w:t>
      </w:r>
      <w:del w:id="6" w:author="Rachel Monaghan" w:date="2023-12-01T10:10:00Z">
        <w:r w:rsidDel="007E2B5F">
          <w:delText xml:space="preserve">the </w:delText>
        </w:r>
        <w:r w:rsidRPr="002D4E5C" w:rsidDel="007E2B5F">
          <w:rPr>
            <w:rStyle w:val="Literal"/>
          </w:rPr>
          <w:delText>distill</w:delText>
        </w:r>
        <w:r w:rsidDel="007E2B5F">
          <w:delText xml:space="preserve"> package has layout options that don’t work in </w:delText>
        </w:r>
        <w:r w:rsidRPr="002D4E5C" w:rsidDel="007E2B5F">
          <w:rPr>
            <w:rStyle w:val="Literal"/>
          </w:rPr>
          <w:delText>xaringan</w:delText>
        </w:r>
        <w:r w:rsidR="007C09D4" w:rsidDel="007E2B5F">
          <w:delText>, a</w:delText>
        </w:r>
        <w:r w:rsidDel="007E2B5F">
          <w:delText xml:space="preserve">nd </w:delText>
        </w:r>
      </w:del>
      <w:proofErr w:type="spellStart"/>
      <w:r w:rsidRPr="002D4E5C">
        <w:rPr>
          <w:rStyle w:val="Literal"/>
        </w:rPr>
        <w:t>xaringan</w:t>
      </w:r>
      <w:proofErr w:type="spellEnd"/>
      <w:r>
        <w:t xml:space="preserve"> </w:t>
      </w:r>
      <w:del w:id="7" w:author="Rachel Monaghan" w:date="2023-12-01T10:08:00Z">
        <w:r w:rsidDel="007E2B5F">
          <w:delText xml:space="preserve">uses three dashes to </w:delText>
        </w:r>
      </w:del>
      <w:r>
        <w:t>indicate</w:t>
      </w:r>
      <w:ins w:id="8" w:author="Rachel Monaghan" w:date="2023-12-01T10:09:00Z">
        <w:r w:rsidR="007E2B5F">
          <w:t>s</w:t>
        </w:r>
      </w:ins>
      <w:r>
        <w:t xml:space="preserve"> new slides</w:t>
      </w:r>
      <w:ins w:id="9" w:author="Rachel Monaghan" w:date="2023-12-01T10:08:00Z">
        <w:r w:rsidR="007E2B5F">
          <w:t xml:space="preserve"> using three dashes</w:t>
        </w:r>
      </w:ins>
      <w:r>
        <w:t xml:space="preserve">, </w:t>
      </w:r>
      <w:del w:id="10" w:author="Rachel Monaghan" w:date="2023-12-01T10:09:00Z">
        <w:r w:rsidDel="007E2B5F">
          <w:delText>while three dashes</w:delText>
        </w:r>
      </w:del>
      <w:ins w:id="11" w:author="Rachel Monaghan" w:date="2023-12-01T10:09:00Z">
        <w:r w:rsidR="007E2B5F">
          <w:t>which would</w:t>
        </w:r>
        <w:r w:rsidR="007E2B5F" w:rsidRPr="007E2B5F">
          <w:t xml:space="preserve"> </w:t>
        </w:r>
        <w:r w:rsidR="007E2B5F">
          <w:t>create a horizontal line</w:t>
        </w:r>
      </w:ins>
      <w:r>
        <w:t xml:space="preserve"> in other output formats</w:t>
      </w:r>
      <w:ins w:id="12" w:author="Rachel Monaghan" w:date="2023-12-01T10:10:00Z">
        <w:r w:rsidR="007E2B5F">
          <w:t xml:space="preserve">, and the </w:t>
        </w:r>
        <w:r w:rsidR="007E2B5F" w:rsidRPr="002D4E5C">
          <w:rPr>
            <w:rStyle w:val="Literal"/>
          </w:rPr>
          <w:t>distill</w:t>
        </w:r>
        <w:r w:rsidR="007E2B5F">
          <w:t xml:space="preserve"> package likewise has layout options that don’t work in </w:t>
        </w:r>
        <w:proofErr w:type="spellStart"/>
        <w:r w:rsidR="007E2B5F" w:rsidRPr="002D4E5C">
          <w:rPr>
            <w:rStyle w:val="Literal"/>
          </w:rPr>
          <w:t>xaringan</w:t>
        </w:r>
      </w:ins>
      <w:proofErr w:type="spellEnd"/>
      <w:del w:id="13" w:author="Rachel Monaghan" w:date="2023-12-01T10:09:00Z">
        <w:r w:rsidDel="007E2B5F">
          <w:delText xml:space="preserve"> create a horizontal line</w:delText>
        </w:r>
      </w:del>
      <w:r>
        <w:t>.</w:t>
      </w:r>
    </w:p>
    <w:p w14:paraId="0E65FED9" w14:textId="27E038CB" w:rsidR="00434B2B" w:rsidRDefault="00391DCC" w:rsidP="002516C9">
      <w:pPr>
        <w:pStyle w:val="Body"/>
      </w:pPr>
      <w:r w:rsidRPr="002516C9">
        <w:t>Quarto also s</w:t>
      </w:r>
      <w:r w:rsidR="00434B2B" w:rsidRPr="002516C9">
        <w:t>upport</w:t>
      </w:r>
      <w:r w:rsidRPr="002516C9">
        <w:t>s</w:t>
      </w:r>
      <w:r w:rsidR="00434B2B" w:rsidRPr="002516C9">
        <w:t xml:space="preserve"> </w:t>
      </w:r>
      <w:r>
        <w:t xml:space="preserve">more </w:t>
      </w:r>
      <w:r w:rsidR="00434B2B" w:rsidRPr="002516C9">
        <w:t>languages</w:t>
      </w:r>
      <w:r>
        <w:t xml:space="preserve"> than </w:t>
      </w:r>
      <w:del w:id="14" w:author="Rachel Monaghan" w:date="2023-12-01T10:10:00Z">
        <w:r w:rsidDel="00A24D14">
          <w:delText xml:space="preserve">does </w:delText>
        </w:r>
      </w:del>
      <w:r>
        <w:t>R Markdown</w:t>
      </w:r>
      <w:ins w:id="15" w:author="Rachel Monaghan" w:date="2023-12-01T10:10:00Z">
        <w:r w:rsidR="00A24D14" w:rsidRPr="00A24D14">
          <w:t xml:space="preserve"> </w:t>
        </w:r>
        <w:r w:rsidR="00A24D14">
          <w:t>does</w:t>
        </w:r>
      </w:ins>
      <w:r>
        <w:t>, as well as multiple code editors.</w:t>
      </w:r>
      <w:r>
        <w:rPr>
          <w:rStyle w:val="Italic"/>
        </w:rPr>
        <w:t xml:space="preserve"> </w:t>
      </w:r>
      <w:r w:rsidR="00590E04" w:rsidRPr="002516C9">
        <w:t xml:space="preserve">While </w:t>
      </w:r>
      <w:r w:rsidR="00434B2B" w:rsidRPr="00590E04">
        <w:t>R</w:t>
      </w:r>
      <w:r w:rsidR="00434B2B">
        <w:t xml:space="preserve"> Markdown is designed to work</w:t>
      </w:r>
      <w:ins w:id="16" w:author="Rachel Monaghan" w:date="2023-12-01T10:11:00Z">
        <w:r w:rsidR="00A24D14">
          <w:t xml:space="preserve"> specifically</w:t>
        </w:r>
      </w:ins>
      <w:r w:rsidR="00434B2B">
        <w:t xml:space="preserve"> in the RStudio IDE</w:t>
      </w:r>
      <w:r w:rsidR="00590E04">
        <w:t>,</w:t>
      </w:r>
      <w:r w:rsidR="00434B2B">
        <w:t xml:space="preserve"> Quarto works</w:t>
      </w:r>
      <w:ins w:id="17" w:author="Rachel Monaghan" w:date="2023-12-01T10:11:00Z">
        <w:r w:rsidR="00A24D14">
          <w:t xml:space="preserve"> not only</w:t>
        </w:r>
      </w:ins>
      <w:r w:rsidR="00434B2B">
        <w:t xml:space="preserve"> in RStudio </w:t>
      </w:r>
      <w:del w:id="18" w:author="Rachel Monaghan" w:date="2023-12-01T10:11:00Z">
        <w:r w:rsidR="00434B2B" w:rsidDel="00A24D14">
          <w:delText>as well as</w:delText>
        </w:r>
      </w:del>
      <w:ins w:id="19" w:author="Rachel Monaghan" w:date="2023-12-01T10:11:00Z">
        <w:r w:rsidR="00A24D14">
          <w:t>but also in</w:t>
        </w:r>
      </w:ins>
      <w:r w:rsidR="00434B2B">
        <w:t xml:space="preserve"> </w:t>
      </w:r>
      <w:r w:rsidR="007C09D4">
        <w:t xml:space="preserve">code </w:t>
      </w:r>
      <w:r w:rsidR="00434B2B">
        <w:t>editors such as V</w:t>
      </w:r>
      <w:ins w:id="20" w:author="Rachel Monaghan" w:date="2023-12-01T10:11:00Z">
        <w:r w:rsidR="00A24D14">
          <w:t>isu</w:t>
        </w:r>
      </w:ins>
      <w:ins w:id="21" w:author="Rachel Monaghan" w:date="2023-12-01T10:12:00Z">
        <w:r w:rsidR="00A24D14">
          <w:t xml:space="preserve">al </w:t>
        </w:r>
      </w:ins>
      <w:r w:rsidR="00434B2B">
        <w:t>S</w:t>
      </w:r>
      <w:ins w:id="22" w:author="Rachel Monaghan" w:date="2023-12-01T10:12:00Z">
        <w:r w:rsidR="00A24D14">
          <w:t>tudio (VS)</w:t>
        </w:r>
      </w:ins>
      <w:r w:rsidR="00434B2B">
        <w:t xml:space="preserve"> Code and </w:t>
      </w:r>
      <w:proofErr w:type="spellStart"/>
      <w:r w:rsidR="00434B2B">
        <w:t>JupyterLab</w:t>
      </w:r>
      <w:proofErr w:type="spellEnd"/>
      <w:r w:rsidR="007C09D4">
        <w:t>, making it easy to use with multiple languages</w:t>
      </w:r>
      <w:r w:rsidR="00434B2B">
        <w:t>.</w:t>
      </w:r>
    </w:p>
    <w:p w14:paraId="1689D29D" w14:textId="65A50DB2" w:rsidR="007A231B" w:rsidRDefault="007C09D4" w:rsidP="006B770B">
      <w:pPr>
        <w:pStyle w:val="Body"/>
        <w:rPr>
          <w:ins w:id="23" w:author="Sydney Cromwell" w:date="2023-10-27T13:59:00Z"/>
        </w:rPr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del w:id="24" w:author="Rachel Monaghan" w:date="2023-12-01T10:12:00Z">
        <w:r w:rsidDel="00A24D14">
          <w:delText>Lastly</w:delText>
        </w:r>
      </w:del>
      <w:ins w:id="25" w:author="Rachel Monaghan" w:date="2023-12-01T10:12:00Z">
        <w:r w:rsidR="00A24D14">
          <w:t>Finally</w:t>
        </w:r>
      </w:ins>
      <w:r>
        <w:t xml:space="preserve">, you’ll learn </w:t>
      </w:r>
      <w:r w:rsidR="00434B2B">
        <w:t xml:space="preserve">how to </w:t>
      </w:r>
      <w:ins w:id="26" w:author="Rachel Monaghan" w:date="2023-12-01T10:12:00Z">
        <w:r w:rsidR="00A24D14">
          <w:t>use Quarto</w:t>
        </w:r>
      </w:ins>
      <w:ins w:id="27" w:author="Rachel Monaghan" w:date="2023-12-01T10:13:00Z">
        <w:r w:rsidR="00A24D14">
          <w:t xml:space="preserve"> to </w:t>
        </w:r>
      </w:ins>
      <w:r w:rsidR="00434B2B">
        <w:t xml:space="preserve">make the </w:t>
      </w:r>
      <w:r>
        <w:t xml:space="preserve">parameterized reports, presentations, and websites covered </w:t>
      </w:r>
      <w:r w:rsidR="00434B2B">
        <w:t>in previous chapters</w:t>
      </w:r>
      <w:del w:id="28" w:author="Rachel Monaghan" w:date="2023-12-01T10:13:00Z">
        <w:r w:rsidR="00434B2B" w:rsidDel="00A24D14">
          <w:delText xml:space="preserve"> using Quarto</w:delText>
        </w:r>
      </w:del>
      <w:r w:rsidR="00434B2B">
        <w:t>.</w:t>
      </w:r>
      <w:bookmarkStart w:id="29" w:name="_Toc134789573"/>
      <w:bookmarkStart w:id="30" w:name="getting-started-with-quarto"/>
    </w:p>
    <w:p w14:paraId="507B6B53" w14:textId="2A54F243" w:rsidR="00434B2B" w:rsidRDefault="007C09D4" w:rsidP="00A37D42">
      <w:pPr>
        <w:pStyle w:val="HeadA"/>
      </w:pPr>
      <w:bookmarkStart w:id="31" w:name="_Toc152317615"/>
      <w:r>
        <w:lastRenderedPageBreak/>
        <w:t>Creating a Quarto Document</w:t>
      </w:r>
      <w:bookmarkEnd w:id="29"/>
      <w:bookmarkEnd w:id="31"/>
    </w:p>
    <w:p w14:paraId="29D12459" w14:textId="291E477A" w:rsidR="00434B2B" w:rsidRDefault="00590E04" w:rsidP="006B770B">
      <w:pPr>
        <w:pStyle w:val="Body"/>
      </w:pPr>
      <w:r>
        <w:t>V</w:t>
      </w:r>
      <w:r w:rsidR="00434B2B">
        <w:t xml:space="preserve">ersions of RStudio </w:t>
      </w:r>
      <w:r>
        <w:t xml:space="preserve">starting with </w:t>
      </w:r>
      <w:r w:rsidR="00434B2B">
        <w:t xml:space="preserve">2022.07.1 come with Quarto installed. To check your RStudio version, click </w:t>
      </w:r>
      <w:r w:rsidR="00434B2B" w:rsidRPr="00336180">
        <w:rPr>
          <w:rStyle w:val="Bold"/>
        </w:rPr>
        <w:t>RStudio</w:t>
      </w:r>
      <w:ins w:id="32" w:author="Rachel Monaghan" w:date="2023-12-01T10:13:00Z">
        <w:r w:rsidR="00A24D14" w:rsidRPr="00336180">
          <w:rPr>
            <w:rStyle w:val="MenuArrow"/>
          </w:rPr>
          <w:t>4</w:t>
        </w:r>
      </w:ins>
      <w:del w:id="33" w:author="Rachel Monaghan" w:date="2023-12-01T10:13:00Z">
        <w:r w:rsidR="00434B2B" w:rsidDel="00A24D14">
          <w:delText xml:space="preserve"> in the top menu bar, then </w:delText>
        </w:r>
        <w:r w:rsidR="00434B2B" w:rsidRPr="00183A75" w:rsidDel="00A24D14">
          <w:delText xml:space="preserve">click </w:delText>
        </w:r>
      </w:del>
      <w:r w:rsidR="00434B2B" w:rsidRPr="00336180">
        <w:rPr>
          <w:rStyle w:val="Bold"/>
        </w:rPr>
        <w:t>About RStudio</w:t>
      </w:r>
      <w:ins w:id="34" w:author="Rachel Monaghan" w:date="2023-12-01T10:14:00Z">
        <w:r w:rsidR="00A24D14" w:rsidRPr="00A24D14">
          <w:t xml:space="preserve"> </w:t>
        </w:r>
        <w:r w:rsidR="00A24D14">
          <w:t>in the top menu bar</w:t>
        </w:r>
      </w:ins>
      <w:r w:rsidR="00434B2B">
        <w:t>. If you have an older version of RStudio, update it now</w:t>
      </w:r>
      <w:r w:rsidR="00183A75">
        <w:t xml:space="preserve"> by reinstalling it, as </w:t>
      </w:r>
      <w:r w:rsidR="00434B2B">
        <w:t xml:space="preserve">outlined in </w:t>
      </w:r>
      <w:r w:rsidR="00434B2B" w:rsidRPr="002516C9">
        <w:rPr>
          <w:rStyle w:val="Xref"/>
        </w:rPr>
        <w:t xml:space="preserve">Chapter </w:t>
      </w:r>
      <w:r w:rsidR="00183A75" w:rsidRPr="002516C9">
        <w:rPr>
          <w:rStyle w:val="Xref"/>
        </w:rPr>
        <w:t>1</w:t>
      </w:r>
      <w:r w:rsidR="00183A75">
        <w:t>.</w:t>
      </w:r>
      <w:r w:rsidR="00434B2B">
        <w:t xml:space="preserve"> Quarto </w:t>
      </w:r>
      <w:r w:rsidR="00183A75"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22064084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 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 Document</w:t>
      </w:r>
      <w:r>
        <w:t>. You</w:t>
      </w:r>
      <w:r w:rsidR="00590E04">
        <w:t xml:space="preserve"> should</w:t>
      </w:r>
      <w:r>
        <w:t xml:space="preserve">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0617BE5" w14:textId="6BDF3F60" w:rsidR="007A231B" w:rsidRDefault="00434DF7" w:rsidP="006B770B">
      <w:pPr>
        <w:pStyle w:val="Body"/>
        <w:rPr>
          <w:ins w:id="35" w:author="Sydney Cromwell" w:date="2023-10-27T13:59:00Z"/>
        </w:rPr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E24D1F">
        <w:t>E</w:t>
      </w:r>
      <w:r w:rsidR="00434B2B" w:rsidRPr="00E24D1F">
        <w:t>ngine option</w:t>
      </w:r>
      <w:r w:rsidR="00434B2B">
        <w:t xml:space="preserve">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r w:rsidR="00434B2B" w:rsidRPr="00AB0F3E">
        <w:t>Knitr</w:t>
      </w:r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ins w:id="36" w:author="Sydney Cromwell" w:date="2023-10-27T08:40:00Z">
        <w:del w:id="37" w:author="Rachel Monaghan" w:date="2023-12-01T10:14:00Z">
          <w:r w:rsidR="00F4346A" w:rsidDel="00A24D14">
            <w:delText>“</w:delText>
          </w:r>
        </w:del>
      </w:ins>
      <w:r w:rsidR="00434B2B" w:rsidRPr="00E24D1F">
        <w:t xml:space="preserve">Use </w:t>
      </w:r>
      <w:ins w:id="38" w:author="Rachel Monaghan" w:date="2023-12-01T10:14:00Z">
        <w:r w:rsidR="00A24D14">
          <w:t>V</w:t>
        </w:r>
      </w:ins>
      <w:del w:id="39" w:author="Rachel Monaghan" w:date="2023-12-01T10:14:00Z">
        <w:r w:rsidR="00434B2B" w:rsidRPr="00E24D1F" w:rsidDel="00A24D14">
          <w:delText>v</w:delText>
        </w:r>
      </w:del>
      <w:r w:rsidR="00434B2B" w:rsidRPr="00E24D1F">
        <w:t xml:space="preserve">isual </w:t>
      </w:r>
      <w:ins w:id="40" w:author="Rachel Monaghan" w:date="2023-12-01T10:14:00Z">
        <w:r w:rsidR="00A24D14">
          <w:t>M</w:t>
        </w:r>
      </w:ins>
      <w:del w:id="41" w:author="Rachel Monaghan" w:date="2023-12-01T10:14:00Z">
        <w:r w:rsidR="00434B2B" w:rsidRPr="00E24D1F" w:rsidDel="00A24D14">
          <w:delText>m</w:delText>
        </w:r>
      </w:del>
      <w:r w:rsidR="00434B2B" w:rsidRPr="00E24D1F">
        <w:t xml:space="preserve">arkdown </w:t>
      </w:r>
      <w:ins w:id="42" w:author="Rachel Monaghan" w:date="2023-12-01T10:14:00Z">
        <w:r w:rsidR="00A24D14">
          <w:t>E</w:t>
        </w:r>
      </w:ins>
      <w:del w:id="43" w:author="Rachel Monaghan" w:date="2023-12-01T10:14:00Z">
        <w:r w:rsidR="00434B2B" w:rsidRPr="00E24D1F" w:rsidDel="00A24D14">
          <w:delText>e</w:delText>
        </w:r>
      </w:del>
      <w:r w:rsidR="00434B2B" w:rsidRPr="00E24D1F">
        <w:t>ditor</w:t>
      </w:r>
      <w:ins w:id="44" w:author="Sydney Cromwell" w:date="2023-10-27T08:40:00Z">
        <w:del w:id="45" w:author="Rachel Monaghan" w:date="2023-12-01T10:14:00Z">
          <w:r w:rsidR="00F4346A" w:rsidDel="00A24D14">
            <w:delText>”</w:delText>
          </w:r>
        </w:del>
      </w:ins>
      <w:r w:rsidR="00434B2B">
        <w:t xml:space="preserve"> </w:t>
      </w:r>
      <w:r w:rsidR="00590E04">
        <w:t xml:space="preserve">option </w:t>
      </w:r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</w:t>
      </w:r>
      <w:r w:rsidR="00590E04">
        <w:t xml:space="preserve">, so </w:t>
      </w:r>
      <w:del w:id="46" w:author="Rachel Monaghan" w:date="2023-12-01T10:14:00Z">
        <w:r w:rsidR="00590E04" w:rsidDel="00A24D14">
          <w:delText xml:space="preserve">we </w:delText>
        </w:r>
      </w:del>
      <w:ins w:id="47" w:author="Rachel Monaghan" w:date="2023-12-01T10:14:00Z">
        <w:r w:rsidR="00A24D14">
          <w:t xml:space="preserve">I </w:t>
        </w:r>
      </w:ins>
      <w:r w:rsidR="00590E04">
        <w:t>won’t cover it here</w:t>
      </w:r>
      <w:r w:rsidR="00434B2B">
        <w:t>.</w:t>
      </w:r>
    </w:p>
    <w:p w14:paraId="7FFEFBC4" w14:textId="545A72A3" w:rsidR="00434B2B" w:rsidRDefault="00434B2B" w:rsidP="006B770B">
      <w:pPr>
        <w:pStyle w:val="Body"/>
        <w:pBdr>
          <w:bottom w:val="single" w:sz="6" w:space="1" w:color="auto"/>
        </w:pBdr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ins w:id="48" w:author="Rachel Monaghan" w:date="2023-12-01T10:15:00Z">
        <w:r w:rsidR="00A24D14">
          <w:t xml:space="preserve">just </w:t>
        </w:r>
      </w:ins>
      <w:r w:rsidR="001060F7">
        <w:t xml:space="preserve">as </w:t>
      </w:r>
      <w:del w:id="49" w:author="Rachel Monaghan" w:date="2023-12-01T10:15:00Z">
        <w:r w:rsidR="001060F7" w:rsidDel="00A24D14">
          <w:delText>do</w:delText>
        </w:r>
        <w:r w:rsidDel="00A24D14">
          <w:delText xml:space="preserve"> </w:delText>
        </w:r>
      </w:del>
      <w:r>
        <w:t>R Markdown documents</w:t>
      </w:r>
      <w:ins w:id="50" w:author="Rachel Monaghan" w:date="2023-12-01T10:15:00Z">
        <w:r w:rsidR="00A24D14" w:rsidRPr="00A24D14">
          <w:t xml:space="preserve"> </w:t>
        </w:r>
        <w:r w:rsidR="00A24D14">
          <w:t>do</w:t>
        </w:r>
      </w:ins>
      <w:r w:rsidR="00434DF7">
        <w:t>:</w:t>
      </w:r>
    </w:p>
    <w:p w14:paraId="2BA70122" w14:textId="211380A4" w:rsidR="00FA5967" w:rsidRPr="00C31F21" w:rsidDel="00A24D14" w:rsidRDefault="00434B2B" w:rsidP="00075972">
      <w:pPr>
        <w:pStyle w:val="CodeWide"/>
        <w:rPr>
          <w:del w:id="51" w:author="Rachel Monaghan" w:date="2023-12-01T10:15:00Z"/>
        </w:rPr>
      </w:pPr>
      <w:del w:id="52" w:author="Rachel Monaghan" w:date="2023-12-01T10:15:00Z">
        <w:r w:rsidRPr="004650E9" w:rsidDel="00A24D14">
          <w:delText>---</w:delText>
        </w:r>
      </w:del>
    </w:p>
    <w:p w14:paraId="675CCAC5" w14:textId="467AB916" w:rsidR="00FA5967" w:rsidRDefault="00434B2B" w:rsidP="00075972">
      <w:pPr>
        <w:pStyle w:val="CodeWide"/>
      </w:pPr>
      <w:r w:rsidRPr="004650E9">
        <w:t xml:space="preserve">title: </w:t>
      </w:r>
      <w:del w:id="53" w:author="Rachel Monaghan" w:date="2023-12-01T10:15:00Z">
        <w:r w:rsidRPr="004650E9" w:rsidDel="00A24D14">
          <w:delText>"</w:delText>
        </w:r>
      </w:del>
      <w:ins w:id="54" w:author="Rachel Monaghan" w:date="2023-12-01T10:15:00Z">
        <w:r w:rsidR="00A24D14">
          <w:t>“</w:t>
        </w:r>
      </w:ins>
      <w:r w:rsidRPr="004650E9">
        <w:t>My Report</w:t>
      </w:r>
      <w:del w:id="55" w:author="Rachel Monaghan" w:date="2023-12-01T10:15:00Z">
        <w:r w:rsidRPr="004650E9" w:rsidDel="00A24D14">
          <w:delText>"</w:delText>
        </w:r>
      </w:del>
      <w:ins w:id="56" w:author="Rachel Monaghan" w:date="2023-12-01T10:15:00Z">
        <w:r w:rsidR="00A24D14">
          <w:t>”</w:t>
        </w:r>
      </w:ins>
    </w:p>
    <w:p w14:paraId="2526E6F8" w14:textId="77777777" w:rsidR="00FA5967" w:rsidRDefault="00434B2B" w:rsidP="00075972">
      <w:pPr>
        <w:pStyle w:val="CodeWide"/>
        <w:pBdr>
          <w:bottom w:val="single" w:sz="6" w:space="1" w:color="auto"/>
        </w:pBdr>
      </w:pPr>
      <w:r w:rsidRPr="004650E9">
        <w:t>format: html</w:t>
      </w:r>
    </w:p>
    <w:p w14:paraId="6346709A" w14:textId="4DAC2CB9" w:rsidR="00FA5967" w:rsidRPr="00C31F21" w:rsidDel="00A24D14" w:rsidRDefault="00434B2B" w:rsidP="00075972">
      <w:pPr>
        <w:pStyle w:val="CodeWide"/>
        <w:rPr>
          <w:del w:id="57" w:author="Rachel Monaghan" w:date="2023-12-01T10:15:00Z"/>
        </w:rPr>
      </w:pPr>
      <w:del w:id="58" w:author="Rachel Monaghan" w:date="2023-12-01T10:15:00Z">
        <w:r w:rsidRPr="004650E9" w:rsidDel="00A24D14">
          <w:delText>---</w:delText>
        </w:r>
      </w:del>
    </w:p>
    <w:p w14:paraId="5232995C" w14:textId="77777777" w:rsidR="00FA5967" w:rsidRDefault="00FA5967" w:rsidP="00075972">
      <w:pPr>
        <w:pStyle w:val="CodeWide"/>
      </w:pPr>
    </w:p>
    <w:p w14:paraId="7468AB37" w14:textId="77777777" w:rsidR="00FA5967" w:rsidRPr="00C31F21" w:rsidRDefault="00434B2B" w:rsidP="00075972">
      <w:pPr>
        <w:pStyle w:val="CodeWide"/>
      </w:pPr>
      <w:r w:rsidRPr="004650E9">
        <w:t>## Quarto</w:t>
      </w:r>
    </w:p>
    <w:p w14:paraId="58A0BA83" w14:textId="77777777" w:rsidR="00FA5967" w:rsidRDefault="00FA5967" w:rsidP="00075972">
      <w:pPr>
        <w:pStyle w:val="CodeWide"/>
      </w:pPr>
    </w:p>
    <w:p w14:paraId="76DAD622" w14:textId="4E620636" w:rsidR="007A231B" w:rsidRDefault="00434B2B" w:rsidP="00075972">
      <w:pPr>
        <w:pStyle w:val="CodeWide"/>
        <w:rPr>
          <w:ins w:id="59" w:author="Sydney Cromwell" w:date="2023-10-27T13:59:00Z"/>
        </w:rPr>
      </w:pPr>
      <w:r w:rsidRPr="004650E9">
        <w:t>Quarto enables you to weave together content and executable code</w:t>
      </w:r>
    </w:p>
    <w:p w14:paraId="4FC0EED6" w14:textId="64E5C1F2" w:rsidR="00FA5967" w:rsidRDefault="00434B2B" w:rsidP="00075972">
      <w:pPr>
        <w:pStyle w:val="CodeWide"/>
      </w:pPr>
      <w:r w:rsidRPr="004650E9">
        <w:t>into a finished document. To learn more about Quarto see &lt;https://quarto.org&gt;.</w:t>
      </w:r>
    </w:p>
    <w:p w14:paraId="46CF140F" w14:textId="77777777" w:rsidR="00FA5967" w:rsidRDefault="00FA5967" w:rsidP="00075972">
      <w:pPr>
        <w:pStyle w:val="CodeWide"/>
      </w:pPr>
    </w:p>
    <w:p w14:paraId="122942A1" w14:textId="77777777" w:rsidR="00FA5967" w:rsidRPr="00C31F21" w:rsidRDefault="00434B2B" w:rsidP="00075972">
      <w:pPr>
        <w:pStyle w:val="CodeWide"/>
      </w:pPr>
      <w:r w:rsidRPr="004650E9">
        <w:t>## Running Code</w:t>
      </w:r>
    </w:p>
    <w:p w14:paraId="65FA8347" w14:textId="77777777" w:rsidR="00FA5967" w:rsidRDefault="00FA5967" w:rsidP="00075972">
      <w:pPr>
        <w:pStyle w:val="CodeWide"/>
      </w:pPr>
    </w:p>
    <w:p w14:paraId="4455BD4E" w14:textId="01859462" w:rsidR="007A231B" w:rsidRDefault="00434B2B" w:rsidP="00075972">
      <w:pPr>
        <w:pStyle w:val="CodeWide"/>
        <w:rPr>
          <w:ins w:id="60" w:author="Sydney Cromwell" w:date="2023-10-27T13:59:00Z"/>
        </w:rPr>
      </w:pPr>
      <w:r w:rsidRPr="004650E9">
        <w:lastRenderedPageBreak/>
        <w:t>When you click the **Render** button a document will be generated that</w:t>
      </w:r>
    </w:p>
    <w:p w14:paraId="34F32ADD" w14:textId="2094E8BB" w:rsidR="00FA5967" w:rsidRPr="003513FB" w:rsidRDefault="00434B2B" w:rsidP="00075972">
      <w:pPr>
        <w:pStyle w:val="CodeWide"/>
      </w:pPr>
      <w:r w:rsidRPr="004650E9">
        <w:t>includes both content and the output of embedded code. You can embed code like this:</w:t>
      </w:r>
    </w:p>
    <w:p w14:paraId="3B0180A1" w14:textId="77777777" w:rsidR="00FA5967" w:rsidRDefault="00FA5967" w:rsidP="00075972">
      <w:pPr>
        <w:pStyle w:val="CodeWide"/>
      </w:pPr>
    </w:p>
    <w:p w14:paraId="60C5630E" w14:textId="77777777" w:rsidR="00FA5967" w:rsidRPr="003513FB" w:rsidRDefault="00434B2B" w:rsidP="00075972">
      <w:pPr>
        <w:pStyle w:val="CodeWide"/>
      </w:pPr>
      <w:r w:rsidRPr="004650E9">
        <w:t>```{r}</w:t>
      </w:r>
    </w:p>
    <w:p w14:paraId="393A3F2B" w14:textId="77777777" w:rsidR="00FA5967" w:rsidRPr="003513FB" w:rsidRDefault="00434B2B" w:rsidP="00075972">
      <w:pPr>
        <w:pStyle w:val="CodeWide"/>
      </w:pPr>
      <w:r w:rsidRPr="004650E9">
        <w:t>1 + 1</w:t>
      </w:r>
    </w:p>
    <w:p w14:paraId="3C704E56" w14:textId="77777777" w:rsidR="00FA5967" w:rsidRPr="003513FB" w:rsidRDefault="00434B2B" w:rsidP="00075972">
      <w:pPr>
        <w:pStyle w:val="CodeWide"/>
      </w:pPr>
      <w:r w:rsidRPr="004650E9">
        <w:t>```</w:t>
      </w:r>
    </w:p>
    <w:p w14:paraId="53D0AE98" w14:textId="77777777" w:rsidR="00FA5967" w:rsidRDefault="00FA5967" w:rsidP="00075972">
      <w:pPr>
        <w:pStyle w:val="CodeWide"/>
      </w:pPr>
    </w:p>
    <w:p w14:paraId="284C22D8" w14:textId="51C2D220" w:rsidR="007A231B" w:rsidRDefault="00434B2B" w:rsidP="00075972">
      <w:pPr>
        <w:pStyle w:val="CodeWide"/>
        <w:rPr>
          <w:ins w:id="61" w:author="Sydney Cromwell" w:date="2023-10-27T13:59:00Z"/>
        </w:rPr>
      </w:pPr>
      <w:r w:rsidRPr="004650E9">
        <w:t>You can add options to executable code like this</w:t>
      </w:r>
    </w:p>
    <w:p w14:paraId="3E541D4F" w14:textId="77777777" w:rsidR="00FA5967" w:rsidRDefault="00FA5967" w:rsidP="00075972">
      <w:pPr>
        <w:pStyle w:val="CodeWide"/>
      </w:pPr>
    </w:p>
    <w:p w14:paraId="4AE96694" w14:textId="77777777" w:rsidR="00FA5967" w:rsidRPr="003513FB" w:rsidRDefault="00434B2B" w:rsidP="00075972">
      <w:pPr>
        <w:pStyle w:val="CodeWide"/>
      </w:pPr>
      <w:r w:rsidRPr="004650E9">
        <w:t>```{r}</w:t>
      </w:r>
    </w:p>
    <w:p w14:paraId="6673A199" w14:textId="77777777" w:rsidR="00FA5967" w:rsidRPr="003513FB" w:rsidRDefault="00434B2B" w:rsidP="00075972">
      <w:pPr>
        <w:pStyle w:val="CodeWide"/>
      </w:pPr>
      <w:r w:rsidRPr="004650E9">
        <w:t>#| echo: false</w:t>
      </w:r>
    </w:p>
    <w:p w14:paraId="37661137" w14:textId="77777777" w:rsidR="00FA5967" w:rsidRPr="003513FB" w:rsidRDefault="00434B2B" w:rsidP="00075972">
      <w:pPr>
        <w:pStyle w:val="CodeWide"/>
      </w:pPr>
      <w:r w:rsidRPr="004650E9">
        <w:t>2 * 2</w:t>
      </w:r>
    </w:p>
    <w:p w14:paraId="182A296B" w14:textId="77777777" w:rsidR="00FA5967" w:rsidRPr="003513FB" w:rsidRDefault="00434B2B" w:rsidP="00075972">
      <w:pPr>
        <w:pStyle w:val="CodeWide"/>
      </w:pPr>
      <w:r w:rsidRPr="004650E9">
        <w:t>```</w:t>
      </w:r>
    </w:p>
    <w:p w14:paraId="694A5F92" w14:textId="77777777" w:rsidR="00FA5967" w:rsidRDefault="00FA5967" w:rsidP="00075972">
      <w:pPr>
        <w:pStyle w:val="CodeWide"/>
      </w:pPr>
    </w:p>
    <w:p w14:paraId="740D9320" w14:textId="2483A47F" w:rsidR="00434B2B" w:rsidRPr="00F07521" w:rsidRDefault="00434B2B" w:rsidP="00075972">
      <w:pPr>
        <w:pStyle w:val="CodeWide"/>
      </w:pPr>
      <w:r w:rsidRPr="004650E9">
        <w:t>The `echo: false` option disables the printing of code (only output is displayed).</w:t>
      </w:r>
    </w:p>
    <w:p w14:paraId="47D21575" w14:textId="2BEB4955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 xml:space="preserve">many </w:t>
      </w:r>
      <w:del w:id="62" w:author="Rachel Monaghan" w:date="2023-12-01T10:15:00Z">
        <w:r w:rsidR="00434B2B" w:rsidDel="00A24D14">
          <w:delText xml:space="preserve">things </w:delText>
        </w:r>
      </w:del>
      <w:ins w:id="63" w:author="Rachel Monaghan" w:date="2023-12-01T10:15:00Z">
        <w:r w:rsidR="00A24D14">
          <w:t xml:space="preserve">features </w:t>
        </w:r>
      </w:ins>
      <w:r w:rsidR="00434B2B">
        <w:t>in common</w:t>
      </w:r>
      <w:r>
        <w:t xml:space="preserve">, they also have </w:t>
      </w:r>
      <w:ins w:id="64" w:author="Rachel Monaghan" w:date="2023-12-01T10:15:00Z">
        <w:r w:rsidR="00A24D14">
          <w:t xml:space="preserve">some </w:t>
        </w:r>
      </w:ins>
      <w:r>
        <w:t>differences</w:t>
      </w:r>
      <w:del w:id="65" w:author="Rachel Monaghan" w:date="2023-12-01T10:15:00Z">
        <w:r w:rsidDel="00927E23">
          <w:delText>.</w:delText>
        </w:r>
        <w:r w:rsidR="00434B2B" w:rsidDel="00927E23">
          <w:delText xml:space="preserve"> Let’s explore them</w:delText>
        </w:r>
      </w:del>
      <w:ins w:id="66" w:author="Rachel Monaghan" w:date="2023-12-01T10:15:00Z">
        <w:r w:rsidR="00927E23">
          <w:t xml:space="preserve"> </w:t>
        </w:r>
      </w:ins>
      <w:ins w:id="67" w:author="Rachel Monaghan" w:date="2023-12-01T10:16:00Z">
        <w:r w:rsidR="00927E23">
          <w:t>to be aware of</w:t>
        </w:r>
      </w:ins>
      <w:r w:rsidR="00434B2B">
        <w:t>.</w:t>
      </w:r>
    </w:p>
    <w:p w14:paraId="618DF375" w14:textId="77777777" w:rsidR="00434B2B" w:rsidRDefault="00434B2B" w:rsidP="00A37D42">
      <w:pPr>
        <w:pStyle w:val="HeadA"/>
      </w:pPr>
      <w:bookmarkStart w:id="68" w:name="_Toc134789574"/>
      <w:bookmarkStart w:id="69" w:name="_Toc152317616"/>
      <w:bookmarkStart w:id="70" w:name="comparing-r-markdown-and-quarto"/>
      <w:bookmarkEnd w:id="30"/>
      <w:r>
        <w:t>Comparing R Markdown and Quarto</w:t>
      </w:r>
      <w:bookmarkEnd w:id="68"/>
      <w:bookmarkEnd w:id="69"/>
    </w:p>
    <w:p w14:paraId="0BE17337" w14:textId="47EEEC09" w:rsidR="007A231B" w:rsidRDefault="00434B2B" w:rsidP="006B770B">
      <w:pPr>
        <w:pStyle w:val="Body"/>
        <w:rPr>
          <w:ins w:id="71" w:author="Sydney Cromwell" w:date="2023-10-27T13:59:00Z"/>
        </w:rPr>
      </w:pPr>
      <w:r>
        <w:t>Quarto and R Markdown</w:t>
      </w:r>
      <w:r w:rsidR="00434DF7">
        <w:t xml:space="preserve"> documents</w:t>
      </w:r>
      <w:r>
        <w:t xml:space="preserve"> have the same basic structure</w:t>
      </w:r>
      <w:del w:id="72" w:author="Rachel Monaghan" w:date="2023-12-01T10:17:00Z">
        <w:r w:rsidDel="00927E23">
          <w:delText xml:space="preserve">: </w:delText>
        </w:r>
      </w:del>
      <w:ins w:id="73" w:author="Rachel Monaghan" w:date="2023-12-01T10:17:00Z">
        <w:r w:rsidR="00927E23">
          <w:t>—</w:t>
        </w:r>
      </w:ins>
      <w:r>
        <w:t xml:space="preserve">YAML metadata, followed by a combination of </w:t>
      </w:r>
      <w:r w:rsidR="00434DF7">
        <w:t>M</w:t>
      </w:r>
      <w:r>
        <w:t>arkdown text and code chunks</w:t>
      </w:r>
      <w:del w:id="74" w:author="Rachel Monaghan" w:date="2023-12-01T10:17:00Z">
        <w:r w:rsidDel="00927E23">
          <w:delText>. Despite the similarities</w:delText>
        </w:r>
        <w:r w:rsidR="00434DF7" w:rsidDel="00927E23">
          <w:delText xml:space="preserve"> between the formats</w:delText>
        </w:r>
        <w:r w:rsidDel="00927E23">
          <w:delText xml:space="preserve">, there are some </w:delText>
        </w:r>
        <w:r w:rsidR="00A17C72" w:rsidDel="00927E23">
          <w:delText>variations in</w:delText>
        </w:r>
      </w:del>
      <w:ins w:id="75" w:author="Rachel Monaghan" w:date="2023-12-01T10:17:00Z">
        <w:r w:rsidR="00927E23">
          <w:t>—but</w:t>
        </w:r>
      </w:ins>
      <w:r w:rsidR="00A17C72">
        <w:t xml:space="preserve"> </w:t>
      </w:r>
      <w:del w:id="76" w:author="Rachel Monaghan" w:date="2023-12-01T10:18:00Z">
        <w:r w:rsidR="00A17C72" w:rsidDel="00927E23">
          <w:delText xml:space="preserve">their </w:delText>
        </w:r>
      </w:del>
      <w:ins w:id="77" w:author="Rachel Monaghan" w:date="2023-12-01T10:18:00Z">
        <w:r w:rsidR="00927E23">
          <w:t xml:space="preserve">they have some variations in </w:t>
        </w:r>
      </w:ins>
      <w:r w:rsidR="00A17C72">
        <w:t>syntax</w:t>
      </w:r>
      <w:r>
        <w:t>.</w:t>
      </w:r>
      <w:bookmarkStart w:id="78" w:name="_Toc134789575"/>
    </w:p>
    <w:p w14:paraId="630DC80A" w14:textId="4AE03FE4" w:rsidR="007A231B" w:rsidRDefault="0080334E" w:rsidP="00AB0F3E">
      <w:pPr>
        <w:pStyle w:val="HeadB"/>
        <w:rPr>
          <w:ins w:id="79" w:author="Sydney Cromwell" w:date="2023-10-27T13:59:00Z"/>
        </w:rPr>
      </w:pPr>
      <w:bookmarkStart w:id="80" w:name="_Toc152317617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78"/>
      <w:bookmarkEnd w:id="80"/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r w:rsidRPr="002D4E5C">
        <w:rPr>
          <w:rStyle w:val="Literal"/>
        </w:rPr>
        <w:t>html</w:t>
      </w:r>
      <w:r>
        <w:t xml:space="preserve"> instead of </w:t>
      </w:r>
      <w:r w:rsidRPr="002D4E5C">
        <w:rPr>
          <w:rStyle w:val="Literal"/>
        </w:rPr>
        <w:t>html_document</w:t>
      </w:r>
      <w:r w:rsidR="00434DF7">
        <w:t>:</w:t>
      </w:r>
    </w:p>
    <w:p w14:paraId="3A41DEE9" w14:textId="77777777" w:rsidR="00FA5967" w:rsidRPr="0080334E" w:rsidRDefault="00434B2B" w:rsidP="00F07521">
      <w:pPr>
        <w:pStyle w:val="Code"/>
      </w:pPr>
      <w:r w:rsidRPr="004D7A16">
        <w:t>---</w:t>
      </w:r>
    </w:p>
    <w:p w14:paraId="1057A971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4D7A16">
        <w:t>---</w:t>
      </w:r>
    </w:p>
    <w:p w14:paraId="322E07C5" w14:textId="24714A0F" w:rsidR="00AB0F3E" w:rsidRDefault="00AB0F3E" w:rsidP="00331E9E">
      <w:pPr>
        <w:pStyle w:val="Body"/>
      </w:pPr>
      <w:r>
        <w:t xml:space="preserve">Other Quarto formats also use </w:t>
      </w:r>
      <w:del w:id="81" w:author="Rachel Monaghan" w:date="2023-12-01T10:18:00Z">
        <w:r w:rsidDel="00927E23">
          <w:delText xml:space="preserve">slightly </w:delText>
        </w:r>
      </w:del>
      <w:r>
        <w:t xml:space="preserve">different names than their R Markdown counterparts: </w:t>
      </w:r>
      <w:r w:rsidRPr="004D7A16">
        <w:rPr>
          <w:rStyle w:val="Literal"/>
        </w:rPr>
        <w:t>docx</w:t>
      </w:r>
      <w:r>
        <w:t xml:space="preserve"> instead of </w:t>
      </w:r>
      <w:proofErr w:type="spellStart"/>
      <w:r w:rsidRPr="004D7A16">
        <w:rPr>
          <w:rStyle w:val="Literal"/>
        </w:rPr>
        <w:t>word_document</w:t>
      </w:r>
      <w:proofErr w:type="spellEnd"/>
      <w:r>
        <w:t xml:space="preserve"> and </w:t>
      </w:r>
      <w:r w:rsidRPr="004D7A16">
        <w:rPr>
          <w:rStyle w:val="Literal"/>
        </w:rPr>
        <w:t>pdf</w:t>
      </w:r>
      <w:r>
        <w:t xml:space="preserve"> instead of </w:t>
      </w:r>
      <w:proofErr w:type="spellStart"/>
      <w:r w:rsidRPr="004D7A16">
        <w:rPr>
          <w:rStyle w:val="Literal"/>
        </w:rPr>
        <w:t>pdf_document</w:t>
      </w:r>
      <w:proofErr w:type="spellEnd"/>
      <w:r>
        <w:t>, for example.</w:t>
      </w:r>
      <w:r w:rsidR="0067224F">
        <w:t xml:space="preserve"> All </w:t>
      </w:r>
      <w:ins w:id="82" w:author="Rachel Monaghan" w:date="2023-12-01T10:21:00Z">
        <w:r w:rsidR="0076534B">
          <w:t xml:space="preserve">of the </w:t>
        </w:r>
      </w:ins>
      <w:r w:rsidR="0067224F">
        <w:t xml:space="preserve">possible formats can be found at </w:t>
      </w:r>
      <w:r w:rsidR="0067224F" w:rsidRPr="001D6AF4">
        <w:rPr>
          <w:rStyle w:val="LinkURL"/>
        </w:rPr>
        <w:t>https://quarto.org/docs/guide/</w:t>
      </w:r>
      <w:r w:rsidR="0067224F">
        <w:t>.</w:t>
      </w:r>
    </w:p>
    <w:p w14:paraId="22C01747" w14:textId="45E566E6" w:rsidR="007A231B" w:rsidRDefault="00434B2B" w:rsidP="00331E9E">
      <w:pPr>
        <w:pStyle w:val="Body"/>
        <w:rPr>
          <w:ins w:id="83" w:author="Sydney Cromwell" w:date="2023-10-27T13:59:00Z"/>
        </w:rPr>
      </w:pPr>
      <w:r>
        <w:t xml:space="preserve">A second difference between R Markdown and Quarto </w:t>
      </w:r>
      <w:ins w:id="84" w:author="Rachel Monaghan" w:date="2023-12-01T10:18:00Z">
        <w:r w:rsidR="00927E23">
          <w:t xml:space="preserve">syntax </w:t>
        </w:r>
      </w:ins>
      <w:r>
        <w:t xml:space="preserve">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del w:id="85" w:author="Rachel Monaghan" w:date="2023-12-01T10:19:00Z">
        <w:r w:rsidR="00434DF7" w:rsidDel="00927E23">
          <w:delText>about</w:delText>
        </w:r>
        <w:r w:rsidDel="00927E23">
          <w:delText xml:space="preserve"> things like whether </w:delText>
        </w:r>
        <w:r w:rsidR="00434DF7" w:rsidDel="00927E23">
          <w:delText>to</w:delText>
        </w:r>
      </w:del>
      <w:ins w:id="86" w:author="Rachel Monaghan" w:date="2023-12-01T10:19:00Z">
        <w:r w:rsidR="00927E23">
          <w:t>for</w:t>
        </w:r>
      </w:ins>
      <w:r>
        <w:t xml:space="preserve"> show</w:t>
      </w:r>
      <w:ins w:id="87" w:author="Rachel Monaghan" w:date="2023-12-01T10:19:00Z">
        <w:r w:rsidR="00927E23">
          <w:t>ing</w:t>
        </w:r>
      </w:ins>
      <w:r>
        <w:t xml:space="preserve">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</w:p>
    <w:p w14:paraId="22E67AA0" w14:textId="77777777" w:rsidR="00FA5967" w:rsidRPr="0080334E" w:rsidRDefault="00434B2B" w:rsidP="00F07521">
      <w:pPr>
        <w:pStyle w:val="Code"/>
      </w:pPr>
      <w:r w:rsidRPr="004D7A16">
        <w:t>---</w:t>
      </w:r>
    </w:p>
    <w:p w14:paraId="7F491BCF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4D7A16">
        <w:t>execute:</w:t>
      </w:r>
    </w:p>
    <w:p w14:paraId="06818493" w14:textId="77777777" w:rsidR="00FA5967" w:rsidRPr="0080334E" w:rsidRDefault="00434B2B" w:rsidP="00F07521">
      <w:pPr>
        <w:pStyle w:val="Code"/>
      </w:pPr>
      <w:r w:rsidRPr="004D7A16"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4D7A16"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4D7A16"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4D7A16">
        <w:t>---</w:t>
      </w:r>
    </w:p>
    <w:p w14:paraId="717AD093" w14:textId="23B4C69B" w:rsidR="00331E9E" w:rsidRDefault="00331E9E" w:rsidP="00331E9E">
      <w:pPr>
        <w:pStyle w:val="Body"/>
      </w:pPr>
      <w:r>
        <w:lastRenderedPageBreak/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lowercase.</w:t>
      </w:r>
    </w:p>
    <w:p w14:paraId="22051F01" w14:textId="70077724" w:rsidR="00331E9E" w:rsidRDefault="00331E9E" w:rsidP="004D7A16">
      <w:pPr>
        <w:pStyle w:val="HeadB"/>
      </w:pPr>
      <w:bookmarkStart w:id="88" w:name="_Toc134789576"/>
      <w:bookmarkStart w:id="89" w:name="_Toc152317618"/>
      <w:r>
        <w:t>Individual Code Chunk Options</w:t>
      </w:r>
      <w:bookmarkEnd w:id="88"/>
      <w:bookmarkEnd w:id="89"/>
    </w:p>
    <w:p w14:paraId="48A367ED" w14:textId="0F08B0AD" w:rsidR="00434B2B" w:rsidRDefault="00434B2B" w:rsidP="006B770B">
      <w:pPr>
        <w:pStyle w:val="Body"/>
      </w:pPr>
      <w:r>
        <w:t xml:space="preserve">In R Markdown, </w:t>
      </w:r>
      <w:del w:id="90" w:author="Rachel Monaghan" w:date="2023-12-01T10:21:00Z">
        <w:r w:rsidDel="0076534B">
          <w:delText xml:space="preserve">we </w:delText>
        </w:r>
      </w:del>
      <w:ins w:id="91" w:author="Rachel Monaghan" w:date="2023-12-01T10:21:00Z">
        <w:r w:rsidR="0076534B">
          <w:t xml:space="preserve">you </w:t>
        </w:r>
      </w:ins>
      <w:r>
        <w:t>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</w:t>
      </w:r>
      <w:del w:id="92" w:author="Sydney Cromwell" w:date="2023-10-27T08:42:00Z">
        <w:r w:rsidDel="00F4346A">
          <w:delText>as well as</w:delText>
        </w:r>
      </w:del>
      <w:ins w:id="93" w:author="Sydney Cromwell" w:date="2023-10-27T08:42:00Z">
        <w:r w:rsidR="00F4346A">
          <w:t>and</w:t>
        </w:r>
      </w:ins>
      <w:r>
        <w:t xml:space="preserve">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Pr="003513FB" w:rsidRDefault="00434B2B" w:rsidP="00F07521">
      <w:pPr>
        <w:pStyle w:val="Code"/>
      </w:pPr>
      <w:r w:rsidRPr="004650E9">
        <w:t>```{r echo = TRUE}</w:t>
      </w:r>
    </w:p>
    <w:p w14:paraId="73223619" w14:textId="77777777" w:rsidR="00FA5967" w:rsidRPr="003513FB" w:rsidRDefault="00434B2B" w:rsidP="00F07521">
      <w:pPr>
        <w:pStyle w:val="Code"/>
      </w:pPr>
      <w:r w:rsidRPr="004650E9">
        <w:t>2 * 2</w:t>
      </w:r>
    </w:p>
    <w:p w14:paraId="3FD6D1A1" w14:textId="3CFA8DE4" w:rsidR="00434B2B" w:rsidRPr="003513FB" w:rsidRDefault="00434B2B" w:rsidP="00F07521">
      <w:pPr>
        <w:pStyle w:val="Code"/>
      </w:pPr>
      <w:r w:rsidRPr="004650E9">
        <w:t>```</w:t>
      </w:r>
    </w:p>
    <w:p w14:paraId="3E49CAFF" w14:textId="4FAC0E5C" w:rsidR="007A231B" w:rsidRDefault="00434B2B" w:rsidP="006B770B">
      <w:pPr>
        <w:pStyle w:val="Body"/>
        <w:rPr>
          <w:ins w:id="94" w:author="Sydney Cromwell" w:date="2023-10-27T13:59:00Z"/>
        </w:rPr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del w:id="95" w:author="Rachel Monaghan" w:date="2023-12-01T10:21:00Z">
        <w:r w:rsidR="00986737" w:rsidDel="0076534B">
          <w:delText>the following</w:delText>
        </w:r>
      </w:del>
      <w:ins w:id="96" w:author="Rachel Monaghan" w:date="2023-12-01T10:21:00Z">
        <w:r w:rsidR="0076534B">
          <w:t>this</w:t>
        </w:r>
      </w:ins>
      <w:r>
        <w:t xml:space="preserve"> syntax to set individual </w:t>
      </w:r>
      <w:r w:rsidR="00986737">
        <w:t xml:space="preserve">code </w:t>
      </w:r>
      <w:r>
        <w:t>chunk</w:t>
      </w:r>
      <w:ins w:id="97" w:author="Sydney Cromwell" w:date="2023-10-27T08:42:00Z">
        <w:r w:rsidR="00F4346A">
          <w:t>–</w:t>
        </w:r>
      </w:ins>
      <w:del w:id="98" w:author="Sydney Cromwell" w:date="2023-10-27T08:42:00Z">
        <w:r w:rsidDel="00F4346A">
          <w:delText>-</w:delText>
        </w:r>
      </w:del>
      <w:r>
        <w:t>level options</w:t>
      </w:r>
      <w:r w:rsidR="00986737">
        <w:t>:</w:t>
      </w:r>
    </w:p>
    <w:p w14:paraId="5B0B7041" w14:textId="77777777" w:rsidR="00FA5967" w:rsidRPr="003513FB" w:rsidRDefault="00434B2B" w:rsidP="00F07521">
      <w:pPr>
        <w:pStyle w:val="Code"/>
      </w:pPr>
      <w:r w:rsidRPr="004650E9">
        <w:t>```{r}</w:t>
      </w:r>
    </w:p>
    <w:p w14:paraId="49C9FCEE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FFF0226" w14:textId="77777777" w:rsidR="00FA5967" w:rsidRPr="003513FB" w:rsidRDefault="00434B2B" w:rsidP="00F07521">
      <w:pPr>
        <w:pStyle w:val="Code"/>
      </w:pPr>
      <w:r w:rsidRPr="004650E9">
        <w:t>2 * 2</w:t>
      </w:r>
    </w:p>
    <w:p w14:paraId="2FFD6810" w14:textId="3B3B44B1" w:rsidR="007A231B" w:rsidRDefault="00434B2B" w:rsidP="00986737">
      <w:pPr>
        <w:pStyle w:val="Code"/>
        <w:rPr>
          <w:ins w:id="99" w:author="Sydney Cromwell" w:date="2023-10-27T13:59:00Z"/>
        </w:rPr>
      </w:pPr>
      <w:r w:rsidRPr="004650E9">
        <w:t>```</w:t>
      </w:r>
    </w:p>
    <w:p w14:paraId="1AC97CA1" w14:textId="5014D8C9" w:rsidR="00434B2B" w:rsidRPr="00F07521" w:rsidRDefault="00986737" w:rsidP="00B12B31">
      <w:pPr>
        <w:pStyle w:val="Body"/>
      </w:pPr>
      <w:del w:id="100" w:author="Rachel Monaghan" w:date="2023-12-01T10:22:00Z">
        <w:r w:rsidDel="0076534B">
          <w:delText xml:space="preserve">You can see </w:delText>
        </w:r>
        <w:r w:rsidR="008427DA" w:rsidDel="0076534B">
          <w:delText>that</w:delText>
        </w:r>
        <w:r w:rsidDel="0076534B">
          <w:delText xml:space="preserve"> t</w:delText>
        </w:r>
      </w:del>
      <w:ins w:id="101" w:author="Rachel Monaghan" w:date="2023-12-01T10:22:00Z">
        <w:r w:rsidR="0076534B">
          <w:t>T</w:t>
        </w:r>
      </w:ins>
      <w:r>
        <w:t xml:space="preserve">he option is set within the code chunk itself. </w:t>
      </w:r>
      <w:r w:rsidR="008427DA">
        <w:t>The characters</w:t>
      </w:r>
      <w:r>
        <w:t xml:space="preserve"> </w:t>
      </w:r>
      <w:r w:rsidRPr="002516C9">
        <w:rPr>
          <w:rStyle w:val="Literal"/>
        </w:rPr>
        <w:t>#|</w:t>
      </w:r>
      <w:r>
        <w:t xml:space="preserve"> (known as </w:t>
      </w:r>
      <w:del w:id="102" w:author="Rachel Monaghan" w:date="2023-12-01T10:22:00Z">
        <w:r w:rsidDel="0076534B">
          <w:delText xml:space="preserve">the </w:delText>
        </w:r>
      </w:del>
      <w:ins w:id="103" w:author="Rachel Monaghan" w:date="2023-12-01T10:22:00Z">
        <w:r w:rsidR="0076534B">
          <w:t xml:space="preserve">a </w:t>
        </w:r>
      </w:ins>
      <w:r w:rsidRPr="00B12B31">
        <w:rPr>
          <w:rStyle w:val="Italic"/>
        </w:rPr>
        <w:t>hash pipe</w:t>
      </w:r>
      <w:r>
        <w:t xml:space="preserve">) at the start of a line indicate that </w:t>
      </w:r>
      <w:del w:id="104" w:author="Rachel Monaghan" w:date="2023-12-01T10:22:00Z">
        <w:r w:rsidDel="0076534B">
          <w:delText xml:space="preserve">we </w:delText>
        </w:r>
      </w:del>
      <w:ins w:id="105" w:author="Rachel Monaghan" w:date="2023-12-01T10:22:00Z">
        <w:r w:rsidR="0076534B">
          <w:t xml:space="preserve">you </w:t>
        </w:r>
      </w:ins>
      <w:r>
        <w:t>are setting options.</w:t>
      </w:r>
    </w:p>
    <w:p w14:paraId="32C225AE" w14:textId="71EBB99D" w:rsidR="002E67C6" w:rsidRDefault="002E67C6" w:rsidP="00B12B31">
      <w:pPr>
        <w:pStyle w:val="HeadB"/>
      </w:pPr>
      <w:bookmarkStart w:id="106" w:name="_Toc134789577"/>
      <w:bookmarkStart w:id="107" w:name="_Toc152317619"/>
      <w:r>
        <w:t>Dashes in Option Names</w:t>
      </w:r>
      <w:bookmarkEnd w:id="106"/>
      <w:bookmarkEnd w:id="107"/>
    </w:p>
    <w:p w14:paraId="043A8C58" w14:textId="1023CD52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r w:rsidRPr="002D4E5C">
        <w:rPr>
          <w:rStyle w:val="Literal"/>
        </w:rPr>
        <w:t>fig.height</w:t>
      </w:r>
      <w:r>
        <w:t xml:space="preserve"> to </w:t>
      </w:r>
      <w:del w:id="108" w:author="Rachel Monaghan" w:date="2023-12-01T10:22:00Z">
        <w:r w:rsidDel="0076534B">
          <w:delText xml:space="preserve">determine </w:delText>
        </w:r>
      </w:del>
      <w:ins w:id="109" w:author="Rachel Monaghan" w:date="2023-12-01T10:22:00Z">
        <w:r w:rsidR="0076534B">
          <w:t xml:space="preserve">specify </w:t>
        </w:r>
      </w:ins>
      <w:r>
        <w:t>the height of plots.</w:t>
      </w:r>
      <w:r w:rsidR="008427DA" w:rsidRPr="004650E9"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Pr="00590E04" w:rsidRDefault="00434B2B" w:rsidP="00F07521">
      <w:pPr>
        <w:pStyle w:val="Code"/>
      </w:pPr>
      <w:r w:rsidRPr="004650E9">
        <w:t>```{r}</w:t>
      </w:r>
    </w:p>
    <w:p w14:paraId="6DECD5CC" w14:textId="77777777" w:rsidR="00FA5967" w:rsidRPr="00590E04" w:rsidRDefault="00434B2B" w:rsidP="00F07521">
      <w:pPr>
        <w:pStyle w:val="Code"/>
      </w:pPr>
      <w:r w:rsidRPr="004650E9">
        <w:t>#| fig-height: 10</w:t>
      </w:r>
    </w:p>
    <w:p w14:paraId="04AA975D" w14:textId="77777777" w:rsidR="00FA5967" w:rsidRPr="00590E04" w:rsidRDefault="00FA5967" w:rsidP="00F07521">
      <w:pPr>
        <w:pStyle w:val="Code"/>
      </w:pPr>
    </w:p>
    <w:p w14:paraId="2F05239F" w14:textId="77777777" w:rsidR="00FA5967" w:rsidRPr="00590E04" w:rsidRDefault="00434B2B" w:rsidP="00F07521">
      <w:pPr>
        <w:pStyle w:val="Code"/>
      </w:pPr>
      <w:r w:rsidRPr="004650E9">
        <w:t>library(</w:t>
      </w:r>
      <w:proofErr w:type="spellStart"/>
      <w:r w:rsidRPr="004650E9">
        <w:t>palmerpenguins</w:t>
      </w:r>
      <w:proofErr w:type="spellEnd"/>
      <w:r w:rsidRPr="004650E9">
        <w:t>)</w:t>
      </w:r>
    </w:p>
    <w:p w14:paraId="3A8BAA8F" w14:textId="77777777" w:rsidR="00FA5967" w:rsidRPr="00590E04" w:rsidRDefault="00434B2B" w:rsidP="00F07521">
      <w:pPr>
        <w:pStyle w:val="Code"/>
      </w:pPr>
      <w:r w:rsidRPr="004650E9">
        <w:t>library(tidyverse)</w:t>
      </w:r>
    </w:p>
    <w:p w14:paraId="77AF57EA" w14:textId="77777777" w:rsidR="00FA5967" w:rsidRDefault="00FA5967" w:rsidP="00F07521">
      <w:pPr>
        <w:pStyle w:val="Code"/>
        <w:rPr>
          <w:ins w:id="110" w:author="David Keyes" w:date="2023-12-05T10:35:00Z"/>
        </w:rPr>
      </w:pPr>
    </w:p>
    <w:p w14:paraId="12DFD244" w14:textId="77777777" w:rsidR="001E7579" w:rsidRDefault="001E7579" w:rsidP="001E7579">
      <w:pPr>
        <w:pStyle w:val="Code"/>
        <w:rPr>
          <w:ins w:id="111" w:author="David Keyes" w:date="2023-12-05T10:35:00Z"/>
        </w:rPr>
      </w:pPr>
      <w:ins w:id="112" w:author="David Keyes" w:date="2023-12-05T10:35:00Z">
        <w:r>
          <w:t>ggplot(</w:t>
        </w:r>
      </w:ins>
    </w:p>
    <w:p w14:paraId="2F9224E4" w14:textId="77777777" w:rsidR="001E7579" w:rsidRDefault="001E7579" w:rsidP="001E7579">
      <w:pPr>
        <w:pStyle w:val="Code"/>
        <w:rPr>
          <w:ins w:id="113" w:author="David Keyes" w:date="2023-12-05T10:35:00Z"/>
        </w:rPr>
      </w:pPr>
      <w:ins w:id="114" w:author="David Keyes" w:date="2023-12-05T10:35:00Z">
        <w:r>
          <w:t xml:space="preserve">  penguins,</w:t>
        </w:r>
      </w:ins>
    </w:p>
    <w:p w14:paraId="149DFC6C" w14:textId="77777777" w:rsidR="001E7579" w:rsidRDefault="001E7579" w:rsidP="001E7579">
      <w:pPr>
        <w:pStyle w:val="Code"/>
        <w:rPr>
          <w:ins w:id="115" w:author="David Keyes" w:date="2023-12-05T10:35:00Z"/>
        </w:rPr>
      </w:pPr>
      <w:ins w:id="116" w:author="David Keyes" w:date="2023-12-05T10:35:00Z">
        <w:r>
          <w:t xml:space="preserve">  </w:t>
        </w:r>
        <w:proofErr w:type="spellStart"/>
        <w:r>
          <w:t>aes</w:t>
        </w:r>
        <w:proofErr w:type="spellEnd"/>
        <w:r>
          <w:t>(</w:t>
        </w:r>
      </w:ins>
    </w:p>
    <w:p w14:paraId="0BE97A8D" w14:textId="77777777" w:rsidR="001E7579" w:rsidRDefault="001E7579" w:rsidP="001E7579">
      <w:pPr>
        <w:pStyle w:val="Code"/>
        <w:rPr>
          <w:ins w:id="117" w:author="David Keyes" w:date="2023-12-05T10:35:00Z"/>
        </w:rPr>
      </w:pPr>
      <w:ins w:id="118" w:author="David Keyes" w:date="2023-12-05T10:35:00Z">
        <w:r>
          <w:t xml:space="preserve">    x = </w:t>
        </w:r>
        <w:proofErr w:type="spellStart"/>
        <w:r>
          <w:t>bill_length_mm</w:t>
        </w:r>
        <w:proofErr w:type="spellEnd"/>
        <w:r>
          <w:t>,</w:t>
        </w:r>
      </w:ins>
    </w:p>
    <w:p w14:paraId="170F395C" w14:textId="77777777" w:rsidR="001E7579" w:rsidRDefault="001E7579" w:rsidP="001E7579">
      <w:pPr>
        <w:pStyle w:val="Code"/>
        <w:rPr>
          <w:ins w:id="119" w:author="David Keyes" w:date="2023-12-05T10:35:00Z"/>
        </w:rPr>
      </w:pPr>
      <w:ins w:id="120" w:author="David Keyes" w:date="2023-12-05T10:35:00Z">
        <w:r>
          <w:t xml:space="preserve">    y = </w:t>
        </w:r>
        <w:proofErr w:type="spellStart"/>
        <w:r>
          <w:t>bill_depth_mm</w:t>
        </w:r>
        <w:proofErr w:type="spellEnd"/>
      </w:ins>
    </w:p>
    <w:p w14:paraId="3E18327F" w14:textId="77777777" w:rsidR="001E7579" w:rsidRDefault="001E7579" w:rsidP="001E7579">
      <w:pPr>
        <w:pStyle w:val="Code"/>
        <w:rPr>
          <w:ins w:id="121" w:author="David Keyes" w:date="2023-12-05T10:35:00Z"/>
        </w:rPr>
      </w:pPr>
      <w:ins w:id="122" w:author="David Keyes" w:date="2023-12-05T10:35:00Z">
        <w:r>
          <w:t xml:space="preserve">  )</w:t>
        </w:r>
      </w:ins>
    </w:p>
    <w:p w14:paraId="41561531" w14:textId="77777777" w:rsidR="001E7579" w:rsidRDefault="001E7579" w:rsidP="001E7579">
      <w:pPr>
        <w:pStyle w:val="Code"/>
        <w:rPr>
          <w:ins w:id="123" w:author="David Keyes" w:date="2023-12-05T10:35:00Z"/>
        </w:rPr>
      </w:pPr>
      <w:ins w:id="124" w:author="David Keyes" w:date="2023-12-05T10:35:00Z">
        <w:r>
          <w:t>) +</w:t>
        </w:r>
      </w:ins>
    </w:p>
    <w:p w14:paraId="17729B50" w14:textId="1E77D796" w:rsidR="001E7579" w:rsidRPr="00590E04" w:rsidRDefault="001E7579" w:rsidP="001E7579">
      <w:pPr>
        <w:pStyle w:val="Code"/>
      </w:pPr>
      <w:ins w:id="125" w:author="David Keyes" w:date="2023-12-05T10:35:00Z">
        <w:r>
          <w:t xml:space="preserve">  </w:t>
        </w:r>
        <w:proofErr w:type="spellStart"/>
        <w:r>
          <w:t>geom_point</w:t>
        </w:r>
        <w:proofErr w:type="spellEnd"/>
        <w:r>
          <w:t>()</w:t>
        </w:r>
      </w:ins>
    </w:p>
    <w:p w14:paraId="7062431B" w14:textId="5E2339B7" w:rsidR="00FA5967" w:rsidRPr="00590E04" w:rsidDel="001E7579" w:rsidRDefault="00434B2B" w:rsidP="00F07521">
      <w:pPr>
        <w:pStyle w:val="Code"/>
        <w:rPr>
          <w:del w:id="126" w:author="David Keyes" w:date="2023-12-05T10:35:00Z"/>
        </w:rPr>
      </w:pPr>
      <w:del w:id="127" w:author="David Keyes" w:date="2023-12-05T10:35:00Z">
        <w:r w:rsidRPr="004650E9" w:rsidDel="001E7579">
          <w:delText>ggplot(penguins, aes(x = bill_length_mm,</w:delText>
        </w:r>
      </w:del>
    </w:p>
    <w:p w14:paraId="3CEF23E9" w14:textId="68F75B20" w:rsidR="00FA5967" w:rsidRPr="00590E04" w:rsidDel="001E7579" w:rsidRDefault="00434B2B" w:rsidP="00F07521">
      <w:pPr>
        <w:pStyle w:val="Code"/>
        <w:rPr>
          <w:del w:id="128" w:author="David Keyes" w:date="2023-12-05T10:35:00Z"/>
        </w:rPr>
      </w:pPr>
      <w:del w:id="129" w:author="David Keyes" w:date="2023-12-05T10:35:00Z">
        <w:r w:rsidRPr="004650E9" w:rsidDel="001E7579">
          <w:delText xml:space="preserve">                     y = bill_depth_mm)) +</w:delText>
        </w:r>
      </w:del>
    </w:p>
    <w:p w14:paraId="12C3C5E3" w14:textId="0047DE6B" w:rsidR="00FA5967" w:rsidRPr="00590E04" w:rsidDel="001E7579" w:rsidRDefault="00434B2B" w:rsidP="00F07521">
      <w:pPr>
        <w:pStyle w:val="Code"/>
        <w:rPr>
          <w:del w:id="130" w:author="David Keyes" w:date="2023-12-05T10:35:00Z"/>
        </w:rPr>
      </w:pPr>
      <w:del w:id="131" w:author="David Keyes" w:date="2023-12-05T10:35:00Z">
        <w:r w:rsidRPr="004650E9" w:rsidDel="001E7579">
          <w:delText xml:space="preserve">  geom_point()</w:delText>
        </w:r>
      </w:del>
    </w:p>
    <w:p w14:paraId="5526B999" w14:textId="3D41721E" w:rsidR="00434B2B" w:rsidRPr="00590E04" w:rsidRDefault="00434B2B" w:rsidP="00F07521">
      <w:pPr>
        <w:pStyle w:val="Code"/>
      </w:pPr>
      <w:r w:rsidRPr="004650E9">
        <w:t>```</w:t>
      </w:r>
    </w:p>
    <w:p w14:paraId="49AB142C" w14:textId="051679DE" w:rsidR="00434B2B" w:rsidRDefault="00434B2B" w:rsidP="006B770B">
      <w:pPr>
        <w:pStyle w:val="Body"/>
      </w:pPr>
      <w:r>
        <w:t xml:space="preserve">Helpfully for </w:t>
      </w:r>
      <w:del w:id="132" w:author="Rachel Monaghan" w:date="2023-12-01T10:23:00Z">
        <w:r w:rsidDel="0076534B">
          <w:delText>those of us</w:delText>
        </w:r>
      </w:del>
      <w:ins w:id="133" w:author="Rachel Monaghan" w:date="2023-12-01T10:23:00Z">
        <w:r w:rsidR="0076534B">
          <w:t>anyone</w:t>
        </w:r>
      </w:ins>
      <w:r>
        <w:t xml:space="preserve"> coming from R Markdown, </w:t>
      </w:r>
      <w:r w:rsidRPr="002D4E5C">
        <w:rPr>
          <w:rStyle w:val="Literal"/>
        </w:rPr>
        <w:t>fig.height</w:t>
      </w:r>
      <w:r>
        <w:t xml:space="preserve"> and similar options </w:t>
      </w:r>
      <w:del w:id="134" w:author="Rachel Monaghan" w:date="2023-12-01T10:23:00Z">
        <w:r w:rsidDel="0076534B">
          <w:delText xml:space="preserve">with </w:delText>
        </w:r>
      </w:del>
      <w:ins w:id="135" w:author="Rachel Monaghan" w:date="2023-12-01T10:23:00Z">
        <w:r w:rsidR="0076534B">
          <w:t xml:space="preserve">containing </w:t>
        </w:r>
      </w:ins>
      <w:r>
        <w:t xml:space="preserve">periods </w:t>
      </w:r>
      <w:del w:id="136" w:author="Rachel Monaghan" w:date="2023-12-01T10:23:00Z">
        <w:r w:rsidDel="0076534B">
          <w:delText xml:space="preserve">in them </w:delText>
        </w:r>
      </w:del>
      <w:r>
        <w:t>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r w:rsidR="009D2A23" w:rsidRPr="00B12B31">
        <w:rPr>
          <w:rStyle w:val="LinkURL"/>
        </w:rPr>
        <w:t>https://quarto.org/docs/reference/cells/cells-knitr.html</w:t>
      </w:r>
      <w:r>
        <w:t>.</w:t>
      </w:r>
    </w:p>
    <w:p w14:paraId="20B33333" w14:textId="5A0FF42F" w:rsidR="0080334E" w:rsidRDefault="0080334E" w:rsidP="00B12B31">
      <w:pPr>
        <w:pStyle w:val="HeadB"/>
      </w:pPr>
      <w:bookmarkStart w:id="137" w:name="_Toc134789578"/>
      <w:bookmarkStart w:id="138" w:name="_Toc152317620"/>
      <w:r>
        <w:t>The Render Button</w:t>
      </w:r>
      <w:bookmarkEnd w:id="137"/>
      <w:bookmarkEnd w:id="138"/>
    </w:p>
    <w:p w14:paraId="460FCE55" w14:textId="69C56DAA" w:rsidR="00434B2B" w:rsidRDefault="001060F7" w:rsidP="00E24D1F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Knit</w:t>
      </w:r>
      <w:r w:rsidR="00434B2B">
        <w:t xml:space="preserve">. Clicking </w:t>
      </w:r>
      <w:del w:id="139" w:author="Rachel Monaghan" w:date="2023-12-01T10:23:00Z">
        <w:r w:rsidR="00434B2B" w:rsidDel="0076534B">
          <w:lastRenderedPageBreak/>
          <w:delText xml:space="preserve">the </w:delText>
        </w:r>
      </w:del>
      <w:r w:rsidR="00434B2B">
        <w:t xml:space="preserve">Render </w:t>
      </w:r>
      <w:del w:id="140" w:author="Rachel Monaghan" w:date="2023-12-01T10:23:00Z">
        <w:r w:rsidR="00434B2B" w:rsidDel="0076534B">
          <w:delText xml:space="preserve">button </w:delText>
        </w:r>
      </w:del>
      <w:r w:rsidR="00434B2B">
        <w:t>will turn the Quarto document into an HTML file, Word document, or any other output format you select</w:t>
      </w:r>
      <w:r w:rsidR="00E24D1F">
        <w:t>.</w:t>
      </w:r>
    </w:p>
    <w:p w14:paraId="494BE81D" w14:textId="3F04965F" w:rsidR="00434B2B" w:rsidRDefault="00434B2B" w:rsidP="00B12B31">
      <w:pPr>
        <w:pStyle w:val="HeadA"/>
      </w:pPr>
      <w:bookmarkStart w:id="141" w:name="_Toc134789579"/>
      <w:bookmarkStart w:id="142" w:name="_Toc152317621"/>
      <w:bookmarkStart w:id="143" w:name="parameterized-reporting-with-quarto"/>
      <w:bookmarkStart w:id="144" w:name="X293a05100d17c34fec2d699a880e509d3c82d68"/>
      <w:bookmarkEnd w:id="70"/>
      <w:r>
        <w:t>Parameterized Reporting</w:t>
      </w:r>
      <w:bookmarkEnd w:id="141"/>
      <w:bookmarkEnd w:id="142"/>
    </w:p>
    <w:p w14:paraId="00148E16" w14:textId="1BADD9A9" w:rsidR="00434B2B" w:rsidRDefault="0021691A" w:rsidP="00D041CC">
      <w:pPr>
        <w:pStyle w:val="Body"/>
      </w:pPr>
      <w:bookmarkStart w:id="145" w:name="OLE_LINK10"/>
      <w:bookmarkStart w:id="146" w:name="OLE_LINK11"/>
      <w:r>
        <w:t>Now that you’ve learned</w:t>
      </w:r>
      <w:ins w:id="147" w:author="Rachel Monaghan" w:date="2023-12-01T10:23:00Z">
        <w:r w:rsidR="0076534B">
          <w:t xml:space="preserve"> a bit about</w:t>
        </w:r>
      </w:ins>
      <w:r>
        <w:t xml:space="preserve"> how Quarto works, </w:t>
      </w:r>
      <w:del w:id="148" w:author="Rachel Monaghan" w:date="2023-12-01T10:23:00Z">
        <w:r w:rsidDel="0076534B">
          <w:delText xml:space="preserve">let’s </w:delText>
        </w:r>
      </w:del>
      <w:ins w:id="149" w:author="Rachel Monaghan" w:date="2023-12-01T10:23:00Z">
        <w:r w:rsidR="0076534B">
          <w:t xml:space="preserve">you’ll </w:t>
        </w:r>
      </w:ins>
      <w:r>
        <w:t>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</w:t>
      </w:r>
      <w:del w:id="150" w:author="Rachel Monaghan" w:date="2023-12-01T10:24:00Z">
        <w:r w:rsidR="00434B2B" w:rsidDel="0082549E">
          <w:delText xml:space="preserve">take </w:delText>
        </w:r>
      </w:del>
      <w:ins w:id="151" w:author="Rachel Monaghan" w:date="2023-12-01T10:24:00Z">
        <w:r w:rsidR="0082549E">
          <w:t xml:space="preserve">adapt </w:t>
        </w:r>
      </w:ins>
      <w:r w:rsidR="00434B2B">
        <w:t xml:space="preserve">the R Markdown document </w:t>
      </w:r>
      <w:ins w:id="152" w:author="Rachel Monaghan" w:date="2023-12-01T10:26:00Z">
        <w:r w:rsidR="0082549E">
          <w:t xml:space="preserve">you </w:t>
        </w:r>
      </w:ins>
      <w:r w:rsidR="00434B2B">
        <w:t xml:space="preserve">used to make the Urban Institute COVID </w:t>
      </w:r>
      <w:ins w:id="153" w:author="Rachel Monaghan" w:date="2023-12-01T10:24:00Z">
        <w:r w:rsidR="0082549E">
          <w:t>r</w:t>
        </w:r>
      </w:ins>
      <w:del w:id="154" w:author="Rachel Monaghan" w:date="2023-12-01T10:24:00Z">
        <w:r w:rsidR="00434B2B" w:rsidDel="0082549E">
          <w:delText>R</w:delText>
        </w:r>
      </w:del>
      <w:r w:rsidR="00434B2B">
        <w:t xml:space="preserve">eport in </w:t>
      </w:r>
      <w:r w:rsidR="00434B2B" w:rsidRPr="00B12B31">
        <w:rPr>
          <w:rStyle w:val="Xref"/>
        </w:rPr>
        <w:t xml:space="preserve">Chapter </w:t>
      </w:r>
      <w:r w:rsidR="00600D45" w:rsidRPr="00B12B31">
        <w:rPr>
          <w:rStyle w:val="Xref"/>
        </w:rPr>
        <w:t>7</w:t>
      </w:r>
      <w:r w:rsidR="00434B2B">
        <w:t xml:space="preserve"> </w:t>
      </w:r>
      <w:del w:id="155" w:author="Rachel Monaghan" w:date="2023-12-01T10:24:00Z">
        <w:r w:rsidR="00434B2B" w:rsidDel="0082549E">
          <w:delText xml:space="preserve">and adapt it </w:delText>
        </w:r>
      </w:del>
      <w:r w:rsidR="00434B2B">
        <w:t xml:space="preserve">for Quarto </w:t>
      </w:r>
      <w:ins w:id="156" w:author="Rachel Monaghan" w:date="2023-12-01T10:24:00Z">
        <w:r w:rsidR="0082549E">
          <w:t xml:space="preserve">simply </w:t>
        </w:r>
      </w:ins>
      <w:r w:rsidR="00434B2B">
        <w:t xml:space="preserve">by copying the </w:t>
      </w:r>
      <w:r w:rsidR="00434B2B" w:rsidRPr="00B12B31">
        <w:rPr>
          <w:rStyle w:val="Italic"/>
        </w:rPr>
        <w:t>.Rmd</w:t>
      </w:r>
      <w:r w:rsidR="00434B2B">
        <w:t xml:space="preserve"> file</w:t>
      </w:r>
      <w:del w:id="157" w:author="Rachel Monaghan" w:date="2023-12-01T10:24:00Z">
        <w:r w:rsidR="00434B2B" w:rsidDel="0082549E">
          <w:delText xml:space="preserve"> and</w:delText>
        </w:r>
      </w:del>
      <w:ins w:id="158" w:author="Rachel Monaghan" w:date="2023-12-01T10:24:00Z">
        <w:r w:rsidR="0082549E">
          <w:t>,</w:t>
        </w:r>
      </w:ins>
      <w:r w:rsidR="00434B2B">
        <w:t xml:space="preserve"> changing its extension to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qmd</w:t>
      </w:r>
      <w:proofErr w:type="spellEnd"/>
      <w:r w:rsidR="00600D45">
        <w:t xml:space="preserve">, </w:t>
      </w:r>
      <w:ins w:id="159" w:author="Rachel Monaghan" w:date="2023-12-01T10:24:00Z">
        <w:r w:rsidR="0082549E">
          <w:t xml:space="preserve">and </w:t>
        </w:r>
      </w:ins>
      <w:r w:rsidR="00600D45">
        <w:t>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</w:t>
      </w:r>
      <w:ins w:id="160" w:author="Rachel Monaghan" w:date="2023-12-01T10:25:00Z">
        <w:r w:rsidR="0082549E">
          <w:t xml:space="preserve">other </w:t>
        </w:r>
      </w:ins>
      <w:r w:rsidR="00434B2B">
        <w:t>changes:</w:t>
      </w:r>
    </w:p>
    <w:bookmarkEnd w:id="145"/>
    <w:bookmarkEnd w:id="146"/>
    <w:p w14:paraId="2BDE5BAE" w14:textId="77777777" w:rsidR="00FA5967" w:rsidRPr="00C31F21" w:rsidRDefault="00434B2B" w:rsidP="004650E9">
      <w:pPr>
        <w:pStyle w:val="CodeWide"/>
      </w:pPr>
      <w:r w:rsidRPr="004650E9">
        <w:t>---</w:t>
      </w:r>
    </w:p>
    <w:p w14:paraId="3A068B5E" w14:textId="77777777" w:rsidR="00FA5967" w:rsidRDefault="00434B2B" w:rsidP="004650E9">
      <w:pPr>
        <w:pStyle w:val="CodeWide"/>
      </w:pPr>
      <w:r w:rsidRPr="004650E9">
        <w:t>title: "Urban Institute COVID Report"</w:t>
      </w:r>
    </w:p>
    <w:p w14:paraId="0C0F7365" w14:textId="51016151" w:rsidR="00FA5967" w:rsidRDefault="00434B2B" w:rsidP="004650E9">
      <w:pPr>
        <w:pStyle w:val="CodeWide"/>
      </w:pPr>
      <w:r w:rsidRPr="004650E9">
        <w:t>format: html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1</w:t>
      </w:r>
    </w:p>
    <w:p w14:paraId="45D0ABB4" w14:textId="77777777" w:rsidR="00FA5967" w:rsidRPr="003513FB" w:rsidRDefault="00434B2B" w:rsidP="004650E9">
      <w:pPr>
        <w:pStyle w:val="CodeWide"/>
      </w:pPr>
      <w:r w:rsidRPr="004650E9">
        <w:t>params:</w:t>
      </w:r>
    </w:p>
    <w:p w14:paraId="557BD889" w14:textId="77777777" w:rsidR="00FA5967" w:rsidRPr="00C31F21" w:rsidRDefault="00434B2B" w:rsidP="004650E9">
      <w:pPr>
        <w:pStyle w:val="CodeWide"/>
      </w:pPr>
      <w:r w:rsidRPr="004650E9">
        <w:t xml:space="preserve">  state: "Alabama"</w:t>
      </w:r>
    </w:p>
    <w:p w14:paraId="223EE63D" w14:textId="282000B8" w:rsidR="00FA5967" w:rsidRDefault="00434B2B" w:rsidP="004650E9">
      <w:pPr>
        <w:pStyle w:val="CodeWide"/>
      </w:pPr>
      <w:r w:rsidRPr="004650E9">
        <w:t>execute: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2</w:t>
      </w:r>
    </w:p>
    <w:p w14:paraId="1FFD8F8F" w14:textId="77777777" w:rsidR="00FA5967" w:rsidRPr="00C31F21" w:rsidRDefault="00434B2B" w:rsidP="004650E9">
      <w:pPr>
        <w:pStyle w:val="CodeWide"/>
      </w:pPr>
      <w:r w:rsidRPr="004650E9">
        <w:t xml:space="preserve">  echo: false</w:t>
      </w:r>
    </w:p>
    <w:p w14:paraId="09D4E27B" w14:textId="77777777" w:rsidR="00FA5967" w:rsidRPr="00C31F21" w:rsidRDefault="00434B2B" w:rsidP="004650E9">
      <w:pPr>
        <w:pStyle w:val="CodeWide"/>
      </w:pPr>
      <w:r w:rsidRPr="004650E9">
        <w:t xml:space="preserve">  warning: false</w:t>
      </w:r>
    </w:p>
    <w:p w14:paraId="139C1785" w14:textId="77777777" w:rsidR="00FA5967" w:rsidRPr="00C31F21" w:rsidRDefault="00434B2B" w:rsidP="004650E9">
      <w:pPr>
        <w:pStyle w:val="CodeWide"/>
      </w:pPr>
      <w:r w:rsidRPr="004650E9">
        <w:t xml:space="preserve">  message: false</w:t>
      </w:r>
    </w:p>
    <w:p w14:paraId="1BB3AF8E" w14:textId="77777777" w:rsidR="00FA5967" w:rsidRPr="00C31F21" w:rsidRDefault="00434B2B" w:rsidP="004650E9">
      <w:pPr>
        <w:pStyle w:val="CodeWide"/>
      </w:pPr>
      <w:r w:rsidRPr="004650E9">
        <w:t>---</w:t>
      </w:r>
    </w:p>
    <w:p w14:paraId="7DD66C1D" w14:textId="77777777" w:rsidR="00FA5967" w:rsidRDefault="00FA5967" w:rsidP="004650E9">
      <w:pPr>
        <w:pStyle w:val="CodeWide"/>
      </w:pPr>
    </w:p>
    <w:p w14:paraId="342F564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28231192" w14:textId="77777777" w:rsidR="00FA5967" w:rsidRPr="00C31F21" w:rsidRDefault="00434B2B" w:rsidP="004650E9">
      <w:pPr>
        <w:pStyle w:val="CodeWide"/>
      </w:pPr>
      <w:r w:rsidRPr="004650E9">
        <w:t>library(tidyverse)</w:t>
      </w:r>
    </w:p>
    <w:p w14:paraId="3349E240" w14:textId="77777777" w:rsidR="00FA5967" w:rsidRPr="00C31F21" w:rsidRDefault="00434B2B" w:rsidP="004650E9">
      <w:pPr>
        <w:pStyle w:val="CodeWide"/>
      </w:pPr>
      <w:r w:rsidRPr="004650E9">
        <w:t>library(urbnthemes)</w:t>
      </w:r>
    </w:p>
    <w:p w14:paraId="32E0054D" w14:textId="77777777" w:rsidR="00FA5967" w:rsidRPr="00C31F21" w:rsidRDefault="00434B2B" w:rsidP="004650E9">
      <w:pPr>
        <w:pStyle w:val="CodeWide"/>
      </w:pPr>
      <w:r w:rsidRPr="004650E9">
        <w:t>library(here)</w:t>
      </w:r>
    </w:p>
    <w:p w14:paraId="1F2CE552" w14:textId="77777777" w:rsidR="00FA5967" w:rsidRPr="00C31F21" w:rsidRDefault="00434B2B" w:rsidP="004650E9">
      <w:pPr>
        <w:pStyle w:val="CodeWide"/>
      </w:pPr>
      <w:r w:rsidRPr="004650E9">
        <w:t>library(scales)</w:t>
      </w:r>
    </w:p>
    <w:p w14:paraId="22CD5B18" w14:textId="77777777" w:rsidR="00FA5967" w:rsidRPr="00C31F21" w:rsidRDefault="00434B2B" w:rsidP="004650E9">
      <w:pPr>
        <w:pStyle w:val="CodeWide"/>
      </w:pPr>
      <w:r w:rsidRPr="004650E9">
        <w:t>```</w:t>
      </w:r>
    </w:p>
    <w:p w14:paraId="311AAEAC" w14:textId="77777777" w:rsidR="00FA5967" w:rsidRDefault="00FA5967" w:rsidP="004650E9">
      <w:pPr>
        <w:pStyle w:val="CodeWide"/>
      </w:pPr>
    </w:p>
    <w:p w14:paraId="43C33CEC" w14:textId="77777777" w:rsidR="00FA5967" w:rsidRPr="00C31F21" w:rsidRDefault="00434B2B" w:rsidP="004650E9">
      <w:pPr>
        <w:pStyle w:val="CodeWide"/>
      </w:pPr>
      <w:r w:rsidRPr="004650E9">
        <w:t># `r params$state`</w:t>
      </w:r>
    </w:p>
    <w:p w14:paraId="404FC599" w14:textId="77777777" w:rsidR="00FA5967" w:rsidRDefault="00FA5967" w:rsidP="004650E9">
      <w:pPr>
        <w:pStyle w:val="CodeWide"/>
      </w:pPr>
    </w:p>
    <w:p w14:paraId="265F85E6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50921711" w14:textId="77777777" w:rsidR="003F266F" w:rsidRDefault="003F266F" w:rsidP="003F266F">
      <w:pPr>
        <w:pStyle w:val="CodeWide"/>
        <w:rPr>
          <w:ins w:id="161" w:author="David Keyes" w:date="2023-12-05T10:35:00Z"/>
        </w:rPr>
      </w:pPr>
      <w:ins w:id="162" w:author="David Keyes" w:date="2023-12-05T10:35:00Z">
        <w:r>
          <w:t xml:space="preserve">cases &lt;- </w:t>
        </w:r>
        <w:proofErr w:type="spellStart"/>
        <w:r>
          <w:t>tibble</w:t>
        </w:r>
        <w:proofErr w:type="spellEnd"/>
        <w:r>
          <w:t>(state.name) %&gt;%</w:t>
        </w:r>
      </w:ins>
    </w:p>
    <w:p w14:paraId="0F8BDAA5" w14:textId="77777777" w:rsidR="003F266F" w:rsidRDefault="003F266F" w:rsidP="003F266F">
      <w:pPr>
        <w:pStyle w:val="CodeWide"/>
        <w:rPr>
          <w:ins w:id="163" w:author="David Keyes" w:date="2023-12-05T10:35:00Z"/>
        </w:rPr>
      </w:pPr>
      <w:ins w:id="164" w:author="David Keyes" w:date="2023-12-05T10:35:00Z">
        <w:r>
          <w:t xml:space="preserve">  </w:t>
        </w:r>
        <w:proofErr w:type="spellStart"/>
        <w:r>
          <w:t>rbind</w:t>
        </w:r>
        <w:proofErr w:type="spellEnd"/>
        <w:r>
          <w:t>(state.name = "District of Columbia") %&gt;%</w:t>
        </w:r>
      </w:ins>
    </w:p>
    <w:p w14:paraId="034F9BE6" w14:textId="77777777" w:rsidR="003F266F" w:rsidRDefault="003F266F" w:rsidP="003F266F">
      <w:pPr>
        <w:pStyle w:val="CodeWide"/>
        <w:rPr>
          <w:ins w:id="165" w:author="David Keyes" w:date="2023-12-05T10:35:00Z"/>
        </w:rPr>
      </w:pPr>
      <w:ins w:id="166" w:author="David Keyes" w:date="2023-12-05T10:35:00Z">
        <w:r>
          <w:t xml:space="preserve">  </w:t>
        </w:r>
        <w:proofErr w:type="spellStart"/>
        <w:r>
          <w:t>left_join</w:t>
        </w:r>
        <w:proofErr w:type="spellEnd"/>
        <w:r>
          <w:t>(</w:t>
        </w:r>
      </w:ins>
    </w:p>
    <w:p w14:paraId="201C83A0" w14:textId="77777777" w:rsidR="003F266F" w:rsidRDefault="003F266F" w:rsidP="003F266F">
      <w:pPr>
        <w:pStyle w:val="CodeWide"/>
        <w:rPr>
          <w:ins w:id="167" w:author="David Keyes" w:date="2023-12-05T10:35:00Z"/>
        </w:rPr>
      </w:pPr>
      <w:ins w:id="168" w:author="David Keyes" w:date="2023-12-05T10:35:00Z">
        <w:r>
          <w:t xml:space="preserve">    read_csv("https://data.rwithoutstatistics.com/united_states_covid19_cases_deaths_and_testing_by_state.csv", skip = 2),</w:t>
        </w:r>
      </w:ins>
    </w:p>
    <w:p w14:paraId="00F24608" w14:textId="77777777" w:rsidR="003F266F" w:rsidRDefault="003F266F" w:rsidP="003F266F">
      <w:pPr>
        <w:pStyle w:val="CodeWide"/>
        <w:rPr>
          <w:ins w:id="169" w:author="David Keyes" w:date="2023-12-05T10:35:00Z"/>
        </w:rPr>
      </w:pPr>
      <w:ins w:id="170" w:author="David Keyes" w:date="2023-12-05T10:35:00Z">
        <w:r>
          <w:t xml:space="preserve">    by = c("state.name" = "State/Territory")</w:t>
        </w:r>
      </w:ins>
    </w:p>
    <w:p w14:paraId="69754E29" w14:textId="77777777" w:rsidR="003F266F" w:rsidRDefault="003F266F" w:rsidP="003F266F">
      <w:pPr>
        <w:pStyle w:val="CodeWide"/>
        <w:rPr>
          <w:ins w:id="171" w:author="David Keyes" w:date="2023-12-05T10:35:00Z"/>
        </w:rPr>
      </w:pPr>
      <w:ins w:id="172" w:author="David Keyes" w:date="2023-12-05T10:35:00Z">
        <w:r>
          <w:t xml:space="preserve">  ) %&gt;%</w:t>
        </w:r>
      </w:ins>
    </w:p>
    <w:p w14:paraId="54447002" w14:textId="77777777" w:rsidR="003F266F" w:rsidRDefault="003F266F" w:rsidP="003F266F">
      <w:pPr>
        <w:pStyle w:val="CodeWide"/>
        <w:rPr>
          <w:ins w:id="173" w:author="David Keyes" w:date="2023-12-05T10:35:00Z"/>
        </w:rPr>
      </w:pPr>
      <w:ins w:id="174" w:author="David Keyes" w:date="2023-12-05T10:35:00Z">
        <w:r>
          <w:t xml:space="preserve">  select(</w:t>
        </w:r>
      </w:ins>
    </w:p>
    <w:p w14:paraId="6089DE5B" w14:textId="77777777" w:rsidR="003F266F" w:rsidRDefault="003F266F" w:rsidP="003F266F">
      <w:pPr>
        <w:pStyle w:val="CodeWide"/>
        <w:rPr>
          <w:ins w:id="175" w:author="David Keyes" w:date="2023-12-05T10:35:00Z"/>
        </w:rPr>
      </w:pPr>
      <w:ins w:id="176" w:author="David Keyes" w:date="2023-12-05T10:35:00Z">
        <w:r>
          <w:t xml:space="preserve">    </w:t>
        </w:r>
        <w:proofErr w:type="spellStart"/>
        <w:r>
          <w:t>total_cases</w:t>
        </w:r>
        <w:proofErr w:type="spellEnd"/>
        <w:r>
          <w:t xml:space="preserve"> = `Total Cases`,</w:t>
        </w:r>
      </w:ins>
    </w:p>
    <w:p w14:paraId="24243CE6" w14:textId="77777777" w:rsidR="003F266F" w:rsidRDefault="003F266F" w:rsidP="003F266F">
      <w:pPr>
        <w:pStyle w:val="CodeWide"/>
        <w:rPr>
          <w:ins w:id="177" w:author="David Keyes" w:date="2023-12-05T10:35:00Z"/>
        </w:rPr>
      </w:pPr>
      <w:ins w:id="178" w:author="David Keyes" w:date="2023-12-05T10:35:00Z">
        <w:r>
          <w:t xml:space="preserve">    state.name,</w:t>
        </w:r>
      </w:ins>
    </w:p>
    <w:p w14:paraId="1D41165A" w14:textId="77777777" w:rsidR="003F266F" w:rsidRDefault="003F266F" w:rsidP="003F266F">
      <w:pPr>
        <w:pStyle w:val="CodeWide"/>
        <w:rPr>
          <w:ins w:id="179" w:author="David Keyes" w:date="2023-12-05T10:35:00Z"/>
        </w:rPr>
      </w:pPr>
      <w:ins w:id="180" w:author="David Keyes" w:date="2023-12-05T10:35:00Z">
        <w:r>
          <w:t xml:space="preserve">    cases_per_100000 = `Case Rate per 100000`</w:t>
        </w:r>
      </w:ins>
    </w:p>
    <w:p w14:paraId="65034985" w14:textId="77777777" w:rsidR="003F266F" w:rsidRDefault="003F266F" w:rsidP="003F266F">
      <w:pPr>
        <w:pStyle w:val="CodeWide"/>
        <w:rPr>
          <w:ins w:id="181" w:author="David Keyes" w:date="2023-12-05T10:35:00Z"/>
        </w:rPr>
      </w:pPr>
      <w:ins w:id="182" w:author="David Keyes" w:date="2023-12-05T10:35:00Z">
        <w:r>
          <w:t xml:space="preserve">  ) %&gt;%</w:t>
        </w:r>
      </w:ins>
    </w:p>
    <w:p w14:paraId="4A285074" w14:textId="77777777" w:rsidR="003F266F" w:rsidRDefault="003F266F" w:rsidP="003F266F">
      <w:pPr>
        <w:pStyle w:val="CodeWide"/>
        <w:rPr>
          <w:ins w:id="183" w:author="David Keyes" w:date="2023-12-05T10:35:00Z"/>
        </w:rPr>
      </w:pPr>
      <w:ins w:id="184" w:author="David Keyes" w:date="2023-12-05T10:35:00Z">
        <w:r>
          <w:t xml:space="preserve">  mutate(cases_per_100000 = </w:t>
        </w:r>
        <w:proofErr w:type="spellStart"/>
        <w:r>
          <w:t>parse_number</w:t>
        </w:r>
        <w:proofErr w:type="spellEnd"/>
        <w:r>
          <w:t>(cases_per_100000)) %&gt;%</w:t>
        </w:r>
      </w:ins>
    </w:p>
    <w:p w14:paraId="5DE56384" w14:textId="07A34384" w:rsidR="00FA5967" w:rsidDel="003F266F" w:rsidRDefault="003F266F" w:rsidP="004650E9">
      <w:pPr>
        <w:pStyle w:val="CodeWide"/>
        <w:rPr>
          <w:del w:id="185" w:author="David Keyes" w:date="2023-12-05T10:35:00Z"/>
        </w:rPr>
      </w:pPr>
      <w:ins w:id="186" w:author="David Keyes" w:date="2023-12-05T10:35:00Z">
        <w:r>
          <w:t xml:space="preserve">  mutate(</w:t>
        </w:r>
        <w:proofErr w:type="spellStart"/>
        <w:r>
          <w:t>case_rank</w:t>
        </w:r>
        <w:proofErr w:type="spellEnd"/>
        <w:r>
          <w:t xml:space="preserve"> = rank(-cases_per_100000, </w:t>
        </w:r>
        <w:proofErr w:type="spellStart"/>
        <w:r>
          <w:t>ties.method</w:t>
        </w:r>
        <w:proofErr w:type="spellEnd"/>
        <w:r>
          <w:t xml:space="preserve"> = "min"))</w:t>
        </w:r>
      </w:ins>
      <w:del w:id="187" w:author="David Keyes" w:date="2023-12-05T10:35:00Z">
        <w:r w:rsidR="00434B2B" w:rsidRPr="004650E9" w:rsidDel="003F266F">
          <w:delText>cases &lt;- tibble(state.name) %&gt;%</w:delText>
        </w:r>
      </w:del>
    </w:p>
    <w:p w14:paraId="70427873" w14:textId="77777777" w:rsidR="003F266F" w:rsidRPr="00C31F21" w:rsidRDefault="003F266F" w:rsidP="003F266F">
      <w:pPr>
        <w:pStyle w:val="CodeWide"/>
        <w:rPr>
          <w:ins w:id="188" w:author="David Keyes" w:date="2023-12-05T10:35:00Z"/>
        </w:rPr>
      </w:pPr>
    </w:p>
    <w:p w14:paraId="3EE98C3C" w14:textId="4D0D9615" w:rsidR="00FA5967" w:rsidRPr="00C31F21" w:rsidDel="003F266F" w:rsidRDefault="00434B2B" w:rsidP="004650E9">
      <w:pPr>
        <w:pStyle w:val="CodeWide"/>
        <w:rPr>
          <w:del w:id="189" w:author="David Keyes" w:date="2023-12-05T10:35:00Z"/>
        </w:rPr>
      </w:pPr>
      <w:del w:id="190" w:author="David Keyes" w:date="2023-12-05T10:35:00Z">
        <w:r w:rsidRPr="004650E9" w:rsidDel="003F266F">
          <w:delText xml:space="preserve">  rbind(state.name = "District of Columbia") %&gt;%</w:delText>
        </w:r>
      </w:del>
    </w:p>
    <w:p w14:paraId="41084859" w14:textId="41341623" w:rsidR="002516C9" w:rsidDel="003F266F" w:rsidRDefault="00434B2B" w:rsidP="004650E9">
      <w:pPr>
        <w:pStyle w:val="CodeWide"/>
        <w:rPr>
          <w:del w:id="191" w:author="David Keyes" w:date="2023-12-05T10:35:00Z"/>
        </w:rPr>
      </w:pPr>
      <w:del w:id="192" w:author="David Keyes" w:date="2023-12-05T10:35:00Z">
        <w:r w:rsidRPr="004650E9" w:rsidDel="003F266F">
          <w:delText xml:space="preserve">  left_join(read_csv("https://data.rwithoutstatistics.com/united_states_covid19_cases_deaths_</w:delText>
        </w:r>
      </w:del>
    </w:p>
    <w:p w14:paraId="77CD0DF5" w14:textId="2FB8BF26" w:rsidR="00FA5967" w:rsidRPr="00C31F21" w:rsidDel="003F266F" w:rsidRDefault="00434B2B" w:rsidP="004650E9">
      <w:pPr>
        <w:pStyle w:val="CodeWide"/>
        <w:rPr>
          <w:del w:id="193" w:author="David Keyes" w:date="2023-12-05T10:35:00Z"/>
        </w:rPr>
      </w:pPr>
      <w:del w:id="194" w:author="David Keyes" w:date="2023-12-05T10:35:00Z">
        <w:r w:rsidRPr="004650E9" w:rsidDel="003F266F">
          <w:delText>and_testing_by_state.csv", skip = 2),</w:delText>
        </w:r>
      </w:del>
    </w:p>
    <w:p w14:paraId="03900B73" w14:textId="0CF18002" w:rsidR="00FA5967" w:rsidRPr="00C31F21" w:rsidDel="003F266F" w:rsidRDefault="00434B2B" w:rsidP="004650E9">
      <w:pPr>
        <w:pStyle w:val="CodeWide"/>
        <w:rPr>
          <w:del w:id="195" w:author="David Keyes" w:date="2023-12-05T10:35:00Z"/>
        </w:rPr>
      </w:pPr>
      <w:del w:id="196" w:author="David Keyes" w:date="2023-12-05T10:35:00Z">
        <w:r w:rsidRPr="004650E9" w:rsidDel="003F266F">
          <w:delText xml:space="preserve">            by = c("state.name" = "State/Territory")) %&gt;%</w:delText>
        </w:r>
      </w:del>
    </w:p>
    <w:p w14:paraId="3FBC2461" w14:textId="53412D2C" w:rsidR="00FA5967" w:rsidRPr="00C31F21" w:rsidDel="003F266F" w:rsidRDefault="00434B2B" w:rsidP="004650E9">
      <w:pPr>
        <w:pStyle w:val="CodeWide"/>
        <w:rPr>
          <w:del w:id="197" w:author="David Keyes" w:date="2023-12-05T10:35:00Z"/>
        </w:rPr>
      </w:pPr>
      <w:del w:id="198" w:author="David Keyes" w:date="2023-12-05T10:35:00Z">
        <w:r w:rsidRPr="004650E9" w:rsidDel="003F266F">
          <w:delText xml:space="preserve">  select(total_cases = `Total Cases`, state.name,</w:delText>
        </w:r>
      </w:del>
    </w:p>
    <w:p w14:paraId="535CDC4A" w14:textId="6495A4BE" w:rsidR="00FA5967" w:rsidRPr="00C31F21" w:rsidDel="003F266F" w:rsidRDefault="00434B2B" w:rsidP="004650E9">
      <w:pPr>
        <w:pStyle w:val="CodeWide"/>
        <w:rPr>
          <w:del w:id="199" w:author="David Keyes" w:date="2023-12-05T10:35:00Z"/>
        </w:rPr>
      </w:pPr>
      <w:del w:id="200" w:author="David Keyes" w:date="2023-12-05T10:35:00Z">
        <w:r w:rsidRPr="004650E9" w:rsidDel="003F266F">
          <w:delText xml:space="preserve">         cases_per_100000 = `Case Rate per 100000`) %&gt;%</w:delText>
        </w:r>
      </w:del>
    </w:p>
    <w:p w14:paraId="278DF5F8" w14:textId="6F01EF02" w:rsidR="007A231B" w:rsidDel="003F266F" w:rsidRDefault="00434B2B" w:rsidP="004650E9">
      <w:pPr>
        <w:pStyle w:val="CodeWide"/>
        <w:rPr>
          <w:ins w:id="201" w:author="Sydney Cromwell" w:date="2023-10-27T13:59:00Z"/>
          <w:del w:id="202" w:author="David Keyes" w:date="2023-12-05T10:35:00Z"/>
        </w:rPr>
      </w:pPr>
      <w:del w:id="203" w:author="David Keyes" w:date="2023-12-05T10:35:00Z">
        <w:r w:rsidRPr="004650E9" w:rsidDel="003F266F">
          <w:delText xml:space="preserve">  mutate(cases_per_100000 = parse_number(cases_per_100000)) %&gt;%</w:delText>
        </w:r>
      </w:del>
    </w:p>
    <w:p w14:paraId="01068234" w14:textId="4F3C1F85" w:rsidR="00FA5967" w:rsidRPr="00C31F21" w:rsidDel="003F266F" w:rsidRDefault="00434B2B" w:rsidP="004650E9">
      <w:pPr>
        <w:pStyle w:val="CodeWide"/>
        <w:rPr>
          <w:del w:id="204" w:author="David Keyes" w:date="2023-12-05T10:35:00Z"/>
        </w:rPr>
      </w:pPr>
      <w:del w:id="205" w:author="David Keyes" w:date="2023-12-05T10:35:00Z">
        <w:r w:rsidRPr="004650E9" w:rsidDel="003F266F">
          <w:delText xml:space="preserve">  mutate(case_rank = rank(-cases_per_100000, ties.method = "min"))</w:delText>
        </w:r>
      </w:del>
    </w:p>
    <w:p w14:paraId="16DDD9BF" w14:textId="77777777" w:rsidR="00FA5967" w:rsidRPr="00C31F21" w:rsidRDefault="00434B2B" w:rsidP="004650E9">
      <w:pPr>
        <w:pStyle w:val="CodeWide"/>
      </w:pPr>
      <w:r w:rsidRPr="004650E9">
        <w:t>```</w:t>
      </w:r>
    </w:p>
    <w:p w14:paraId="41258AEC" w14:textId="77777777" w:rsidR="00FA5967" w:rsidRDefault="00FA5967" w:rsidP="004650E9">
      <w:pPr>
        <w:pStyle w:val="CodeWide"/>
      </w:pPr>
    </w:p>
    <w:p w14:paraId="7543840F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775C3E5C" w14:textId="77777777" w:rsidR="003F266F" w:rsidRDefault="003F266F" w:rsidP="003F266F">
      <w:pPr>
        <w:pStyle w:val="CodeWide"/>
        <w:rPr>
          <w:ins w:id="206" w:author="David Keyes" w:date="2023-12-05T10:35:00Z"/>
        </w:rPr>
      </w:pPr>
      <w:proofErr w:type="spellStart"/>
      <w:ins w:id="207" w:author="David Keyes" w:date="2023-12-05T10:35:00Z">
        <w:r>
          <w:t>state_text</w:t>
        </w:r>
        <w:proofErr w:type="spellEnd"/>
        <w:r>
          <w:t xml:space="preserve"> &lt;- </w:t>
        </w:r>
        <w:proofErr w:type="spellStart"/>
        <w:r>
          <w:t>if_else</w:t>
        </w:r>
        <w:proofErr w:type="spellEnd"/>
        <w:r>
          <w:t>(</w:t>
        </w:r>
        <w:proofErr w:type="spellStart"/>
        <w:r>
          <w:t>params$state</w:t>
        </w:r>
        <w:proofErr w:type="spellEnd"/>
        <w:r>
          <w:t xml:space="preserve"> == "District of Columbia", </w:t>
        </w:r>
        <w:proofErr w:type="spellStart"/>
        <w:r>
          <w:t>str_glue</w:t>
        </w:r>
        <w:proofErr w:type="spellEnd"/>
        <w:r>
          <w:t xml:space="preserve">("the District of Columbia"), </w:t>
        </w:r>
        <w:proofErr w:type="spellStart"/>
        <w:r>
          <w:t>str_glue</w:t>
        </w:r>
        <w:proofErr w:type="spellEnd"/>
        <w:r>
          <w:t>("state of {</w:t>
        </w:r>
        <w:proofErr w:type="spellStart"/>
        <w:r>
          <w:t>params$state</w:t>
        </w:r>
        <w:proofErr w:type="spellEnd"/>
        <w:r>
          <w:t>}"))</w:t>
        </w:r>
      </w:ins>
    </w:p>
    <w:p w14:paraId="28D1363A" w14:textId="77777777" w:rsidR="003F266F" w:rsidRDefault="003F266F" w:rsidP="003F266F">
      <w:pPr>
        <w:pStyle w:val="CodeWide"/>
        <w:rPr>
          <w:ins w:id="208" w:author="David Keyes" w:date="2023-12-05T10:35:00Z"/>
        </w:rPr>
      </w:pPr>
    </w:p>
    <w:p w14:paraId="7D1A0AA3" w14:textId="77777777" w:rsidR="003F266F" w:rsidRDefault="003F266F" w:rsidP="003F266F">
      <w:pPr>
        <w:pStyle w:val="CodeWide"/>
        <w:rPr>
          <w:ins w:id="209" w:author="David Keyes" w:date="2023-12-05T10:35:00Z"/>
        </w:rPr>
      </w:pPr>
      <w:ins w:id="210" w:author="David Keyes" w:date="2023-12-05T10:35:00Z">
        <w:r>
          <w:t>state_cases_per_100000 &lt;- cases %&gt;%</w:t>
        </w:r>
      </w:ins>
    </w:p>
    <w:p w14:paraId="6B16F890" w14:textId="77777777" w:rsidR="003F266F" w:rsidRDefault="003F266F" w:rsidP="003F266F">
      <w:pPr>
        <w:pStyle w:val="CodeWide"/>
        <w:rPr>
          <w:ins w:id="211" w:author="David Keyes" w:date="2023-12-05T10:35:00Z"/>
        </w:rPr>
      </w:pPr>
      <w:ins w:id="212" w:author="David Keyes" w:date="2023-12-05T10:35:00Z">
        <w:r>
          <w:t xml:space="preserve">  filter(state.name == </w:t>
        </w:r>
        <w:proofErr w:type="spellStart"/>
        <w:r>
          <w:t>params$state</w:t>
        </w:r>
        <w:proofErr w:type="spellEnd"/>
        <w:r>
          <w:t>) %&gt;%</w:t>
        </w:r>
      </w:ins>
    </w:p>
    <w:p w14:paraId="6B4A94FC" w14:textId="77777777" w:rsidR="003F266F" w:rsidRDefault="003F266F" w:rsidP="003F266F">
      <w:pPr>
        <w:pStyle w:val="CodeWide"/>
        <w:rPr>
          <w:ins w:id="213" w:author="David Keyes" w:date="2023-12-05T10:35:00Z"/>
        </w:rPr>
      </w:pPr>
      <w:ins w:id="214" w:author="David Keyes" w:date="2023-12-05T10:35:00Z">
        <w:r>
          <w:t xml:space="preserve">  pull(cases_per_100000) %&gt;%</w:t>
        </w:r>
      </w:ins>
    </w:p>
    <w:p w14:paraId="27427E4F" w14:textId="77777777" w:rsidR="003F266F" w:rsidRDefault="003F266F" w:rsidP="003F266F">
      <w:pPr>
        <w:pStyle w:val="CodeWide"/>
        <w:rPr>
          <w:ins w:id="215" w:author="David Keyes" w:date="2023-12-05T10:35:00Z"/>
        </w:rPr>
      </w:pPr>
      <w:ins w:id="216" w:author="David Keyes" w:date="2023-12-05T10:35:00Z">
        <w:r>
          <w:t xml:space="preserve">  comma()</w:t>
        </w:r>
      </w:ins>
    </w:p>
    <w:p w14:paraId="3CF472CB" w14:textId="77777777" w:rsidR="003F266F" w:rsidRDefault="003F266F" w:rsidP="003F266F">
      <w:pPr>
        <w:pStyle w:val="CodeWide"/>
        <w:rPr>
          <w:ins w:id="217" w:author="David Keyes" w:date="2023-12-05T10:35:00Z"/>
        </w:rPr>
      </w:pPr>
    </w:p>
    <w:p w14:paraId="08E4A446" w14:textId="77777777" w:rsidR="003F266F" w:rsidRDefault="003F266F" w:rsidP="003F266F">
      <w:pPr>
        <w:pStyle w:val="CodeWide"/>
        <w:rPr>
          <w:ins w:id="218" w:author="David Keyes" w:date="2023-12-05T10:35:00Z"/>
        </w:rPr>
      </w:pPr>
      <w:proofErr w:type="spellStart"/>
      <w:ins w:id="219" w:author="David Keyes" w:date="2023-12-05T10:35:00Z">
        <w:r>
          <w:t>state_cases_rank</w:t>
        </w:r>
        <w:proofErr w:type="spellEnd"/>
        <w:r>
          <w:t xml:space="preserve"> &lt;- cases %&gt;%</w:t>
        </w:r>
      </w:ins>
    </w:p>
    <w:p w14:paraId="467ED2B1" w14:textId="77777777" w:rsidR="003F266F" w:rsidRDefault="003F266F" w:rsidP="003F266F">
      <w:pPr>
        <w:pStyle w:val="CodeWide"/>
        <w:rPr>
          <w:ins w:id="220" w:author="David Keyes" w:date="2023-12-05T10:35:00Z"/>
        </w:rPr>
      </w:pPr>
      <w:ins w:id="221" w:author="David Keyes" w:date="2023-12-05T10:35:00Z">
        <w:r>
          <w:t xml:space="preserve">  filter(state.name == </w:t>
        </w:r>
        <w:proofErr w:type="spellStart"/>
        <w:r>
          <w:t>params$state</w:t>
        </w:r>
        <w:proofErr w:type="spellEnd"/>
        <w:r>
          <w:t>) %&gt;%</w:t>
        </w:r>
      </w:ins>
    </w:p>
    <w:p w14:paraId="0C2201DD" w14:textId="0A65B229" w:rsidR="007A231B" w:rsidDel="003F266F" w:rsidRDefault="003F266F" w:rsidP="004650E9">
      <w:pPr>
        <w:pStyle w:val="CodeWide"/>
        <w:rPr>
          <w:del w:id="222" w:author="David Keyes" w:date="2023-12-05T10:35:00Z"/>
        </w:rPr>
      </w:pPr>
      <w:ins w:id="223" w:author="David Keyes" w:date="2023-12-05T10:35:00Z">
        <w:r>
          <w:lastRenderedPageBreak/>
          <w:t xml:space="preserve">  pull(</w:t>
        </w:r>
        <w:proofErr w:type="spellStart"/>
        <w:r>
          <w:t>case_rank</w:t>
        </w:r>
        <w:proofErr w:type="spellEnd"/>
        <w:r>
          <w:t>)</w:t>
        </w:r>
      </w:ins>
      <w:del w:id="224" w:author="David Keyes" w:date="2023-12-05T10:35:00Z">
        <w:r w:rsidR="00434B2B" w:rsidRPr="004650E9" w:rsidDel="003F266F">
          <w:delText>state_text &lt;- if_else(params$state == "District of Columbia", str_glue("the District of</w:delText>
        </w:r>
      </w:del>
    </w:p>
    <w:p w14:paraId="071B8B88" w14:textId="77777777" w:rsidR="003F266F" w:rsidRDefault="003F266F" w:rsidP="003F266F">
      <w:pPr>
        <w:pStyle w:val="CodeWide"/>
        <w:rPr>
          <w:ins w:id="225" w:author="David Keyes" w:date="2023-12-05T10:35:00Z"/>
        </w:rPr>
      </w:pPr>
    </w:p>
    <w:p w14:paraId="15309114" w14:textId="50C8C74D" w:rsidR="00FA5967" w:rsidRPr="00C31F21" w:rsidDel="003F266F" w:rsidRDefault="00434B2B" w:rsidP="004650E9">
      <w:pPr>
        <w:pStyle w:val="CodeWide"/>
        <w:rPr>
          <w:del w:id="226" w:author="David Keyes" w:date="2023-12-05T10:35:00Z"/>
        </w:rPr>
      </w:pPr>
      <w:del w:id="227" w:author="David Keyes" w:date="2023-12-05T10:35:00Z">
        <w:r w:rsidRPr="004650E9" w:rsidDel="003F266F">
          <w:delText>Columbia"), str_glue("state of {params$state}"))</w:delText>
        </w:r>
      </w:del>
    </w:p>
    <w:p w14:paraId="73E1D1E3" w14:textId="4192BE8C" w:rsidR="00FA5967" w:rsidDel="003F266F" w:rsidRDefault="00FA5967" w:rsidP="004650E9">
      <w:pPr>
        <w:pStyle w:val="CodeWide"/>
        <w:rPr>
          <w:del w:id="228" w:author="David Keyes" w:date="2023-12-05T10:35:00Z"/>
        </w:rPr>
      </w:pPr>
    </w:p>
    <w:p w14:paraId="17CEFCFD" w14:textId="10023B3B" w:rsidR="00FA5967" w:rsidRPr="00C31F21" w:rsidDel="003F266F" w:rsidRDefault="00434B2B" w:rsidP="004650E9">
      <w:pPr>
        <w:pStyle w:val="CodeWide"/>
        <w:rPr>
          <w:del w:id="229" w:author="David Keyes" w:date="2023-12-05T10:35:00Z"/>
        </w:rPr>
      </w:pPr>
      <w:del w:id="230" w:author="David Keyes" w:date="2023-12-05T10:35:00Z">
        <w:r w:rsidRPr="004650E9" w:rsidDel="003F266F">
          <w:delText>state_cases_per_100000 &lt;- cases %&gt;%</w:delText>
        </w:r>
      </w:del>
    </w:p>
    <w:p w14:paraId="0FAE3BCD" w14:textId="5F5B61FF" w:rsidR="007A231B" w:rsidDel="003F266F" w:rsidRDefault="00434B2B" w:rsidP="004650E9">
      <w:pPr>
        <w:pStyle w:val="CodeWide"/>
        <w:rPr>
          <w:ins w:id="231" w:author="Sydney Cromwell" w:date="2023-10-27T13:59:00Z"/>
          <w:del w:id="232" w:author="David Keyes" w:date="2023-12-05T10:35:00Z"/>
        </w:rPr>
      </w:pPr>
      <w:del w:id="233" w:author="David Keyes" w:date="2023-12-05T10:35:00Z">
        <w:r w:rsidRPr="004650E9" w:rsidDel="003F266F">
          <w:delText xml:space="preserve">  filter(state.name == params$state) %&gt;%</w:delText>
        </w:r>
      </w:del>
    </w:p>
    <w:p w14:paraId="2A38EA03" w14:textId="4A44BAFE" w:rsidR="007A231B" w:rsidDel="003F266F" w:rsidRDefault="00434B2B" w:rsidP="004650E9">
      <w:pPr>
        <w:pStyle w:val="CodeWide"/>
        <w:rPr>
          <w:ins w:id="234" w:author="Sydney Cromwell" w:date="2023-10-27T13:59:00Z"/>
          <w:del w:id="235" w:author="David Keyes" w:date="2023-12-05T10:35:00Z"/>
        </w:rPr>
      </w:pPr>
      <w:del w:id="236" w:author="David Keyes" w:date="2023-12-05T10:35:00Z">
        <w:r w:rsidRPr="004650E9" w:rsidDel="003F266F">
          <w:delText xml:space="preserve">  pull(cases_per_100000) %&gt;%</w:delText>
        </w:r>
      </w:del>
    </w:p>
    <w:p w14:paraId="59FE1E83" w14:textId="614EB6C7" w:rsidR="00FA5967" w:rsidRPr="00C31F21" w:rsidDel="003F266F" w:rsidRDefault="00434B2B" w:rsidP="004650E9">
      <w:pPr>
        <w:pStyle w:val="CodeWide"/>
        <w:rPr>
          <w:del w:id="237" w:author="David Keyes" w:date="2023-12-05T10:35:00Z"/>
        </w:rPr>
      </w:pPr>
      <w:del w:id="238" w:author="David Keyes" w:date="2023-12-05T10:35:00Z">
        <w:r w:rsidRPr="004650E9" w:rsidDel="003F266F">
          <w:delText xml:space="preserve">  comma()</w:delText>
        </w:r>
      </w:del>
    </w:p>
    <w:p w14:paraId="70AC2104" w14:textId="23C6EC14" w:rsidR="00FA5967" w:rsidDel="003F266F" w:rsidRDefault="00FA5967" w:rsidP="004650E9">
      <w:pPr>
        <w:pStyle w:val="CodeWide"/>
        <w:rPr>
          <w:del w:id="239" w:author="David Keyes" w:date="2023-12-05T10:35:00Z"/>
        </w:rPr>
      </w:pPr>
    </w:p>
    <w:p w14:paraId="1A1C6D26" w14:textId="4C1BBC0A" w:rsidR="00FA5967" w:rsidRPr="00C31F21" w:rsidDel="003F266F" w:rsidRDefault="00434B2B" w:rsidP="004650E9">
      <w:pPr>
        <w:pStyle w:val="CodeWide"/>
        <w:rPr>
          <w:del w:id="240" w:author="David Keyes" w:date="2023-12-05T10:35:00Z"/>
        </w:rPr>
      </w:pPr>
      <w:del w:id="241" w:author="David Keyes" w:date="2023-12-05T10:35:00Z">
        <w:r w:rsidRPr="004650E9" w:rsidDel="003F266F">
          <w:delText>state_cases_rank &lt;- cases %&gt;%</w:delText>
        </w:r>
      </w:del>
    </w:p>
    <w:p w14:paraId="647633F4" w14:textId="10D01C9D" w:rsidR="007A231B" w:rsidDel="003F266F" w:rsidRDefault="00434B2B" w:rsidP="004650E9">
      <w:pPr>
        <w:pStyle w:val="CodeWide"/>
        <w:rPr>
          <w:ins w:id="242" w:author="Sydney Cromwell" w:date="2023-10-27T13:59:00Z"/>
          <w:del w:id="243" w:author="David Keyes" w:date="2023-12-05T10:35:00Z"/>
        </w:rPr>
      </w:pPr>
      <w:del w:id="244" w:author="David Keyes" w:date="2023-12-05T10:35:00Z">
        <w:r w:rsidRPr="004650E9" w:rsidDel="003F266F">
          <w:delText xml:space="preserve">  filter(state.name == params$state) %&gt;%</w:delText>
        </w:r>
      </w:del>
    </w:p>
    <w:p w14:paraId="3FD4E70C" w14:textId="15DA6B8A" w:rsidR="00FA5967" w:rsidRPr="00C31F21" w:rsidDel="003F266F" w:rsidRDefault="00434B2B" w:rsidP="004650E9">
      <w:pPr>
        <w:pStyle w:val="CodeWide"/>
        <w:rPr>
          <w:del w:id="245" w:author="David Keyes" w:date="2023-12-05T10:35:00Z"/>
        </w:rPr>
      </w:pPr>
      <w:del w:id="246" w:author="David Keyes" w:date="2023-12-05T10:35:00Z">
        <w:r w:rsidRPr="004650E9" w:rsidDel="003F266F">
          <w:delText xml:space="preserve">  pull(case_rank)</w:delText>
        </w:r>
      </w:del>
    </w:p>
    <w:p w14:paraId="404F33C1" w14:textId="77777777" w:rsidR="00FA5967" w:rsidRPr="00C31F21" w:rsidRDefault="00434B2B" w:rsidP="004650E9">
      <w:pPr>
        <w:pStyle w:val="CodeWide"/>
      </w:pPr>
      <w:r w:rsidRPr="004650E9">
        <w:t>```</w:t>
      </w:r>
    </w:p>
    <w:p w14:paraId="2EF0CFA5" w14:textId="77777777" w:rsidR="00FA5967" w:rsidRDefault="00FA5967" w:rsidP="004650E9">
      <w:pPr>
        <w:pStyle w:val="CodeWide"/>
      </w:pPr>
    </w:p>
    <w:p w14:paraId="25B400B1" w14:textId="7695E08E" w:rsidR="007A231B" w:rsidRDefault="00434B2B" w:rsidP="004650E9">
      <w:pPr>
        <w:pStyle w:val="CodeWide"/>
        <w:rPr>
          <w:ins w:id="247" w:author="Sydney Cromwell" w:date="2023-10-27T13:59:00Z"/>
        </w:rPr>
      </w:pPr>
      <w:r w:rsidRPr="004650E9">
        <w:t>In `r state_text`, there were `r state_cases_per_100000` cases per 100,000 people in the last</w:t>
      </w:r>
    </w:p>
    <w:p w14:paraId="058B531B" w14:textId="67ADD687" w:rsidR="007A231B" w:rsidRDefault="00434B2B" w:rsidP="004650E9">
      <w:pPr>
        <w:pStyle w:val="CodeWide"/>
        <w:rPr>
          <w:ins w:id="248" w:author="Sydney Cromwell" w:date="2023-10-27T13:59:00Z"/>
        </w:rPr>
      </w:pPr>
      <w:r w:rsidRPr="004650E9">
        <w:t>seven days. This puts `r params$state` at number `r state_cases_rank` of 50 states and the</w:t>
      </w:r>
    </w:p>
    <w:p w14:paraId="4CFFED41" w14:textId="627EC889" w:rsidR="007A231B" w:rsidRDefault="00434B2B" w:rsidP="004650E9">
      <w:pPr>
        <w:pStyle w:val="CodeWide"/>
        <w:rPr>
          <w:ins w:id="249" w:author="Sydney Cromwell" w:date="2023-10-27T13:59:00Z"/>
        </w:rPr>
      </w:pPr>
      <w:r w:rsidRPr="004650E9">
        <w:t>District of Columbia.</w:t>
      </w:r>
    </w:p>
    <w:p w14:paraId="6AE45D6E" w14:textId="77777777" w:rsidR="00FA5967" w:rsidRDefault="00FA5967" w:rsidP="004650E9">
      <w:pPr>
        <w:pStyle w:val="CodeWide"/>
      </w:pPr>
    </w:p>
    <w:p w14:paraId="3C1645C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0AA72A01" w14:textId="682DBFBA" w:rsidR="00FA5967" w:rsidRDefault="00434B2B" w:rsidP="004650E9">
      <w:pPr>
        <w:pStyle w:val="CodeWide"/>
      </w:pPr>
      <w:r w:rsidRPr="004650E9">
        <w:t>#| fig-height: 8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3</w:t>
      </w:r>
    </w:p>
    <w:p w14:paraId="77609578" w14:textId="77777777" w:rsidR="00FA5967" w:rsidRDefault="00FA5967" w:rsidP="004650E9">
      <w:pPr>
        <w:pStyle w:val="CodeWide"/>
      </w:pPr>
    </w:p>
    <w:p w14:paraId="175190BA" w14:textId="77777777" w:rsidR="006D4198" w:rsidRDefault="006D4198" w:rsidP="006D4198">
      <w:pPr>
        <w:pStyle w:val="CodeWide"/>
        <w:rPr>
          <w:ins w:id="250" w:author="David Keyes" w:date="2023-12-05T10:35:00Z"/>
        </w:rPr>
      </w:pPr>
      <w:proofErr w:type="spellStart"/>
      <w:ins w:id="251" w:author="David Keyes" w:date="2023-12-05T10:35:00Z">
        <w:r>
          <w:t>set_urbn_defaults</w:t>
        </w:r>
        <w:proofErr w:type="spellEnd"/>
        <w:r>
          <w:t>(style = "print")</w:t>
        </w:r>
      </w:ins>
    </w:p>
    <w:p w14:paraId="2F29F04F" w14:textId="77777777" w:rsidR="006D4198" w:rsidRDefault="006D4198" w:rsidP="006D4198">
      <w:pPr>
        <w:pStyle w:val="CodeWide"/>
        <w:rPr>
          <w:ins w:id="252" w:author="David Keyes" w:date="2023-12-05T10:35:00Z"/>
        </w:rPr>
      </w:pPr>
    </w:p>
    <w:p w14:paraId="76F4DE23" w14:textId="77777777" w:rsidR="006D4198" w:rsidRDefault="006D4198" w:rsidP="006D4198">
      <w:pPr>
        <w:pStyle w:val="CodeWide"/>
        <w:rPr>
          <w:ins w:id="253" w:author="David Keyes" w:date="2023-12-05T10:35:00Z"/>
        </w:rPr>
      </w:pPr>
      <w:ins w:id="254" w:author="David Keyes" w:date="2023-12-05T10:35:00Z">
        <w:r>
          <w:t>cases %&gt;%</w:t>
        </w:r>
      </w:ins>
    </w:p>
    <w:p w14:paraId="2AFAE3F2" w14:textId="77777777" w:rsidR="006D4198" w:rsidRDefault="006D4198" w:rsidP="006D4198">
      <w:pPr>
        <w:pStyle w:val="CodeWide"/>
        <w:rPr>
          <w:ins w:id="255" w:author="David Keyes" w:date="2023-12-05T10:35:00Z"/>
        </w:rPr>
      </w:pPr>
      <w:ins w:id="256" w:author="David Keyes" w:date="2023-12-05T10:35:00Z">
        <w:r>
          <w:t xml:space="preserve">  mutate(</w:t>
        </w:r>
        <w:proofErr w:type="spellStart"/>
        <w:r>
          <w:t>highlight_state</w:t>
        </w:r>
        <w:proofErr w:type="spellEnd"/>
        <w:r>
          <w:t xml:space="preserve"> = </w:t>
        </w:r>
        <w:proofErr w:type="spellStart"/>
        <w:r>
          <w:t>if_else</w:t>
        </w:r>
        <w:proofErr w:type="spellEnd"/>
        <w:r>
          <w:t xml:space="preserve">(state.name == </w:t>
        </w:r>
        <w:proofErr w:type="spellStart"/>
        <w:r>
          <w:t>params$state</w:t>
        </w:r>
        <w:proofErr w:type="spellEnd"/>
        <w:r>
          <w:t>, "Y", "N")) %&gt;%</w:t>
        </w:r>
      </w:ins>
    </w:p>
    <w:p w14:paraId="76077EB9" w14:textId="77777777" w:rsidR="006D4198" w:rsidRDefault="006D4198" w:rsidP="006D4198">
      <w:pPr>
        <w:pStyle w:val="CodeWide"/>
        <w:rPr>
          <w:ins w:id="257" w:author="David Keyes" w:date="2023-12-05T10:35:00Z"/>
        </w:rPr>
      </w:pPr>
      <w:ins w:id="258" w:author="David Keyes" w:date="2023-12-05T10:35:00Z">
        <w:r>
          <w:t xml:space="preserve">  mutate(state.name = </w:t>
        </w:r>
        <w:proofErr w:type="spellStart"/>
        <w:r>
          <w:t>fct_reorder</w:t>
        </w:r>
        <w:proofErr w:type="spellEnd"/>
        <w:r>
          <w:t>(state.name, cases_per_100000)) %&gt;%</w:t>
        </w:r>
      </w:ins>
    </w:p>
    <w:p w14:paraId="189567CF" w14:textId="77777777" w:rsidR="006D4198" w:rsidRDefault="006D4198" w:rsidP="006D4198">
      <w:pPr>
        <w:pStyle w:val="CodeWide"/>
        <w:rPr>
          <w:ins w:id="259" w:author="David Keyes" w:date="2023-12-05T10:35:00Z"/>
        </w:rPr>
      </w:pPr>
      <w:ins w:id="260" w:author="David Keyes" w:date="2023-12-05T10:35:00Z">
        <w:r>
          <w:t xml:space="preserve">  ggplot(</w:t>
        </w:r>
        <w:proofErr w:type="spellStart"/>
        <w:r>
          <w:t>aes</w:t>
        </w:r>
        <w:proofErr w:type="spellEnd"/>
        <w:r>
          <w:t>(</w:t>
        </w:r>
      </w:ins>
    </w:p>
    <w:p w14:paraId="36BC398E" w14:textId="77777777" w:rsidR="006D4198" w:rsidRDefault="006D4198" w:rsidP="006D4198">
      <w:pPr>
        <w:pStyle w:val="CodeWide"/>
        <w:rPr>
          <w:ins w:id="261" w:author="David Keyes" w:date="2023-12-05T10:35:00Z"/>
        </w:rPr>
      </w:pPr>
      <w:ins w:id="262" w:author="David Keyes" w:date="2023-12-05T10:35:00Z">
        <w:r>
          <w:t xml:space="preserve">    x = cases_per_100000,</w:t>
        </w:r>
      </w:ins>
    </w:p>
    <w:p w14:paraId="6DF8CFC1" w14:textId="77777777" w:rsidR="006D4198" w:rsidRDefault="006D4198" w:rsidP="006D4198">
      <w:pPr>
        <w:pStyle w:val="CodeWide"/>
        <w:rPr>
          <w:ins w:id="263" w:author="David Keyes" w:date="2023-12-05T10:35:00Z"/>
        </w:rPr>
      </w:pPr>
      <w:ins w:id="264" w:author="David Keyes" w:date="2023-12-05T10:35:00Z">
        <w:r>
          <w:t xml:space="preserve">    y = state.name,</w:t>
        </w:r>
      </w:ins>
    </w:p>
    <w:p w14:paraId="7D4710C7" w14:textId="77777777" w:rsidR="006D4198" w:rsidRDefault="006D4198" w:rsidP="006D4198">
      <w:pPr>
        <w:pStyle w:val="CodeWide"/>
        <w:rPr>
          <w:ins w:id="265" w:author="David Keyes" w:date="2023-12-05T10:35:00Z"/>
        </w:rPr>
      </w:pPr>
      <w:ins w:id="266" w:author="David Keyes" w:date="2023-12-05T10:35:00Z">
        <w:r>
          <w:t xml:space="preserve">    fill = </w:t>
        </w:r>
        <w:proofErr w:type="spellStart"/>
        <w:r>
          <w:t>highlight_state</w:t>
        </w:r>
        <w:proofErr w:type="spellEnd"/>
      </w:ins>
    </w:p>
    <w:p w14:paraId="2A5B9143" w14:textId="77777777" w:rsidR="006D4198" w:rsidRDefault="006D4198" w:rsidP="006D4198">
      <w:pPr>
        <w:pStyle w:val="CodeWide"/>
        <w:rPr>
          <w:ins w:id="267" w:author="David Keyes" w:date="2023-12-05T10:35:00Z"/>
        </w:rPr>
      </w:pPr>
      <w:ins w:id="268" w:author="David Keyes" w:date="2023-12-05T10:35:00Z">
        <w:r>
          <w:t xml:space="preserve">  )) +</w:t>
        </w:r>
      </w:ins>
    </w:p>
    <w:p w14:paraId="15E091A2" w14:textId="77777777" w:rsidR="006D4198" w:rsidRDefault="006D4198" w:rsidP="006D4198">
      <w:pPr>
        <w:pStyle w:val="CodeWide"/>
        <w:rPr>
          <w:ins w:id="269" w:author="David Keyes" w:date="2023-12-05T10:35:00Z"/>
        </w:rPr>
      </w:pPr>
      <w:ins w:id="270" w:author="David Keyes" w:date="2023-12-05T10:35:00Z">
        <w:r>
          <w:t xml:space="preserve">  </w:t>
        </w:r>
        <w:proofErr w:type="spellStart"/>
        <w:r>
          <w:t>geom_col</w:t>
        </w:r>
        <w:proofErr w:type="spellEnd"/>
        <w:r>
          <w:t>() +</w:t>
        </w:r>
      </w:ins>
    </w:p>
    <w:p w14:paraId="633FA29B" w14:textId="77777777" w:rsidR="006D4198" w:rsidRDefault="006D4198" w:rsidP="006D4198">
      <w:pPr>
        <w:pStyle w:val="CodeWide"/>
        <w:rPr>
          <w:ins w:id="271" w:author="David Keyes" w:date="2023-12-05T10:35:00Z"/>
        </w:rPr>
      </w:pPr>
      <w:ins w:id="272" w:author="David Keyes" w:date="2023-12-05T10:35:00Z">
        <w:r>
          <w:t xml:space="preserve">  </w:t>
        </w:r>
        <w:proofErr w:type="spellStart"/>
        <w:r>
          <w:t>scale_x_continuous</w:t>
        </w:r>
        <w:proofErr w:type="spellEnd"/>
        <w:r>
          <w:t xml:space="preserve">(labels = </w:t>
        </w:r>
        <w:proofErr w:type="spellStart"/>
        <w:r>
          <w:t>comma_format</w:t>
        </w:r>
        <w:proofErr w:type="spellEnd"/>
        <w:r>
          <w:t>()) +</w:t>
        </w:r>
      </w:ins>
    </w:p>
    <w:p w14:paraId="1B4DFB56" w14:textId="77777777" w:rsidR="006D4198" w:rsidRDefault="006D4198" w:rsidP="006D4198">
      <w:pPr>
        <w:pStyle w:val="CodeWide"/>
        <w:rPr>
          <w:ins w:id="273" w:author="David Keyes" w:date="2023-12-05T10:35:00Z"/>
        </w:rPr>
      </w:pPr>
      <w:ins w:id="274" w:author="David Keyes" w:date="2023-12-05T10:35:00Z">
        <w:r>
          <w:t xml:space="preserve">  theme(</w:t>
        </w:r>
        <w:proofErr w:type="spellStart"/>
        <w:r>
          <w:t>legend.position</w:t>
        </w:r>
        <w:proofErr w:type="spellEnd"/>
        <w:r>
          <w:t xml:space="preserve"> = "none") +</w:t>
        </w:r>
      </w:ins>
    </w:p>
    <w:p w14:paraId="19AFE2B8" w14:textId="77777777" w:rsidR="006D4198" w:rsidRDefault="006D4198" w:rsidP="006D4198">
      <w:pPr>
        <w:pStyle w:val="CodeWide"/>
        <w:rPr>
          <w:ins w:id="275" w:author="David Keyes" w:date="2023-12-05T10:35:00Z"/>
        </w:rPr>
      </w:pPr>
      <w:ins w:id="276" w:author="David Keyes" w:date="2023-12-05T10:35:00Z">
        <w:r>
          <w:t xml:space="preserve">  labs(</w:t>
        </w:r>
      </w:ins>
    </w:p>
    <w:p w14:paraId="0B996378" w14:textId="77777777" w:rsidR="006D4198" w:rsidRDefault="006D4198" w:rsidP="006D4198">
      <w:pPr>
        <w:pStyle w:val="CodeWide"/>
        <w:rPr>
          <w:ins w:id="277" w:author="David Keyes" w:date="2023-12-05T10:35:00Z"/>
        </w:rPr>
      </w:pPr>
      <w:ins w:id="278" w:author="David Keyes" w:date="2023-12-05T10:35:00Z">
        <w:r>
          <w:t xml:space="preserve">    y = NULL,</w:t>
        </w:r>
      </w:ins>
    </w:p>
    <w:p w14:paraId="1689B608" w14:textId="77777777" w:rsidR="006D4198" w:rsidRDefault="006D4198" w:rsidP="006D4198">
      <w:pPr>
        <w:pStyle w:val="CodeWide"/>
        <w:rPr>
          <w:ins w:id="279" w:author="David Keyes" w:date="2023-12-05T10:35:00Z"/>
        </w:rPr>
      </w:pPr>
      <w:ins w:id="280" w:author="David Keyes" w:date="2023-12-05T10:35:00Z">
        <w:r>
          <w:t xml:space="preserve">    x = "Cases per 100,000"</w:t>
        </w:r>
      </w:ins>
    </w:p>
    <w:p w14:paraId="4093464E" w14:textId="3C1916AA" w:rsidR="00FA5967" w:rsidDel="006D4198" w:rsidRDefault="006D4198" w:rsidP="004650E9">
      <w:pPr>
        <w:pStyle w:val="CodeWide"/>
        <w:rPr>
          <w:del w:id="281" w:author="David Keyes" w:date="2023-12-05T10:35:00Z"/>
        </w:rPr>
      </w:pPr>
      <w:ins w:id="282" w:author="David Keyes" w:date="2023-12-05T10:35:00Z">
        <w:r>
          <w:t xml:space="preserve">  )</w:t>
        </w:r>
      </w:ins>
      <w:del w:id="283" w:author="David Keyes" w:date="2023-12-05T10:35:00Z">
        <w:r w:rsidR="00434B2B" w:rsidRPr="004650E9" w:rsidDel="006D4198">
          <w:delText>set_urbn_defaults(style = "print")</w:delText>
        </w:r>
      </w:del>
    </w:p>
    <w:p w14:paraId="3DCED93F" w14:textId="77777777" w:rsidR="006D4198" w:rsidRPr="00C31F21" w:rsidRDefault="006D4198" w:rsidP="006D4198">
      <w:pPr>
        <w:pStyle w:val="CodeWide"/>
        <w:rPr>
          <w:ins w:id="284" w:author="David Keyes" w:date="2023-12-05T10:35:00Z"/>
        </w:rPr>
      </w:pPr>
    </w:p>
    <w:p w14:paraId="3F6ACC4A" w14:textId="64124304" w:rsidR="00FA5967" w:rsidDel="006D4198" w:rsidRDefault="00FA5967" w:rsidP="004650E9">
      <w:pPr>
        <w:pStyle w:val="CodeWide"/>
        <w:rPr>
          <w:del w:id="285" w:author="David Keyes" w:date="2023-12-05T10:35:00Z"/>
        </w:rPr>
      </w:pPr>
    </w:p>
    <w:p w14:paraId="113DA42B" w14:textId="7AC8DAAC" w:rsidR="007A231B" w:rsidDel="006D4198" w:rsidRDefault="00434B2B" w:rsidP="004650E9">
      <w:pPr>
        <w:pStyle w:val="CodeWide"/>
        <w:rPr>
          <w:ins w:id="286" w:author="Sydney Cromwell" w:date="2023-10-27T13:59:00Z"/>
          <w:del w:id="287" w:author="David Keyes" w:date="2023-12-05T10:35:00Z"/>
        </w:rPr>
      </w:pPr>
      <w:del w:id="288" w:author="David Keyes" w:date="2023-12-05T10:35:00Z">
        <w:r w:rsidRPr="004650E9" w:rsidDel="006D4198">
          <w:delText>cases %&gt;%</w:delText>
        </w:r>
      </w:del>
    </w:p>
    <w:p w14:paraId="04CFB907" w14:textId="0D77AA05" w:rsidR="007A231B" w:rsidDel="006D4198" w:rsidRDefault="00434B2B" w:rsidP="004650E9">
      <w:pPr>
        <w:pStyle w:val="CodeWide"/>
        <w:rPr>
          <w:ins w:id="289" w:author="Sydney Cromwell" w:date="2023-10-27T13:59:00Z"/>
          <w:del w:id="290" w:author="David Keyes" w:date="2023-12-05T10:35:00Z"/>
        </w:rPr>
      </w:pPr>
      <w:del w:id="291" w:author="David Keyes" w:date="2023-12-05T10:35:00Z">
        <w:r w:rsidRPr="004650E9" w:rsidDel="006D4198">
          <w:delText xml:space="preserve">  mutate(highlight_state = if_else(state.name == params$state, "Y", "N")) %&gt;%</w:delText>
        </w:r>
      </w:del>
    </w:p>
    <w:p w14:paraId="2FF9E5E2" w14:textId="2FA8AE3D" w:rsidR="007A231B" w:rsidDel="006D4198" w:rsidRDefault="00434B2B" w:rsidP="004650E9">
      <w:pPr>
        <w:pStyle w:val="CodeWide"/>
        <w:rPr>
          <w:ins w:id="292" w:author="Sydney Cromwell" w:date="2023-10-27T13:59:00Z"/>
          <w:del w:id="293" w:author="David Keyes" w:date="2023-12-05T10:35:00Z"/>
        </w:rPr>
      </w:pPr>
      <w:del w:id="294" w:author="David Keyes" w:date="2023-12-05T10:35:00Z">
        <w:r w:rsidRPr="004650E9" w:rsidDel="006D4198">
          <w:delText xml:space="preserve">  mutate(state.name = fct_reorder(state.name, cases_per_100000)) %&gt;%</w:delText>
        </w:r>
      </w:del>
    </w:p>
    <w:p w14:paraId="15678BE3" w14:textId="794BF0B3" w:rsidR="00FA5967" w:rsidRPr="00C31F21" w:rsidDel="006D4198" w:rsidRDefault="00434B2B" w:rsidP="004650E9">
      <w:pPr>
        <w:pStyle w:val="CodeWide"/>
        <w:rPr>
          <w:del w:id="295" w:author="David Keyes" w:date="2023-12-05T10:35:00Z"/>
        </w:rPr>
      </w:pPr>
      <w:del w:id="296" w:author="David Keyes" w:date="2023-12-05T10:35:00Z">
        <w:r w:rsidRPr="004650E9" w:rsidDel="006D4198">
          <w:delText xml:space="preserve">  ggplot(aes(x = cases_per_100000,</w:delText>
        </w:r>
      </w:del>
    </w:p>
    <w:p w14:paraId="5F8F099A" w14:textId="3B78A52B" w:rsidR="00FA5967" w:rsidRPr="00C31F21" w:rsidDel="006D4198" w:rsidRDefault="00434B2B" w:rsidP="004650E9">
      <w:pPr>
        <w:pStyle w:val="CodeWide"/>
        <w:rPr>
          <w:del w:id="297" w:author="David Keyes" w:date="2023-12-05T10:35:00Z"/>
        </w:rPr>
      </w:pPr>
      <w:del w:id="298" w:author="David Keyes" w:date="2023-12-05T10:35:00Z">
        <w:r w:rsidRPr="004650E9" w:rsidDel="006D4198">
          <w:delText xml:space="preserve">             y = state.name,</w:delText>
        </w:r>
      </w:del>
    </w:p>
    <w:p w14:paraId="243C5BFD" w14:textId="2C321386" w:rsidR="00FA5967" w:rsidRPr="00C31F21" w:rsidDel="006D4198" w:rsidRDefault="00434B2B" w:rsidP="004650E9">
      <w:pPr>
        <w:pStyle w:val="CodeWide"/>
        <w:rPr>
          <w:del w:id="299" w:author="David Keyes" w:date="2023-12-05T10:35:00Z"/>
        </w:rPr>
      </w:pPr>
      <w:del w:id="300" w:author="David Keyes" w:date="2023-12-05T10:35:00Z">
        <w:r w:rsidRPr="004650E9" w:rsidDel="006D4198">
          <w:delText xml:space="preserve">             fill = highlight_state)) +</w:delText>
        </w:r>
      </w:del>
    </w:p>
    <w:p w14:paraId="67BB1F7F" w14:textId="308CAEF5" w:rsidR="00FA5967" w:rsidRPr="00C31F21" w:rsidDel="006D4198" w:rsidRDefault="00434B2B" w:rsidP="004650E9">
      <w:pPr>
        <w:pStyle w:val="CodeWide"/>
        <w:rPr>
          <w:del w:id="301" w:author="David Keyes" w:date="2023-12-05T10:35:00Z"/>
        </w:rPr>
      </w:pPr>
      <w:del w:id="302" w:author="David Keyes" w:date="2023-12-05T10:35:00Z">
        <w:r w:rsidRPr="004650E9" w:rsidDel="006D4198">
          <w:delText xml:space="preserve">  geom_col() +</w:delText>
        </w:r>
      </w:del>
    </w:p>
    <w:p w14:paraId="6D25F805" w14:textId="221D794D" w:rsidR="00FA5967" w:rsidRPr="00C31F21" w:rsidDel="006D4198" w:rsidRDefault="00434B2B" w:rsidP="004650E9">
      <w:pPr>
        <w:pStyle w:val="CodeWide"/>
        <w:rPr>
          <w:del w:id="303" w:author="David Keyes" w:date="2023-12-05T10:35:00Z"/>
        </w:rPr>
      </w:pPr>
      <w:del w:id="304" w:author="David Keyes" w:date="2023-12-05T10:35:00Z">
        <w:r w:rsidRPr="004650E9" w:rsidDel="006D4198">
          <w:delText xml:space="preserve">  scale_x_continuous(labels = comma_format()) +</w:delText>
        </w:r>
      </w:del>
    </w:p>
    <w:p w14:paraId="3AB39DBD" w14:textId="6198133C" w:rsidR="00FA5967" w:rsidRPr="00C31F21" w:rsidDel="006D4198" w:rsidRDefault="00434B2B" w:rsidP="004650E9">
      <w:pPr>
        <w:pStyle w:val="CodeWide"/>
        <w:rPr>
          <w:del w:id="305" w:author="David Keyes" w:date="2023-12-05T10:35:00Z"/>
        </w:rPr>
      </w:pPr>
      <w:del w:id="306" w:author="David Keyes" w:date="2023-12-05T10:35:00Z">
        <w:r w:rsidRPr="004650E9" w:rsidDel="006D4198">
          <w:delText xml:space="preserve">  theme(legend.position = "none") +</w:delText>
        </w:r>
      </w:del>
    </w:p>
    <w:p w14:paraId="6A21E5F4" w14:textId="48A7C89F" w:rsidR="00FA5967" w:rsidRPr="00C31F21" w:rsidDel="006D4198" w:rsidRDefault="00434B2B" w:rsidP="004650E9">
      <w:pPr>
        <w:pStyle w:val="CodeWide"/>
        <w:rPr>
          <w:del w:id="307" w:author="David Keyes" w:date="2023-12-05T10:35:00Z"/>
        </w:rPr>
      </w:pPr>
      <w:del w:id="308" w:author="David Keyes" w:date="2023-12-05T10:35:00Z">
        <w:r w:rsidRPr="004650E9" w:rsidDel="006D4198">
          <w:delText xml:space="preserve">  labs(y = NULL,</w:delText>
        </w:r>
      </w:del>
    </w:p>
    <w:p w14:paraId="0D05AF9A" w14:textId="0B214B47" w:rsidR="00FA5967" w:rsidRPr="00C31F21" w:rsidDel="006D4198" w:rsidRDefault="00434B2B" w:rsidP="004650E9">
      <w:pPr>
        <w:pStyle w:val="CodeWide"/>
        <w:rPr>
          <w:del w:id="309" w:author="David Keyes" w:date="2023-12-05T10:35:00Z"/>
        </w:rPr>
      </w:pPr>
      <w:del w:id="310" w:author="David Keyes" w:date="2023-12-05T10:35:00Z">
        <w:r w:rsidRPr="004650E9" w:rsidDel="006D4198">
          <w:delText xml:space="preserve">       x = "Cases per 100,000")</w:delText>
        </w:r>
      </w:del>
    </w:p>
    <w:p w14:paraId="3B9141A8" w14:textId="317FC06C" w:rsidR="00434B2B" w:rsidRPr="00C31F21" w:rsidRDefault="00434B2B" w:rsidP="004650E9">
      <w:pPr>
        <w:pStyle w:val="CodeWide"/>
      </w:pPr>
      <w:r w:rsidRPr="004650E9">
        <w:t>```</w:t>
      </w:r>
    </w:p>
    <w:p w14:paraId="3AD4B008" w14:textId="4433AEE9" w:rsidR="00600D45" w:rsidRDefault="00600D45" w:rsidP="00B12B31">
      <w:pPr>
        <w:pStyle w:val="Body"/>
      </w:pPr>
      <w:del w:id="311" w:author="Rachel Monaghan" w:date="2023-12-01T10:27:00Z">
        <w:r w:rsidDel="0082549E">
          <w:delText>In this code, we’ve</w:delText>
        </w:r>
      </w:del>
      <w:ins w:id="312" w:author="Rachel Monaghan" w:date="2023-12-01T10:27:00Z">
        <w:r w:rsidR="0082549E">
          <w:t>This code</w:t>
        </w:r>
      </w:ins>
      <w:r>
        <w:t xml:space="preserve"> switche</w:t>
      </w:r>
      <w:ins w:id="313" w:author="Rachel Monaghan" w:date="2023-12-01T10:27:00Z">
        <w:r w:rsidR="0082549E">
          <w:t>s</w:t>
        </w:r>
      </w:ins>
      <w:del w:id="314" w:author="Rachel Monaghan" w:date="2023-12-01T10:27:00Z">
        <w:r w:rsidDel="0082549E">
          <w:delText>d</w:delText>
        </w:r>
      </w:del>
      <w:r>
        <w:t xml:space="preserve"> </w:t>
      </w:r>
      <w:r w:rsidRPr="002D4E5C">
        <w:rPr>
          <w:rStyle w:val="Literal"/>
        </w:rPr>
        <w:t>output: html_document</w:t>
      </w:r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 w:rsidRPr="004650E9">
        <w:rPr>
          <w:rStyle w:val="CodeAnnotation"/>
          <w:rFonts w:eastAsia="Arial Unicode MS"/>
        </w:rPr>
        <w:t>1</w:t>
      </w:r>
      <w:ins w:id="315" w:author="Sydney Cromwell" w:date="2023-10-27T08:44:00Z">
        <w:del w:id="316" w:author="Rachel Monaghan" w:date="2023-12-01T10:27:00Z">
          <w:r w:rsidR="00F4346A" w:rsidDel="0082549E">
            <w:delText>.</w:delText>
          </w:r>
        </w:del>
      </w:ins>
      <w:del w:id="317" w:author="Rachel Monaghan" w:date="2023-12-01T10:27:00Z">
        <w:r w:rsidR="001060F7" w:rsidDel="0082549E">
          <w:delText>,</w:delText>
        </w:r>
        <w:r w:rsidDel="0082549E">
          <w:delText xml:space="preserve"> </w:delText>
        </w:r>
        <w:r w:rsidR="001060F7" w:rsidDel="0082549E">
          <w:delText>We’ve also</w:delText>
        </w:r>
      </w:del>
      <w:ins w:id="318" w:author="Rachel Monaghan" w:date="2023-12-01T10:27:00Z">
        <w:r w:rsidR="0082549E">
          <w:t>,</w:t>
        </w:r>
      </w:ins>
      <w:r w:rsidR="001060F7">
        <w:t xml:space="preserve"> </w:t>
      </w:r>
      <w:ins w:id="319" w:author="Rachel Monaghan" w:date="2023-12-01T10:27:00Z">
        <w:r w:rsidR="0082549E">
          <w:t xml:space="preserve">then </w:t>
        </w:r>
      </w:ins>
      <w:r>
        <w:t>remove</w:t>
      </w:r>
      <w:ins w:id="320" w:author="Rachel Monaghan" w:date="2023-12-01T10:27:00Z">
        <w:r w:rsidR="0082549E">
          <w:t>s</w:t>
        </w:r>
      </w:ins>
      <w:del w:id="321" w:author="Rachel Monaghan" w:date="2023-12-01T10:27:00Z">
        <w:r w:rsidDel="0082549E">
          <w:delText>d</w:delText>
        </w:r>
      </w:del>
      <w:r>
        <w:t xml:space="preserve"> the </w:t>
      </w:r>
      <w:r w:rsidRPr="002D4E5C">
        <w:rPr>
          <w:rStyle w:val="Literal"/>
        </w:rPr>
        <w:t>setup</w:t>
      </w:r>
      <w:r>
        <w:t xml:space="preserve"> code chunk and </w:t>
      </w:r>
      <w:del w:id="322" w:author="Rachel Monaghan" w:date="2023-12-01T10:28:00Z">
        <w:r w:rsidDel="0082549E">
          <w:delText xml:space="preserve">put </w:delText>
        </w:r>
      </w:del>
      <w:ins w:id="323" w:author="Rachel Monaghan" w:date="2023-12-01T10:28:00Z">
        <w:r w:rsidR="0082549E">
          <w:t xml:space="preserve">sets </w:t>
        </w:r>
      </w:ins>
      <w:r>
        <w:t>th</w:t>
      </w:r>
      <w:ins w:id="324" w:author="Rachel Monaghan" w:date="2023-12-01T10:28:00Z">
        <w:r w:rsidR="0082549E">
          <w:t>os</w:t>
        </w:r>
      </w:ins>
      <w:r>
        <w:t xml:space="preserve">e options </w:t>
      </w:r>
      <w:del w:id="325" w:author="Rachel Monaghan" w:date="2023-12-01T10:28:00Z">
        <w:r w:rsidDel="0082549E">
          <w:delText>that were there</w:delText>
        </w:r>
        <w:r w:rsidDel="00052433">
          <w:delText xml:space="preserve"> </w:delText>
        </w:r>
      </w:del>
      <w:r>
        <w:t>in the YAML</w:t>
      </w:r>
      <w:ins w:id="326" w:author="Rachel Monaghan" w:date="2023-12-01T10:28:00Z">
        <w:r w:rsidR="00052433">
          <w:t xml:space="preserve">’s </w:t>
        </w:r>
        <w:r w:rsidR="00052433" w:rsidRPr="00052433">
          <w:rPr>
            <w:rStyle w:val="Literal"/>
            <w:rPrChange w:id="327" w:author="Rachel Monaghan" w:date="2023-12-01T10:29:00Z">
              <w:rPr/>
            </w:rPrChange>
          </w:rPr>
          <w:t>execute</w:t>
        </w:r>
        <w:r w:rsidR="00052433">
          <w:t xml:space="preserve"> field</w:t>
        </w:r>
      </w:ins>
      <w:r>
        <w:t xml:space="preserve"> </w:t>
      </w:r>
      <w:r w:rsidRPr="004650E9">
        <w:rPr>
          <w:rStyle w:val="CodeAnnotation"/>
          <w:rFonts w:eastAsia="Arial Unicode MS"/>
        </w:rPr>
        <w:t>2</w:t>
      </w:r>
      <w:r w:rsidR="001060F7">
        <w:t>.</w:t>
      </w:r>
      <w:r>
        <w:t xml:space="preserve"> </w:t>
      </w:r>
      <w:del w:id="328" w:author="Rachel Monaghan" w:date="2023-12-01T10:29:00Z">
        <w:r w:rsidR="001060F7" w:rsidDel="00052433">
          <w:delText>Lastly, we’ve</w:delText>
        </w:r>
        <w:r w:rsidDel="00052433">
          <w:delText xml:space="preserve"> switched</w:delText>
        </w:r>
      </w:del>
      <w:ins w:id="329" w:author="Rachel Monaghan" w:date="2023-12-01T10:29:00Z">
        <w:r w:rsidR="00052433">
          <w:t>Finally,</w:t>
        </w:r>
      </w:ins>
      <w:r>
        <w:t xml:space="preserve"> the </w:t>
      </w:r>
      <w:r w:rsidRPr="002D4E5C">
        <w:rPr>
          <w:rStyle w:val="Literal"/>
        </w:rPr>
        <w:t>fig.height</w:t>
      </w:r>
      <w:r>
        <w:t xml:space="preserve"> option in the last code chunk </w:t>
      </w:r>
      <w:del w:id="330" w:author="Rachel Monaghan" w:date="2023-12-01T10:29:00Z">
        <w:r w:rsidDel="00052433">
          <w:delText xml:space="preserve">to </w:delText>
        </w:r>
      </w:del>
      <w:ins w:id="331" w:author="Rachel Monaghan" w:date="2023-12-01T10:29:00Z">
        <w:r w:rsidR="00052433">
          <w:t xml:space="preserve">is replaced with </w:t>
        </w:r>
      </w:ins>
      <w:r w:rsidRPr="002D4E5C">
        <w:rPr>
          <w:rStyle w:val="Literal"/>
        </w:rPr>
        <w:t>fig-height</w:t>
      </w:r>
      <w:r>
        <w:t xml:space="preserve"> and </w:t>
      </w:r>
      <w:del w:id="332" w:author="Rachel Monaghan" w:date="2023-12-01T10:29:00Z">
        <w:r w:rsidDel="00052433">
          <w:delText>used the hash pipe</w:delText>
        </w:r>
        <w:r w:rsidR="001060F7" w:rsidDel="00052433">
          <w:delText xml:space="preserve"> to </w:delText>
        </w:r>
      </w:del>
      <w:r w:rsidR="001060F7">
        <w:t>label</w:t>
      </w:r>
      <w:ins w:id="333" w:author="Rachel Monaghan" w:date="2023-12-01T10:29:00Z">
        <w:r w:rsidR="00052433">
          <w:t>ed</w:t>
        </w:r>
      </w:ins>
      <w:r w:rsidR="001060F7">
        <w:t xml:space="preserve"> </w:t>
      </w:r>
      <w:del w:id="334" w:author="Rachel Monaghan" w:date="2023-12-01T10:29:00Z">
        <w:r w:rsidR="001060F7" w:rsidDel="00052433">
          <w:delText xml:space="preserve">it </w:delText>
        </w:r>
      </w:del>
      <w:r w:rsidR="001060F7">
        <w:t>as an option</w:t>
      </w:r>
      <w:ins w:id="335" w:author="Rachel Monaghan" w:date="2023-12-01T10:29:00Z">
        <w:r w:rsidR="00052433">
          <w:t xml:space="preserve"> with the hash pipe</w:t>
        </w:r>
      </w:ins>
      <w:r>
        <w:t xml:space="preserve"> </w:t>
      </w:r>
      <w:r w:rsidRPr="004650E9">
        <w:rPr>
          <w:rStyle w:val="CodeAnnotation"/>
          <w:rFonts w:eastAsia="Arial Unicode MS"/>
        </w:rPr>
        <w:t>3</w:t>
      </w:r>
      <w:r>
        <w:t>.</w:t>
      </w:r>
    </w:p>
    <w:p w14:paraId="6ADD0599" w14:textId="48E2848B" w:rsidR="00434B2B" w:rsidRDefault="00D041CC" w:rsidP="00B12B31">
      <w:pPr>
        <w:pStyle w:val="Body"/>
      </w:pPr>
      <w:r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del w:id="336" w:author="Rachel Monaghan" w:date="2023-12-01T10:30:00Z">
        <w:r w:rsidDel="00052433">
          <w:delText>w</w:delText>
        </w:r>
        <w:r w:rsidR="00434B2B" w:rsidDel="00052433">
          <w:delText xml:space="preserve">e </w:delText>
        </w:r>
      </w:del>
      <w:ins w:id="337" w:author="Rachel Monaghan" w:date="2023-12-01T10:30:00Z">
        <w:r w:rsidR="00052433">
          <w:t xml:space="preserve">you </w:t>
        </w:r>
      </w:ins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r w:rsidR="00434B2B" w:rsidRPr="00B12B31">
        <w:rPr>
          <w:rStyle w:val="Italic"/>
        </w:rPr>
        <w:t>render.R</w:t>
      </w:r>
      <w:r w:rsidR="00434B2B">
        <w:t xml:space="preserve"> script file </w:t>
      </w:r>
      <w:del w:id="338" w:author="Rachel Monaghan" w:date="2023-12-01T10:30:00Z">
        <w:r w:rsidR="00434B2B" w:rsidDel="00052433">
          <w:delText xml:space="preserve">we </w:delText>
        </w:r>
      </w:del>
      <w:ins w:id="339" w:author="Rachel Monaghan" w:date="2023-12-01T10:30:00Z">
        <w:r w:rsidR="00052433">
          <w:t xml:space="preserve">you </w:t>
        </w:r>
      </w:ins>
      <w:r w:rsidR="00434B2B">
        <w:t xml:space="preserve">used to make parameterized reports in </w:t>
      </w:r>
      <w:r w:rsidR="00434B2B" w:rsidRPr="00B12B31">
        <w:rPr>
          <w:rStyle w:val="Xref"/>
        </w:rPr>
        <w:t xml:space="preserve">Chapter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Pr="00C31F21" w:rsidRDefault="00434B2B" w:rsidP="00F07521">
      <w:pPr>
        <w:pStyle w:val="Code"/>
      </w:pPr>
      <w:r w:rsidRPr="004650E9">
        <w:t># Load packages</w:t>
      </w:r>
    </w:p>
    <w:p w14:paraId="3C3612C0" w14:textId="77777777" w:rsidR="00FA5967" w:rsidRDefault="00434B2B" w:rsidP="00F07521">
      <w:pPr>
        <w:pStyle w:val="Code"/>
      </w:pPr>
      <w:r w:rsidRPr="004650E9">
        <w:t>library(tidyverse)</w:t>
      </w:r>
    </w:p>
    <w:p w14:paraId="20F4EC9D" w14:textId="18695011" w:rsidR="007A231B" w:rsidRDefault="001060F7" w:rsidP="00B12B31">
      <w:pPr>
        <w:pStyle w:val="CodeAnnotated"/>
        <w:rPr>
          <w:ins w:id="340" w:author="Sydney Cromwell" w:date="2023-10-27T13:59:00Z"/>
        </w:rPr>
      </w:pPr>
      <w:r w:rsidRPr="004650E9">
        <w:rPr>
          <w:rStyle w:val="CodeAnnotation"/>
          <w:rFonts w:eastAsia="Arial Unicode MS"/>
        </w:rPr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4650E9">
        <w:t>(quarto)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Pr="00C31F21" w:rsidRDefault="00434B2B" w:rsidP="00F07521">
      <w:pPr>
        <w:pStyle w:val="Code"/>
      </w:pPr>
      <w:r w:rsidRPr="004650E9"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4650E9">
        <w:t>state &lt;- tibble(state.name) %&gt;%</w:t>
      </w:r>
    </w:p>
    <w:p w14:paraId="6F2610E2" w14:textId="2F4BEBE1" w:rsidR="007A231B" w:rsidRDefault="00434B2B" w:rsidP="00F07521">
      <w:pPr>
        <w:pStyle w:val="Code"/>
        <w:rPr>
          <w:ins w:id="341" w:author="Sydney Cromwell" w:date="2023-10-27T13:59:00Z"/>
        </w:rPr>
      </w:pPr>
      <w:r w:rsidRPr="004650E9">
        <w:t xml:space="preserve">  rbind("District of Columbia") %&gt;%</w:t>
      </w:r>
    </w:p>
    <w:p w14:paraId="4654CD55" w14:textId="77777777" w:rsidR="00FA5967" w:rsidRDefault="00434B2B" w:rsidP="00F07521">
      <w:pPr>
        <w:pStyle w:val="Code"/>
      </w:pPr>
      <w:r w:rsidRPr="004650E9">
        <w:t xml:space="preserve">  pull(state.name)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Pr="00C31F21" w:rsidRDefault="00434B2B" w:rsidP="00F07521">
      <w:pPr>
        <w:pStyle w:val="Code"/>
      </w:pPr>
      <w:r w:rsidRPr="004650E9">
        <w:t># Create a tibble with information on the:</w:t>
      </w:r>
    </w:p>
    <w:p w14:paraId="0ADAAADF" w14:textId="77777777" w:rsidR="00FA5967" w:rsidRPr="00C31F21" w:rsidRDefault="00434B2B" w:rsidP="00F07521">
      <w:pPr>
        <w:pStyle w:val="Code"/>
      </w:pPr>
      <w:r w:rsidRPr="004650E9">
        <w:t># input R Markdown document</w:t>
      </w:r>
    </w:p>
    <w:p w14:paraId="1FDA31C6" w14:textId="77777777" w:rsidR="00FA5967" w:rsidRPr="00C31F21" w:rsidRDefault="00434B2B" w:rsidP="00F07521">
      <w:pPr>
        <w:pStyle w:val="Code"/>
      </w:pPr>
      <w:r w:rsidRPr="004650E9">
        <w:t># output HTML file</w:t>
      </w:r>
    </w:p>
    <w:p w14:paraId="7040F30E" w14:textId="77777777" w:rsidR="00FA5967" w:rsidRPr="00C31F21" w:rsidRDefault="00434B2B" w:rsidP="00F07521">
      <w:pPr>
        <w:pStyle w:val="Code"/>
      </w:pPr>
      <w:r w:rsidRPr="004650E9"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4650E9">
        <w:t>reports &lt;- tibble(</w:t>
      </w:r>
    </w:p>
    <w:p w14:paraId="2262A3BE" w14:textId="738B1F56" w:rsidR="007A231B" w:rsidRDefault="001060F7" w:rsidP="004650E9">
      <w:pPr>
        <w:pStyle w:val="CodeAnnotated"/>
        <w:rPr>
          <w:ins w:id="342" w:author="Sydney Cromwell" w:date="2023-10-27T13:59:00Z"/>
        </w:rPr>
      </w:pPr>
      <w:commentRangeStart w:id="343"/>
      <w:r w:rsidRPr="004650E9">
        <w:rPr>
          <w:rStyle w:val="CodeAnnotation"/>
          <w:rFonts w:eastAsia="Arial Unicode MS"/>
        </w:rPr>
        <w:t>2</w:t>
      </w:r>
      <w:r w:rsidR="00434B2B" w:rsidRPr="004650E9">
        <w:t xml:space="preserve"> </w:t>
      </w:r>
      <w:ins w:id="344" w:author="David Keyes" w:date="2023-12-05T10:36:00Z">
        <w:r w:rsidR="00252AF9">
          <w:t xml:space="preserve">  </w:t>
        </w:r>
      </w:ins>
      <w:r w:rsidR="00434B2B" w:rsidRPr="004650E9">
        <w:t>input = "urban-covid-budget-</w:t>
      </w:r>
      <w:proofErr w:type="spellStart"/>
      <w:r w:rsidR="00434B2B" w:rsidRPr="004650E9">
        <w:t>report.qmd</w:t>
      </w:r>
      <w:proofErr w:type="spellEnd"/>
      <w:r w:rsidR="00434B2B" w:rsidRPr="004650E9">
        <w:t>",</w:t>
      </w:r>
      <w:commentRangeEnd w:id="343"/>
      <w:r w:rsidR="00764E8C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343"/>
      </w:r>
    </w:p>
    <w:p w14:paraId="26338CAA" w14:textId="77777777" w:rsidR="00FA5967" w:rsidRDefault="00434B2B" w:rsidP="00F07521">
      <w:pPr>
        <w:pStyle w:val="Code"/>
      </w:pPr>
      <w:r w:rsidRPr="004650E9">
        <w:t xml:space="preserve">  output_file = str_glue("{state}.html"),</w:t>
      </w:r>
    </w:p>
    <w:p w14:paraId="3D306A3E" w14:textId="254BE462" w:rsidR="007A231B" w:rsidRDefault="001060F7" w:rsidP="00F07521">
      <w:pPr>
        <w:pStyle w:val="Code"/>
        <w:rPr>
          <w:ins w:id="345" w:author="Sydney Cromwell" w:date="2023-10-27T13:59:00Z"/>
        </w:rPr>
      </w:pPr>
      <w:r w:rsidRPr="004650E9">
        <w:rPr>
          <w:rStyle w:val="CodeAnnotation"/>
          <w:rFonts w:eastAsia="Arial Unicode MS"/>
        </w:rPr>
        <w:t>3</w:t>
      </w:r>
      <w:r w:rsidR="00434B2B" w:rsidRPr="004650E9">
        <w:t xml:space="preserve"> </w:t>
      </w:r>
      <w:proofErr w:type="spellStart"/>
      <w:r w:rsidR="00434B2B" w:rsidRPr="004650E9">
        <w:t>execute_params</w:t>
      </w:r>
      <w:proofErr w:type="spellEnd"/>
      <w:r w:rsidR="00434B2B" w:rsidRPr="004650E9">
        <w:t xml:space="preserve"> = map(state, ~list(state = .))</w:t>
      </w:r>
    </w:p>
    <w:p w14:paraId="02A50D1D" w14:textId="77777777" w:rsidR="00FA5967" w:rsidRPr="003513FB" w:rsidRDefault="00434B2B" w:rsidP="00F07521">
      <w:pPr>
        <w:pStyle w:val="Code"/>
      </w:pPr>
      <w:r w:rsidRPr="004650E9"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Pr="00C31F21" w:rsidRDefault="00434B2B" w:rsidP="00F07521">
      <w:pPr>
        <w:pStyle w:val="Code"/>
      </w:pPr>
      <w:r w:rsidRPr="004650E9">
        <w:t># Generate all of our reports</w:t>
      </w:r>
    </w:p>
    <w:p w14:paraId="149FEC9E" w14:textId="77777777" w:rsidR="00FA5967" w:rsidRDefault="00434B2B" w:rsidP="00F07521">
      <w:pPr>
        <w:pStyle w:val="Code"/>
      </w:pPr>
      <w:r w:rsidRPr="004650E9">
        <w:t>reports %&gt;%</w:t>
      </w:r>
    </w:p>
    <w:p w14:paraId="0568AB89" w14:textId="2123BBDB" w:rsidR="007A231B" w:rsidRDefault="001060F7" w:rsidP="004650E9">
      <w:pPr>
        <w:pStyle w:val="CodeAnnotated"/>
        <w:rPr>
          <w:ins w:id="346" w:author="Sydney Cromwell" w:date="2023-10-27T13:59:00Z"/>
        </w:rPr>
      </w:pPr>
      <w:r w:rsidRPr="004650E9">
        <w:rPr>
          <w:rStyle w:val="CodeAnnotation"/>
          <w:rFonts w:eastAsia="Arial Unicode MS"/>
        </w:rPr>
        <w:t>4</w:t>
      </w:r>
      <w:r w:rsidR="00434B2B" w:rsidRPr="004650E9">
        <w:t xml:space="preserve"> </w:t>
      </w:r>
      <w:proofErr w:type="spellStart"/>
      <w:r w:rsidR="00434B2B" w:rsidRPr="004650E9">
        <w:t>pwalk</w:t>
      </w:r>
      <w:proofErr w:type="spellEnd"/>
      <w:r w:rsidR="00434B2B" w:rsidRPr="004650E9">
        <w:t>(</w:t>
      </w:r>
      <w:proofErr w:type="spellStart"/>
      <w:r w:rsidR="00434B2B" w:rsidRPr="004650E9">
        <w:t>quarto_render</w:t>
      </w:r>
      <w:proofErr w:type="spellEnd"/>
      <w:r w:rsidR="00434B2B" w:rsidRPr="004650E9">
        <w:t>)</w:t>
      </w:r>
      <w:bookmarkStart w:id="347" w:name="OLE_LINK12"/>
      <w:bookmarkStart w:id="348" w:name="OLE_LINK13"/>
    </w:p>
    <w:p w14:paraId="1B5AF9DF" w14:textId="3EF45286" w:rsidR="00434B2B" w:rsidRDefault="00D041CC" w:rsidP="00D041CC">
      <w:pPr>
        <w:pStyle w:val="Body"/>
      </w:pPr>
      <w:r>
        <w:lastRenderedPageBreak/>
        <w:t xml:space="preserve">This updated </w:t>
      </w:r>
      <w:r w:rsidRPr="00B12B31">
        <w:rPr>
          <w:rStyle w:val="Italic"/>
        </w:rPr>
        <w:t>render.R</w:t>
      </w:r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r w:rsidRPr="002D4E5C">
        <w:rPr>
          <w:rStyle w:val="Literal"/>
        </w:rPr>
        <w:t>rmarkdown</w:t>
      </w:r>
      <w:r>
        <w:t xml:space="preserve"> package </w:t>
      </w:r>
      <w:r w:rsidRPr="004650E9">
        <w:rPr>
          <w:rStyle w:val="CodeAnnotation"/>
          <w:rFonts w:eastAsia="Arial Unicode MS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</w:t>
      </w:r>
      <w:proofErr w:type="spellStart"/>
      <w:r w:rsidRPr="00B12B31">
        <w:rPr>
          <w:rStyle w:val="Italic"/>
        </w:rPr>
        <w:t>report.qmd</w:t>
      </w:r>
      <w:proofErr w:type="spellEnd"/>
      <w:r>
        <w:t xml:space="preserve"> </w:t>
      </w:r>
      <w:r w:rsidRPr="004650E9">
        <w:rPr>
          <w:rStyle w:val="CodeAnnotation"/>
          <w:rFonts w:eastAsia="Arial Unicode MS"/>
        </w:rPr>
        <w:t>2</w:t>
      </w:r>
      <w:r w:rsidRPr="00B12B31">
        <w:rPr>
          <w:rFonts w:eastAsia="Arial Unicode MS"/>
        </w:rPr>
        <w:t xml:space="preserve">. </w:t>
      </w:r>
      <w:del w:id="349" w:author="Rachel Monaghan" w:date="2023-12-01T10:30:00Z">
        <w:r w:rsidRPr="00D041CC" w:rsidDel="00052433">
          <w:delText xml:space="preserve">In </w:delText>
        </w:r>
        <w:r w:rsidDel="00052433">
          <w:delText>t</w:delText>
        </w:r>
      </w:del>
      <w:ins w:id="350" w:author="Rachel Monaghan" w:date="2023-12-01T10:30:00Z">
        <w:r w:rsidR="00052433">
          <w:t>T</w:t>
        </w:r>
      </w:ins>
      <w:r>
        <w:t xml:space="preserve">he </w:t>
      </w:r>
      <w:r w:rsidRPr="002D4E5C">
        <w:rPr>
          <w:rStyle w:val="Literal"/>
        </w:rPr>
        <w:t>reports</w:t>
      </w:r>
      <w:r>
        <w:t xml:space="preserve"> </w:t>
      </w:r>
      <w:proofErr w:type="spellStart"/>
      <w:r>
        <w:t>tibble</w:t>
      </w:r>
      <w:proofErr w:type="spellEnd"/>
      <w:del w:id="351" w:author="Rachel Monaghan" w:date="2023-12-01T10:31:00Z">
        <w:r w:rsidDel="00052433">
          <w:delText>, we</w:delText>
        </w:r>
      </w:del>
      <w:r>
        <w:t xml:space="preserve"> use</w:t>
      </w:r>
      <w:ins w:id="352" w:author="Rachel Monaghan" w:date="2023-12-01T10:31:00Z">
        <w:r w:rsidR="00052433">
          <w:t>s</w:t>
        </w:r>
      </w:ins>
      <w:r>
        <w:t xml:space="preserve"> </w:t>
      </w:r>
      <w:proofErr w:type="spellStart"/>
      <w:r w:rsidRPr="002D4E5C">
        <w:rPr>
          <w:rStyle w:val="Literal"/>
        </w:rPr>
        <w:t>execute_params</w:t>
      </w:r>
      <w:proofErr w:type="spellEnd"/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 w:rsidR="00474744" w:rsidRPr="004D7A16">
        <w:rPr>
          <w:rFonts w:eastAsia="Arial Unicode MS"/>
        </w:rPr>
        <w:t xml:space="preserve"> because this is the argument that the </w:t>
      </w:r>
      <w:proofErr w:type="spellStart"/>
      <w:r w:rsidR="00474744" w:rsidRPr="004D7A16">
        <w:rPr>
          <w:rStyle w:val="Literal"/>
          <w:rFonts w:eastAsia="Arial Unicode MS"/>
        </w:rPr>
        <w:t>quarto_render</w:t>
      </w:r>
      <w:proofErr w:type="spellEnd"/>
      <w:r w:rsidR="00474744" w:rsidRPr="004D7A16">
        <w:rPr>
          <w:rStyle w:val="Literal"/>
          <w:rFonts w:eastAsia="Arial Unicode MS"/>
        </w:rPr>
        <w:t>()</w:t>
      </w:r>
      <w:r w:rsidR="00474744" w:rsidRPr="004D7A16">
        <w:rPr>
          <w:rFonts w:eastAsia="Arial Unicode MS"/>
        </w:rPr>
        <w:t>function expects</w:t>
      </w:r>
      <w:r w:rsidRPr="00B12B31">
        <w:rPr>
          <w:rFonts w:eastAsia="Arial Unicode MS"/>
        </w:rPr>
        <w:t>.</w:t>
      </w:r>
      <w:r>
        <w:t xml:space="preserve"> To render the reports, </w:t>
      </w:r>
      <w:del w:id="353" w:author="Rachel Monaghan" w:date="2023-12-01T10:32:00Z">
        <w:r w:rsidDel="00052433">
          <w:delText xml:space="preserve">we use </w:delText>
        </w:r>
      </w:del>
      <w:r>
        <w:t xml:space="preserve">the </w:t>
      </w:r>
      <w:proofErr w:type="spellStart"/>
      <w:r w:rsidRPr="002D4E5C">
        <w:rPr>
          <w:rStyle w:val="Literal"/>
        </w:rPr>
        <w:t>quarto_render</w:t>
      </w:r>
      <w:proofErr w:type="spellEnd"/>
      <w:r w:rsidRPr="002D4E5C">
        <w:rPr>
          <w:rStyle w:val="Literal"/>
        </w:rPr>
        <w:t>()</w:t>
      </w:r>
      <w:r>
        <w:t xml:space="preserve"> function </w:t>
      </w:r>
      <w:del w:id="354" w:author="Rachel Monaghan" w:date="2023-12-01T10:32:00Z">
        <w:r w:rsidDel="00052433">
          <w:delText>instead of</w:delText>
        </w:r>
      </w:del>
      <w:ins w:id="355" w:author="Rachel Monaghan" w:date="2023-12-01T10:32:00Z">
        <w:r w:rsidR="00052433">
          <w:t>replaces</w:t>
        </w:r>
      </w:ins>
      <w:r>
        <w:t xml:space="preserve">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 w:rsidRPr="004650E9">
        <w:rPr>
          <w:rStyle w:val="CodeAnnotation"/>
          <w:rFonts w:eastAsia="Arial Unicode MS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r w:rsidR="00434B2B" w:rsidRPr="00B12B31">
        <w:rPr>
          <w:rStyle w:val="Xref"/>
        </w:rPr>
        <w:t xml:space="preserve">Chapter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</w:t>
      </w:r>
      <w:del w:id="356" w:author="Sydney Cromwell" w:date="2023-10-27T16:33:00Z">
        <w:r w:rsidR="00434B2B" w:rsidDel="006B1EAA">
          <w:delText xml:space="preserve">one </w:delText>
        </w:r>
      </w:del>
      <w:ins w:id="357" w:author="Sydney Cromwell" w:date="2023-10-27T16:33:00Z">
        <w:r w:rsidR="006B1EAA">
          <w:t xml:space="preserve">a </w:t>
        </w:r>
      </w:ins>
      <w:r w:rsidR="00434B2B">
        <w:t>report for each state.</w:t>
      </w:r>
    </w:p>
    <w:p w14:paraId="1B896689" w14:textId="36B99A28" w:rsidR="007A231B" w:rsidRDefault="00434B2B" w:rsidP="00FA1766">
      <w:pPr>
        <w:pStyle w:val="HeadA"/>
        <w:rPr>
          <w:ins w:id="358" w:author="Sydney Cromwell" w:date="2023-10-27T13:59:00Z"/>
        </w:rPr>
      </w:pPr>
      <w:bookmarkStart w:id="359" w:name="_Toc134789580"/>
      <w:bookmarkStart w:id="360" w:name="_Toc152317622"/>
      <w:bookmarkStart w:id="361" w:name="making-presentations-with-quarto"/>
      <w:bookmarkEnd w:id="143"/>
      <w:bookmarkEnd w:id="347"/>
      <w:bookmarkEnd w:id="348"/>
      <w:r>
        <w:t>Making Presentations</w:t>
      </w:r>
      <w:bookmarkEnd w:id="359"/>
      <w:bookmarkEnd w:id="360"/>
    </w:p>
    <w:p w14:paraId="42E3E28D" w14:textId="7916A3ED" w:rsidR="00434B2B" w:rsidRDefault="00434B2B" w:rsidP="006B770B">
      <w:pPr>
        <w:pStyle w:val="Body"/>
      </w:pPr>
      <w:r>
        <w:t xml:space="preserve">Quarto can </w:t>
      </w:r>
      <w:ins w:id="362" w:author="Rachel Monaghan" w:date="2023-12-01T10:32:00Z">
        <w:r w:rsidR="00052433">
          <w:t xml:space="preserve">also </w:t>
        </w:r>
      </w:ins>
      <w:r>
        <w:t xml:space="preserve">produce </w:t>
      </w:r>
      <w:ins w:id="363" w:author="Rachel Monaghan" w:date="2023-12-01T10:32:00Z">
        <w:r w:rsidR="00052433">
          <w:t xml:space="preserve">slideshow </w:t>
        </w:r>
      </w:ins>
      <w:r>
        <w:t xml:space="preserve">presentations like those </w:t>
      </w:r>
      <w:r w:rsidR="00A73C5B">
        <w:t>you</w:t>
      </w:r>
      <w:r>
        <w:t xml:space="preserve"> made 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with the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package. To make a presentation with Quarto, click </w:t>
      </w:r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 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 Presentation</w:t>
      </w:r>
      <w:r>
        <w:t xml:space="preserve">. </w:t>
      </w:r>
      <w:r w:rsidR="00D041CC">
        <w:t>C</w:t>
      </w:r>
      <w:r>
        <w:t xml:space="preserve">hoose </w:t>
      </w:r>
      <w:r w:rsidRPr="00AB58D2">
        <w:rPr>
          <w:rStyle w:val="Bold"/>
        </w:rPr>
        <w:t>Reveal JS</w:t>
      </w:r>
      <w:r>
        <w:t xml:space="preserve"> to make your slides and leave the Engine and Editor options untouched.</w:t>
      </w:r>
    </w:p>
    <w:p w14:paraId="1F9864E5" w14:textId="5E32C280" w:rsidR="00434B2B" w:rsidRDefault="00434B2B" w:rsidP="006B770B">
      <w:pPr>
        <w:pStyle w:val="Body"/>
      </w:pPr>
      <w:r>
        <w:t xml:space="preserve">The slides </w:t>
      </w:r>
      <w:del w:id="364" w:author="Rachel Monaghan" w:date="2023-12-01T10:32:00Z">
        <w:r w:rsidDel="00052433">
          <w:delText xml:space="preserve">we’ll </w:delText>
        </w:r>
      </w:del>
      <w:ins w:id="365" w:author="Rachel Monaghan" w:date="2023-12-01T10:32:00Z">
        <w:r w:rsidR="00052433">
          <w:t xml:space="preserve">you’ll </w:t>
        </w:r>
      </w:ins>
      <w:r>
        <w:t xml:space="preserve">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presentation</w:t>
      </w:r>
      <w:ins w:id="366" w:author="Rachel Monaghan" w:date="2023-12-01T10:32:00Z">
        <w:r w:rsidR="00536BAC">
          <w:t xml:space="preserve"> you</w:t>
        </w:r>
      </w:ins>
      <w:r>
        <w:t xml:space="preserve"> </w:t>
      </w:r>
      <w:r w:rsidR="00D041CC">
        <w:t xml:space="preserve">made </w:t>
      </w:r>
      <w:r>
        <w:t xml:space="preserve">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</w:t>
      </w:r>
      <w:r w:rsidR="00D041CC">
        <w:t xml:space="preserve">so </w:t>
      </w:r>
      <w:ins w:id="367" w:author="Rachel Monaghan" w:date="2023-12-01T10:33:00Z">
        <w:r w:rsidR="00536BAC">
          <w:t xml:space="preserve">that </w:t>
        </w:r>
      </w:ins>
      <w:r w:rsidR="00D041CC">
        <w:t>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37F266B3" w14:textId="77777777" w:rsidR="00FA5967" w:rsidRPr="002F367A" w:rsidRDefault="00434B2B" w:rsidP="004650E9">
      <w:pPr>
        <w:pStyle w:val="CodeWide"/>
      </w:pPr>
      <w:r w:rsidRPr="004650E9">
        <w:t>---</w:t>
      </w:r>
    </w:p>
    <w:p w14:paraId="55B78B3D" w14:textId="77777777" w:rsidR="00FA5967" w:rsidRPr="002F367A" w:rsidRDefault="00434B2B" w:rsidP="004650E9">
      <w:pPr>
        <w:pStyle w:val="CodeWide"/>
      </w:pPr>
      <w:r w:rsidRPr="004650E9">
        <w:t>title: "Penguins Report"</w:t>
      </w:r>
    </w:p>
    <w:p w14:paraId="396DBB31" w14:textId="77777777" w:rsidR="00FA5967" w:rsidRPr="002F367A" w:rsidRDefault="00434B2B" w:rsidP="004650E9">
      <w:pPr>
        <w:pStyle w:val="CodeWide"/>
      </w:pPr>
      <w:r w:rsidRPr="004650E9">
        <w:t>author: "David Keyes"</w:t>
      </w:r>
    </w:p>
    <w:p w14:paraId="0CA52B89" w14:textId="77777777" w:rsidR="00FA5967" w:rsidRPr="002F367A" w:rsidRDefault="00434B2B" w:rsidP="004650E9">
      <w:pPr>
        <w:pStyle w:val="CodeWide"/>
      </w:pPr>
      <w:r w:rsidRPr="004650E9">
        <w:t xml:space="preserve">format: </w:t>
      </w:r>
      <w:proofErr w:type="spellStart"/>
      <w:r w:rsidRPr="004650E9">
        <w:t>revealjs</w:t>
      </w:r>
      <w:proofErr w:type="spellEnd"/>
    </w:p>
    <w:p w14:paraId="012F5F5A" w14:textId="606CB4F2" w:rsidR="007A231B" w:rsidRDefault="00434B2B" w:rsidP="004650E9">
      <w:pPr>
        <w:pStyle w:val="CodeWide"/>
        <w:rPr>
          <w:ins w:id="368" w:author="Sydney Cromwell" w:date="2023-10-27T13:59:00Z"/>
        </w:rPr>
      </w:pPr>
      <w:r w:rsidRPr="004650E9">
        <w:t>execute:</w:t>
      </w:r>
    </w:p>
    <w:p w14:paraId="59644086" w14:textId="77777777" w:rsidR="00FA5967" w:rsidRPr="002F367A" w:rsidRDefault="00434B2B" w:rsidP="004650E9">
      <w:pPr>
        <w:pStyle w:val="CodeWide"/>
      </w:pPr>
      <w:r w:rsidRPr="004650E9">
        <w:t xml:space="preserve">  echo: false</w:t>
      </w:r>
    </w:p>
    <w:p w14:paraId="509A455C" w14:textId="77777777" w:rsidR="00FA5967" w:rsidRPr="002F367A" w:rsidRDefault="00434B2B" w:rsidP="004650E9">
      <w:pPr>
        <w:pStyle w:val="CodeWide"/>
      </w:pPr>
      <w:r w:rsidRPr="004650E9">
        <w:t xml:space="preserve">  warning: false</w:t>
      </w:r>
    </w:p>
    <w:p w14:paraId="147C982F" w14:textId="77777777" w:rsidR="00FA5967" w:rsidRPr="002F367A" w:rsidRDefault="00434B2B" w:rsidP="004650E9">
      <w:pPr>
        <w:pStyle w:val="CodeWide"/>
      </w:pPr>
      <w:r w:rsidRPr="004650E9">
        <w:t xml:space="preserve">  message: false</w:t>
      </w:r>
    </w:p>
    <w:p w14:paraId="58FD975C" w14:textId="77777777" w:rsidR="00FA5967" w:rsidRPr="002F367A" w:rsidRDefault="00434B2B" w:rsidP="004650E9">
      <w:pPr>
        <w:pStyle w:val="CodeWide"/>
      </w:pPr>
      <w:r w:rsidRPr="004650E9">
        <w:t>---</w:t>
      </w:r>
    </w:p>
    <w:p w14:paraId="2A9D8A38" w14:textId="77777777" w:rsidR="00FA5967" w:rsidRPr="002F367A" w:rsidRDefault="00FA5967" w:rsidP="004650E9">
      <w:pPr>
        <w:pStyle w:val="CodeWide"/>
      </w:pPr>
    </w:p>
    <w:p w14:paraId="4F1AB038" w14:textId="77777777" w:rsidR="00FA5967" w:rsidRPr="002F367A" w:rsidRDefault="00434B2B" w:rsidP="004650E9">
      <w:pPr>
        <w:pStyle w:val="CodeWide"/>
      </w:pPr>
      <w:r w:rsidRPr="004650E9">
        <w:t># Introduction</w:t>
      </w:r>
    </w:p>
    <w:p w14:paraId="376823D1" w14:textId="77777777" w:rsidR="00FA5967" w:rsidRPr="002F367A" w:rsidRDefault="00FA5967" w:rsidP="004650E9">
      <w:pPr>
        <w:pStyle w:val="CodeWide"/>
      </w:pPr>
    </w:p>
    <w:p w14:paraId="09297FC2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083BADE" w14:textId="77777777" w:rsidR="00FA5967" w:rsidRPr="002F367A" w:rsidRDefault="00434B2B" w:rsidP="004650E9">
      <w:pPr>
        <w:pStyle w:val="CodeWide"/>
      </w:pPr>
      <w:r w:rsidRPr="004650E9">
        <w:t>library(tidyverse)</w:t>
      </w:r>
    </w:p>
    <w:p w14:paraId="7F924E68" w14:textId="77777777" w:rsidR="00FA5967" w:rsidRPr="002F367A" w:rsidRDefault="00434B2B" w:rsidP="004650E9">
      <w:pPr>
        <w:pStyle w:val="CodeWide"/>
      </w:pPr>
      <w:r w:rsidRPr="004650E9">
        <w:t>```</w:t>
      </w:r>
    </w:p>
    <w:p w14:paraId="145B5AF3" w14:textId="77777777" w:rsidR="00FA5967" w:rsidRPr="002F367A" w:rsidRDefault="00FA5967" w:rsidP="004650E9">
      <w:pPr>
        <w:pStyle w:val="CodeWide"/>
      </w:pPr>
    </w:p>
    <w:p w14:paraId="5A248927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35C47B1E" w14:textId="77777777" w:rsidR="002516C9" w:rsidRDefault="00434B2B" w:rsidP="004650E9">
      <w:pPr>
        <w:pStyle w:val="CodeWide"/>
      </w:pPr>
      <w:r w:rsidRPr="004650E9">
        <w:t>penguins &lt;- read_csv("https://raw.githubusercontent.com/rfortherestofus/r-without-statistics/</w:t>
      </w:r>
    </w:p>
    <w:p w14:paraId="31D58E56" w14:textId="6BBC66E6" w:rsidR="00FA5967" w:rsidRPr="002F367A" w:rsidRDefault="00434B2B" w:rsidP="004650E9">
      <w:pPr>
        <w:pStyle w:val="CodeWide"/>
      </w:pPr>
      <w:r w:rsidRPr="004650E9">
        <w:t>main/data/penguins-2008.csv")</w:t>
      </w:r>
    </w:p>
    <w:p w14:paraId="7D797228" w14:textId="77777777" w:rsidR="00FA5967" w:rsidRPr="002F367A" w:rsidRDefault="00434B2B" w:rsidP="004650E9">
      <w:pPr>
        <w:pStyle w:val="CodeWide"/>
      </w:pPr>
      <w:r w:rsidRPr="004650E9">
        <w:t>```</w:t>
      </w:r>
    </w:p>
    <w:p w14:paraId="7EA6A1B3" w14:textId="77777777" w:rsidR="00FA5967" w:rsidRPr="002F367A" w:rsidRDefault="00FA5967" w:rsidP="004650E9">
      <w:pPr>
        <w:pStyle w:val="CodeWide"/>
      </w:pPr>
    </w:p>
    <w:p w14:paraId="1169C169" w14:textId="2FBF343F" w:rsidR="007A231B" w:rsidRDefault="00434B2B" w:rsidP="004650E9">
      <w:pPr>
        <w:pStyle w:val="CodeWide"/>
        <w:rPr>
          <w:ins w:id="369" w:author="Sydney Cromwell" w:date="2023-10-27T13:59:00Z"/>
        </w:rPr>
      </w:pPr>
      <w:r w:rsidRPr="004650E9">
        <w:t>We are writing a report about the **Palmer Penguins**. These penguins are *really* amazing.</w:t>
      </w:r>
    </w:p>
    <w:p w14:paraId="735D7E1C" w14:textId="4DB40796" w:rsidR="00FA5967" w:rsidRPr="002F367A" w:rsidRDefault="00434B2B" w:rsidP="004650E9">
      <w:pPr>
        <w:pStyle w:val="CodeWide"/>
      </w:pPr>
      <w:r w:rsidRPr="004650E9">
        <w:t>There are three species:</w:t>
      </w:r>
    </w:p>
    <w:p w14:paraId="1A036EE6" w14:textId="77777777" w:rsidR="00FA5967" w:rsidRPr="002F367A" w:rsidRDefault="00FA5967" w:rsidP="004650E9">
      <w:pPr>
        <w:pStyle w:val="CodeWide"/>
      </w:pPr>
    </w:p>
    <w:p w14:paraId="037F95D0" w14:textId="77777777" w:rsidR="00FA5967" w:rsidRPr="002F367A" w:rsidRDefault="00434B2B" w:rsidP="004650E9">
      <w:pPr>
        <w:pStyle w:val="CodeWide"/>
      </w:pPr>
      <w:r w:rsidRPr="004650E9">
        <w:t>- Adelie</w:t>
      </w:r>
    </w:p>
    <w:p w14:paraId="197EA336" w14:textId="77777777" w:rsidR="00FA5967" w:rsidRPr="002F367A" w:rsidRDefault="00434B2B" w:rsidP="004650E9">
      <w:pPr>
        <w:pStyle w:val="CodeWide"/>
      </w:pPr>
      <w:r w:rsidRPr="004650E9">
        <w:t>- Gentoo</w:t>
      </w:r>
    </w:p>
    <w:p w14:paraId="292031E6" w14:textId="77777777" w:rsidR="00FA5967" w:rsidRPr="002F367A" w:rsidRDefault="00434B2B" w:rsidP="004650E9">
      <w:pPr>
        <w:pStyle w:val="CodeWide"/>
      </w:pPr>
      <w:r w:rsidRPr="004650E9">
        <w:t>- Chinstrap</w:t>
      </w:r>
    </w:p>
    <w:p w14:paraId="1CA0D311" w14:textId="77777777" w:rsidR="00FA5967" w:rsidRPr="002F367A" w:rsidRDefault="00FA5967" w:rsidP="004650E9">
      <w:pPr>
        <w:pStyle w:val="CodeWide"/>
      </w:pPr>
    </w:p>
    <w:p w14:paraId="58FEE4D8" w14:textId="77777777" w:rsidR="00FA5967" w:rsidRPr="002F367A" w:rsidRDefault="00434B2B" w:rsidP="004650E9">
      <w:pPr>
        <w:pStyle w:val="CodeWide"/>
      </w:pPr>
      <w:r w:rsidRPr="004650E9">
        <w:t>## Bill Length</w:t>
      </w:r>
    </w:p>
    <w:p w14:paraId="5C3F5961" w14:textId="77777777" w:rsidR="00FA5967" w:rsidRPr="002F367A" w:rsidRDefault="00FA5967" w:rsidP="004650E9">
      <w:pPr>
        <w:pStyle w:val="CodeWide"/>
      </w:pPr>
    </w:p>
    <w:p w14:paraId="1D54D261" w14:textId="77777777" w:rsidR="00FA5967" w:rsidRPr="002F367A" w:rsidRDefault="00434B2B" w:rsidP="004650E9">
      <w:pPr>
        <w:pStyle w:val="CodeWide"/>
      </w:pPr>
      <w:r w:rsidRPr="004650E9">
        <w:t>We can make a histogram to see the distribution of bill lengths.</w:t>
      </w:r>
    </w:p>
    <w:p w14:paraId="585D9530" w14:textId="77777777" w:rsidR="00FA5967" w:rsidRPr="002F367A" w:rsidRDefault="00FA5967" w:rsidP="004650E9">
      <w:pPr>
        <w:pStyle w:val="CodeWide"/>
      </w:pPr>
    </w:p>
    <w:p w14:paraId="1067FB5A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212D9816" w14:textId="02E59E5F" w:rsidR="007A231B" w:rsidRDefault="00434B2B" w:rsidP="004650E9">
      <w:pPr>
        <w:pStyle w:val="CodeWide"/>
        <w:rPr>
          <w:ins w:id="370" w:author="Sydney Cromwell" w:date="2023-10-27T13:59:00Z"/>
        </w:rPr>
      </w:pPr>
      <w:r w:rsidRPr="004650E9">
        <w:t>penguins %&gt;%</w:t>
      </w:r>
    </w:p>
    <w:p w14:paraId="47F6D61F" w14:textId="77777777" w:rsidR="00FA5967" w:rsidRPr="002F367A" w:rsidRDefault="00434B2B" w:rsidP="004650E9">
      <w:pPr>
        <w:pStyle w:val="CodeWide"/>
      </w:pPr>
      <w:r w:rsidRPr="004650E9">
        <w:t xml:space="preserve">  ggplot(</w:t>
      </w:r>
      <w:proofErr w:type="spellStart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726AA516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geom_histogram</w:t>
      </w:r>
      <w:proofErr w:type="spellEnd"/>
      <w:r w:rsidRPr="004650E9">
        <w:t>() +</w:t>
      </w:r>
    </w:p>
    <w:p w14:paraId="052B37A4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theme_minimal</w:t>
      </w:r>
      <w:proofErr w:type="spellEnd"/>
      <w:r w:rsidRPr="004650E9">
        <w:t>()</w:t>
      </w:r>
    </w:p>
    <w:p w14:paraId="7E961FAC" w14:textId="77777777" w:rsidR="00FA5967" w:rsidRPr="002F367A" w:rsidRDefault="00434B2B" w:rsidP="004650E9">
      <w:pPr>
        <w:pStyle w:val="CodeWide"/>
      </w:pPr>
      <w:r w:rsidRPr="004650E9">
        <w:lastRenderedPageBreak/>
        <w:t>```</w:t>
      </w:r>
    </w:p>
    <w:p w14:paraId="11968B61" w14:textId="77777777" w:rsidR="00FA5967" w:rsidRPr="002F367A" w:rsidRDefault="00FA5967" w:rsidP="004650E9">
      <w:pPr>
        <w:pStyle w:val="CodeWide"/>
      </w:pPr>
    </w:p>
    <w:p w14:paraId="29D5357D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7CA592BD" w14:textId="77777777" w:rsidR="00764E8C" w:rsidRDefault="00764E8C" w:rsidP="00764E8C">
      <w:pPr>
        <w:pStyle w:val="CodeWide"/>
        <w:rPr>
          <w:ins w:id="371" w:author="David Keyes" w:date="2023-12-05T10:37:00Z"/>
        </w:rPr>
      </w:pPr>
      <w:proofErr w:type="spellStart"/>
      <w:ins w:id="372" w:author="David Keyes" w:date="2023-12-05T10:37:00Z">
        <w:r>
          <w:t>average_bill_length</w:t>
        </w:r>
        <w:proofErr w:type="spellEnd"/>
        <w:r>
          <w:t xml:space="preserve"> &lt;- penguins %&gt;%</w:t>
        </w:r>
      </w:ins>
    </w:p>
    <w:p w14:paraId="76FB513F" w14:textId="77777777" w:rsidR="00764E8C" w:rsidRDefault="00764E8C" w:rsidP="00764E8C">
      <w:pPr>
        <w:pStyle w:val="CodeWide"/>
        <w:rPr>
          <w:ins w:id="373" w:author="David Keyes" w:date="2023-12-05T10:37:00Z"/>
        </w:rPr>
      </w:pPr>
      <w:ins w:id="374" w:author="David Keyes" w:date="2023-12-05T10:37:00Z">
        <w:r>
          <w:t xml:space="preserve">  summarize(</w:t>
        </w:r>
        <w:proofErr w:type="spellStart"/>
        <w:r>
          <w:t>avg_bill_length</w:t>
        </w:r>
        <w:proofErr w:type="spellEnd"/>
        <w:r>
          <w:t xml:space="preserve"> = mean(</w:t>
        </w:r>
      </w:ins>
    </w:p>
    <w:p w14:paraId="2268D001" w14:textId="77777777" w:rsidR="00764E8C" w:rsidRDefault="00764E8C" w:rsidP="00764E8C">
      <w:pPr>
        <w:pStyle w:val="CodeWide"/>
        <w:rPr>
          <w:ins w:id="375" w:author="David Keyes" w:date="2023-12-05T10:37:00Z"/>
        </w:rPr>
      </w:pPr>
      <w:ins w:id="376" w:author="David Keyes" w:date="2023-12-05T10:37:00Z">
        <w:r>
          <w:t xml:space="preserve">    </w:t>
        </w:r>
        <w:proofErr w:type="spellStart"/>
        <w:r>
          <w:t>bill_length_mm</w:t>
        </w:r>
        <w:proofErr w:type="spellEnd"/>
        <w:r>
          <w:t>,</w:t>
        </w:r>
      </w:ins>
    </w:p>
    <w:p w14:paraId="2A00826B" w14:textId="77777777" w:rsidR="00764E8C" w:rsidRDefault="00764E8C" w:rsidP="00764E8C">
      <w:pPr>
        <w:pStyle w:val="CodeWide"/>
        <w:rPr>
          <w:ins w:id="377" w:author="David Keyes" w:date="2023-12-05T10:37:00Z"/>
        </w:rPr>
      </w:pPr>
      <w:ins w:id="378" w:author="David Keyes" w:date="2023-12-05T10:37:00Z">
        <w:r>
          <w:t xml:space="preserve">    na.rm = TRUE</w:t>
        </w:r>
      </w:ins>
    </w:p>
    <w:p w14:paraId="7098045B" w14:textId="77777777" w:rsidR="00764E8C" w:rsidRDefault="00764E8C" w:rsidP="00764E8C">
      <w:pPr>
        <w:pStyle w:val="CodeWide"/>
        <w:rPr>
          <w:ins w:id="379" w:author="David Keyes" w:date="2023-12-05T10:37:00Z"/>
        </w:rPr>
      </w:pPr>
      <w:ins w:id="380" w:author="David Keyes" w:date="2023-12-05T10:37:00Z">
        <w:r>
          <w:t xml:space="preserve">  )) %&gt;%</w:t>
        </w:r>
      </w:ins>
    </w:p>
    <w:p w14:paraId="6D305925" w14:textId="12EC0DD3" w:rsidR="007A231B" w:rsidDel="00764E8C" w:rsidRDefault="00764E8C" w:rsidP="004650E9">
      <w:pPr>
        <w:pStyle w:val="CodeWide"/>
        <w:rPr>
          <w:del w:id="381" w:author="David Keyes" w:date="2023-12-05T10:37:00Z"/>
        </w:rPr>
      </w:pPr>
      <w:ins w:id="382" w:author="David Keyes" w:date="2023-12-05T10:37:00Z">
        <w:r>
          <w:t xml:space="preserve">  pull(</w:t>
        </w:r>
        <w:proofErr w:type="spellStart"/>
        <w:r>
          <w:t>avg_bill_length</w:t>
        </w:r>
        <w:proofErr w:type="spellEnd"/>
        <w:r>
          <w:t>)</w:t>
        </w:r>
      </w:ins>
      <w:del w:id="383" w:author="David Keyes" w:date="2023-12-05T10:37:00Z">
        <w:r w:rsidR="00434B2B" w:rsidRPr="004650E9" w:rsidDel="00764E8C">
          <w:delText>average_bill_length &lt;- penguins %&gt;%</w:delText>
        </w:r>
      </w:del>
    </w:p>
    <w:p w14:paraId="204D58F0" w14:textId="77777777" w:rsidR="00764E8C" w:rsidRDefault="00764E8C" w:rsidP="00764E8C">
      <w:pPr>
        <w:pStyle w:val="CodeWide"/>
        <w:rPr>
          <w:ins w:id="384" w:author="David Keyes" w:date="2023-12-05T10:37:00Z"/>
        </w:rPr>
      </w:pPr>
    </w:p>
    <w:p w14:paraId="324BD53F" w14:textId="4237C321" w:rsidR="00FA5967" w:rsidRPr="002F367A" w:rsidDel="00764E8C" w:rsidRDefault="00434B2B" w:rsidP="004650E9">
      <w:pPr>
        <w:pStyle w:val="CodeWide"/>
        <w:rPr>
          <w:del w:id="385" w:author="David Keyes" w:date="2023-12-05T10:37:00Z"/>
        </w:rPr>
      </w:pPr>
      <w:del w:id="386" w:author="David Keyes" w:date="2023-12-05T10:37:00Z">
        <w:r w:rsidRPr="004650E9" w:rsidDel="00764E8C">
          <w:delText xml:space="preserve">  summarize(avg_bill_length = mean(bill_length_mm,</w:delText>
        </w:r>
      </w:del>
    </w:p>
    <w:p w14:paraId="72D8DE21" w14:textId="3CEB9503" w:rsidR="007A231B" w:rsidDel="00764E8C" w:rsidRDefault="00434B2B" w:rsidP="004650E9">
      <w:pPr>
        <w:pStyle w:val="CodeWide"/>
        <w:rPr>
          <w:ins w:id="387" w:author="Sydney Cromwell" w:date="2023-10-27T13:59:00Z"/>
          <w:del w:id="388" w:author="David Keyes" w:date="2023-12-05T10:37:00Z"/>
        </w:rPr>
      </w:pPr>
      <w:del w:id="389" w:author="David Keyes" w:date="2023-12-05T10:37:00Z">
        <w:r w:rsidRPr="004650E9" w:rsidDel="00764E8C">
          <w:delText xml:space="preserve">                                   na.rm = TRUE)) %&gt;%</w:delText>
        </w:r>
      </w:del>
    </w:p>
    <w:p w14:paraId="106AEA4F" w14:textId="55461522" w:rsidR="00FA5967" w:rsidRPr="002F367A" w:rsidDel="00764E8C" w:rsidRDefault="00434B2B" w:rsidP="004650E9">
      <w:pPr>
        <w:pStyle w:val="CodeWide"/>
        <w:rPr>
          <w:del w:id="390" w:author="David Keyes" w:date="2023-12-05T10:37:00Z"/>
        </w:rPr>
      </w:pPr>
      <w:del w:id="391" w:author="David Keyes" w:date="2023-12-05T10:37:00Z">
        <w:r w:rsidRPr="004650E9" w:rsidDel="00764E8C">
          <w:delText xml:space="preserve">  pull(avg_bill_length)</w:delText>
        </w:r>
      </w:del>
    </w:p>
    <w:p w14:paraId="034F67F1" w14:textId="77777777" w:rsidR="00FA5967" w:rsidRPr="002F367A" w:rsidRDefault="00434B2B" w:rsidP="004650E9">
      <w:pPr>
        <w:pStyle w:val="CodeWide"/>
      </w:pPr>
      <w:r w:rsidRPr="004650E9">
        <w:t>```</w:t>
      </w:r>
    </w:p>
    <w:p w14:paraId="4C4F68EC" w14:textId="77777777" w:rsidR="00FA5967" w:rsidRPr="002F367A" w:rsidRDefault="00FA5967" w:rsidP="004650E9">
      <w:pPr>
        <w:pStyle w:val="CodeWide"/>
      </w:pPr>
    </w:p>
    <w:p w14:paraId="04CE9FFD" w14:textId="1F555BD6" w:rsidR="007A231B" w:rsidRDefault="00434B2B" w:rsidP="004650E9">
      <w:pPr>
        <w:pStyle w:val="CodeWide"/>
        <w:rPr>
          <w:ins w:id="392" w:author="Sydney Cromwell" w:date="2023-10-27T13:59:00Z"/>
        </w:rPr>
      </w:pPr>
      <w:r w:rsidRPr="004650E9">
        <w:t>The chart shows the distribution of bill lengths. The average bill length is</w:t>
      </w:r>
    </w:p>
    <w:p w14:paraId="34637AB0" w14:textId="5C5B557C" w:rsidR="00434B2B" w:rsidRPr="00453179" w:rsidRDefault="00434B2B" w:rsidP="004650E9">
      <w:pPr>
        <w:pStyle w:val="CodeWide"/>
      </w:pPr>
      <w:r w:rsidRPr="004650E9">
        <w:t xml:space="preserve">`r </w:t>
      </w:r>
      <w:proofErr w:type="spellStart"/>
      <w:r w:rsidRPr="004650E9">
        <w:t>average_bill_length</w:t>
      </w:r>
      <w:proofErr w:type="spellEnd"/>
      <w:r w:rsidRPr="004650E9">
        <w:t>` millimeters.</w:t>
      </w:r>
    </w:p>
    <w:p w14:paraId="05DC541A" w14:textId="00630818" w:rsidR="007A231B" w:rsidRDefault="004D7A16" w:rsidP="00B46546">
      <w:pPr>
        <w:pStyle w:val="Body"/>
        <w:rPr>
          <w:ins w:id="393" w:author="Sydney Cromwell" w:date="2023-10-27T13:59:00Z"/>
        </w:rPr>
      </w:pPr>
      <w:del w:id="394" w:author="Rachel Monaghan" w:date="2023-12-01T10:34:00Z">
        <w:r w:rsidDel="00536BAC">
          <w:delText>In</w:delText>
        </w:r>
        <w:r w:rsidR="00B46546" w:rsidDel="00536BAC">
          <w:delText xml:space="preserve"> </w:delText>
        </w:r>
        <w:r w:rsidR="00FA1766" w:rsidDel="00536BAC">
          <w:delText xml:space="preserve">the YAML, </w:delText>
        </w:r>
        <w:r w:rsidDel="00536BAC">
          <w:delText>we</w:delText>
        </w:r>
      </w:del>
      <w:ins w:id="395" w:author="Rachel Monaghan" w:date="2023-12-01T10:34:00Z">
        <w:r w:rsidR="00536BAC">
          <w:t>This code</w:t>
        </w:r>
      </w:ins>
      <w:r>
        <w:t xml:space="preserve"> </w:t>
      </w:r>
      <w:r w:rsidR="00FA1766">
        <w:t>set</w:t>
      </w:r>
      <w:ins w:id="396" w:author="Rachel Monaghan" w:date="2023-12-01T10:34:00Z">
        <w:r w:rsidR="00536BAC">
          <w:t>s</w:t>
        </w:r>
      </w:ins>
      <w:r w:rsidR="00FA1766">
        <w:t xml:space="preserve"> </w:t>
      </w:r>
      <w:r w:rsidR="00FA1766" w:rsidRPr="004D7A16">
        <w:rPr>
          <w:rStyle w:val="Literal"/>
        </w:rPr>
        <w:t xml:space="preserve">format: </w:t>
      </w:r>
      <w:proofErr w:type="spellStart"/>
      <w:r w:rsidR="00FA1766" w:rsidRPr="004D7A16">
        <w:rPr>
          <w:rStyle w:val="Literal"/>
        </w:rPr>
        <w:t>revealjs</w:t>
      </w:r>
      <w:proofErr w:type="spellEnd"/>
      <w:r w:rsidR="00FA1766">
        <w:t xml:space="preserve"> </w:t>
      </w:r>
      <w:ins w:id="397" w:author="Rachel Monaghan" w:date="2023-12-01T10:34:00Z">
        <w:r w:rsidR="00536BAC">
          <w:t xml:space="preserve">in the YAML </w:t>
        </w:r>
      </w:ins>
      <w:r w:rsidR="00FA1766">
        <w:t xml:space="preserve">to make a presentation and </w:t>
      </w:r>
      <w:r>
        <w:t>add</w:t>
      </w:r>
      <w:ins w:id="398" w:author="Rachel Monaghan" w:date="2023-12-01T10:34:00Z">
        <w:r w:rsidR="00536BAC">
          <w:t>s</w:t>
        </w:r>
      </w:ins>
      <w:r>
        <w:t xml:space="preserve"> </w:t>
      </w:r>
      <w:r w:rsidR="00FA1766">
        <w:t xml:space="preserve">several global code chunk options in the </w:t>
      </w:r>
      <w:r w:rsidR="00FA1766" w:rsidRPr="004D7A16">
        <w:rPr>
          <w:rStyle w:val="Literal"/>
        </w:rPr>
        <w:t>execute</w:t>
      </w:r>
      <w:r w:rsidR="00FA1766">
        <w:t xml:space="preserve"> section. </w:t>
      </w:r>
      <w:del w:id="399" w:author="Rachel Monaghan" w:date="2023-12-01T10:34:00Z">
        <w:r w:rsidDel="00536BAC">
          <w:delText>We</w:delText>
        </w:r>
        <w:r w:rsidR="00B46546" w:rsidDel="00536BAC">
          <w:delText xml:space="preserve"> </w:delText>
        </w:r>
      </w:del>
      <w:ins w:id="400" w:author="Rachel Monaghan" w:date="2023-12-01T10:34:00Z">
        <w:r w:rsidR="00536BAC">
          <w:t xml:space="preserve">It then </w:t>
        </w:r>
      </w:ins>
      <w:r w:rsidR="00B46546">
        <w:t>remove</w:t>
      </w:r>
      <w:ins w:id="401" w:author="Rachel Monaghan" w:date="2023-12-01T10:34:00Z">
        <w:r w:rsidR="00536BAC">
          <w:t>s</w:t>
        </w:r>
      </w:ins>
      <w:r w:rsidR="00B46546">
        <w:t xml:space="preserve"> the three dashes used to make slide breaks</w:t>
      </w:r>
      <w:del w:id="402" w:author="Sydney Cromwell" w:date="2023-10-27T08:45:00Z">
        <w:r w:rsidDel="00354980">
          <w:delText>,</w:delText>
        </w:r>
      </w:del>
      <w:r w:rsidR="00B46546">
        <w:t xml:space="preserve"> because </w:t>
      </w:r>
      <w:del w:id="403" w:author="Sydney Cromwell" w:date="2023-10-27T08:45:00Z">
        <w:r w:rsidDel="00354980">
          <w:delText>in</w:delText>
        </w:r>
        <w:r w:rsidR="00B46546" w:rsidDel="00354980">
          <w:delText xml:space="preserve"> Quarto, </w:delText>
        </w:r>
      </w:del>
      <w:r w:rsidR="00B46546">
        <w:t>first- or second-level head</w:t>
      </w:r>
      <w:r>
        <w:t>ing</w:t>
      </w:r>
      <w:r w:rsidR="00563AEF">
        <w:t>s</w:t>
      </w:r>
      <w:r w:rsidR="00B46546">
        <w:t xml:space="preserve"> make new slides </w:t>
      </w:r>
      <w:ins w:id="404" w:author="Sydney Cromwell" w:date="2023-10-27T08:45:00Z">
        <w:r w:rsidR="00354980">
          <w:t xml:space="preserve">in Quarto </w:t>
        </w:r>
      </w:ins>
      <w:r w:rsidR="00B46546">
        <w:t xml:space="preserve">(though you </w:t>
      </w:r>
      <w:del w:id="405" w:author="Rachel Monaghan" w:date="2023-12-01T10:35:00Z">
        <w:r w:rsidR="00B46546" w:rsidDel="00536BAC">
          <w:delText xml:space="preserve">can </w:delText>
        </w:r>
      </w:del>
      <w:ins w:id="406" w:author="Rachel Monaghan" w:date="2023-12-01T10:35:00Z">
        <w:r w:rsidR="00536BAC">
          <w:t xml:space="preserve">could still </w:t>
        </w:r>
      </w:ins>
      <w:r w:rsidR="00B46546">
        <w:t xml:space="preserve">use three dashes to manually add slide breaks). </w:t>
      </w:r>
      <w:r w:rsidR="00434B2B">
        <w:t xml:space="preserve">When </w:t>
      </w:r>
      <w:r w:rsidR="00166F16">
        <w:t>you</w:t>
      </w:r>
      <w:r w:rsidR="00434B2B">
        <w:t xml:space="preserve"> render this</w:t>
      </w:r>
      <w:r w:rsidR="00166F16">
        <w:t xml:space="preserve"> code</w:t>
      </w:r>
      <w:r w:rsidR="00434B2B">
        <w:t xml:space="preserve">, </w:t>
      </w:r>
      <w:r w:rsidR="00166F16">
        <w:t>you should</w:t>
      </w:r>
      <w:r w:rsidR="00434B2B">
        <w:t xml:space="preserve"> get an HTML file with </w:t>
      </w:r>
      <w:r w:rsidR="00166F16">
        <w:t>y</w:t>
      </w:r>
      <w:r w:rsidR="00434B2B">
        <w:t>our slides</w:t>
      </w:r>
      <w:r w:rsidR="00D02263">
        <w:t xml:space="preserve">. </w:t>
      </w:r>
      <w:r>
        <w:t>T</w:t>
      </w:r>
      <w:r w:rsidR="00434B2B">
        <w:t xml:space="preserve">he output </w:t>
      </w:r>
      <w:r>
        <w:t xml:space="preserve">should </w:t>
      </w:r>
      <w:r w:rsidR="00434B2B">
        <w:t xml:space="preserve">look similar to the default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34B2B">
        <w:t xml:space="preserve"> slides </w:t>
      </w:r>
      <w:del w:id="407" w:author="Rachel Monaghan" w:date="2023-12-01T10:35:00Z">
        <w:r w:rsidR="00434B2B" w:rsidDel="00536BAC">
          <w:delText>we made</w:delText>
        </w:r>
      </w:del>
      <w:ins w:id="408" w:author="Rachel Monaghan" w:date="2023-12-01T10:35:00Z">
        <w:r w:rsidR="00536BAC">
          <w:t xml:space="preserve">from </w:t>
        </w:r>
        <w:r w:rsidR="00536BAC" w:rsidRPr="00536BAC">
          <w:rPr>
            <w:rStyle w:val="Xref"/>
            <w:rPrChange w:id="409" w:author="Rachel Monaghan" w:date="2023-12-01T10:35:00Z">
              <w:rPr/>
            </w:rPrChange>
          </w:rPr>
          <w:t>Chapter 8</w:t>
        </w:r>
      </w:ins>
      <w:r w:rsidR="00434B2B">
        <w:t>.</w:t>
      </w:r>
      <w:bookmarkStart w:id="410" w:name="_Toc134789581"/>
      <w:bookmarkStart w:id="411" w:name="incrementally-revealing-content-1"/>
    </w:p>
    <w:p w14:paraId="1D3846F1" w14:textId="55B49508" w:rsidR="00434B2B" w:rsidRPr="00A37D42" w:rsidRDefault="00434B2B" w:rsidP="005A3928">
      <w:pPr>
        <w:pStyle w:val="HeadB"/>
      </w:pPr>
      <w:bookmarkStart w:id="412" w:name="_Toc152317623"/>
      <w:del w:id="413" w:author="Rachel Monaghan" w:date="2023-12-01T10:07:00Z">
        <w:r w:rsidRPr="00A37D42" w:rsidDel="00AB01B1">
          <w:delText xml:space="preserve">Incrementally </w:delText>
        </w:r>
      </w:del>
      <w:r w:rsidRPr="00A37D42">
        <w:t>Revealing Content</w:t>
      </w:r>
      <w:bookmarkEnd w:id="410"/>
      <w:bookmarkEnd w:id="412"/>
      <w:ins w:id="414" w:author="Rachel Monaghan" w:date="2023-12-01T10:07:00Z">
        <w:r w:rsidR="00AB01B1" w:rsidRPr="00AB01B1">
          <w:t xml:space="preserve"> </w:t>
        </w:r>
        <w:r w:rsidR="00AB01B1" w:rsidRPr="00A37D42">
          <w:t>Incrementally</w:t>
        </w:r>
      </w:ins>
    </w:p>
    <w:p w14:paraId="13064D6A" w14:textId="67B26B08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ins w:id="415" w:author="Rachel Monaghan" w:date="2023-12-01T10:35:00Z">
        <w:r w:rsidR="00536BAC">
          <w:t xml:space="preserve"> like s</w:t>
        </w:r>
      </w:ins>
      <w:ins w:id="416" w:author="Rachel Monaghan" w:date="2023-12-01T10:36:00Z">
        <w:r w:rsidR="00536BAC">
          <w:t>o</w:t>
        </w:r>
      </w:ins>
      <w:r w:rsidR="00166F16">
        <w:t>:</w:t>
      </w:r>
    </w:p>
    <w:p w14:paraId="48E57A10" w14:textId="77777777" w:rsidR="00FA5967" w:rsidRPr="00C31F21" w:rsidRDefault="00434B2B" w:rsidP="00453179">
      <w:pPr>
        <w:pStyle w:val="Code"/>
      </w:pPr>
      <w:r w:rsidRPr="004650E9">
        <w:t>---</w:t>
      </w:r>
    </w:p>
    <w:p w14:paraId="5EC476CC" w14:textId="77777777" w:rsidR="00FA5967" w:rsidRDefault="00434B2B" w:rsidP="00453179">
      <w:pPr>
        <w:pStyle w:val="Code"/>
      </w:pPr>
      <w:r w:rsidRPr="004650E9">
        <w:t>title: "Penguins Report"</w:t>
      </w:r>
    </w:p>
    <w:p w14:paraId="6C09407C" w14:textId="77777777" w:rsidR="00FA5967" w:rsidRDefault="00434B2B" w:rsidP="00453179">
      <w:pPr>
        <w:pStyle w:val="Code"/>
      </w:pPr>
      <w:r w:rsidRPr="004650E9">
        <w:t>author: "David Keyes"</w:t>
      </w:r>
    </w:p>
    <w:p w14:paraId="70931CD8" w14:textId="7364654C" w:rsidR="007A231B" w:rsidRDefault="00434B2B" w:rsidP="003513FB">
      <w:pPr>
        <w:pStyle w:val="Code"/>
        <w:rPr>
          <w:ins w:id="417" w:author="Sydney Cromwell" w:date="2023-10-27T13:59:00Z"/>
        </w:rPr>
      </w:pPr>
      <w:r w:rsidRPr="004650E9">
        <w:t>format:</w:t>
      </w:r>
    </w:p>
    <w:p w14:paraId="2552787D" w14:textId="15F8780F" w:rsidR="00FA5967" w:rsidRPr="00C31F21" w:rsidRDefault="00481238" w:rsidP="00453179">
      <w:pPr>
        <w:pStyle w:val="Code"/>
      </w:pPr>
      <w:ins w:id="418" w:author="David Keyes" w:date="2023-12-05T10:33:00Z">
        <w:r>
          <w:t xml:space="preserve">  </w:t>
        </w:r>
      </w:ins>
      <w:del w:id="419" w:author="David Keyes" w:date="2023-12-05T10:33:00Z">
        <w:r w:rsidR="00434B2B" w:rsidRPr="004650E9" w:rsidDel="00481238">
          <w:delText xml:space="preserve">  </w:delText>
        </w:r>
      </w:del>
      <w:proofErr w:type="spellStart"/>
      <w:r w:rsidR="00434B2B" w:rsidRPr="004650E9">
        <w:t>revealjs</w:t>
      </w:r>
      <w:proofErr w:type="spellEnd"/>
      <w:r w:rsidR="00434B2B" w:rsidRPr="004650E9">
        <w:t>:</w:t>
      </w:r>
    </w:p>
    <w:p w14:paraId="5ACCC709" w14:textId="69089322" w:rsidR="00FA5967" w:rsidRPr="00075972" w:rsidRDefault="00434B2B" w:rsidP="00453179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  </w:t>
      </w:r>
      <w:ins w:id="420" w:author="David Keyes" w:date="2023-12-05T10:33:00Z">
        <w:r w:rsidR="00481238">
          <w:rPr>
            <w:rStyle w:val="LiteralBold"/>
          </w:rPr>
          <w:t xml:space="preserve">  </w:t>
        </w:r>
      </w:ins>
      <w:del w:id="421" w:author="David Keyes" w:date="2023-12-05T10:33:00Z">
        <w:r w:rsidRPr="00075972" w:rsidDel="00481238">
          <w:rPr>
            <w:rStyle w:val="LiteralBold"/>
          </w:rPr>
          <w:delText xml:space="preserve">    </w:delText>
        </w:r>
      </w:del>
      <w:r w:rsidRPr="00075972">
        <w:rPr>
          <w:rStyle w:val="LiteralBold"/>
        </w:rPr>
        <w:t>i</w:t>
      </w:r>
      <w:commentRangeStart w:id="422"/>
      <w:commentRangeStart w:id="423"/>
      <w:r w:rsidRPr="00075972">
        <w:rPr>
          <w:rStyle w:val="LiteralBold"/>
        </w:rPr>
        <w:t>ncremental: true</w:t>
      </w:r>
      <w:commentRangeEnd w:id="422"/>
      <w:r w:rsidR="007A231B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422"/>
      </w:r>
      <w:commentRangeEnd w:id="423"/>
      <w:r w:rsidR="001E7579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423"/>
      </w:r>
    </w:p>
    <w:p w14:paraId="56C67B89" w14:textId="1952D4CD" w:rsidR="007A231B" w:rsidRDefault="00434B2B" w:rsidP="003513FB">
      <w:pPr>
        <w:pStyle w:val="Code"/>
        <w:rPr>
          <w:ins w:id="424" w:author="Sydney Cromwell" w:date="2023-10-27T13:59:00Z"/>
        </w:rPr>
      </w:pPr>
      <w:r w:rsidRPr="004650E9">
        <w:t>execute:</w:t>
      </w:r>
    </w:p>
    <w:p w14:paraId="309FB6FB" w14:textId="77777777" w:rsidR="00FA5967" w:rsidRPr="00C31F21" w:rsidRDefault="00434B2B" w:rsidP="00453179">
      <w:pPr>
        <w:pStyle w:val="Code"/>
      </w:pPr>
      <w:r w:rsidRPr="004650E9">
        <w:t xml:space="preserve">  echo: false</w:t>
      </w:r>
    </w:p>
    <w:p w14:paraId="58DF55B7" w14:textId="77777777" w:rsidR="00FA5967" w:rsidRPr="00C31F21" w:rsidRDefault="00434B2B" w:rsidP="00453179">
      <w:pPr>
        <w:pStyle w:val="Code"/>
      </w:pPr>
      <w:r w:rsidRPr="004650E9">
        <w:t xml:space="preserve">  warning: false</w:t>
      </w:r>
    </w:p>
    <w:p w14:paraId="0B0A9A7E" w14:textId="77777777" w:rsidR="00FA5967" w:rsidRPr="00C31F21" w:rsidRDefault="00434B2B" w:rsidP="00453179">
      <w:pPr>
        <w:pStyle w:val="Code"/>
      </w:pPr>
      <w:r w:rsidRPr="004650E9">
        <w:t xml:space="preserve">  message: false</w:t>
      </w:r>
    </w:p>
    <w:p w14:paraId="73D4A862" w14:textId="0AE840CC" w:rsidR="00434B2B" w:rsidRPr="00C31F21" w:rsidRDefault="00434B2B" w:rsidP="00453179">
      <w:pPr>
        <w:pStyle w:val="Code"/>
      </w:pPr>
      <w:r w:rsidRPr="004650E9">
        <w:t>---</w:t>
      </w:r>
    </w:p>
    <w:p w14:paraId="2AE20D9F" w14:textId="77777777" w:rsidR="00536BAC" w:rsidRDefault="00166F16" w:rsidP="006B770B">
      <w:pPr>
        <w:pStyle w:val="Body"/>
        <w:rPr>
          <w:ins w:id="425" w:author="Rachel Monaghan" w:date="2023-12-01T10:36:00Z"/>
        </w:rPr>
      </w:pPr>
      <w:r>
        <w:t>As a result</w:t>
      </w:r>
      <w:ins w:id="426" w:author="Rachel Monaghan" w:date="2023-12-01T10:36:00Z">
        <w:r w:rsidR="00536BAC">
          <w:t xml:space="preserve"> of this code</w:t>
        </w:r>
      </w:ins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</w:t>
      </w:r>
    </w:p>
    <w:p w14:paraId="404C9F61" w14:textId="08792737" w:rsidR="00434B2B" w:rsidRDefault="00434B2B" w:rsidP="006B770B">
      <w:pPr>
        <w:pStyle w:val="Body"/>
      </w:pPr>
      <w:r>
        <w:t>You can also set just some lists to incrementally reveal using this format:</w:t>
      </w:r>
    </w:p>
    <w:p w14:paraId="0D5E9525" w14:textId="77777777" w:rsidR="00FA5967" w:rsidRPr="003513FB" w:rsidRDefault="00434B2B" w:rsidP="00453179">
      <w:pPr>
        <w:pStyle w:val="Code"/>
      </w:pPr>
      <w:r w:rsidRPr="004650E9">
        <w:t>::: {.incremental}</w:t>
      </w:r>
    </w:p>
    <w:p w14:paraId="26B5701C" w14:textId="77777777" w:rsidR="00FA5967" w:rsidRDefault="00434B2B" w:rsidP="00453179">
      <w:pPr>
        <w:pStyle w:val="Code"/>
      </w:pPr>
      <w:r w:rsidRPr="004650E9">
        <w:t>- Adelie</w:t>
      </w:r>
    </w:p>
    <w:p w14:paraId="5EEF6A7D" w14:textId="77777777" w:rsidR="00FA5967" w:rsidRDefault="00434B2B" w:rsidP="00453179">
      <w:pPr>
        <w:pStyle w:val="Code"/>
      </w:pPr>
      <w:r w:rsidRPr="004650E9">
        <w:t>- Gentoo</w:t>
      </w:r>
    </w:p>
    <w:p w14:paraId="07FC479D" w14:textId="77777777" w:rsidR="00FA5967" w:rsidRDefault="00434B2B" w:rsidP="00453179">
      <w:pPr>
        <w:pStyle w:val="Code"/>
      </w:pPr>
      <w:r w:rsidRPr="004650E9">
        <w:t>- Chinstrap</w:t>
      </w:r>
    </w:p>
    <w:p w14:paraId="568B15BE" w14:textId="21D51E68" w:rsidR="00434B2B" w:rsidRPr="003513FB" w:rsidRDefault="00434B2B" w:rsidP="00453179">
      <w:pPr>
        <w:pStyle w:val="Code"/>
      </w:pPr>
      <w:r w:rsidRPr="004650E9">
        <w:t>:::</w:t>
      </w:r>
    </w:p>
    <w:p w14:paraId="30CDFB22" w14:textId="739A19CB" w:rsidR="00434B2B" w:rsidRDefault="00166F16" w:rsidP="006B770B">
      <w:pPr>
        <w:pStyle w:val="Body"/>
      </w:pPr>
      <w:r>
        <w:t>U</w:t>
      </w:r>
      <w:r w:rsidR="00434B2B">
        <w:t xml:space="preserve">sing </w:t>
      </w:r>
      <w:r w:rsidR="00434B2B" w:rsidRPr="002D4E5C">
        <w:rPr>
          <w:rStyle w:val="Literal"/>
        </w:rPr>
        <w:t>:::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del w:id="427" w:author="Rachel Monaghan" w:date="2023-12-01T10:36:00Z">
        <w:r w:rsidR="00434B2B" w:rsidRPr="00536BAC" w:rsidDel="00536BAC">
          <w:rPr>
            <w:rStyle w:val="Italic"/>
            <w:rPrChange w:id="428" w:author="Rachel Monaghan" w:date="2023-12-01T10:36:00Z">
              <w:rPr>
                <w:rStyle w:val="Literal"/>
              </w:rPr>
            </w:rPrChange>
          </w:rPr>
          <w:delText>&lt;</w:delText>
        </w:r>
      </w:del>
      <w:r w:rsidR="00434B2B" w:rsidRPr="00536BAC">
        <w:rPr>
          <w:rStyle w:val="Italic"/>
          <w:rPrChange w:id="429" w:author="Rachel Monaghan" w:date="2023-12-01T10:36:00Z">
            <w:rPr>
              <w:rStyle w:val="Literal"/>
            </w:rPr>
          </w:rPrChange>
        </w:rPr>
        <w:t>div</w:t>
      </w:r>
      <w:del w:id="430" w:author="Rachel Monaghan" w:date="2023-12-01T10:36:00Z">
        <w:r w:rsidR="00434B2B" w:rsidRPr="002D4E5C" w:rsidDel="00536BAC">
          <w:rPr>
            <w:rStyle w:val="Literal"/>
          </w:rPr>
          <w:delText>&gt;</w:delText>
        </w:r>
      </w:del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define properties within that section. In th</w:t>
      </w:r>
      <w:r>
        <w:t>is</w:t>
      </w:r>
      <w:r w:rsidR="00434B2B">
        <w:t xml:space="preserve"> code, adding </w:t>
      </w:r>
      <w:r w:rsidR="00434B2B" w:rsidRPr="002D4E5C">
        <w:rPr>
          <w:rStyle w:val="Literal"/>
        </w:rPr>
        <w:t>{.incremental}</w:t>
      </w:r>
      <w:r w:rsidR="00434B2B">
        <w:t xml:space="preserve"> sets a custom CSS class that </w:t>
      </w:r>
      <w:del w:id="431" w:author="Rachel Monaghan" w:date="2023-12-01T10:36:00Z">
        <w:r w:rsidR="00434B2B" w:rsidDel="00536BAC">
          <w:delText xml:space="preserve">makes </w:delText>
        </w:r>
      </w:del>
      <w:ins w:id="432" w:author="Rachel Monaghan" w:date="2023-12-01T10:36:00Z">
        <w:r w:rsidR="00536BAC">
          <w:t xml:space="preserve">displays </w:t>
        </w:r>
      </w:ins>
      <w:r w:rsidR="00434B2B">
        <w:t xml:space="preserve">the list </w:t>
      </w:r>
      <w:del w:id="433" w:author="Rachel Monaghan" w:date="2023-12-01T10:36:00Z">
        <w:r w:rsidR="00434B2B" w:rsidDel="00536BAC">
          <w:delText xml:space="preserve">reveal </w:delText>
        </w:r>
      </w:del>
      <w:r w:rsidR="00434B2B">
        <w:t>incrementally.</w:t>
      </w:r>
    </w:p>
    <w:p w14:paraId="69280A69" w14:textId="1A30A7B3" w:rsidR="00434B2B" w:rsidRPr="00A37D42" w:rsidRDefault="00434B2B" w:rsidP="005D32E8">
      <w:pPr>
        <w:pStyle w:val="HeadB"/>
      </w:pPr>
      <w:bookmarkStart w:id="434" w:name="_Toc134789582"/>
      <w:bookmarkStart w:id="435" w:name="_Toc152317624"/>
      <w:bookmarkStart w:id="436" w:name="aligning-content-1"/>
      <w:bookmarkEnd w:id="411"/>
      <w:r w:rsidRPr="00A37D42">
        <w:lastRenderedPageBreak/>
        <w:t>Aligning Content</w:t>
      </w:r>
      <w:r w:rsidR="009E486F">
        <w:t xml:space="preserve"> and Adding Background Images</w:t>
      </w:r>
      <w:bookmarkEnd w:id="434"/>
      <w:bookmarkEnd w:id="435"/>
    </w:p>
    <w:p w14:paraId="40244DCA" w14:textId="577DBB8B" w:rsidR="00434B2B" w:rsidRDefault="00434B2B" w:rsidP="006B770B">
      <w:pPr>
        <w:pStyle w:val="Body"/>
      </w:pPr>
      <w:del w:id="437" w:author="Rachel Monaghan" w:date="2023-12-01T10:36:00Z">
        <w:r w:rsidDel="00093190">
          <w:delText xml:space="preserve">We </w:delText>
        </w:r>
      </w:del>
      <w:ins w:id="438" w:author="Rachel Monaghan" w:date="2023-12-01T10:36:00Z">
        <w:r w:rsidR="00093190">
          <w:t xml:space="preserve">You </w:t>
        </w:r>
      </w:ins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</w:t>
      </w:r>
      <w:ins w:id="439" w:author="Rachel Monaghan" w:date="2023-12-01T10:36:00Z">
        <w:r w:rsidR="00093190">
          <w:t>t</w:t>
        </w:r>
      </w:ins>
      <w:ins w:id="440" w:author="Rachel Monaghan" w:date="2023-12-01T10:37:00Z">
        <w:r w:rsidR="00093190">
          <w:t xml:space="preserve">ag </w:t>
        </w:r>
      </w:ins>
      <w:r w:rsidR="00166F16">
        <w:t xml:space="preserve">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</w:t>
      </w:r>
      <w:del w:id="441" w:author="Rachel Monaghan" w:date="2023-12-01T10:37:00Z">
        <w:r w:rsidDel="00093190">
          <w:delText>Let’s s</w:delText>
        </w:r>
      </w:del>
      <w:ins w:id="442" w:author="Rachel Monaghan" w:date="2023-12-01T10:37:00Z">
        <w:r w:rsidR="00093190">
          <w:t>S</w:t>
        </w:r>
      </w:ins>
      <w:r>
        <w:t xml:space="preserve">ay </w:t>
      </w:r>
      <w:del w:id="443" w:author="Rachel Monaghan" w:date="2023-12-01T10:37:00Z">
        <w:r w:rsidDel="00093190">
          <w:delText xml:space="preserve">we </w:delText>
        </w:r>
      </w:del>
      <w:ins w:id="444" w:author="Rachel Monaghan" w:date="2023-12-01T10:37:00Z">
        <w:r w:rsidR="00093190">
          <w:t xml:space="preserve">you </w:t>
        </w:r>
      </w:ins>
      <w:r>
        <w:t xml:space="preserve">want to create a slide with content in two columns, as in </w:t>
      </w:r>
      <w:r w:rsidR="006B770B">
        <w:t>Figure 10-</w:t>
      </w:r>
      <w:r w:rsidR="00ED68F6">
        <w:t>2</w:t>
      </w:r>
      <w:r>
        <w:t>.</w:t>
      </w:r>
    </w:p>
    <w:p w14:paraId="4BC90A96" w14:textId="5D472268" w:rsidR="00434B2B" w:rsidRDefault="00434B2B" w:rsidP="00711FE4">
      <w:pPr>
        <w:pStyle w:val="GraphicSlug"/>
      </w:pPr>
      <w:r>
        <w:t>[F1000</w:t>
      </w:r>
      <w:r w:rsidR="007665CC">
        <w:t>2</w:t>
      </w:r>
      <w:r>
        <w:t>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57019E82" w:rsidR="00434B2B" w:rsidRDefault="00AB58D2" w:rsidP="00711FE4">
      <w:pPr>
        <w:pStyle w:val="CaptionLine"/>
      </w:pPr>
      <w:r>
        <w:t>Creating</w:t>
      </w:r>
      <w:r w:rsidR="00434B2B">
        <w:t xml:space="preserve"> two columns</w:t>
      </w:r>
      <w:r>
        <w:t xml:space="preserve"> with a </w:t>
      </w:r>
      <w:r w:rsidRPr="00075972">
        <w:rPr>
          <w:rStyle w:val="Literal"/>
        </w:rPr>
        <w:t>&lt;div&gt;</w:t>
      </w:r>
      <w:ins w:id="445" w:author="Sydney Cromwell" w:date="2023-10-27T16:33:00Z">
        <w:r w:rsidR="006B1EAA" w:rsidRPr="00A85F04">
          <w:t xml:space="preserve"> tag</w:t>
        </w:r>
      </w:ins>
    </w:p>
    <w:p w14:paraId="33CEF226" w14:textId="2E4574B6" w:rsidR="007A231B" w:rsidRDefault="00434B2B" w:rsidP="006B770B">
      <w:pPr>
        <w:pStyle w:val="Body"/>
        <w:rPr>
          <w:ins w:id="446" w:author="Sydney Cromwell" w:date="2023-10-27T13:59:00Z"/>
        </w:rPr>
      </w:pPr>
      <w:r>
        <w:t>The</w:t>
      </w:r>
      <w:r w:rsidR="00E702C0">
        <w:t xml:space="preserve"> following</w:t>
      </w:r>
      <w:r>
        <w:t xml:space="preserve"> code create</w:t>
      </w:r>
      <w:ins w:id="447" w:author="Rachel Monaghan" w:date="2023-12-01T10:37:00Z">
        <w:r w:rsidR="00093190">
          <w:t>s</w:t>
        </w:r>
      </w:ins>
      <w:del w:id="448" w:author="Rachel Monaghan" w:date="2023-12-01T10:37:00Z">
        <w:r w:rsidR="00E702C0" w:rsidDel="00093190">
          <w:delText>d</w:delText>
        </w:r>
      </w:del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</w:p>
    <w:p w14:paraId="555BD029" w14:textId="77777777" w:rsidR="00FA5967" w:rsidRPr="003513FB" w:rsidRDefault="00434B2B" w:rsidP="000653A2">
      <w:pPr>
        <w:pStyle w:val="Code"/>
      </w:pPr>
      <w:r w:rsidRPr="004650E9">
        <w:t>::::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Pr="003513FB" w:rsidRDefault="00434B2B" w:rsidP="000653A2">
      <w:pPr>
        <w:pStyle w:val="Code"/>
      </w:pPr>
      <w:r w:rsidRPr="004650E9">
        <w:t>::: {.column width="50%"}</w:t>
      </w:r>
    </w:p>
    <w:p w14:paraId="26326F0B" w14:textId="77777777" w:rsidR="00FA5967" w:rsidRPr="003513FB" w:rsidRDefault="00434B2B" w:rsidP="000653A2">
      <w:pPr>
        <w:pStyle w:val="Code"/>
      </w:pPr>
      <w:r w:rsidRPr="004650E9">
        <w:t>```{r}</w:t>
      </w:r>
    </w:p>
    <w:p w14:paraId="252C6144" w14:textId="7FC02260" w:rsidR="007A231B" w:rsidRDefault="00434B2B" w:rsidP="000653A2">
      <w:pPr>
        <w:pStyle w:val="Code"/>
        <w:rPr>
          <w:ins w:id="449" w:author="Sydney Cromwell" w:date="2023-10-27T13:59:00Z"/>
        </w:rPr>
      </w:pPr>
      <w:r w:rsidRPr="004650E9">
        <w:t>penguins %&gt;%</w:t>
      </w:r>
    </w:p>
    <w:p w14:paraId="3ADD880C" w14:textId="77777777" w:rsidR="00FA5967" w:rsidRPr="003513FB" w:rsidRDefault="00434B2B" w:rsidP="000653A2">
      <w:pPr>
        <w:pStyle w:val="Code"/>
      </w:pPr>
      <w:r w:rsidRPr="004650E9">
        <w:t xml:space="preserve">  ggplot(</w:t>
      </w:r>
      <w:proofErr w:type="spellStart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58B0543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geom_histogram</w:t>
      </w:r>
      <w:proofErr w:type="spellEnd"/>
      <w:r w:rsidRPr="004650E9">
        <w:t>() +</w:t>
      </w:r>
    </w:p>
    <w:p w14:paraId="136FEE0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theme_minimal</w:t>
      </w:r>
      <w:proofErr w:type="spellEnd"/>
      <w:r w:rsidRPr="004650E9">
        <w:t>()</w:t>
      </w:r>
    </w:p>
    <w:p w14:paraId="730719C2" w14:textId="77777777" w:rsidR="00FA5967" w:rsidRPr="003513FB" w:rsidRDefault="00434B2B" w:rsidP="000653A2">
      <w:pPr>
        <w:pStyle w:val="Code"/>
      </w:pPr>
      <w:r w:rsidRPr="004650E9"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Pr="003513FB" w:rsidRDefault="00434B2B" w:rsidP="000653A2">
      <w:pPr>
        <w:pStyle w:val="Code"/>
      </w:pPr>
      <w:r w:rsidRPr="004650E9"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Pr="003513FB" w:rsidRDefault="00434B2B" w:rsidP="000653A2">
      <w:pPr>
        <w:pStyle w:val="Code"/>
      </w:pPr>
      <w:r w:rsidRPr="004650E9">
        <w:t>::: {.column width="50%"}</w:t>
      </w:r>
    </w:p>
    <w:p w14:paraId="681E613F" w14:textId="77777777" w:rsidR="00FA5967" w:rsidRPr="003513FB" w:rsidRDefault="00434B2B" w:rsidP="000653A2">
      <w:pPr>
        <w:pStyle w:val="Code"/>
      </w:pPr>
      <w:r w:rsidRPr="004650E9">
        <w:t>```{r}</w:t>
      </w:r>
    </w:p>
    <w:p w14:paraId="329C2FCB" w14:textId="075CF49E" w:rsidR="007A231B" w:rsidRDefault="00434B2B" w:rsidP="000653A2">
      <w:pPr>
        <w:pStyle w:val="Code"/>
        <w:rPr>
          <w:ins w:id="450" w:author="Sydney Cromwell" w:date="2023-10-27T13:59:00Z"/>
        </w:rPr>
      </w:pPr>
      <w:r w:rsidRPr="004650E9">
        <w:t>penguins %&gt;%</w:t>
      </w:r>
    </w:p>
    <w:p w14:paraId="3A9ED4ED" w14:textId="77777777" w:rsidR="00FA5967" w:rsidRPr="003513FB" w:rsidRDefault="00434B2B" w:rsidP="000653A2">
      <w:pPr>
        <w:pStyle w:val="Code"/>
      </w:pPr>
      <w:r w:rsidRPr="004650E9">
        <w:t xml:space="preserve">  ggplot(</w:t>
      </w:r>
      <w:proofErr w:type="spellStart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C9B5EF3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geom_histogram</w:t>
      </w:r>
      <w:proofErr w:type="spellEnd"/>
      <w:r w:rsidRPr="004650E9">
        <w:t>() +</w:t>
      </w:r>
    </w:p>
    <w:p w14:paraId="1774DDF4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theme_minimal</w:t>
      </w:r>
      <w:proofErr w:type="spellEnd"/>
      <w:r w:rsidRPr="004650E9">
        <w:t>()</w:t>
      </w:r>
    </w:p>
    <w:p w14:paraId="63832C57" w14:textId="77777777" w:rsidR="00FA5967" w:rsidRPr="003513FB" w:rsidRDefault="00434B2B" w:rsidP="000653A2">
      <w:pPr>
        <w:pStyle w:val="Code"/>
      </w:pPr>
      <w:r w:rsidRPr="004650E9"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Pr="003513FB" w:rsidRDefault="00434B2B" w:rsidP="000653A2">
      <w:pPr>
        <w:pStyle w:val="Code"/>
      </w:pPr>
      <w:r w:rsidRPr="004650E9"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3513FB" w:rsidRDefault="00434B2B" w:rsidP="000653A2">
      <w:pPr>
        <w:pStyle w:val="Code"/>
      </w:pPr>
      <w:r w:rsidRPr="004650E9">
        <w:t>::::</w:t>
      </w:r>
    </w:p>
    <w:p w14:paraId="43CFA4E1" w14:textId="34DCB923" w:rsidR="00E702C0" w:rsidRDefault="00E702C0" w:rsidP="006B770B">
      <w:pPr>
        <w:pStyle w:val="Body"/>
      </w:pPr>
      <w:r>
        <w:t xml:space="preserve">Notice the </w:t>
      </w:r>
      <w:r w:rsidRPr="002D4E5C">
        <w:rPr>
          <w:rStyle w:val="Literal"/>
        </w:rPr>
        <w:t>:::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nested </w:t>
      </w:r>
      <w:r w:rsidRPr="005D32E8">
        <w:rPr>
          <w:rStyle w:val="Literal"/>
        </w:rPr>
        <w:t>&lt;div&gt;</w:t>
      </w:r>
      <w:r w:rsidR="00563AEF" w:rsidRPr="002516C9">
        <w:t xml:space="preserve"> sections</w:t>
      </w:r>
      <w:r w:rsidRPr="00563AEF">
        <w:t>.</w:t>
      </w:r>
      <w:r>
        <w:t xml:space="preserve"> </w:t>
      </w:r>
      <w:del w:id="451" w:author="Rachel Monaghan" w:date="2023-12-01T10:37:00Z">
        <w:r w:rsidDel="00093190">
          <w:delText>We first use a</w:delText>
        </w:r>
      </w:del>
      <w:ins w:id="452" w:author="Rachel Monaghan" w:date="2023-12-01T10:37:00Z">
        <w:r w:rsidR="00093190">
          <w:t>The</w:t>
        </w:r>
      </w:ins>
      <w:r>
        <w:t xml:space="preserve"> </w:t>
      </w:r>
      <w:r w:rsidRPr="002D4E5C">
        <w:rPr>
          <w:rStyle w:val="Literal"/>
        </w:rPr>
        <w:t>columns</w:t>
      </w:r>
      <w:r>
        <w:t xml:space="preserve"> class</w:t>
      </w:r>
      <w:del w:id="453" w:author="Rachel Monaghan" w:date="2023-12-01T10:37:00Z">
        <w:r w:rsidDel="00093190">
          <w:delText>, which</w:delText>
        </w:r>
      </w:del>
      <w:r>
        <w:t xml:space="preserve"> tells the HTML that all content within the </w:t>
      </w:r>
      <w:r w:rsidRPr="002D4E5C">
        <w:rPr>
          <w:rStyle w:val="Literal"/>
        </w:rPr>
        <w:t>::::</w:t>
      </w:r>
      <w:r>
        <w:t xml:space="preserve"> should be laid out as columns. Then,</w:t>
      </w:r>
      <w:del w:id="454" w:author="Rachel Monaghan" w:date="2023-12-01T10:38:00Z">
        <w:r w:rsidDel="00093190">
          <w:delText xml:space="preserve"> </w:delText>
        </w:r>
      </w:del>
      <w:ins w:id="455" w:author="Rachel Monaghan" w:date="2023-12-01T10:38:00Z">
        <w:r w:rsidR="00093190">
          <w:t xml:space="preserve"> </w:t>
        </w:r>
      </w:ins>
      <w:del w:id="456" w:author="Rachel Monaghan" w:date="2023-12-01T10:38:00Z">
        <w:r w:rsidDel="00093190">
          <w:delText xml:space="preserve">we use </w:delText>
        </w:r>
      </w:del>
      <w:r w:rsidRPr="002D4E5C">
        <w:rPr>
          <w:rStyle w:val="Literal"/>
        </w:rPr>
        <w:t>::: {.column width="50%"}</w:t>
      </w:r>
      <w:r>
        <w:t xml:space="preserve"> </w:t>
      </w:r>
      <w:del w:id="457" w:author="Rachel Monaghan" w:date="2023-12-01T10:38:00Z">
        <w:r w:rsidDel="00093190">
          <w:delText xml:space="preserve">to </w:delText>
        </w:r>
      </w:del>
      <w:r>
        <w:t>start</w:t>
      </w:r>
      <w:ins w:id="458" w:author="Rachel Monaghan" w:date="2023-12-01T10:38:00Z">
        <w:r w:rsidR="00093190">
          <w:t>s</w:t>
        </w:r>
      </w:ins>
      <w:r>
        <w:t xml:space="preserve">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</w:t>
      </w:r>
      <w:r>
        <w:lastRenderedPageBreak/>
        <w:t xml:space="preserve">takes up half the width of the slide. </w:t>
      </w:r>
      <w:del w:id="459" w:author="Rachel Monaghan" w:date="2023-12-01T10:38:00Z">
        <w:r w:rsidDel="00093190">
          <w:delText>W</w:delText>
        </w:r>
        <w:r w:rsidR="00AB58D2" w:rsidDel="00093190">
          <w:delText>e</w:delText>
        </w:r>
        <w:r w:rsidDel="00093190">
          <w:delText xml:space="preserve"> use</w:delText>
        </w:r>
      </w:del>
      <w:ins w:id="460" w:author="Rachel Monaghan" w:date="2023-12-01T10:38:00Z">
        <w:r w:rsidR="00093190">
          <w:t>The</w:t>
        </w:r>
      </w:ins>
      <w:r>
        <w:t xml:space="preserve"> closing </w:t>
      </w:r>
      <w:r w:rsidRPr="002D4E5C">
        <w:rPr>
          <w:rStyle w:val="Literal"/>
        </w:rPr>
        <w:t>:::</w:t>
      </w:r>
      <w:del w:id="461" w:author="Rachel Monaghan" w:date="2023-12-01T10:38:00Z">
        <w:r w:rsidRPr="002D4E5C" w:rsidDel="00093190">
          <w:rPr>
            <w:rStyle w:val="Literal"/>
          </w:rPr>
          <w:delText>:</w:delText>
        </w:r>
      </w:del>
      <w:r>
        <w:t xml:space="preserve"> and </w:t>
      </w:r>
      <w:r w:rsidRPr="002D4E5C">
        <w:rPr>
          <w:rStyle w:val="Literal"/>
        </w:rPr>
        <w:t>:::</w:t>
      </w:r>
      <w:ins w:id="462" w:author="Rachel Monaghan" w:date="2023-12-01T10:38:00Z">
        <w:r w:rsidR="00093190" w:rsidRPr="002D4E5C">
          <w:rPr>
            <w:rStyle w:val="Literal"/>
          </w:rPr>
          <w:t>:</w:t>
        </w:r>
      </w:ins>
      <w:r>
        <w:t xml:space="preserve"> </w:t>
      </w:r>
      <w:del w:id="463" w:author="Rachel Monaghan" w:date="2023-12-01T10:38:00Z">
        <w:r w:rsidDel="00093190">
          <w:delText xml:space="preserve">to </w:delText>
        </w:r>
      </w:del>
      <w:r>
        <w:t>indicate the end of the section.</w:t>
      </w:r>
    </w:p>
    <w:p w14:paraId="2CE23A2A" w14:textId="7A0D7027" w:rsidR="007A231B" w:rsidRDefault="00434B2B" w:rsidP="006B770B">
      <w:pPr>
        <w:pStyle w:val="Body"/>
        <w:rPr>
          <w:ins w:id="464" w:author="Sydney Cromwell" w:date="2023-10-27T13:59:00Z"/>
        </w:rPr>
      </w:pPr>
      <w:r>
        <w:t>W</w:t>
      </w:r>
      <w:r w:rsidR="004D5504">
        <w:t>hen using</w:t>
      </w:r>
      <w:r>
        <w:t xml:space="preserve"> </w:t>
      </w:r>
      <w:proofErr w:type="spellStart"/>
      <w:r w:rsidRPr="002D4E5C">
        <w:rPr>
          <w:rStyle w:val="Literal"/>
        </w:rPr>
        <w:t>xaringan</w:t>
      </w:r>
      <w:proofErr w:type="spellEnd"/>
      <w:r w:rsidR="004D5504">
        <w:t xml:space="preserve">, </w:t>
      </w:r>
      <w:del w:id="465" w:author="Rachel Monaghan" w:date="2023-12-01T10:38:00Z">
        <w:r w:rsidDel="00093190">
          <w:delText xml:space="preserve">we </w:delText>
        </w:r>
      </w:del>
      <w:ins w:id="466" w:author="Rachel Monaghan" w:date="2023-12-01T10:38:00Z">
        <w:r w:rsidR="00093190">
          <w:t xml:space="preserve">you </w:t>
        </w:r>
      </w:ins>
      <w:r>
        <w:t>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with </w:t>
      </w:r>
      <w:r w:rsidRPr="002D4E5C">
        <w:rPr>
          <w:rStyle w:val="Literal"/>
        </w:rPr>
        <w:t>.center[]</w:t>
      </w:r>
      <w:r>
        <w:t xml:space="preserve">. </w:t>
      </w:r>
      <w:del w:id="467" w:author="Rachel Monaghan" w:date="2023-12-01T10:39:00Z">
        <w:r w:rsidDel="00093190">
          <w:delText>Doing the same thing</w:delText>
        </w:r>
      </w:del>
      <w:ins w:id="468" w:author="Rachel Monaghan" w:date="2023-12-01T10:39:00Z">
        <w:r w:rsidR="00093190">
          <w:t>Alignment</w:t>
        </w:r>
      </w:ins>
      <w:r>
        <w:t xml:space="preserve"> in Quarto is slightly more complicated. Quarto has no built-in CSS class to center content</w:t>
      </w:r>
      <w:r w:rsidR="004D5504">
        <w:t>,</w:t>
      </w:r>
      <w:r>
        <w:t xml:space="preserve"> so </w:t>
      </w:r>
      <w:del w:id="469" w:author="Rachel Monaghan" w:date="2023-12-01T10:39:00Z">
        <w:r w:rsidDel="00093190">
          <w:delText xml:space="preserve">we </w:delText>
        </w:r>
      </w:del>
      <w:ins w:id="470" w:author="Rachel Monaghan" w:date="2023-12-01T10:39:00Z">
        <w:r w:rsidR="00093190">
          <w:t xml:space="preserve">you’ll </w:t>
        </w:r>
      </w:ins>
      <w:r>
        <w:t xml:space="preserve">need to create </w:t>
      </w:r>
      <w:r w:rsidR="004D5504">
        <w:t>one</w:t>
      </w:r>
      <w:r>
        <w:t xml:space="preserve"> </w:t>
      </w:r>
      <w:del w:id="471" w:author="Rachel Monaghan" w:date="2023-12-01T10:39:00Z">
        <w:r w:rsidDel="00093190">
          <w:delText>ourselves</w:delText>
        </w:r>
      </w:del>
      <w:ins w:id="472" w:author="Rachel Monaghan" w:date="2023-12-01T10:39:00Z">
        <w:r w:rsidR="00093190">
          <w:t>yourself</w:t>
        </w:r>
      </w:ins>
      <w:r>
        <w:t xml:space="preserve">. </w:t>
      </w:r>
      <w:r w:rsidR="004D5504">
        <w:t>B</w:t>
      </w:r>
      <w:r>
        <w:t xml:space="preserve">egin a CSS code chunk and a custom class called </w:t>
      </w:r>
      <w:r w:rsidRPr="002D4E5C">
        <w:rPr>
          <w:rStyle w:val="Literal"/>
        </w:rPr>
        <w:t>center-slide</w:t>
      </w:r>
      <w:r w:rsidR="004D5504">
        <w:t>:</w:t>
      </w:r>
    </w:p>
    <w:p w14:paraId="54288FC4" w14:textId="77777777" w:rsidR="00FA5967" w:rsidRPr="003513FB" w:rsidRDefault="00434B2B" w:rsidP="00122952">
      <w:pPr>
        <w:pStyle w:val="Code"/>
      </w:pPr>
      <w:r w:rsidRPr="004650E9">
        <w:t>```{</w:t>
      </w:r>
      <w:proofErr w:type="spellStart"/>
      <w:r w:rsidRPr="004650E9">
        <w:t>css</w:t>
      </w:r>
      <w:proofErr w:type="spellEnd"/>
      <w:r w:rsidRPr="004650E9">
        <w:t>}</w:t>
      </w:r>
    </w:p>
    <w:p w14:paraId="764BF364" w14:textId="77777777" w:rsidR="00FA5967" w:rsidRDefault="00434B2B" w:rsidP="00122952">
      <w:pPr>
        <w:pStyle w:val="Code"/>
      </w:pPr>
      <w:r w:rsidRPr="004650E9">
        <w:t>.center-slide {</w:t>
      </w:r>
    </w:p>
    <w:p w14:paraId="596110BF" w14:textId="77777777" w:rsidR="00FA5967" w:rsidRDefault="00434B2B" w:rsidP="00122952">
      <w:pPr>
        <w:pStyle w:val="Code"/>
      </w:pPr>
      <w:r w:rsidRPr="004650E9">
        <w:t xml:space="preserve">    text-align: center;</w:t>
      </w:r>
    </w:p>
    <w:p w14:paraId="67C020A1" w14:textId="77777777" w:rsidR="00FA5967" w:rsidRPr="003513FB" w:rsidRDefault="00434B2B" w:rsidP="00122952">
      <w:pPr>
        <w:pStyle w:val="Code"/>
      </w:pPr>
      <w:r w:rsidRPr="004650E9">
        <w:t>}</w:t>
      </w:r>
    </w:p>
    <w:p w14:paraId="7A4D69E6" w14:textId="7BCC4D58" w:rsidR="00434B2B" w:rsidRPr="003513FB" w:rsidRDefault="00434B2B" w:rsidP="00122952">
      <w:pPr>
        <w:pStyle w:val="Code"/>
      </w:pPr>
      <w:r w:rsidRPr="004650E9">
        <w:t>```</w:t>
      </w:r>
    </w:p>
    <w:p w14:paraId="378FFC5D" w14:textId="77777777" w:rsidR="00093190" w:rsidRDefault="004D5504" w:rsidP="006B770B">
      <w:pPr>
        <w:pStyle w:val="Body"/>
        <w:rPr>
          <w:ins w:id="473" w:author="Rachel Monaghan" w:date="2023-12-01T10:40:00Z"/>
        </w:rPr>
      </w:pPr>
      <w:del w:id="474" w:author="Rachel Monaghan" w:date="2023-12-01T10:39:00Z">
        <w:r w:rsidDel="00093190">
          <w:delText xml:space="preserve">Using </w:delText>
        </w:r>
      </w:del>
      <w:ins w:id="475" w:author="Rachel Monaghan" w:date="2023-12-01T10:39:00Z">
        <w:r w:rsidR="00093190">
          <w:t xml:space="preserve">This </w:t>
        </w:r>
      </w:ins>
      <w:r>
        <w:t>CSS</w:t>
      </w:r>
      <w:del w:id="476" w:author="Rachel Monaghan" w:date="2023-12-01T10:39:00Z">
        <w:r w:rsidDel="00093190">
          <w:delText>, we</w:delText>
        </w:r>
      </w:del>
      <w:r>
        <w:t xml:space="preserve"> center-align</w:t>
      </w:r>
      <w:ins w:id="477" w:author="Rachel Monaghan" w:date="2023-12-01T10:39:00Z">
        <w:r w:rsidR="00093190">
          <w:t>s</w:t>
        </w:r>
      </w:ins>
      <w:r>
        <w:t xml:space="preserve"> all content. (The </w:t>
      </w:r>
      <w:r w:rsidRPr="002D4E5C">
        <w:rPr>
          <w:rStyle w:val="Literal"/>
        </w:rPr>
        <w:t>text-align</w:t>
      </w:r>
      <w:r>
        <w:t xml:space="preserve"> property aligns images, too, not just text.) </w:t>
      </w:r>
    </w:p>
    <w:p w14:paraId="06E4A873" w14:textId="2804D280" w:rsidR="00434B2B" w:rsidRDefault="004D5504" w:rsidP="006B770B">
      <w:pPr>
        <w:pStyle w:val="Body"/>
      </w:pPr>
      <w:del w:id="478" w:author="Rachel Monaghan" w:date="2023-12-01T10:40:00Z">
        <w:r w:rsidDel="00093190">
          <w:delText>We</w:delText>
        </w:r>
        <w:r w:rsidR="00434B2B" w:rsidDel="00093190">
          <w:delText xml:space="preserve"> then</w:delText>
        </w:r>
      </w:del>
      <w:ins w:id="479" w:author="Rachel Monaghan" w:date="2023-12-01T10:40:00Z">
        <w:r w:rsidR="00093190">
          <w:t>To</w:t>
        </w:r>
      </w:ins>
      <w:r w:rsidR="00434B2B">
        <w:t xml:space="preserve"> apply the new </w:t>
      </w:r>
      <w:r w:rsidR="00434B2B" w:rsidRPr="002D4E5C">
        <w:rPr>
          <w:rStyle w:val="Literal"/>
        </w:rPr>
        <w:t>center-slide</w:t>
      </w:r>
      <w:r w:rsidR="00434B2B">
        <w:t xml:space="preserve"> class</w:t>
      </w:r>
      <w:del w:id="480" w:author="Rachel Monaghan" w:date="2023-12-01T10:40:00Z">
        <w:r w:rsidR="00434B2B" w:rsidDel="00093190">
          <w:delText xml:space="preserve"> by putting</w:delText>
        </w:r>
      </w:del>
      <w:ins w:id="481" w:author="Rachel Monaghan" w:date="2023-12-01T10:40:00Z">
        <w:r w:rsidR="00093190">
          <w:t>, you put</w:t>
        </w:r>
      </w:ins>
      <w:r w:rsidR="00434B2B">
        <w:t xml:space="preserve">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4650E9">
        <w:t>## Bill Length {.center-slide}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3E172ECB" w:rsidR="00434B2B" w:rsidRDefault="009E486F" w:rsidP="006B770B">
      <w:pPr>
        <w:pStyle w:val="Body"/>
      </w:pPr>
      <w:bookmarkStart w:id="482" w:name="adding-background-images-to-slides-1"/>
      <w:bookmarkEnd w:id="436"/>
      <w:del w:id="483" w:author="Rachel Monaghan" w:date="2023-12-01T10:40:00Z">
        <w:r w:rsidDel="00093190">
          <w:delText>Lastly</w:delText>
        </w:r>
      </w:del>
      <w:ins w:id="484" w:author="Rachel Monaghan" w:date="2023-12-01T10:40:00Z">
        <w:r w:rsidR="00093190">
          <w:t>Finally</w:t>
        </w:r>
      </w:ins>
      <w:r>
        <w:t>, w</w:t>
      </w:r>
      <w:r w:rsidR="004D5504">
        <w:t>hen w</w:t>
      </w:r>
      <w:r w:rsidR="00434B2B">
        <w:t xml:space="preserve">orking in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D5504">
        <w:t xml:space="preserve">, </w:t>
      </w:r>
      <w:del w:id="485" w:author="Rachel Monaghan" w:date="2023-12-01T10:40:00Z">
        <w:r w:rsidR="00434B2B" w:rsidDel="00093190">
          <w:delText xml:space="preserve">we </w:delText>
        </w:r>
      </w:del>
      <w:ins w:id="486" w:author="Rachel Monaghan" w:date="2023-12-01T10:40:00Z">
        <w:r w:rsidR="00093190">
          <w:t xml:space="preserve">you </w:t>
        </w:r>
      </w:ins>
      <w:r w:rsidR="00434B2B">
        <w:t xml:space="preserve">added a background image to </w:t>
      </w:r>
      <w:r w:rsidR="004D5504">
        <w:t>a</w:t>
      </w:r>
      <w:r w:rsidR="00434B2B">
        <w:t xml:space="preserve"> slide. </w:t>
      </w:r>
      <w:del w:id="487" w:author="Rachel Monaghan" w:date="2023-12-01T10:40:00Z">
        <w:r w:rsidR="00434B2B" w:rsidDel="00093190">
          <w:delText xml:space="preserve">We </w:delText>
        </w:r>
      </w:del>
      <w:ins w:id="488" w:author="Rachel Monaghan" w:date="2023-12-01T10:40:00Z">
        <w:r w:rsidR="00093190">
          <w:t xml:space="preserve">You </w:t>
        </w:r>
      </w:ins>
      <w:r w:rsidR="00434B2B">
        <w:t xml:space="preserve">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</w:t>
      </w:r>
      <w:del w:id="489" w:author="Rachel Monaghan" w:date="2023-12-01T10:41:00Z">
        <w:r w:rsidR="00434B2B" w:rsidDel="00093190">
          <w:delText>as follows</w:delText>
        </w:r>
      </w:del>
      <w:ins w:id="490" w:author="Rachel Monaghan" w:date="2023-12-01T10:41:00Z">
        <w:r w:rsidR="00093190">
          <w:t>like so</w:t>
        </w:r>
      </w:ins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4650E9">
        <w:t>## Penguins {background-image="penguins.jpg"}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491" w:name="_Toc134789583"/>
      <w:bookmarkStart w:id="492" w:name="_Toc152317625"/>
      <w:bookmarkStart w:id="493" w:name="Xedcf9df7cad0a175fde93feef3cbccc1460b636"/>
      <w:bookmarkEnd w:id="482"/>
      <w:r w:rsidRPr="00A37D42">
        <w:t>Customizing Your Slides with Themes and CSS</w:t>
      </w:r>
      <w:bookmarkEnd w:id="491"/>
      <w:bookmarkEnd w:id="492"/>
    </w:p>
    <w:p w14:paraId="2B07AEC7" w14:textId="02D30802" w:rsidR="00434B2B" w:rsidRDefault="00434B2B" w:rsidP="004D7754">
      <w:pPr>
        <w:pStyle w:val="Body"/>
      </w:pPr>
      <w:del w:id="494" w:author="Rachel Monaghan" w:date="2023-12-01T10:41:00Z">
        <w:r w:rsidDel="00093190">
          <w:delText xml:space="preserve">We’ve </w:delText>
        </w:r>
      </w:del>
      <w:ins w:id="495" w:author="Rachel Monaghan" w:date="2023-12-01T10:41:00Z">
        <w:r w:rsidR="00093190">
          <w:t xml:space="preserve">You’ve </w:t>
        </w:r>
      </w:ins>
      <w:r>
        <w:t>started making some changes to the look</w:t>
      </w:r>
      <w:r w:rsidR="00642E9F">
        <w:t xml:space="preserve"> </w:t>
      </w:r>
      <w:r>
        <w:t>and</w:t>
      </w:r>
      <w:r w:rsidR="00642E9F">
        <w:t xml:space="preserve"> </w:t>
      </w:r>
      <w:r>
        <w:t xml:space="preserve">feel of </w:t>
      </w:r>
      <w:r w:rsidR="00A17C72">
        <w:t>the</w:t>
      </w:r>
      <w:r>
        <w:t xml:space="preserve"> Quarto slides</w:t>
      </w:r>
      <w:ins w:id="496" w:author="Rachel Monaghan" w:date="2023-12-01T10:41:00Z">
        <w:r w:rsidR="00DB5CB4">
          <w:t>, but you can add even more customization to your design</w:t>
        </w:r>
      </w:ins>
      <w:r>
        <w:t xml:space="preserve">. As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, there are two main ways to </w:t>
      </w:r>
      <w:r w:rsidR="00A17C72">
        <w:t xml:space="preserve">further </w:t>
      </w:r>
      <w:r>
        <w:t>customize your slides</w:t>
      </w:r>
      <w:ins w:id="497" w:author="Rachel Monaghan" w:date="2023-12-01T10:42:00Z">
        <w:r w:rsidR="00DB5CB4">
          <w:t xml:space="preserve"> in Quarto</w:t>
        </w:r>
      </w:ins>
      <w:r>
        <w:t>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63A6287" w:rsidR="00434B2B" w:rsidRDefault="00434B2B" w:rsidP="006B770B">
      <w:pPr>
        <w:pStyle w:val="Body"/>
      </w:pPr>
      <w:r>
        <w:t xml:space="preserve">Themes are the easiest way to change </w:t>
      </w:r>
      <w:del w:id="498" w:author="Rachel Monaghan" w:date="2023-12-01T10:42:00Z">
        <w:r w:rsidDel="00DB5CB4">
          <w:delText xml:space="preserve">what </w:delText>
        </w:r>
      </w:del>
      <w:r>
        <w:t>your slide</w:t>
      </w:r>
      <w:del w:id="499" w:author="Rachel Monaghan" w:date="2023-12-01T10:42:00Z">
        <w:r w:rsidDel="00DB5CB4">
          <w:delText>s look like</w:delText>
        </w:r>
      </w:del>
      <w:ins w:id="500" w:author="Rachel Monaghan" w:date="2023-12-01T10:42:00Z">
        <w:r w:rsidR="00DB5CB4">
          <w:t xml:space="preserve"> design</w:t>
        </w:r>
      </w:ins>
      <w:r>
        <w:t xml:space="preserve">. </w:t>
      </w:r>
      <w:ins w:id="501" w:author="Rachel Monaghan" w:date="2023-12-01T10:42:00Z">
        <w:r w:rsidR="00DB5CB4">
          <w:t>T</w:t>
        </w:r>
      </w:ins>
      <w:ins w:id="502" w:author="Rachel Monaghan" w:date="2023-12-01T10:43:00Z">
        <w:r w:rsidR="00DB5CB4">
          <w:t xml:space="preserve">o apply a theme in </w:t>
        </w:r>
      </w:ins>
      <w:r>
        <w:t>Quarto</w:t>
      </w:r>
      <w:del w:id="503" w:author="Rachel Monaghan" w:date="2023-12-01T10:43:00Z">
        <w:r w:rsidDel="00DB5CB4">
          <w:delText xml:space="preserve"> has many themes you can apply by adding their</w:delText>
        </w:r>
      </w:del>
      <w:ins w:id="504" w:author="Rachel Monaghan" w:date="2023-12-01T10:43:00Z">
        <w:r w:rsidR="00DB5CB4">
          <w:t>, simply add its</w:t>
        </w:r>
      </w:ins>
      <w:r>
        <w:t xml:space="preserve"> name to your YAML</w:t>
      </w:r>
      <w:del w:id="505" w:author="Rachel Monaghan" w:date="2023-12-01T10:43:00Z">
        <w:r w:rsidR="00351D43" w:rsidDel="00DB5CB4">
          <w:delText>,</w:delText>
        </w:r>
        <w:r w:rsidDel="00DB5CB4">
          <w:delText xml:space="preserve"> as follows</w:delText>
        </w:r>
      </w:del>
      <w:r>
        <w:t>:</w:t>
      </w:r>
    </w:p>
    <w:p w14:paraId="229614C2" w14:textId="77777777" w:rsidR="00FA5967" w:rsidRPr="00C31F21" w:rsidRDefault="00434B2B" w:rsidP="002E5FBE">
      <w:pPr>
        <w:pStyle w:val="Code"/>
      </w:pPr>
      <w:r w:rsidRPr="004650E9">
        <w:t>---</w:t>
      </w:r>
    </w:p>
    <w:p w14:paraId="0FF307C3" w14:textId="77777777" w:rsidR="00FA5967" w:rsidRDefault="00434B2B" w:rsidP="002E5FBE">
      <w:pPr>
        <w:pStyle w:val="Code"/>
      </w:pPr>
      <w:r w:rsidRPr="004650E9">
        <w:t>title: "Penguins Report"</w:t>
      </w:r>
    </w:p>
    <w:p w14:paraId="5C153E95" w14:textId="77777777" w:rsidR="00FA5967" w:rsidRPr="003513FB" w:rsidRDefault="00434B2B" w:rsidP="003513FB">
      <w:pPr>
        <w:pStyle w:val="Code"/>
      </w:pPr>
      <w:r w:rsidRPr="004650E9">
        <w:t>format:</w:t>
      </w:r>
    </w:p>
    <w:p w14:paraId="54392063" w14:textId="58D41638" w:rsidR="007A231B" w:rsidRDefault="00434B2B" w:rsidP="002E5FBE">
      <w:pPr>
        <w:pStyle w:val="Code"/>
        <w:rPr>
          <w:ins w:id="506" w:author="Sydney Cromwell" w:date="2023-10-27T13:59:00Z"/>
        </w:rPr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>: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4650E9">
        <w:t xml:space="preserve">    </w:t>
      </w:r>
      <w:commentRangeStart w:id="507"/>
      <w:commentRangeStart w:id="508"/>
      <w:r w:rsidRPr="004D7754">
        <w:rPr>
          <w:rStyle w:val="LiteralBold"/>
        </w:rPr>
        <w:t>theme: dark</w:t>
      </w:r>
      <w:commentRangeEnd w:id="507"/>
      <w:r w:rsidR="00BC0E7F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507"/>
      </w:r>
      <w:commentRangeEnd w:id="508"/>
      <w:r w:rsidR="00BC0E7F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508"/>
      </w:r>
    </w:p>
    <w:p w14:paraId="1081DE9C" w14:textId="6B92E947" w:rsidR="00434B2B" w:rsidRPr="00C31F21" w:rsidRDefault="00434B2B" w:rsidP="002E5FBE">
      <w:pPr>
        <w:pStyle w:val="Code"/>
      </w:pPr>
      <w:r w:rsidRPr="004650E9">
        <w:t>---</w:t>
      </w:r>
    </w:p>
    <w:p w14:paraId="0EC8A4EC" w14:textId="33A2071C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</w:t>
      </w:r>
      <w:del w:id="509" w:author="Rachel Monaghan" w:date="2023-12-01T10:44:00Z">
        <w:r w:rsidDel="00DB5CB4">
          <w:delText xml:space="preserve">the default </w:delText>
        </w:r>
        <w:r w:rsidR="00351D43" w:rsidDel="00DB5CB4">
          <w:delText xml:space="preserve">of </w:delText>
        </w:r>
      </w:del>
      <w:r>
        <w:t xml:space="preserve">light </w:t>
      </w:r>
      <w:ins w:id="510" w:author="Rachel Monaghan" w:date="2023-12-01T10:44:00Z">
        <w:r w:rsidR="00DB5CB4">
          <w:t xml:space="preserve">(the default) </w:t>
        </w:r>
      </w:ins>
      <w:r>
        <w:t xml:space="preserve">to </w:t>
      </w:r>
      <w:del w:id="511" w:author="Rachel Monaghan" w:date="2023-12-01T10:44:00Z">
        <w:r w:rsidDel="00DB5CB4">
          <w:delText xml:space="preserve">a </w:delText>
        </w:r>
      </w:del>
      <w:r>
        <w:t>dark</w:t>
      </w:r>
      <w:del w:id="512" w:author="Rachel Monaghan" w:date="2023-12-01T10:44:00Z">
        <w:r w:rsidDel="00DB5CB4">
          <w:delText xml:space="preserve"> theme</w:delText>
        </w:r>
      </w:del>
      <w:r>
        <w:t xml:space="preserve">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0004AB">
        <w:t>3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r w:rsidR="000004AB" w:rsidRPr="004D7754">
        <w:rPr>
          <w:rStyle w:val="LinkURL"/>
        </w:rPr>
        <w:t>https://quarto.org/docs/presentations/revealjs/themes.html</w:t>
      </w:r>
      <w:r w:rsidR="00351D43">
        <w:t>.</w:t>
      </w:r>
    </w:p>
    <w:p w14:paraId="4EC04A69" w14:textId="55FB09A1" w:rsidR="00434B2B" w:rsidRDefault="00434B2B" w:rsidP="00711FE4">
      <w:pPr>
        <w:pStyle w:val="GraphicSlug"/>
      </w:pPr>
      <w:r>
        <w:t>[F1000</w:t>
      </w:r>
      <w:r w:rsidR="000004AB">
        <w:t>3</w:t>
      </w:r>
      <w:r>
        <w:t>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485D5484" w:rsidR="00434B2B" w:rsidRDefault="00434B2B" w:rsidP="006B770B">
      <w:pPr>
        <w:pStyle w:val="Body"/>
      </w:pPr>
      <w:del w:id="513" w:author="Rachel Monaghan" w:date="2023-12-01T10:45:00Z">
        <w:r w:rsidDel="0052375B">
          <w:delText>You can also</w:delText>
        </w:r>
      </w:del>
      <w:ins w:id="514" w:author="Rachel Monaghan" w:date="2023-12-01T10:45:00Z">
        <w:r w:rsidR="0052375B">
          <w:t>The second option to change your slide design further is to</w:t>
        </w:r>
      </w:ins>
      <w:r>
        <w:t xml:space="preserve"> write custom CSS</w:t>
      </w:r>
      <w:del w:id="515" w:author="Rachel Monaghan" w:date="2023-12-01T10:45:00Z">
        <w:r w:rsidDel="0052375B">
          <w:delText xml:space="preserve"> to change your slides further</w:delText>
        </w:r>
      </w:del>
      <w:r>
        <w:t>. Quarto uses a type of CSS called Sass</w:t>
      </w:r>
      <w:r w:rsidR="00351D43">
        <w:t xml:space="preserve"> that lets </w:t>
      </w:r>
      <w:del w:id="516" w:author="Rachel Monaghan" w:date="2023-12-01T10:46:00Z">
        <w:r w:rsidR="00351D43" w:rsidDel="0052375B">
          <w:delText>us</w:delText>
        </w:r>
        <w:r w:rsidDel="0052375B">
          <w:delText xml:space="preserve"> </w:delText>
        </w:r>
      </w:del>
      <w:ins w:id="517" w:author="Rachel Monaghan" w:date="2023-12-01T10:46:00Z">
        <w:r w:rsidR="0052375B">
          <w:t xml:space="preserve">you </w:t>
        </w:r>
      </w:ins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proofErr w:type="spellStart"/>
      <w:r w:rsidRPr="002D4E5C">
        <w:rPr>
          <w:rStyle w:val="Literal"/>
        </w:rPr>
        <w:t>xaringanthemer</w:t>
      </w:r>
      <w:proofErr w:type="spellEnd"/>
      <w:r>
        <w:t xml:space="preserve"> package</w:t>
      </w:r>
      <w:r w:rsidR="00351D43">
        <w:t>, which</w:t>
      </w:r>
      <w:r>
        <w:t xml:space="preserve"> allowed </w:t>
      </w:r>
      <w:del w:id="518" w:author="Rachel Monaghan" w:date="2023-12-01T10:46:00Z">
        <w:r w:rsidDel="0052375B">
          <w:delText xml:space="preserve">us </w:delText>
        </w:r>
      </w:del>
      <w:ins w:id="519" w:author="Rachel Monaghan" w:date="2023-12-01T10:46:00Z">
        <w:r w:rsidR="0052375B">
          <w:t xml:space="preserve">you </w:t>
        </w:r>
      </w:ins>
      <w:r>
        <w:t xml:space="preserve">to </w:t>
      </w:r>
      <w:r w:rsidR="00351D43">
        <w:t>set values for</w:t>
      </w:r>
      <w:r>
        <w:t xml:space="preserve"> </w:t>
      </w:r>
      <w:r w:rsidR="000C4C1F">
        <w:t xml:space="preserve">header formatting using </w:t>
      </w:r>
      <w:r w:rsidRPr="002D4E5C">
        <w:rPr>
          <w:rStyle w:val="Literal"/>
        </w:rPr>
        <w:t>header_h2_font_size</w:t>
      </w:r>
      <w:r>
        <w:t xml:space="preserve"> and </w:t>
      </w:r>
      <w:proofErr w:type="spellStart"/>
      <w:r w:rsidRPr="002D4E5C">
        <w:rPr>
          <w:rStyle w:val="Literal"/>
        </w:rPr>
        <w:t>header_color</w:t>
      </w:r>
      <w:proofErr w:type="spellEnd"/>
      <w:r>
        <w:t>.</w:t>
      </w:r>
    </w:p>
    <w:p w14:paraId="6A9D0963" w14:textId="4A3A1ADA" w:rsidR="00434B2B" w:rsidRDefault="00DF05CB" w:rsidP="00283FAA">
      <w:pPr>
        <w:pStyle w:val="Body"/>
      </w:pPr>
      <w:r>
        <w:t xml:space="preserve">Go to </w:t>
      </w:r>
      <w:r w:rsidR="00283FAA">
        <w:rPr>
          <w:rStyle w:val="Bold"/>
        </w:rPr>
        <w:t>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Text File</w:t>
      </w:r>
      <w:r w:rsidR="00563AEF">
        <w:t>,</w:t>
      </w:r>
      <w:r>
        <w:t xml:space="preserve"> c</w:t>
      </w:r>
      <w:r w:rsidR="00434B2B">
        <w:t xml:space="preserve">reate a Sass file called </w:t>
      </w:r>
      <w:proofErr w:type="spellStart"/>
      <w:r w:rsidR="00434B2B" w:rsidRPr="004D7754">
        <w:rPr>
          <w:rStyle w:val="Italic"/>
        </w:rPr>
        <w:t>theme.scss</w:t>
      </w:r>
      <w:proofErr w:type="spellEnd"/>
      <w:r w:rsidR="00563AEF">
        <w:t xml:space="preserve">, </w:t>
      </w:r>
      <w:r w:rsidR="00434B2B">
        <w:t>and add</w:t>
      </w:r>
      <w:r w:rsidR="00563AEF">
        <w:t xml:space="preserve"> the following</w:t>
      </w:r>
      <w:r w:rsidR="00434B2B">
        <w:t xml:space="preserve"> two </w:t>
      </w:r>
      <w:r w:rsidR="00563AEF">
        <w:t xml:space="preserve">mandatory </w:t>
      </w:r>
      <w:r w:rsidR="00434B2B">
        <w:t>sections</w:t>
      </w:r>
      <w:del w:id="520" w:author="Sydney Cromwell" w:date="2023-10-27T13:24:00Z">
        <w:r w:rsidR="00434B2B" w:rsidDel="001C436B">
          <w:delText xml:space="preserve"> to it</w:delText>
        </w:r>
      </w:del>
      <w:del w:id="521" w:author="Rachel Monaghan" w:date="2023-12-01T10:47:00Z">
        <w:r w:rsidR="00434B2B" w:rsidDel="0052375B">
          <w:delText xml:space="preserve"> as follows</w:delText>
        </w:r>
      </w:del>
      <w:r w:rsidR="00434B2B">
        <w:t>:</w:t>
      </w:r>
    </w:p>
    <w:p w14:paraId="52C71E50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scss:defaults</w:t>
      </w:r>
      <w:proofErr w:type="spellEnd"/>
      <w:r w:rsidRPr="004650E9">
        <w:t xml:space="preserve">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720790BD" w14:textId="332B8692" w:rsidR="00434B2B" w:rsidRDefault="00434B2B" w:rsidP="006B770B">
      <w:pPr>
        <w:pStyle w:val="Body"/>
      </w:pPr>
      <w:del w:id="522" w:author="Rachel Monaghan" w:date="2023-12-01T10:47:00Z">
        <w:r w:rsidDel="0052375B">
          <w:delText>In t</w:delText>
        </w:r>
      </w:del>
      <w:ins w:id="523" w:author="Rachel Monaghan" w:date="2023-12-01T10:47:00Z">
        <w:r w:rsidR="0052375B">
          <w:t>T</w:t>
        </w:r>
      </w:ins>
      <w:r>
        <w:t xml:space="preserve">he </w:t>
      </w:r>
      <w:proofErr w:type="spellStart"/>
      <w:r w:rsidRPr="002D4E5C">
        <w:rPr>
          <w:rStyle w:val="Literal"/>
        </w:rPr>
        <w:t>scss:defaults</w:t>
      </w:r>
      <w:proofErr w:type="spellEnd"/>
      <w:r>
        <w:t xml:space="preserve"> section</w:t>
      </w:r>
      <w:del w:id="524" w:author="Rachel Monaghan" w:date="2023-12-01T10:47:00Z">
        <w:r w:rsidDel="0052375B">
          <w:delText>, we can</w:delText>
        </w:r>
      </w:del>
      <w:ins w:id="525" w:author="Rachel Monaghan" w:date="2023-12-01T10:47:00Z">
        <w:r w:rsidR="0052375B">
          <w:t xml:space="preserve"> is where you</w:t>
        </w:r>
      </w:ins>
      <w:r>
        <w:t xml:space="preserve"> use the Quarto Sass variables. For example, to change the color and size of first-level headers, add this code:</w:t>
      </w:r>
    </w:p>
    <w:p w14:paraId="3438E4E8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scss:defaults</w:t>
      </w:r>
      <w:proofErr w:type="spellEnd"/>
      <w:r w:rsidRPr="004650E9">
        <w:t xml:space="preserve"> --*/</w:t>
      </w:r>
    </w:p>
    <w:p w14:paraId="270AE0E1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30BD4C20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2E9C544D" w14:textId="0BEE44A6" w:rsidR="007A231B" w:rsidRDefault="000E08B7" w:rsidP="002822E5">
      <w:pPr>
        <w:pStyle w:val="Body"/>
        <w:rPr>
          <w:ins w:id="526" w:author="Sydney Cromwell" w:date="2023-10-27T13:59:00Z"/>
        </w:rPr>
      </w:pPr>
      <w:r>
        <w:t xml:space="preserve">All Quarto Sass variables start with a dollar sign, followed by a name. </w:t>
      </w:r>
      <w:r w:rsidR="00434B2B">
        <w:t xml:space="preserve">To apply these tweaks to </w:t>
      </w:r>
      <w:r w:rsidR="00351D43">
        <w:t>your</w:t>
      </w:r>
      <w:r w:rsidR="00434B2B">
        <w:t xml:space="preserve"> slides, adjust </w:t>
      </w:r>
      <w:r w:rsidR="00351D43">
        <w:t>your</w:t>
      </w:r>
      <w:r w:rsidR="00434B2B">
        <w:t xml:space="preserve"> YAML to tell Quarto </w:t>
      </w:r>
      <w:ins w:id="527" w:author="Sydney Cromwell" w:date="2023-10-27T13:24:00Z">
        <w:r w:rsidR="001C436B">
          <w:t xml:space="preserve">to </w:t>
        </w:r>
      </w:ins>
      <w:r w:rsidR="00434B2B">
        <w:t xml:space="preserve">use </w:t>
      </w:r>
      <w:r w:rsidR="00351D43">
        <w:t>the</w:t>
      </w:r>
      <w:r w:rsidR="00434B2B">
        <w:t xml:space="preserve"> custom </w:t>
      </w:r>
      <w:proofErr w:type="spellStart"/>
      <w:r w:rsidR="00434B2B" w:rsidRPr="0022291D">
        <w:rPr>
          <w:rStyle w:val="Italic"/>
        </w:rPr>
        <w:t>theme.scss</w:t>
      </w:r>
      <w:proofErr w:type="spellEnd"/>
      <w:r w:rsidR="00434B2B">
        <w:t xml:space="preserve"> file</w:t>
      </w:r>
      <w:r w:rsidR="00351D43">
        <w:t>:</w:t>
      </w:r>
    </w:p>
    <w:p w14:paraId="7D2B42F0" w14:textId="77777777" w:rsidR="00FA5967" w:rsidRPr="00C31F21" w:rsidRDefault="00434B2B" w:rsidP="002E5FBE">
      <w:pPr>
        <w:pStyle w:val="Code"/>
      </w:pPr>
      <w:r w:rsidRPr="004650E9">
        <w:t>---</w:t>
      </w:r>
    </w:p>
    <w:p w14:paraId="36880C55" w14:textId="77777777" w:rsidR="00FA5967" w:rsidRDefault="00434B2B" w:rsidP="002E5FBE">
      <w:pPr>
        <w:pStyle w:val="Code"/>
      </w:pPr>
      <w:r w:rsidRPr="004650E9">
        <w:t>title: "Penguins Reports"</w:t>
      </w:r>
    </w:p>
    <w:p w14:paraId="74F8136D" w14:textId="77777777" w:rsidR="00FA5967" w:rsidRPr="003513FB" w:rsidRDefault="00434B2B" w:rsidP="003513FB">
      <w:pPr>
        <w:pStyle w:val="Code"/>
      </w:pPr>
      <w:r w:rsidRPr="004650E9">
        <w:t>format:</w:t>
      </w:r>
    </w:p>
    <w:p w14:paraId="3E5ADBC0" w14:textId="3955D853" w:rsidR="007A231B" w:rsidRDefault="00434B2B" w:rsidP="002E5FBE">
      <w:pPr>
        <w:pStyle w:val="Code"/>
        <w:rPr>
          <w:ins w:id="528" w:author="Sydney Cromwell" w:date="2023-10-27T13:59:00Z"/>
        </w:rPr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>:</w:t>
      </w:r>
    </w:p>
    <w:p w14:paraId="2FF024BE" w14:textId="77777777" w:rsidR="00FA5967" w:rsidRPr="00C31F21" w:rsidRDefault="00434B2B" w:rsidP="002E5FBE">
      <w:pPr>
        <w:pStyle w:val="Code"/>
      </w:pPr>
      <w:r w:rsidRPr="004650E9">
        <w:t xml:space="preserve">    theme: </w:t>
      </w:r>
      <w:proofErr w:type="spellStart"/>
      <w:r w:rsidRPr="004650E9">
        <w:t>theme.scss</w:t>
      </w:r>
      <w:proofErr w:type="spellEnd"/>
    </w:p>
    <w:p w14:paraId="4BA3C21A" w14:textId="0FC266D8" w:rsidR="00434B2B" w:rsidRPr="00C31F21" w:rsidRDefault="00434B2B" w:rsidP="002E5FBE">
      <w:pPr>
        <w:pStyle w:val="Code"/>
      </w:pPr>
      <w:r w:rsidRPr="004650E9">
        <w:t>---</w:t>
      </w:r>
    </w:p>
    <w:p w14:paraId="645A3C94" w14:textId="1AAD4D57" w:rsidR="00434B2B" w:rsidRDefault="006B770B" w:rsidP="006B770B">
      <w:pPr>
        <w:pStyle w:val="Body"/>
      </w:pPr>
      <w:r>
        <w:t>Figure 10-</w:t>
      </w:r>
      <w:r w:rsidR="000004AB">
        <w:t>4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057CD302" w:rsidR="00434B2B" w:rsidRDefault="00434B2B" w:rsidP="00711FE4">
      <w:pPr>
        <w:pStyle w:val="GraphicSlug"/>
      </w:pPr>
      <w:r>
        <w:lastRenderedPageBreak/>
        <w:t>[F1000</w:t>
      </w:r>
      <w:r w:rsidR="000004AB">
        <w:t>4</w:t>
      </w:r>
      <w:r>
        <w:t>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4003AE29" w:rsidR="00434B2B" w:rsidRDefault="00434B2B" w:rsidP="00711FE4">
      <w:pPr>
        <w:pStyle w:val="CaptionLine"/>
      </w:pPr>
      <w:r>
        <w:t xml:space="preserve">A slide </w:t>
      </w:r>
      <w:r w:rsidR="000004AB">
        <w:t>modified using</w:t>
      </w:r>
      <w:r>
        <w:t xml:space="preserve"> custom CSS</w:t>
      </w:r>
    </w:p>
    <w:p w14:paraId="30B06E42" w14:textId="77777777" w:rsidR="0052375B" w:rsidRDefault="009E486F" w:rsidP="006B770B">
      <w:pPr>
        <w:pStyle w:val="Body"/>
        <w:rPr>
          <w:ins w:id="529" w:author="Rachel Monaghan" w:date="2023-12-01T10:48:00Z"/>
        </w:rPr>
      </w:pPr>
      <w:r>
        <w:t>All pre</w:t>
      </w:r>
      <w:del w:id="530" w:author="Rachel Monaghan" w:date="2023-12-01T10:48:00Z">
        <w:r w:rsidDel="0052375B">
          <w:delText>-</w:delText>
        </w:r>
      </w:del>
      <w:r>
        <w:t>defined variables should go 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scss:defaults</w:t>
      </w:r>
      <w:proofErr w:type="spellEnd"/>
      <w:r w:rsidR="00434B2B">
        <w:t xml:space="preserve"> section</w:t>
      </w:r>
      <w:del w:id="531" w:author="Rachel Monaghan" w:date="2023-12-01T10:48:00Z">
        <w:r w:rsidDel="0052375B">
          <w:delText>, and y</w:delText>
        </w:r>
      </w:del>
      <w:ins w:id="532" w:author="Rachel Monaghan" w:date="2023-12-01T10:48:00Z">
        <w:r w:rsidR="0052375B">
          <w:t>. Y</w:t>
        </w:r>
      </w:ins>
      <w:r>
        <w:t>ou can find</w:t>
      </w:r>
      <w:r w:rsidR="00434B2B">
        <w:t xml:space="preserve"> the full list of </w:t>
      </w:r>
      <w:ins w:id="533" w:author="Rachel Monaghan" w:date="2023-12-01T10:48:00Z">
        <w:r w:rsidR="0052375B">
          <w:t xml:space="preserve">these </w:t>
        </w:r>
      </w:ins>
      <w:r w:rsidR="00434B2B">
        <w:t xml:space="preserve">variables at </w:t>
      </w:r>
      <w:r w:rsidR="000004AB" w:rsidRPr="0022291D">
        <w:rPr>
          <w:rStyle w:val="LinkURL"/>
        </w:rPr>
        <w:t>https://quarto.org/docs/presentations/revealjs/themes.html#sass-variables</w:t>
      </w:r>
      <w:r w:rsidR="00434B2B">
        <w:t xml:space="preserve">. </w:t>
      </w:r>
    </w:p>
    <w:p w14:paraId="24515667" w14:textId="5FB8FD91" w:rsidR="00434B2B" w:rsidRDefault="009E486F" w:rsidP="006B770B">
      <w:pPr>
        <w:pStyle w:val="Body"/>
      </w:pPr>
      <w:del w:id="534" w:author="Rachel Monaghan" w:date="2023-12-01T10:48:00Z">
        <w:r w:rsidDel="0052375B">
          <w:delText>In t</w:delText>
        </w:r>
      </w:del>
      <w:ins w:id="535" w:author="Rachel Monaghan" w:date="2023-12-01T10:48:00Z">
        <w:r w:rsidR="0052375B">
          <w:t>T</w:t>
        </w:r>
      </w:ins>
      <w:r w:rsidR="00434B2B">
        <w:t xml:space="preserve">he </w:t>
      </w:r>
      <w:proofErr w:type="spellStart"/>
      <w:r w:rsidR="00434B2B" w:rsidRPr="002D4E5C">
        <w:rPr>
          <w:rStyle w:val="Literal"/>
        </w:rPr>
        <w:t>sass:rules</w:t>
      </w:r>
      <w:proofErr w:type="spellEnd"/>
      <w:r w:rsidR="00434B2B">
        <w:t xml:space="preserve"> section</w:t>
      </w:r>
      <w:del w:id="536" w:author="Rachel Monaghan" w:date="2023-12-01T10:48:00Z">
        <w:r w:rsidDel="0052375B">
          <w:delText>,</w:delText>
        </w:r>
        <w:r w:rsidR="00434B2B" w:rsidDel="0052375B">
          <w:delText xml:space="preserve"> </w:delText>
        </w:r>
      </w:del>
      <w:ins w:id="537" w:author="Rachel Monaghan" w:date="2023-12-01T10:48:00Z">
        <w:r w:rsidR="0052375B">
          <w:t xml:space="preserve"> is where </w:t>
        </w:r>
      </w:ins>
      <w:r>
        <w:t xml:space="preserve">you can </w:t>
      </w:r>
      <w:r w:rsidR="00434B2B">
        <w:t xml:space="preserve">add </w:t>
      </w:r>
      <w:del w:id="538" w:author="Rachel Monaghan" w:date="2023-12-01T10:48:00Z">
        <w:r w:rsidR="00434B2B" w:rsidDel="0052375B">
          <w:delText xml:space="preserve">additional </w:delText>
        </w:r>
      </w:del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scss:defaults</w:t>
      </w:r>
      <w:proofErr w:type="spellEnd"/>
      <w:r w:rsidRPr="004650E9">
        <w:t xml:space="preserve"> --*/</w:t>
      </w:r>
    </w:p>
    <w:p w14:paraId="2FAE98E3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2A24D0C4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4B5A6BCB" w14:textId="77777777" w:rsidR="00FA5967" w:rsidRDefault="00434B2B" w:rsidP="002E5FBE">
      <w:pPr>
        <w:pStyle w:val="Code"/>
      </w:pPr>
      <w:r w:rsidRPr="004650E9">
        <w:t>.center-slide {</w:t>
      </w:r>
    </w:p>
    <w:p w14:paraId="280D6989" w14:textId="77777777" w:rsidR="00FA5967" w:rsidRDefault="00434B2B" w:rsidP="002E5FBE">
      <w:pPr>
        <w:pStyle w:val="Code"/>
      </w:pPr>
      <w:r w:rsidRPr="004650E9">
        <w:t xml:space="preserve">  text-align: center;</w:t>
      </w:r>
    </w:p>
    <w:p w14:paraId="5F6C835C" w14:textId="66E631B2" w:rsidR="00434B2B" w:rsidRPr="003513FB" w:rsidRDefault="00434B2B" w:rsidP="002E5FBE">
      <w:pPr>
        <w:pStyle w:val="Code"/>
      </w:pPr>
      <w:r w:rsidRPr="004650E9">
        <w:t>}</w:t>
      </w:r>
    </w:p>
    <w:p w14:paraId="60F8475F" w14:textId="352A0BE7" w:rsidR="00434B2B" w:rsidRDefault="00434B2B" w:rsidP="006B770B">
      <w:pPr>
        <w:pStyle w:val="Body"/>
      </w:pPr>
      <w:r>
        <w:t>Because rendered Quarto slides are HTML documents, you can tweak them however you</w:t>
      </w:r>
      <w:ins w:id="539" w:author="Rachel Monaghan" w:date="2023-12-01T10:49:00Z">
        <w:r w:rsidR="0052375B">
          <w:t>’d</w:t>
        </w:r>
      </w:ins>
      <w:r w:rsidR="009E486F">
        <w:t xml:space="preserve"> </w:t>
      </w:r>
      <w:del w:id="540" w:author="Rachel Monaghan" w:date="2023-12-01T10:49:00Z">
        <w:r w:rsidR="009E486F" w:rsidDel="0052375B">
          <w:delText>woul</w:delText>
        </w:r>
        <w:r w:rsidDel="0052375B">
          <w:delText xml:space="preserve">d </w:delText>
        </w:r>
      </w:del>
      <w:r>
        <w:t xml:space="preserve">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r w:rsidR="009D2A23" w:rsidRPr="0022291D">
        <w:rPr>
          <w:rStyle w:val="LinkURL"/>
        </w:rPr>
        <w:t>https://quarto.org/docs/presentations/revealjs/demo/</w:t>
      </w:r>
      <w:r w:rsidRPr="0022291D">
        <w:rPr>
          <w:rStyle w:val="LinkURL"/>
        </w:rPr>
        <w:t xml:space="preserve"> </w:t>
      </w:r>
      <w:r>
        <w:t>show</w:t>
      </w:r>
      <w:r w:rsidR="003B216F">
        <w:t>s</w:t>
      </w:r>
      <w:r>
        <w:t xml:space="preserve"> many of these features in action.</w:t>
      </w:r>
    </w:p>
    <w:p w14:paraId="2FD6F762" w14:textId="014B9ED4" w:rsidR="00434B2B" w:rsidRDefault="00434B2B" w:rsidP="00C66992">
      <w:pPr>
        <w:pStyle w:val="HeadA"/>
      </w:pPr>
      <w:bookmarkStart w:id="541" w:name="_Toc134789584"/>
      <w:bookmarkStart w:id="542" w:name="_Toc152317626"/>
      <w:bookmarkStart w:id="543" w:name="making-websites-with-quarto"/>
      <w:bookmarkEnd w:id="361"/>
      <w:bookmarkEnd w:id="493"/>
      <w:r>
        <w:t>Making Websites</w:t>
      </w:r>
      <w:bookmarkEnd w:id="541"/>
      <w:bookmarkEnd w:id="542"/>
    </w:p>
    <w:p w14:paraId="3EAD1D0E" w14:textId="4CA49F1B" w:rsidR="007A231B" w:rsidRDefault="00434B2B" w:rsidP="00A63A99">
      <w:pPr>
        <w:pStyle w:val="Body"/>
        <w:rPr>
          <w:ins w:id="544" w:author="Sydney Cromwell" w:date="2023-10-27T13:59:00Z"/>
        </w:rPr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>New 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 xml:space="preserve">Quarto </w:t>
      </w:r>
      <w:ins w:id="545" w:author="Rachel Monaghan" w:date="2023-12-01T10:49:00Z">
        <w:r w:rsidR="007C18AB">
          <w:rPr>
            <w:rStyle w:val="Bold"/>
          </w:rPr>
          <w:t>W</w:t>
        </w:r>
      </w:ins>
      <w:del w:id="546" w:author="Rachel Monaghan" w:date="2023-12-01T10:49:00Z">
        <w:r w:rsidRPr="00C66992" w:rsidDel="007C18AB">
          <w:rPr>
            <w:rStyle w:val="Bold"/>
          </w:rPr>
          <w:delText>w</w:delText>
        </w:r>
      </w:del>
      <w:r w:rsidRPr="00C66992">
        <w:rPr>
          <w:rStyle w:val="Bold"/>
        </w:rPr>
        <w:t>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</w:t>
      </w:r>
      <w:r w:rsidR="00D02263">
        <w:lastRenderedPageBreak/>
        <w:t xml:space="preserve">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 xml:space="preserve">ngine (Knitr), check </w:t>
      </w:r>
      <w:r w:rsidRPr="00C66992">
        <w:rPr>
          <w:rStyle w:val="Bold"/>
        </w:rPr>
        <w:t xml:space="preserve">Create a </w:t>
      </w:r>
      <w:ins w:id="547" w:author="Rachel Monaghan" w:date="2023-12-01T10:49:00Z">
        <w:r w:rsidR="007C18AB">
          <w:rPr>
            <w:rStyle w:val="Bold"/>
          </w:rPr>
          <w:t>G</w:t>
        </w:r>
      </w:ins>
      <w:del w:id="548" w:author="Rachel Monaghan" w:date="2023-12-01T10:49:00Z">
        <w:r w:rsidRPr="00C66992" w:rsidDel="007C18AB">
          <w:rPr>
            <w:rStyle w:val="Bold"/>
          </w:rPr>
          <w:delText>g</w:delText>
        </w:r>
      </w:del>
      <w:r w:rsidRPr="00C66992">
        <w:rPr>
          <w:rStyle w:val="Bold"/>
        </w:rPr>
        <w:t xml:space="preserve">it </w:t>
      </w:r>
      <w:ins w:id="549" w:author="Rachel Monaghan" w:date="2023-12-01T10:49:00Z">
        <w:r w:rsidR="007C18AB">
          <w:rPr>
            <w:rStyle w:val="Bold"/>
          </w:rPr>
          <w:t>R</w:t>
        </w:r>
      </w:ins>
      <w:del w:id="550" w:author="Rachel Monaghan" w:date="2023-12-01T10:49:00Z">
        <w:r w:rsidRPr="00C66992" w:rsidDel="007C18AB">
          <w:rPr>
            <w:rStyle w:val="Bold"/>
          </w:rPr>
          <w:delText>r</w:delText>
        </w:r>
      </w:del>
      <w:r w:rsidRPr="00C66992">
        <w:rPr>
          <w:rStyle w:val="Bold"/>
        </w:rPr>
        <w:t>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 xml:space="preserve">ve already installed </w:t>
      </w:r>
      <w:ins w:id="551" w:author="Rachel Monaghan" w:date="2023-12-01T10:51:00Z">
        <w:r w:rsidR="007C18AB">
          <w:t>G</w:t>
        </w:r>
      </w:ins>
      <w:del w:id="552" w:author="Rachel Monaghan" w:date="2023-12-01T10:51:00Z">
        <w:r w:rsidDel="007C18AB">
          <w:delText>g</w:delText>
        </w:r>
      </w:del>
      <w:r>
        <w:t>it)</w:t>
      </w:r>
      <w:ins w:id="553" w:author="Rachel Monaghan" w:date="2023-12-01T10:50:00Z">
        <w:r w:rsidR="007C18AB">
          <w:t>,</w:t>
        </w:r>
      </w:ins>
      <w:del w:id="554" w:author="Rachel Monaghan" w:date="2023-12-01T10:50:00Z">
        <w:r w:rsidR="00D02263" w:rsidDel="007C18AB">
          <w:delText>.</w:delText>
        </w:r>
      </w:del>
      <w:r>
        <w:t xml:space="preserve"> and leave everything else unchecked.</w:t>
      </w:r>
    </w:p>
    <w:p w14:paraId="0AA2A165" w14:textId="7CD8C395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proofErr w:type="spellStart"/>
      <w:r w:rsidR="00434B2B" w:rsidRPr="00C66992">
        <w:rPr>
          <w:rStyle w:val="Italic"/>
        </w:rPr>
        <w:t>index.qmd</w:t>
      </w:r>
      <w:proofErr w:type="spellEnd"/>
      <w:r>
        <w:t xml:space="preserve">, </w:t>
      </w:r>
      <w:proofErr w:type="spellStart"/>
      <w:r w:rsidR="00434B2B" w:rsidRPr="00C66992">
        <w:rPr>
          <w:rStyle w:val="Italic"/>
        </w:rPr>
        <w:t>about.qmd</w:t>
      </w:r>
      <w:proofErr w:type="spellEnd"/>
      <w:r>
        <w:t>,</w:t>
      </w:r>
      <w:r w:rsidR="00434B2B">
        <w:t xml:space="preserve">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</w:t>
      </w:r>
      <w:proofErr w:type="spellStart"/>
      <w:r w:rsidR="00434B2B" w:rsidRPr="00C66992">
        <w:rPr>
          <w:rStyle w:val="Italic"/>
        </w:rPr>
        <w:t>qmd</w:t>
      </w:r>
      <w:proofErr w:type="spellEnd"/>
      <w:r w:rsidR="00434B2B">
        <w:t xml:space="preserve"> files are where </w:t>
      </w:r>
      <w:del w:id="555" w:author="Rachel Monaghan" w:date="2023-12-01T10:51:00Z">
        <w:r w:rsidR="00434B2B" w:rsidDel="007C18AB">
          <w:delText xml:space="preserve">we’ll </w:delText>
        </w:r>
      </w:del>
      <w:ins w:id="556" w:author="Rachel Monaghan" w:date="2023-12-01T10:51:00Z">
        <w:r w:rsidR="007C18AB">
          <w:t xml:space="preserve">you’ll </w:t>
        </w:r>
      </w:ins>
      <w:r w:rsidR="00434B2B">
        <w:t>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 w:rsidR="00434B2B">
        <w:t xml:space="preserve"> file is where </w:t>
      </w:r>
      <w:del w:id="557" w:author="Rachel Monaghan" w:date="2023-12-01T10:51:00Z">
        <w:r w:rsidR="00434B2B" w:rsidDel="007C18AB">
          <w:delText xml:space="preserve">we’ll </w:delText>
        </w:r>
      </w:del>
      <w:ins w:id="558" w:author="Rachel Monaghan" w:date="2023-12-01T10:51:00Z">
        <w:r w:rsidR="007C18AB">
          <w:t xml:space="preserve">you’ll </w:t>
        </w:r>
      </w:ins>
      <w:r w:rsidR="00434B2B">
        <w:t xml:space="preserve">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</w:t>
      </w:r>
      <w:del w:id="559" w:author="Rachel Monaghan" w:date="2023-12-01T10:51:00Z">
        <w:r w:rsidR="00434B2B" w:rsidDel="007C18AB">
          <w:delText xml:space="preserve">we’ll </w:delText>
        </w:r>
      </w:del>
      <w:ins w:id="560" w:author="Rachel Monaghan" w:date="2023-12-01T10:51:00Z">
        <w:r w:rsidR="007C18AB">
          <w:t>you’</w:t>
        </w:r>
      </w:ins>
      <w:ins w:id="561" w:author="Rachel Monaghan" w:date="2023-12-01T10:52:00Z">
        <w:r w:rsidR="007C18AB">
          <w:t>ll</w:t>
        </w:r>
      </w:ins>
      <w:ins w:id="562" w:author="Rachel Monaghan" w:date="2023-12-01T10:51:00Z">
        <w:r w:rsidR="007C18AB">
          <w:t xml:space="preserve"> </w:t>
        </w:r>
      </w:ins>
      <w:r w:rsidR="00434B2B">
        <w:t xml:space="preserve">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563" w:name="_Toc134789585"/>
      <w:bookmarkStart w:id="564" w:name="_Toc152317627"/>
      <w:bookmarkStart w:id="565" w:name="building-the-website"/>
      <w:r w:rsidRPr="00A37D42">
        <w:t>Building the Website</w:t>
      </w:r>
      <w:bookmarkEnd w:id="563"/>
      <w:bookmarkEnd w:id="564"/>
    </w:p>
    <w:p w14:paraId="213656A3" w14:textId="49B36EDF" w:rsidR="00434B2B" w:rsidRDefault="00434B2B" w:rsidP="006B770B">
      <w:pPr>
        <w:pStyle w:val="Body"/>
      </w:pPr>
      <w:del w:id="566" w:author="Rachel Monaghan" w:date="2023-12-01T10:52:00Z">
        <w:r w:rsidDel="007C18AB">
          <w:delText xml:space="preserve">Let’s </w:delText>
        </w:r>
      </w:del>
      <w:ins w:id="567" w:author="Rachel Monaghan" w:date="2023-12-01T10:52:00Z">
        <w:r w:rsidR="007C18AB">
          <w:t xml:space="preserve">You’ll </w:t>
        </w:r>
      </w:ins>
      <w:r>
        <w:t xml:space="preserve">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</w:t>
      </w:r>
      <w:proofErr w:type="spellStart"/>
      <w:r w:rsidRPr="00C66992">
        <w:rPr>
          <w:rStyle w:val="Italic"/>
        </w:rPr>
        <w:t>qmd</w:t>
      </w:r>
      <w:proofErr w:type="spellEnd"/>
      <w:r>
        <w:t xml:space="preserve"> files. Open</w:t>
      </w:r>
      <w:r w:rsidR="00C65FFD">
        <w:t xml:space="preserve"> the home page file</w:t>
      </w:r>
      <w:del w:id="568" w:author="Rachel Monaghan" w:date="2023-12-01T10:52:00Z">
        <w:r w:rsidR="00C65FFD" w:rsidDel="007C18AB">
          <w:delText>,</w:delText>
        </w:r>
        <w:r w:rsidDel="007C18AB">
          <w:delText xml:space="preserve"> </w:delText>
        </w:r>
      </w:del>
      <w:ins w:id="569" w:author="Rachel Monaghan" w:date="2023-12-01T10:52:00Z">
        <w:r w:rsidR="007C18AB">
          <w:t xml:space="preserve"> (</w:t>
        </w:r>
      </w:ins>
      <w:proofErr w:type="spellStart"/>
      <w:r w:rsidRPr="00C66992">
        <w:rPr>
          <w:rStyle w:val="Italic"/>
        </w:rPr>
        <w:t>index.qmd</w:t>
      </w:r>
      <w:proofErr w:type="spellEnd"/>
      <w:ins w:id="570" w:author="Rachel Monaghan" w:date="2023-12-01T10:52:00Z">
        <w:r w:rsidR="007C18AB" w:rsidRPr="007C18AB">
          <w:rPr>
            <w:rPrChange w:id="571" w:author="Rachel Monaghan" w:date="2023-12-01T10:52:00Z">
              <w:rPr>
                <w:rStyle w:val="Italic"/>
              </w:rPr>
            </w:rPrChange>
          </w:rPr>
          <w:t>)</w:t>
        </w:r>
      </w:ins>
      <w:r w:rsidR="00C65FFD" w:rsidRPr="00C66992">
        <w:t>,</w:t>
      </w:r>
      <w:r w:rsidRPr="00C65FFD">
        <w:t xml:space="preserve"> </w:t>
      </w:r>
      <w:r>
        <w:t xml:space="preserve">delete the default content </w:t>
      </w:r>
      <w:r w:rsidR="00283FAA">
        <w:t>below the YAML</w:t>
      </w:r>
      <w:r w:rsidR="00CE0368">
        <w:t>,</w:t>
      </w:r>
      <w:r w:rsidR="00C65FFD">
        <w:t xml:space="preserve"> </w:t>
      </w:r>
      <w:r>
        <w:t xml:space="preserve">and replace it with the content from </w:t>
      </w:r>
      <w:ins w:id="572" w:author="Sydney Cromwell" w:date="2023-10-27T07:14:00Z">
        <w:r w:rsidR="00A42317">
          <w:t xml:space="preserve">the </w:t>
        </w:r>
      </w:ins>
      <w:r>
        <w:t xml:space="preserve">website </w:t>
      </w:r>
      <w:r w:rsidR="00C65FFD">
        <w:t>you</w:t>
      </w:r>
      <w:r>
        <w:t xml:space="preserve"> made in </w:t>
      </w:r>
      <w:r w:rsidRPr="00C66992">
        <w:rPr>
          <w:rStyle w:val="Xref"/>
        </w:rPr>
        <w:t xml:space="preserve">Chapter </w:t>
      </w:r>
      <w:r w:rsidR="00C65FFD">
        <w:rPr>
          <w:rStyle w:val="Xref"/>
        </w:rPr>
        <w:t>9</w:t>
      </w:r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</w:t>
      </w:r>
      <w:del w:id="573" w:author="Rachel Monaghan" w:date="2023-12-01T10:52:00Z">
        <w:r w:rsidDel="007C18AB">
          <w:delText xml:space="preserve">we </w:delText>
        </w:r>
      </w:del>
      <w:ins w:id="574" w:author="Rachel Monaghan" w:date="2023-12-01T10:52:00Z">
        <w:r w:rsidR="007C18AB">
          <w:t xml:space="preserve">you </w:t>
        </w:r>
      </w:ins>
      <w:r>
        <w:t>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del w:id="575" w:author="Rachel Monaghan" w:date="2023-12-01T10:52:00Z">
        <w:r w:rsidR="00C65FFD" w:rsidDel="007C18AB">
          <w:delText>W</w:delText>
        </w:r>
        <w:r w:rsidDel="007C18AB">
          <w:delText xml:space="preserve">e’ll </w:delText>
        </w:r>
      </w:del>
      <w:ins w:id="576" w:author="Rachel Monaghan" w:date="2023-12-01T10:52:00Z">
        <w:r w:rsidR="007C18AB">
          <w:t xml:space="preserve">I’ll </w:t>
        </w:r>
      </w:ins>
      <w:r>
        <w:t>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section</w:t>
      </w:r>
      <w:ins w:id="577" w:author="Sydney Cromwell" w:date="2023-10-27T14:12:00Z">
        <w:r w:rsidR="00D04E63">
          <w:t>.</w:t>
        </w:r>
      </w:ins>
      <w:del w:id="578" w:author="Sydney Cromwell" w:date="2023-10-27T14:12:00Z">
        <w:r w:rsidR="00C65FFD" w:rsidDel="00D04E63">
          <w:delText>:</w:delText>
        </w:r>
      </w:del>
    </w:p>
    <w:p w14:paraId="1543B0FD" w14:textId="7B8B3439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>. The rendered website should now appear in the Viewer pane on the bottom</w:t>
      </w:r>
      <w:r w:rsidR="00122585">
        <w:t>-</w:t>
      </w:r>
      <w:r w:rsidR="00434B2B">
        <w:t>right pane</w:t>
      </w:r>
      <w:del w:id="579" w:author="Rachel Monaghan" w:date="2023-12-01T10:52:00Z">
        <w:r w:rsidR="00434B2B" w:rsidDel="007C18AB">
          <w:delText>l</w:delText>
        </w:r>
      </w:del>
      <w:r w:rsidR="00434B2B">
        <w:t xml:space="preserve"> of R</w:t>
      </w:r>
      <w:r w:rsidR="002F367A">
        <w:t>S</w:t>
      </w:r>
      <w:r w:rsidR="00434B2B">
        <w:t xml:space="preserve">tudio.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CE0368">
        <w:t>5</w:t>
      </w:r>
      <w:r w:rsidR="00E12D01">
        <w:t>.</w:t>
      </w:r>
    </w:p>
    <w:p w14:paraId="60E99F84" w14:textId="265F732F" w:rsidR="00434B2B" w:rsidRDefault="00434B2B" w:rsidP="00711FE4">
      <w:pPr>
        <w:pStyle w:val="GraphicSlug"/>
      </w:pPr>
      <w:r>
        <w:t>[F100</w:t>
      </w:r>
      <w:r w:rsidR="004650E9">
        <w:t>0</w:t>
      </w:r>
      <w:r w:rsidR="00CE0368">
        <w:t>5</w:t>
      </w:r>
      <w:r>
        <w:t>.png]</w:t>
      </w:r>
    </w:p>
    <w:p w14:paraId="7D998156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6309A25C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</w:t>
      </w:r>
      <w:del w:id="580" w:author="Rachel Monaghan" w:date="2023-12-01T10:53:00Z">
        <w:r w:rsidDel="007C18AB">
          <w:delText xml:space="preserve">we </w:delText>
        </w:r>
      </w:del>
      <w:ins w:id="581" w:author="Rachel Monaghan" w:date="2023-12-01T10:53:00Z">
        <w:r w:rsidR="007C18AB">
          <w:t xml:space="preserve">you </w:t>
        </w:r>
      </w:ins>
      <w:r>
        <w:t>don’t want to show. In R Markdown</w:t>
      </w:r>
      <w:r w:rsidR="00122585">
        <w:t>,</w:t>
      </w:r>
      <w:r>
        <w:t xml:space="preserve"> </w:t>
      </w:r>
      <w:del w:id="582" w:author="Rachel Monaghan" w:date="2023-12-01T10:53:00Z">
        <w:r w:rsidDel="007C18AB">
          <w:delText xml:space="preserve">we </w:delText>
        </w:r>
      </w:del>
      <w:ins w:id="583" w:author="Rachel Monaghan" w:date="2023-12-01T10:53:00Z">
        <w:r w:rsidR="007C18AB">
          <w:t xml:space="preserve">you </w:t>
        </w:r>
      </w:ins>
      <w:r>
        <w:t xml:space="preserve">removed these in </w:t>
      </w:r>
      <w:del w:id="584" w:author="Rachel Monaghan" w:date="2023-12-01T10:53:00Z">
        <w:r w:rsidDel="007C18AB">
          <w:delText xml:space="preserve">our </w:delText>
        </w:r>
      </w:del>
      <w:ins w:id="585" w:author="Rachel Monaghan" w:date="2023-12-01T10:53:00Z">
        <w:r w:rsidR="007C18AB">
          <w:t xml:space="preserve">the </w:t>
        </w:r>
      </w:ins>
      <w:r w:rsidRPr="002D4E5C">
        <w:rPr>
          <w:rStyle w:val="Literal"/>
        </w:rPr>
        <w:t>setup</w:t>
      </w:r>
      <w:r>
        <w:t xml:space="preserve"> code </w:t>
      </w:r>
      <w:r>
        <w:lastRenderedPageBreak/>
        <w:t>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</w:t>
      </w:r>
      <w:del w:id="586" w:author="Rachel Monaghan" w:date="2023-12-01T10:53:00Z">
        <w:r w:rsidDel="007C18AB">
          <w:delText xml:space="preserve">we </w:delText>
        </w:r>
      </w:del>
      <w:ins w:id="587" w:author="Rachel Monaghan" w:date="2023-12-01T10:53:00Z">
        <w:r w:rsidR="007C18AB">
          <w:t xml:space="preserve">you </w:t>
        </w:r>
      </w:ins>
      <w:r w:rsidR="00122585">
        <w:t xml:space="preserve">can </w:t>
      </w:r>
      <w:r>
        <w:t xml:space="preserve">do </w:t>
      </w:r>
      <w:del w:id="588" w:author="Rachel Monaghan" w:date="2023-12-01T10:53:00Z">
        <w:r w:rsidR="00122585" w:rsidDel="007C18AB">
          <w:delText>this</w:delText>
        </w:r>
        <w:r w:rsidDel="007C18AB">
          <w:delText xml:space="preserve"> </w:delText>
        </w:r>
      </w:del>
      <w:ins w:id="589" w:author="Rachel Monaghan" w:date="2023-12-01T10:53:00Z">
        <w:r w:rsidR="007C18AB">
          <w:t xml:space="preserve">so </w:t>
        </w:r>
      </w:ins>
      <w:r>
        <w:t xml:space="preserve">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proofErr w:type="spellStart"/>
      <w:r w:rsidRPr="00FF3AAE">
        <w:rPr>
          <w:rStyle w:val="Italic"/>
        </w:rPr>
        <w:t>index.qmd</w:t>
      </w:r>
      <w:proofErr w:type="spellEnd"/>
      <w:r>
        <w:t xml:space="preserve"> YAML to remove all code, warnings, and messages from the output:</w:t>
      </w:r>
    </w:p>
    <w:p w14:paraId="124086CB" w14:textId="7F583FB8" w:rsidR="007A231B" w:rsidRDefault="00434B2B" w:rsidP="003513FB">
      <w:pPr>
        <w:pStyle w:val="Code"/>
        <w:rPr>
          <w:ins w:id="590" w:author="Sydney Cromwell" w:date="2023-10-27T13:59:00Z"/>
        </w:rPr>
      </w:pPr>
      <w:r w:rsidRPr="004650E9">
        <w:t>execute:</w:t>
      </w:r>
    </w:p>
    <w:p w14:paraId="741D0387" w14:textId="77777777" w:rsidR="00FA5967" w:rsidRPr="003513FB" w:rsidRDefault="00434B2B" w:rsidP="002E5FBE">
      <w:pPr>
        <w:pStyle w:val="Code"/>
      </w:pPr>
      <w:r w:rsidRPr="004650E9">
        <w:t xml:space="preserve">  echo: false</w:t>
      </w:r>
    </w:p>
    <w:p w14:paraId="34F7EE85" w14:textId="77777777" w:rsidR="00FA5967" w:rsidRPr="003513FB" w:rsidRDefault="00434B2B" w:rsidP="002E5FBE">
      <w:pPr>
        <w:pStyle w:val="Code"/>
      </w:pPr>
      <w:r w:rsidRPr="004650E9">
        <w:t xml:space="preserve">  warning: false</w:t>
      </w:r>
    </w:p>
    <w:p w14:paraId="20D208B1" w14:textId="181D3E9E" w:rsidR="00434B2B" w:rsidRPr="003513FB" w:rsidRDefault="00434B2B" w:rsidP="002E5FBE">
      <w:pPr>
        <w:pStyle w:val="Code"/>
      </w:pPr>
      <w:r w:rsidRPr="004650E9">
        <w:t xml:space="preserve">  message: false</w:t>
      </w:r>
    </w:p>
    <w:p w14:paraId="34A4370F" w14:textId="755FBB96" w:rsidR="00434B2B" w:rsidRDefault="00122585" w:rsidP="007C18A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del w:id="591" w:author="Rachel Monaghan" w:date="2023-12-01T10:53:00Z">
        <w:r w:rsidR="00434B2B" w:rsidDel="007C18AB">
          <w:delText xml:space="preserve">we </w:delText>
        </w:r>
        <w:r w:rsidDel="007C18AB">
          <w:delText>discuss</w:delText>
        </w:r>
      </w:del>
      <w:ins w:id="592" w:author="Rachel Monaghan" w:date="2023-12-01T10:53:00Z">
        <w:r w:rsidR="007C18AB">
          <w:t>you’ll see</w:t>
        </w:r>
      </w:ins>
      <w:r>
        <w:t xml:space="preserve"> how to set these options for the entire website.</w:t>
      </w:r>
    </w:p>
    <w:p w14:paraId="507FD204" w14:textId="00F1D862" w:rsidR="007A231B" w:rsidRDefault="00434B2B" w:rsidP="00FF3AAE">
      <w:pPr>
        <w:pStyle w:val="HeadB"/>
        <w:rPr>
          <w:ins w:id="593" w:author="Sydney Cromwell" w:date="2023-10-27T13:59:00Z"/>
        </w:rPr>
      </w:pPr>
      <w:bookmarkStart w:id="594" w:name="_Toc134789586"/>
      <w:bookmarkStart w:id="595" w:name="_Toc152317628"/>
      <w:bookmarkStart w:id="596" w:name="setting-options-for-the-website"/>
      <w:bookmarkEnd w:id="565"/>
      <w:r w:rsidRPr="00A37D42">
        <w:t>Setting Options</w:t>
      </w:r>
      <w:bookmarkEnd w:id="594"/>
      <w:bookmarkEnd w:id="595"/>
    </w:p>
    <w:p w14:paraId="44397611" w14:textId="61B03A6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del w:id="597" w:author="Rachel Monaghan" w:date="2023-12-01T10:53:00Z">
        <w:r w:rsidDel="007C18AB">
          <w:delText xml:space="preserve">we </w:delText>
        </w:r>
      </w:del>
      <w:ins w:id="598" w:author="Rachel Monaghan" w:date="2023-12-01T10:53:00Z">
        <w:r w:rsidR="007C18AB">
          <w:t xml:space="preserve">you </w:t>
        </w:r>
      </w:ins>
      <w:r w:rsidR="00122585">
        <w:t>modified</w:t>
      </w:r>
      <w:r>
        <w:t xml:space="preserve">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site.yml</w:t>
      </w:r>
      <w:proofErr w:type="spellEnd"/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</w:t>
      </w:r>
      <w:del w:id="599" w:author="Rachel Monaghan" w:date="2023-12-01T10:53:00Z">
        <w:r w:rsidDel="007C18AB">
          <w:delText xml:space="preserve">we </w:delText>
        </w:r>
      </w:del>
      <w:ins w:id="600" w:author="Rachel Monaghan" w:date="2023-12-01T10:53:00Z">
        <w:r w:rsidR="007C18AB">
          <w:t xml:space="preserve">you </w:t>
        </w:r>
      </w:ins>
      <w:r>
        <w:t xml:space="preserve">use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4650E9">
        <w:t>P</w:t>
      </w:r>
      <w:r w:rsidR="00434B2B" w:rsidRPr="004650E9">
        <w:t>roject:</w:t>
      </w:r>
    </w:p>
    <w:p w14:paraId="0CB1BB37" w14:textId="77777777" w:rsidR="00FA5967" w:rsidRDefault="00434B2B" w:rsidP="002E5FBE">
      <w:pPr>
        <w:pStyle w:val="Code"/>
      </w:pPr>
      <w:r w:rsidRPr="004650E9">
        <w:t xml:space="preserve">  type: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4650E9">
        <w:t>website:</w:t>
      </w:r>
    </w:p>
    <w:p w14:paraId="0C8F4FB2" w14:textId="46293A95" w:rsidR="00FA5967" w:rsidRDefault="00434B2B" w:rsidP="002E5FBE">
      <w:pPr>
        <w:pStyle w:val="Code"/>
      </w:pPr>
      <w:r w:rsidRPr="004650E9">
        <w:t xml:space="preserve">  title: </w:t>
      </w:r>
      <w:r w:rsidR="00CE0368" w:rsidRPr="002F367A">
        <w:t>"</w:t>
      </w:r>
      <w:r w:rsidRPr="004650E9">
        <w:t>covid-website-quarto</w:t>
      </w:r>
      <w:r w:rsidR="00CE0368" w:rsidRPr="002F367A">
        <w:t>"</w:t>
      </w:r>
    </w:p>
    <w:p w14:paraId="69B7B1EC" w14:textId="77777777" w:rsidR="00FA5967" w:rsidRDefault="00434B2B" w:rsidP="002E5FBE">
      <w:pPr>
        <w:pStyle w:val="Code"/>
      </w:pPr>
      <w:r w:rsidRPr="004650E9">
        <w:t xml:space="preserve">  navbar:</w:t>
      </w:r>
    </w:p>
    <w:p w14:paraId="56079B69" w14:textId="77777777" w:rsidR="00FA5967" w:rsidRDefault="00434B2B" w:rsidP="002E5FBE">
      <w:pPr>
        <w:pStyle w:val="Code"/>
      </w:pPr>
      <w:r w:rsidRPr="004650E9">
        <w:t xml:space="preserve">    left:</w:t>
      </w:r>
    </w:p>
    <w:p w14:paraId="0558F856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href</w:t>
      </w:r>
      <w:proofErr w:type="spellEnd"/>
      <w:r w:rsidRPr="004650E9">
        <w:t xml:space="preserve">: </w:t>
      </w:r>
      <w:proofErr w:type="spellStart"/>
      <w:r w:rsidRPr="004650E9">
        <w:t>index.qmd</w:t>
      </w:r>
      <w:proofErr w:type="spellEnd"/>
    </w:p>
    <w:p w14:paraId="2BDE012B" w14:textId="77777777" w:rsidR="00FA5967" w:rsidRDefault="00434B2B" w:rsidP="002E5FBE">
      <w:pPr>
        <w:pStyle w:val="Code"/>
      </w:pPr>
      <w:r w:rsidRPr="004650E9">
        <w:t xml:space="preserve">        text: Home</w:t>
      </w:r>
    </w:p>
    <w:p w14:paraId="64ECCCEF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about.qmd</w:t>
      </w:r>
      <w:proofErr w:type="spellEnd"/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4650E9">
        <w:t>format:</w:t>
      </w:r>
    </w:p>
    <w:p w14:paraId="650F7C25" w14:textId="77777777" w:rsidR="00FA5967" w:rsidRDefault="00434B2B" w:rsidP="002E5FBE">
      <w:pPr>
        <w:pStyle w:val="Code"/>
      </w:pPr>
      <w:r w:rsidRPr="004650E9">
        <w:t xml:space="preserve">  html:</w:t>
      </w:r>
    </w:p>
    <w:p w14:paraId="79B4AF17" w14:textId="77777777" w:rsidR="00FA5967" w:rsidRDefault="00434B2B" w:rsidP="002E5FBE">
      <w:pPr>
        <w:pStyle w:val="Code"/>
      </w:pPr>
      <w:r w:rsidRPr="004650E9">
        <w:t xml:space="preserve">    theme: </w:t>
      </w:r>
      <w:proofErr w:type="spellStart"/>
      <w:r w:rsidRPr="004650E9">
        <w:t>cosmo</w:t>
      </w:r>
      <w:proofErr w:type="spellEnd"/>
    </w:p>
    <w:p w14:paraId="63DC0A5B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56B7106A" w14:textId="23ADF6A6" w:rsidR="00434B2B" w:rsidRPr="002E5FBE" w:rsidRDefault="00434B2B" w:rsidP="002E5FBE">
      <w:pPr>
        <w:pStyle w:val="Code"/>
      </w:pPr>
      <w:r w:rsidRPr="004650E9">
        <w:t xml:space="preserve">    toc: 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7CD9087F" w:rsidR="00434B2B" w:rsidRDefault="00434B2B" w:rsidP="006B770B">
      <w:pPr>
        <w:pStyle w:val="Body"/>
      </w:pPr>
      <w:del w:id="601" w:author="Rachel Monaghan" w:date="2023-12-01T10:54:00Z">
        <w:r w:rsidDel="00FE34D0">
          <w:delText xml:space="preserve">Let’s </w:delText>
        </w:r>
      </w:del>
      <w:ins w:id="602" w:author="Rachel Monaghan" w:date="2023-12-01T10:54:00Z">
        <w:r w:rsidR="00FE34D0">
          <w:t xml:space="preserve">You’ll </w:t>
        </w:r>
      </w:ins>
      <w:r>
        <w:t xml:space="preserve">start from the bottom. To remove code, warnings, and messages for </w:t>
      </w:r>
      <w:del w:id="603" w:author="Rachel Monaghan" w:date="2023-12-01T10:54:00Z">
        <w:r w:rsidDel="00FE34D0">
          <w:delText xml:space="preserve">all </w:delText>
        </w:r>
      </w:del>
      <w:ins w:id="604" w:author="Rachel Monaghan" w:date="2023-12-01T10:54:00Z">
        <w:r w:rsidR="00FE34D0">
          <w:t xml:space="preserve">every </w:t>
        </w:r>
      </w:ins>
      <w:r>
        <w:t>page</w:t>
      </w:r>
      <w:del w:id="605" w:author="Rachel Monaghan" w:date="2023-12-01T10:54:00Z">
        <w:r w:rsidDel="00FE34D0">
          <w:delText>s</w:delText>
        </w:r>
      </w:del>
      <w:r>
        <w:t xml:space="preserve"> in </w:t>
      </w:r>
      <w:r w:rsidR="008B00FB">
        <w:t>the</w:t>
      </w:r>
      <w:r>
        <w:t xml:space="preserve"> website, add the portion of the YAML </w:t>
      </w:r>
      <w:del w:id="606" w:author="Rachel Monaghan" w:date="2023-12-01T10:54:00Z">
        <w:r w:rsidDel="00FE34D0">
          <w:delText xml:space="preserve">we </w:delText>
        </w:r>
      </w:del>
      <w:ins w:id="607" w:author="Rachel Monaghan" w:date="2023-12-01T10:54:00Z">
        <w:r w:rsidR="00FE34D0">
          <w:t xml:space="preserve">you </w:t>
        </w:r>
      </w:ins>
      <w:r w:rsidR="008B00FB">
        <w:t>wrote earlier</w:t>
      </w:r>
      <w:r>
        <w:t xml:space="preserve"> to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4650E9">
        <w:t>format:</w:t>
      </w:r>
    </w:p>
    <w:p w14:paraId="00401C04" w14:textId="77777777" w:rsidR="00FA5967" w:rsidRDefault="00434B2B" w:rsidP="002E5FBE">
      <w:pPr>
        <w:pStyle w:val="Code"/>
      </w:pPr>
      <w:r w:rsidRPr="004650E9">
        <w:t xml:space="preserve">  html:</w:t>
      </w:r>
    </w:p>
    <w:p w14:paraId="5041374F" w14:textId="77777777" w:rsidR="00FA5967" w:rsidRDefault="00434B2B" w:rsidP="002E5FBE">
      <w:pPr>
        <w:pStyle w:val="Code"/>
      </w:pPr>
      <w:r w:rsidRPr="004650E9">
        <w:t xml:space="preserve">    theme: </w:t>
      </w:r>
      <w:proofErr w:type="spellStart"/>
      <w:r w:rsidRPr="004650E9">
        <w:t>cosmo</w:t>
      </w:r>
      <w:proofErr w:type="spellEnd"/>
    </w:p>
    <w:p w14:paraId="52613844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A86C1B9" w14:textId="77777777" w:rsidR="00FA5967" w:rsidRDefault="00434B2B" w:rsidP="002E5FBE">
      <w:pPr>
        <w:pStyle w:val="Code"/>
      </w:pPr>
      <w:r w:rsidRPr="004650E9">
        <w:t xml:space="preserve">    toc: true</w:t>
      </w:r>
    </w:p>
    <w:p w14:paraId="52A8CD1A" w14:textId="7A14907B" w:rsidR="007A231B" w:rsidRDefault="00434B2B" w:rsidP="002E5FBE">
      <w:pPr>
        <w:pStyle w:val="Code"/>
        <w:rPr>
          <w:ins w:id="608" w:author="Sydney Cromwell" w:date="2023-10-27T13:59:00Z"/>
          <w:rStyle w:val="LiteralBold"/>
        </w:rPr>
      </w:pPr>
      <w:commentRangeStart w:id="609"/>
      <w:r w:rsidRPr="00075972">
        <w:rPr>
          <w:rStyle w:val="LiteralBold"/>
        </w:rPr>
        <w:t>execute:</w:t>
      </w:r>
    </w:p>
    <w:p w14:paraId="15B4C138" w14:textId="77777777" w:rsidR="00FA5967" w:rsidRPr="00075972" w:rsidRDefault="00434B2B" w:rsidP="002E5FBE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  echo: false</w:t>
      </w:r>
    </w:p>
    <w:p w14:paraId="1209928C" w14:textId="77777777" w:rsidR="00FA5967" w:rsidRPr="00075972" w:rsidRDefault="00434B2B" w:rsidP="002E5FBE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  warning: false</w:t>
      </w:r>
    </w:p>
    <w:p w14:paraId="6753E91A" w14:textId="526544B4" w:rsidR="00434B2B" w:rsidRPr="00075972" w:rsidRDefault="00434B2B" w:rsidP="002E5FBE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  message: false</w:t>
      </w:r>
      <w:commentRangeEnd w:id="609"/>
      <w:r w:rsidR="00BC0E7F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609"/>
      </w:r>
    </w:p>
    <w:p w14:paraId="19227D03" w14:textId="36B949B6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CE0368">
        <w:t>6</w:t>
      </w:r>
      <w:r w:rsidR="008B00FB">
        <w:t>.</w:t>
      </w:r>
    </w:p>
    <w:p w14:paraId="5B22AB83" w14:textId="7D4D8DF3" w:rsidR="00434B2B" w:rsidRDefault="00434B2B" w:rsidP="00711FE4">
      <w:pPr>
        <w:pStyle w:val="GraphicSlug"/>
      </w:pPr>
      <w:r w:rsidRPr="00711FE4">
        <w:t>[F10</w:t>
      </w:r>
      <w:r>
        <w:t>0</w:t>
      </w:r>
      <w:r w:rsidR="004650E9">
        <w:t>0</w:t>
      </w:r>
      <w:r w:rsidR="00CE0368">
        <w:t>6</w:t>
      </w:r>
      <w:r>
        <w:t>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EDF1482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</w:t>
      </w:r>
      <w:proofErr w:type="spellStart"/>
      <w:r w:rsidR="00434B2B" w:rsidRPr="007F078F">
        <w:rPr>
          <w:rStyle w:val="Italic"/>
        </w:rPr>
        <w:t>qmd</w:t>
      </w:r>
      <w:proofErr w:type="spellEnd"/>
      <w:r w:rsidR="00434B2B">
        <w:t xml:space="preserve"> file</w:t>
      </w:r>
      <w:r w:rsidR="000347CC">
        <w:t xml:space="preserve"> to</w:t>
      </w:r>
      <w:r w:rsidR="00434B2B">
        <w:t xml:space="preserve"> apply them across all </w:t>
      </w:r>
      <w:ins w:id="610" w:author="Rachel Monaghan" w:date="2023-12-01T10:54:00Z">
        <w:r w:rsidR="00FE34D0">
          <w:t xml:space="preserve">the </w:t>
        </w:r>
      </w:ins>
      <w:r w:rsidR="00434B2B">
        <w:t>pages of your website.</w:t>
      </w:r>
    </w:p>
    <w:p w14:paraId="30D13CA2" w14:textId="52BCAC28" w:rsidR="007A231B" w:rsidRDefault="00434B2B" w:rsidP="007F078F">
      <w:pPr>
        <w:pStyle w:val="HeadB"/>
        <w:rPr>
          <w:ins w:id="611" w:author="Sydney Cromwell" w:date="2023-10-27T13:59:00Z"/>
        </w:rPr>
      </w:pPr>
      <w:bookmarkStart w:id="612" w:name="_Toc134789587"/>
      <w:bookmarkStart w:id="613" w:name="_Toc152317629"/>
      <w:bookmarkStart w:id="614" w:name="X6f3692f8dcfb8e61edb07a98ba0494f76b25191"/>
      <w:bookmarkEnd w:id="596"/>
      <w:r w:rsidRPr="00A37D42">
        <w:t>Changing the</w:t>
      </w:r>
      <w:r w:rsidR="005812D3">
        <w:t xml:space="preserve"> Website’s</w:t>
      </w:r>
      <w:r w:rsidRPr="00A37D42">
        <w:t xml:space="preserve"> Appearance</w:t>
      </w:r>
      <w:bookmarkEnd w:id="612"/>
      <w:bookmarkEnd w:id="613"/>
    </w:p>
    <w:p w14:paraId="0056D659" w14:textId="2D786F40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proofErr w:type="spellStart"/>
      <w:r w:rsidRPr="007F078F">
        <w:rPr>
          <w:rStyle w:val="Literal"/>
        </w:rPr>
        <w:t>cosmo</w:t>
      </w:r>
      <w:proofErr w:type="spellEnd"/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</w:t>
      </w:r>
      <w:r w:rsidRPr="002F367A">
        <w:t xml:space="preserve">list </w:t>
      </w:r>
      <w:r w:rsidRPr="004650E9">
        <w:t>at</w:t>
      </w:r>
      <w:r w:rsidRPr="007F078F">
        <w:rPr>
          <w:rStyle w:val="LinkURL"/>
        </w:rPr>
        <w:t xml:space="preserve"> </w:t>
      </w:r>
      <w:r w:rsidR="00CE0368" w:rsidRPr="007F078F">
        <w:rPr>
          <w:rStyle w:val="LinkURL"/>
        </w:rPr>
        <w:t>https://quarto.org/docs/output-formats/html-themes.html</w:t>
      </w:r>
      <w:r w:rsidR="000347CC" w:rsidRPr="007F078F">
        <w:t>.</w:t>
      </w:r>
      <w:r w:rsidRPr="000347CC">
        <w:t>)</w:t>
      </w:r>
      <w:r>
        <w:t xml:space="preserve"> </w:t>
      </w:r>
      <w:del w:id="615" w:author="Rachel Monaghan" w:date="2023-12-01T10:54:00Z">
        <w:r w:rsidR="000347CC" w:rsidDel="00FE34D0">
          <w:delText>Let’s a</w:delText>
        </w:r>
      </w:del>
      <w:ins w:id="616" w:author="Rachel Monaghan" w:date="2023-12-01T10:57:00Z">
        <w:r w:rsidR="00FE34D0">
          <w:t>T</w:t>
        </w:r>
      </w:ins>
      <w:del w:id="617" w:author="Rachel Monaghan" w:date="2023-12-01T10:57:00Z">
        <w:r w:rsidR="000347CC" w:rsidDel="00FE34D0">
          <w:delText>pply</w:delText>
        </w:r>
        <w:r w:rsidDel="00FE34D0">
          <w:delText xml:space="preserve"> a different </w:delText>
        </w:r>
        <w:r w:rsidR="000347CC" w:rsidDel="00FE34D0">
          <w:delText>theme</w:delText>
        </w:r>
        <w:r w:rsidDel="00FE34D0">
          <w:delText xml:space="preserve"> t</w:delText>
        </w:r>
      </w:del>
      <w:r>
        <w:t xml:space="preserve">o </w:t>
      </w:r>
      <w:r w:rsidR="000347CC">
        <w:t>see</w:t>
      </w:r>
      <w:r>
        <w:t xml:space="preserve"> how </w:t>
      </w:r>
      <w:del w:id="618" w:author="Rachel Monaghan" w:date="2023-12-01T10:57:00Z">
        <w:r w:rsidDel="00FE34D0">
          <w:delText xml:space="preserve">it </w:delText>
        </w:r>
      </w:del>
      <w:ins w:id="619" w:author="Rachel Monaghan" w:date="2023-12-01T10:57:00Z">
        <w:r w:rsidR="00FE34D0">
          <w:t xml:space="preserve">a different theme </w:t>
        </w:r>
      </w:ins>
      <w:r w:rsidR="000347CC">
        <w:t xml:space="preserve">affects </w:t>
      </w:r>
      <w:r>
        <w:t>the output</w:t>
      </w:r>
      <w:ins w:id="620" w:author="Rachel Monaghan" w:date="2023-12-01T10:57:00Z">
        <w:r w:rsidR="00FE34D0">
          <w:t>, make the following change</w:t>
        </w:r>
      </w:ins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4650E9">
        <w:t>format:</w:t>
      </w:r>
    </w:p>
    <w:p w14:paraId="25437B96" w14:textId="77777777" w:rsidR="00FA5967" w:rsidRDefault="00434B2B" w:rsidP="009809F0">
      <w:pPr>
        <w:pStyle w:val="Code"/>
      </w:pPr>
      <w:r w:rsidRPr="004650E9">
        <w:t xml:space="preserve">  html: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4650E9">
        <w:t xml:space="preserve">    </w:t>
      </w:r>
      <w:commentRangeStart w:id="621"/>
      <w:r w:rsidRPr="007F078F">
        <w:rPr>
          <w:rStyle w:val="LiteralBold"/>
        </w:rPr>
        <w:t>theme: minty</w:t>
      </w:r>
      <w:commentRangeEnd w:id="621"/>
      <w:r w:rsidR="00BC0E7F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621"/>
      </w:r>
    </w:p>
    <w:p w14:paraId="57712400" w14:textId="77777777" w:rsidR="00FA5967" w:rsidRDefault="00434B2B" w:rsidP="009809F0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E69D705" w14:textId="1C3279A3" w:rsidR="00434B2B" w:rsidRPr="009809F0" w:rsidRDefault="00434B2B" w:rsidP="009809F0">
      <w:pPr>
        <w:pStyle w:val="Code"/>
      </w:pPr>
      <w:r w:rsidRPr="004650E9">
        <w:t xml:space="preserve">    toc: true</w:t>
      </w:r>
    </w:p>
    <w:p w14:paraId="5D6AA79E" w14:textId="46753284" w:rsidR="00434B2B" w:rsidRDefault="00434B2B" w:rsidP="006B770B">
      <w:pPr>
        <w:pStyle w:val="Body"/>
      </w:pPr>
      <w:del w:id="622" w:author="Rachel Monaghan" w:date="2023-12-01T10:55:00Z">
        <w:r w:rsidDel="00FE34D0">
          <w:delText>Using t</w:delText>
        </w:r>
      </w:del>
      <w:ins w:id="623" w:author="Rachel Monaghan" w:date="2023-12-01T10:55:00Z">
        <w:r w:rsidR="00FE34D0">
          <w:t>T</w:t>
        </w:r>
      </w:ins>
      <w:r>
        <w:t xml:space="preserve">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</w:t>
      </w:r>
      <w:del w:id="624" w:author="Rachel Monaghan" w:date="2023-12-01T10:56:00Z">
        <w:r w:rsidDel="00FE34D0">
          <w:delText>colors and</w:delText>
        </w:r>
      </w:del>
      <w:ins w:id="625" w:author="Rachel Monaghan" w:date="2023-12-01T10:56:00Z">
        <w:r w:rsidR="00FE34D0">
          <w:t>website’s</w:t>
        </w:r>
      </w:ins>
      <w:r>
        <w:t xml:space="preserve"> fonts </w:t>
      </w:r>
      <w:del w:id="626" w:author="Rachel Monaghan" w:date="2023-12-01T10:56:00Z">
        <w:r w:rsidDel="00FE34D0">
          <w:delText>on the website</w:delText>
        </w:r>
      </w:del>
      <w:ins w:id="627" w:author="Rachel Monaghan" w:date="2023-12-01T10:56:00Z">
        <w:r w:rsidR="00FE34D0">
          <w:t>and updates the color scheme</w:t>
        </w:r>
      </w:ins>
      <w:r w:rsidR="00CE0368">
        <w:t xml:space="preserve"> to </w:t>
      </w:r>
      <w:del w:id="628" w:author="Rachel Monaghan" w:date="2023-12-01T10:56:00Z">
        <w:r w:rsidR="00CE0368" w:rsidDel="00FE34D0">
          <w:delText xml:space="preserve">a </w:delText>
        </w:r>
      </w:del>
      <w:r w:rsidR="00CE0368">
        <w:t>gray and light green</w:t>
      </w:r>
      <w:del w:id="629" w:author="Rachel Monaghan" w:date="2023-12-01T10:56:00Z">
        <w:r w:rsidR="00CE0368" w:rsidDel="00FE34D0">
          <w:delText xml:space="preserve"> scheme</w:delText>
        </w:r>
      </w:del>
      <w:r>
        <w:t>.</w:t>
      </w:r>
    </w:p>
    <w:p w14:paraId="740B2894" w14:textId="1DDD5D70" w:rsidR="00434B2B" w:rsidRDefault="00434B2B" w:rsidP="006B770B">
      <w:pPr>
        <w:pStyle w:val="Body"/>
      </w:pPr>
      <w:r>
        <w:t>In addition to using pre</w:t>
      </w:r>
      <w:del w:id="630" w:author="Rachel Monaghan" w:date="2023-12-01T10:56:00Z">
        <w:r w:rsidDel="00FE34D0">
          <w:delText>-</w:delText>
        </w:r>
      </w:del>
      <w:r>
        <w:t xml:space="preserve">built themes, you can customize your website with CSS. The </w:t>
      </w:r>
      <w:proofErr w:type="spellStart"/>
      <w:r w:rsidRPr="002D4E5C">
        <w:rPr>
          <w:rStyle w:val="Literal"/>
        </w:rPr>
        <w:t>css</w:t>
      </w:r>
      <w:proofErr w:type="spellEnd"/>
      <w:r w:rsidRPr="002D4E5C">
        <w:rPr>
          <w:rStyle w:val="Literal"/>
        </w:rPr>
        <w:t>: styles.css</w:t>
      </w:r>
      <w:r>
        <w:t xml:space="preserve"> section in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Pr="003513FB" w:rsidRDefault="00434B2B" w:rsidP="006D57E0">
      <w:pPr>
        <w:pStyle w:val="Code"/>
      </w:pPr>
      <w:r w:rsidRPr="004650E9">
        <w:t>h1 {</w:t>
      </w:r>
    </w:p>
    <w:p w14:paraId="1C01EAAF" w14:textId="77777777" w:rsidR="00FA5967" w:rsidRDefault="00434B2B" w:rsidP="006D57E0">
      <w:pPr>
        <w:pStyle w:val="Code"/>
      </w:pPr>
      <w:r w:rsidRPr="004650E9">
        <w:t xml:space="preserve">  color: red;</w:t>
      </w:r>
    </w:p>
    <w:p w14:paraId="3CEE5408" w14:textId="77777777" w:rsidR="00FA5967" w:rsidRDefault="00434B2B" w:rsidP="006D57E0">
      <w:pPr>
        <w:pStyle w:val="Code"/>
      </w:pPr>
      <w:r w:rsidRPr="004650E9">
        <w:t xml:space="preserve">  font-size: 50px;</w:t>
      </w:r>
    </w:p>
    <w:p w14:paraId="6B20A1A9" w14:textId="1094F100" w:rsidR="00434B2B" w:rsidRPr="003513FB" w:rsidRDefault="00434B2B" w:rsidP="006D57E0">
      <w:pPr>
        <w:pStyle w:val="Code"/>
      </w:pPr>
      <w:r w:rsidRPr="004650E9">
        <w:t>}</w:t>
      </w:r>
    </w:p>
    <w:p w14:paraId="5DE6BFD0" w14:textId="12D6C9E5" w:rsidR="00434B2B" w:rsidRDefault="00434B2B" w:rsidP="006B770B">
      <w:pPr>
        <w:pStyle w:val="Body"/>
      </w:pPr>
      <w:r>
        <w:lastRenderedPageBreak/>
        <w:t xml:space="preserve">The re-rendered </w:t>
      </w:r>
      <w:r w:rsidRPr="007F078F">
        <w:rPr>
          <w:rStyle w:val="Italic"/>
        </w:rPr>
        <w:t>index.html</w:t>
      </w:r>
      <w:r>
        <w:t xml:space="preserve"> </w:t>
      </w:r>
      <w:r w:rsidR="000347CC">
        <w:t>now has</w:t>
      </w:r>
      <w:r>
        <w:t xml:space="preserve"> large red headings</w:t>
      </w:r>
      <w:r w:rsidR="00CE0368">
        <w:t xml:space="preserve"> (shown in gray</w:t>
      </w:r>
      <w:r w:rsidR="00032DF6">
        <w:t>scale</w:t>
      </w:r>
      <w:r w:rsidR="00CE0368">
        <w:t xml:space="preserve"> </w:t>
      </w:r>
      <w:r w:rsidR="00032DF6">
        <w:t>in Figure 10-7)</w:t>
      </w:r>
      <w:r>
        <w:t>.</w:t>
      </w:r>
    </w:p>
    <w:p w14:paraId="78596C4B" w14:textId="636B35B8" w:rsidR="00434B2B" w:rsidRDefault="00434B2B" w:rsidP="00711FE4">
      <w:pPr>
        <w:pStyle w:val="GraphicSlug"/>
      </w:pPr>
      <w:r w:rsidRPr="00711FE4">
        <w:t>[F10</w:t>
      </w:r>
      <w:r w:rsidR="007665CC">
        <w:t>0</w:t>
      </w:r>
      <w:r>
        <w:t>0</w:t>
      </w:r>
      <w:r w:rsidR="00032DF6">
        <w:t>7</w:t>
      </w:r>
      <w:r>
        <w:t>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40D04573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</w:t>
      </w:r>
      <w:proofErr w:type="spellStart"/>
      <w:r w:rsidRPr="007F078F">
        <w:rPr>
          <w:rStyle w:val="Italic"/>
        </w:rPr>
        <w:t>scss</w:t>
      </w:r>
      <w:proofErr w:type="spellEnd"/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and add a line like this </w:t>
      </w:r>
      <w:r w:rsidR="000347CC">
        <w:t xml:space="preserve">one </w:t>
      </w:r>
      <w:r>
        <w:t xml:space="preserve">to </w:t>
      </w:r>
      <w:r w:rsidR="00E77615">
        <w:t xml:space="preserve">make </w:t>
      </w:r>
      <w:r>
        <w:t xml:space="preserve">the body background </w:t>
      </w:r>
      <w:r w:rsidR="00C209D8">
        <w:t>bright yellow</w:t>
      </w:r>
      <w:r w:rsidR="000347CC">
        <w:t>:</w:t>
      </w:r>
    </w:p>
    <w:p w14:paraId="7D4F341F" w14:textId="77777777" w:rsidR="00FA5967" w:rsidRPr="003513FB" w:rsidRDefault="00434B2B" w:rsidP="009219C4">
      <w:pPr>
        <w:pStyle w:val="Code"/>
      </w:pPr>
      <w:r w:rsidRPr="004650E9">
        <w:t xml:space="preserve">/*-- </w:t>
      </w:r>
      <w:proofErr w:type="spellStart"/>
      <w:r w:rsidRPr="004650E9">
        <w:t>scss:defaults</w:t>
      </w:r>
      <w:proofErr w:type="spellEnd"/>
      <w:r w:rsidRPr="004650E9">
        <w:t xml:space="preserve"> --*/</w:t>
      </w:r>
    </w:p>
    <w:p w14:paraId="77EC8EC1" w14:textId="1E1A983E" w:rsidR="00434B2B" w:rsidRPr="009219C4" w:rsidRDefault="00434B2B" w:rsidP="009219C4">
      <w:pPr>
        <w:pStyle w:val="Code"/>
      </w:pPr>
      <w:r w:rsidRPr="004650E9">
        <w:t>$body-</w:t>
      </w:r>
      <w:proofErr w:type="spellStart"/>
      <w:r w:rsidRPr="004650E9">
        <w:t>bg</w:t>
      </w:r>
      <w:proofErr w:type="spellEnd"/>
      <w:r w:rsidRPr="004650E9">
        <w:t>: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4650E9">
        <w:t>format:</w:t>
      </w:r>
    </w:p>
    <w:p w14:paraId="554AC65D" w14:textId="77777777" w:rsidR="00FA5967" w:rsidRDefault="00434B2B" w:rsidP="009219C4">
      <w:pPr>
        <w:pStyle w:val="Code"/>
      </w:pPr>
      <w:r w:rsidRPr="004650E9">
        <w:t xml:space="preserve">  html: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 xml:space="preserve">theme: [minty, </w:t>
      </w:r>
      <w:proofErr w:type="spellStart"/>
      <w:r w:rsidRPr="007F078F">
        <w:rPr>
          <w:rStyle w:val="LiteralBold"/>
        </w:rPr>
        <w:t>styles.scss</w:t>
      </w:r>
      <w:proofErr w:type="spellEnd"/>
      <w:r w:rsidRPr="007F078F">
        <w:rPr>
          <w:rStyle w:val="LiteralBold"/>
        </w:rPr>
        <w:t>]</w:t>
      </w:r>
    </w:p>
    <w:p w14:paraId="726E09A1" w14:textId="77777777" w:rsidR="00FA5967" w:rsidRDefault="00434B2B" w:rsidP="009219C4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705DA112" w14:textId="06F7FB3D" w:rsidR="00434B2B" w:rsidRPr="009219C4" w:rsidRDefault="00434B2B" w:rsidP="009219C4">
      <w:pPr>
        <w:pStyle w:val="Code"/>
      </w:pPr>
      <w:r w:rsidRPr="004650E9">
        <w:t xml:space="preserve">    toc: true</w:t>
      </w:r>
    </w:p>
    <w:p w14:paraId="52F92CAB" w14:textId="0B119C1C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</w:t>
      </w:r>
      <w:r w:rsidR="002F367A">
        <w:t xml:space="preserve">bright yellow </w:t>
      </w:r>
      <w:r>
        <w:t xml:space="preserve">background throughout </w:t>
      </w:r>
      <w:r w:rsidR="000347CC">
        <w:t>(</w:t>
      </w:r>
      <w:r w:rsidR="006B770B">
        <w:t>Figure 10-</w:t>
      </w:r>
      <w:r w:rsidR="00032DF6">
        <w:t>8</w:t>
      </w:r>
      <w:ins w:id="631" w:author="Rachel Monaghan" w:date="2023-12-01T10:58:00Z">
        <w:r w:rsidR="006A273E">
          <w:t>, again in grayscale for print</w:t>
        </w:r>
      </w:ins>
      <w:r w:rsidR="000347CC">
        <w:t>)</w:t>
      </w:r>
      <w:r>
        <w:t>.</w:t>
      </w:r>
    </w:p>
    <w:p w14:paraId="3C338326" w14:textId="5B63D363" w:rsidR="00434B2B" w:rsidRDefault="00434B2B" w:rsidP="00711FE4">
      <w:pPr>
        <w:pStyle w:val="GraphicSlug"/>
      </w:pPr>
      <w:r>
        <w:t>[F100</w:t>
      </w:r>
      <w:r w:rsidR="00032DF6">
        <w:t>08</w:t>
      </w:r>
      <w:r>
        <w:t>.png]</w:t>
      </w:r>
    </w:p>
    <w:p w14:paraId="1F3B1948" w14:textId="5892FA92" w:rsidR="00434B2B" w:rsidRDefault="0068430E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D08DC98" wp14:editId="6BD32D91">
            <wp:extent cx="5943600" cy="3293110"/>
            <wp:effectExtent l="0" t="0" r="0" b="0"/>
            <wp:docPr id="75108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1741" name="Picture 7510817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proofErr w:type="spellStart"/>
      <w:r w:rsidRPr="007F078F">
        <w:rPr>
          <w:rStyle w:val="Italic"/>
        </w:rPr>
        <w:t>styles.scss</w:t>
      </w:r>
      <w:proofErr w:type="spellEnd"/>
    </w:p>
    <w:p w14:paraId="3D8FDD18" w14:textId="3471249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proofErr w:type="spellStart"/>
      <w:r w:rsidR="001229A7">
        <w:rPr>
          <w:rStyle w:val="Italic"/>
        </w:rPr>
        <w:t>scss</w:t>
      </w:r>
      <w:proofErr w:type="spellEnd"/>
      <w:r>
        <w:t xml:space="preserve"> file, the tweaks made in </w:t>
      </w:r>
      <w:r w:rsidR="007F078F" w:rsidRPr="00287EE3">
        <w:rPr>
          <w:rStyle w:val="Italic"/>
        </w:rPr>
        <w:t>styles.css</w:t>
      </w:r>
      <w:r w:rsidR="007F078F">
        <w:t xml:space="preserve"> </w:t>
      </w:r>
      <w:r>
        <w:t>no longer appl</w:t>
      </w:r>
      <w:r w:rsidR="00250B65">
        <w:t>y</w:t>
      </w:r>
      <w:r>
        <w:t xml:space="preserve">. If you wanted to use those, you’d need to add them to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</w:t>
      </w:r>
    </w:p>
    <w:p w14:paraId="4253808E" w14:textId="17872595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del w:id="632" w:author="Rachel Monaghan" w:date="2023-12-01T10:58:00Z">
        <w:r w:rsidDel="006A273E">
          <w:delText xml:space="preserve">that </w:delText>
        </w:r>
      </w:del>
      <w:ins w:id="633" w:author="Rachel Monaghan" w:date="2023-12-01T10:58:00Z">
        <w:r w:rsidR="006A273E">
          <w:t xml:space="preserve">(which </w:t>
        </w:r>
      </w:ins>
      <w:r>
        <w:t xml:space="preserve">you can see in </w:t>
      </w:r>
      <w:del w:id="634" w:author="Rachel Monaghan" w:date="2023-12-01T10:59:00Z">
        <w:r w:rsidDel="006A273E">
          <w:delText xml:space="preserve">the </w:delText>
        </w:r>
        <w:r w:rsidR="00250B65" w:rsidDel="006A273E">
          <w:delText xml:space="preserve">previous </w:delText>
        </w:r>
        <w:r w:rsidDel="006A273E">
          <w:delText>screenshots</w:delText>
        </w:r>
      </w:del>
      <w:ins w:id="635" w:author="Rachel Monaghan" w:date="2023-12-01T10:59:00Z">
        <w:r w:rsidR="006A273E">
          <w:t>Figures 10-5 through 10-7</w:t>
        </w:r>
      </w:ins>
      <w:ins w:id="636" w:author="Rachel Monaghan" w:date="2023-12-01T11:00:00Z">
        <w:r w:rsidR="006A273E">
          <w:t>,</w:t>
        </w:r>
      </w:ins>
      <w:ins w:id="637" w:author="Rachel Monaghan" w:date="2023-12-01T10:59:00Z">
        <w:r w:rsidR="006A273E">
          <w:t xml:space="preserve"> </w:t>
        </w:r>
      </w:ins>
      <w:ins w:id="638" w:author="Rachel Monaghan" w:date="2023-12-01T11:00:00Z">
        <w:r w:rsidR="006A273E">
          <w:t>labeled</w:t>
        </w:r>
      </w:ins>
      <w:ins w:id="639" w:author="Rachel Monaghan" w:date="2023-12-01T10:59:00Z">
        <w:r w:rsidR="006A273E">
          <w:t xml:space="preserve"> On This Page)</w:t>
        </w:r>
      </w:ins>
      <w:r>
        <w:t xml:space="preserve">. You can remove </w:t>
      </w:r>
      <w:del w:id="640" w:author="Rachel Monaghan" w:date="2023-12-01T10:59:00Z">
        <w:r w:rsidDel="006A273E">
          <w:delText xml:space="preserve">it </w:delText>
        </w:r>
      </w:del>
      <w:ins w:id="641" w:author="Rachel Monaghan" w:date="2023-12-01T10:59:00Z">
        <w:r w:rsidR="006A273E">
          <w:t xml:space="preserve">the table of contents </w:t>
        </w:r>
      </w:ins>
      <w:r>
        <w:t xml:space="preserve">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 xml:space="preserve">dd any </w:t>
      </w:r>
      <w:del w:id="642" w:author="Rachel Monaghan" w:date="2023-12-01T10:59:00Z">
        <w:r w:rsidDel="006A273E">
          <w:delText xml:space="preserve">additional </w:delText>
        </w:r>
      </w:del>
      <w:ins w:id="643" w:author="Rachel Monaghan" w:date="2023-12-01T10:59:00Z">
        <w:r w:rsidR="006A273E">
          <w:t xml:space="preserve">further </w:t>
        </w:r>
      </w:ins>
      <w:r>
        <w:t>options, such as figure height</w:t>
      </w:r>
      <w:r w:rsidR="00250B65">
        <w:t xml:space="preserve">, to </w:t>
      </w:r>
      <w:r w:rsidR="002E466A">
        <w:t xml:space="preserve">the </w:t>
      </w:r>
      <w:r w:rsidR="0028466B">
        <w:t xml:space="preserve">bottom </w:t>
      </w:r>
      <w:r w:rsidR="00250B65">
        <w:t xml:space="preserve">section of the </w:t>
      </w:r>
      <w:r w:rsidR="00250B65" w:rsidRPr="001B3D47">
        <w:rPr>
          <w:rStyle w:val="Italic"/>
        </w:rPr>
        <w:t>_</w:t>
      </w:r>
      <w:proofErr w:type="spellStart"/>
      <w:r w:rsidR="00250B65" w:rsidRPr="001B3D47">
        <w:rPr>
          <w:rStyle w:val="Italic"/>
        </w:rPr>
        <w:t>quarto.yml</w:t>
      </w:r>
      <w:proofErr w:type="spellEnd"/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644" w:name="_Toc134789588"/>
      <w:bookmarkStart w:id="645" w:name="_Toc152317630"/>
      <w:bookmarkStart w:id="646" w:name="X91f13da30d628d2112c2249d59d09d1d8be4dc7"/>
      <w:bookmarkEnd w:id="614"/>
      <w:r w:rsidRPr="00A37D42">
        <w:t>Adjusting the Title and Navigation Bar</w:t>
      </w:r>
      <w:bookmarkEnd w:id="644"/>
      <w:bookmarkEnd w:id="645"/>
    </w:p>
    <w:p w14:paraId="3E145FD1" w14:textId="499E8566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</w:t>
      </w:r>
      <w:proofErr w:type="spellStart"/>
      <w:r w:rsidRPr="00483357">
        <w:rPr>
          <w:rStyle w:val="Italic"/>
        </w:rPr>
        <w:t>quarto.yml</w:t>
      </w:r>
      <w:proofErr w:type="spellEnd"/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 xml:space="preserve">. </w:t>
      </w:r>
      <w:del w:id="647" w:author="Rachel Monaghan" w:date="2023-12-01T11:00:00Z">
        <w:r w:rsidR="007712E8" w:rsidDel="006A273E">
          <w:delText>Here, we</w:delText>
        </w:r>
      </w:del>
      <w:ins w:id="648" w:author="Rachel Monaghan" w:date="2023-12-01T11:00:00Z">
        <w:r w:rsidR="006A273E">
          <w:t>C</w:t>
        </w:r>
      </w:ins>
      <w:del w:id="649" w:author="Rachel Monaghan" w:date="2023-12-01T11:00:00Z">
        <w:r w:rsidR="007712E8" w:rsidDel="006A273E">
          <w:delText xml:space="preserve"> c</w:delText>
        </w:r>
      </w:del>
      <w:r w:rsidR="007712E8">
        <w:t>hange the title and the text for the About page link</w:t>
      </w:r>
      <w:ins w:id="650" w:author="Rachel Monaghan" w:date="2023-12-01T11:00:00Z">
        <w:r w:rsidR="006A273E">
          <w:t xml:space="preserve"> as follows</w:t>
        </w:r>
      </w:ins>
      <w:r w:rsidR="007712E8">
        <w:t>:</w:t>
      </w:r>
    </w:p>
    <w:p w14:paraId="46BBA5A1" w14:textId="77777777" w:rsidR="00FA5967" w:rsidRDefault="00434B2B" w:rsidP="007C7B1B">
      <w:pPr>
        <w:pStyle w:val="Code"/>
      </w:pPr>
      <w:r w:rsidRPr="002516C9">
        <w:t>website:</w:t>
      </w:r>
    </w:p>
    <w:p w14:paraId="2461E051" w14:textId="77777777" w:rsidR="00FA5967" w:rsidRDefault="00434B2B" w:rsidP="007C7B1B">
      <w:pPr>
        <w:pStyle w:val="Code"/>
      </w:pPr>
      <w:r w:rsidRPr="002516C9">
        <w:t xml:space="preserve">  title: "Quarto COVID Website"</w:t>
      </w:r>
    </w:p>
    <w:p w14:paraId="1B95CF84" w14:textId="77777777" w:rsidR="00FA5967" w:rsidRDefault="00434B2B" w:rsidP="007C7B1B">
      <w:pPr>
        <w:pStyle w:val="Code"/>
      </w:pPr>
      <w:r w:rsidRPr="002516C9">
        <w:t xml:space="preserve">  navbar:</w:t>
      </w:r>
    </w:p>
    <w:p w14:paraId="7E112770" w14:textId="77777777" w:rsidR="00FA5967" w:rsidRDefault="00434B2B" w:rsidP="007C7B1B">
      <w:pPr>
        <w:pStyle w:val="Code"/>
      </w:pPr>
      <w:r w:rsidRPr="002516C9">
        <w:t xml:space="preserve">    left:</w:t>
      </w:r>
    </w:p>
    <w:p w14:paraId="1C7AE007" w14:textId="77777777" w:rsidR="00FA5967" w:rsidRDefault="00434B2B" w:rsidP="007C7B1B">
      <w:pPr>
        <w:pStyle w:val="Code"/>
      </w:pPr>
      <w:r w:rsidRPr="002516C9">
        <w:t xml:space="preserve">      - </w:t>
      </w:r>
      <w:proofErr w:type="spellStart"/>
      <w:r w:rsidRPr="002516C9">
        <w:t>href</w:t>
      </w:r>
      <w:proofErr w:type="spellEnd"/>
      <w:r w:rsidRPr="002516C9">
        <w:t xml:space="preserve">: </w:t>
      </w:r>
      <w:proofErr w:type="spellStart"/>
      <w:r w:rsidRPr="002516C9">
        <w:t>index.qmd</w:t>
      </w:r>
      <w:proofErr w:type="spellEnd"/>
    </w:p>
    <w:p w14:paraId="32067C35" w14:textId="77777777" w:rsidR="00FA5967" w:rsidRDefault="00434B2B" w:rsidP="007C7B1B">
      <w:pPr>
        <w:pStyle w:val="Code"/>
      </w:pPr>
      <w:r w:rsidRPr="002516C9">
        <w:t xml:space="preserve">        text: Home</w:t>
      </w:r>
    </w:p>
    <w:p w14:paraId="1AD6D73D" w14:textId="77777777" w:rsidR="00FA5967" w:rsidRDefault="00434B2B" w:rsidP="007C7B1B">
      <w:pPr>
        <w:pStyle w:val="Code"/>
      </w:pPr>
      <w:r w:rsidRPr="002516C9">
        <w:t xml:space="preserve">      - </w:t>
      </w:r>
      <w:proofErr w:type="spellStart"/>
      <w:r w:rsidRPr="002516C9">
        <w:t>href</w:t>
      </w:r>
      <w:proofErr w:type="spellEnd"/>
      <w:r w:rsidRPr="002516C9">
        <w:t xml:space="preserve">: </w:t>
      </w:r>
      <w:proofErr w:type="spellStart"/>
      <w:r w:rsidRPr="002516C9">
        <w:t>about.qmd</w:t>
      </w:r>
      <w:proofErr w:type="spellEnd"/>
    </w:p>
    <w:p w14:paraId="2EACA9BF" w14:textId="3DD7CCC1" w:rsidR="00434B2B" w:rsidRPr="007C7B1B" w:rsidRDefault="00434B2B" w:rsidP="007C7B1B">
      <w:pPr>
        <w:pStyle w:val="Code"/>
      </w:pPr>
      <w:r w:rsidRPr="002516C9">
        <w:t xml:space="preserve">        text: About this Website</w:t>
      </w:r>
    </w:p>
    <w:p w14:paraId="30F8CF8B" w14:textId="3B668E31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</w:t>
      </w:r>
      <w:del w:id="651" w:author="Rachel Monaghan" w:date="2023-12-01T11:01:00Z">
        <w:r w:rsidDel="006A273E">
          <w:delText xml:space="preserve">when working </w:delText>
        </w:r>
      </w:del>
      <w:r>
        <w:t xml:space="preserve">with </w:t>
      </w:r>
      <w:r w:rsidRPr="002D4E5C">
        <w:rPr>
          <w:rStyle w:val="Literal"/>
        </w:rPr>
        <w:t>distill</w:t>
      </w:r>
      <w:r>
        <w:t xml:space="preserve">. The </w:t>
      </w:r>
      <w:proofErr w:type="spellStart"/>
      <w:r w:rsidRPr="002D4E5C">
        <w:rPr>
          <w:rStyle w:val="Literal"/>
        </w:rPr>
        <w:t>href</w:t>
      </w:r>
      <w:proofErr w:type="spellEnd"/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7C1370">
        <w:t>9</w:t>
      </w:r>
      <w:r w:rsidR="00434B2B">
        <w:t xml:space="preserve"> shows these changes applied to the website.</w:t>
      </w:r>
    </w:p>
    <w:p w14:paraId="543EC217" w14:textId="2F128E02" w:rsidR="00434B2B" w:rsidRDefault="00434B2B" w:rsidP="00711FE4">
      <w:pPr>
        <w:pStyle w:val="GraphicSlug"/>
      </w:pPr>
      <w:r>
        <w:t>[F100</w:t>
      </w:r>
      <w:r w:rsidR="007C1370">
        <w:t>0</w:t>
      </w:r>
      <w:r>
        <w:t>9.png]</w:t>
      </w:r>
    </w:p>
    <w:p w14:paraId="06A8C7D9" w14:textId="641F9CAD" w:rsidR="00434B2B" w:rsidRDefault="00D2774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26FE221C" wp14:editId="2A7ECFCD">
            <wp:extent cx="5943600" cy="342265"/>
            <wp:effectExtent l="0" t="0" r="0" b="635"/>
            <wp:docPr id="1053750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0372" name="Picture 10537503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AFE" w14:textId="1E16DEF9" w:rsidR="00434B2B" w:rsidRDefault="00434B2B" w:rsidP="00711FE4">
      <w:pPr>
        <w:pStyle w:val="CaptionLine"/>
      </w:pPr>
      <w:r>
        <w:t>The 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proofErr w:type="spellStart"/>
      <w:r w:rsidRPr="00483357">
        <w:rPr>
          <w:rStyle w:val="Italic"/>
        </w:rPr>
        <w:t>index.qmd</w:t>
      </w:r>
      <w:proofErr w:type="spellEnd"/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652" w:name="_Toc134789589"/>
      <w:bookmarkStart w:id="653" w:name="_Toc152317631"/>
      <w:bookmarkStart w:id="654" w:name="creating-wider-layouts"/>
      <w:bookmarkEnd w:id="646"/>
      <w:r w:rsidRPr="00A37D42">
        <w:t>Creating Wider Layouts</w:t>
      </w:r>
      <w:bookmarkEnd w:id="652"/>
      <w:bookmarkEnd w:id="653"/>
    </w:p>
    <w:p w14:paraId="660FD2B0" w14:textId="47240C0F" w:rsidR="007A231B" w:rsidRDefault="00434B2B" w:rsidP="006B770B">
      <w:pPr>
        <w:pStyle w:val="Body"/>
        <w:rPr>
          <w:ins w:id="655" w:author="Sydney Cromwell" w:date="2023-10-27T13:59:00Z"/>
        </w:rPr>
      </w:pPr>
      <w:r>
        <w:t xml:space="preserve">When </w:t>
      </w:r>
      <w:del w:id="656" w:author="Rachel Monaghan" w:date="2023-12-01T11:01:00Z">
        <w:r w:rsidDel="006A273E">
          <w:delText xml:space="preserve">we </w:delText>
        </w:r>
      </w:del>
      <w:ins w:id="657" w:author="Rachel Monaghan" w:date="2023-12-01T11:01:00Z">
        <w:r w:rsidR="006A273E">
          <w:t xml:space="preserve">you </w:t>
        </w:r>
      </w:ins>
      <w:del w:id="658" w:author="Rachel Monaghan" w:date="2023-12-01T11:01:00Z">
        <w:r w:rsidDel="006A273E">
          <w:delText xml:space="preserve">made </w:delText>
        </w:r>
      </w:del>
      <w:ins w:id="659" w:author="Rachel Monaghan" w:date="2023-12-01T11:01:00Z">
        <w:r w:rsidR="006A273E">
          <w:t xml:space="preserve">created </w:t>
        </w:r>
      </w:ins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del w:id="660" w:author="Rachel Monaghan" w:date="2023-12-01T11:01:00Z">
        <w:r w:rsidDel="006A273E">
          <w:delText xml:space="preserve">we </w:delText>
        </w:r>
      </w:del>
      <w:ins w:id="661" w:author="Rachel Monaghan" w:date="2023-12-01T11:01:00Z">
        <w:r w:rsidR="006A273E">
          <w:t xml:space="preserve">you </w:t>
        </w:r>
      </w:ins>
      <w:r>
        <w:t>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 xml:space="preserve">. </w:t>
      </w:r>
      <w:del w:id="662" w:author="Rachel Monaghan" w:date="2023-12-01T11:01:00Z">
        <w:r w:rsidDel="006A273E">
          <w:delText xml:space="preserve">We </w:delText>
        </w:r>
      </w:del>
      <w:ins w:id="663" w:author="Rachel Monaghan" w:date="2023-12-01T11:01:00Z">
        <w:r w:rsidR="006A273E">
          <w:t xml:space="preserve">You </w:t>
        </w:r>
      </w:ins>
      <w:r>
        <w:t xml:space="preserve">can accomplish the same </w:t>
      </w:r>
      <w:del w:id="664" w:author="Rachel Monaghan" w:date="2023-12-01T11:01:00Z">
        <w:r w:rsidDel="006A273E">
          <w:delText xml:space="preserve">thing </w:delText>
        </w:r>
      </w:del>
      <w:ins w:id="665" w:author="Rachel Monaghan" w:date="2023-12-01T11:01:00Z">
        <w:r w:rsidR="006A273E">
          <w:t xml:space="preserve">result </w:t>
        </w:r>
      </w:ins>
      <w:r>
        <w:t>with Quarto</w:t>
      </w:r>
      <w:r w:rsidR="00B2028B">
        <w:t xml:space="preserve"> by</w:t>
      </w:r>
      <w:r>
        <w:t xml:space="preserve"> using the </w:t>
      </w:r>
      <w:r w:rsidRPr="002D4E5C">
        <w:rPr>
          <w:rStyle w:val="Literal"/>
        </w:rPr>
        <w:t>:::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</w:p>
    <w:p w14:paraId="4D13F316" w14:textId="77777777" w:rsidR="00FA5967" w:rsidRPr="003513FB" w:rsidRDefault="00434B2B" w:rsidP="007C7B1B">
      <w:pPr>
        <w:pStyle w:val="Code"/>
      </w:pPr>
      <w:r w:rsidRPr="002516C9">
        <w:t>:::{.column-screen-inset}</w:t>
      </w:r>
    </w:p>
    <w:p w14:paraId="6353A522" w14:textId="77777777" w:rsidR="00FA5967" w:rsidRPr="003513FB" w:rsidRDefault="00434B2B" w:rsidP="007C7B1B">
      <w:pPr>
        <w:pStyle w:val="Code"/>
      </w:pPr>
      <w:r w:rsidRPr="002516C9">
        <w:t>```{r}</w:t>
      </w:r>
    </w:p>
    <w:p w14:paraId="759202FC" w14:textId="77777777" w:rsidR="00FA5967" w:rsidRPr="003513FB" w:rsidRDefault="00434B2B" w:rsidP="007C7B1B">
      <w:pPr>
        <w:pStyle w:val="Code"/>
      </w:pPr>
      <w:r w:rsidRPr="002516C9">
        <w:t>#| out-width: 100%</w:t>
      </w:r>
    </w:p>
    <w:p w14:paraId="1BC461DE" w14:textId="77777777" w:rsidR="00FA5967" w:rsidRDefault="00434B2B" w:rsidP="007C7B1B">
      <w:pPr>
        <w:pStyle w:val="Code"/>
        <w:rPr>
          <w:ins w:id="666" w:author="David Keyes" w:date="2023-12-05T10:40:00Z"/>
        </w:rPr>
      </w:pPr>
      <w:r w:rsidRPr="002516C9">
        <w:t># Make map</w:t>
      </w:r>
    </w:p>
    <w:p w14:paraId="2D4A0F06" w14:textId="77777777" w:rsidR="00BC0E7F" w:rsidRDefault="00BC0E7F" w:rsidP="007C7B1B">
      <w:pPr>
        <w:pStyle w:val="Code"/>
        <w:rPr>
          <w:ins w:id="667" w:author="David Keyes" w:date="2023-12-05T10:40:00Z"/>
        </w:rPr>
      </w:pPr>
    </w:p>
    <w:p w14:paraId="0683EB78" w14:textId="77777777" w:rsidR="00BC0E7F" w:rsidRDefault="00BC0E7F" w:rsidP="00BC0E7F">
      <w:pPr>
        <w:pStyle w:val="Code"/>
        <w:rPr>
          <w:ins w:id="668" w:author="David Keyes" w:date="2023-12-05T10:40:00Z"/>
        </w:rPr>
      </w:pPr>
      <w:proofErr w:type="spellStart"/>
      <w:ins w:id="669" w:author="David Keyes" w:date="2023-12-05T10:40:00Z">
        <w:r>
          <w:t>most_recent</w:t>
        </w:r>
        <w:proofErr w:type="spellEnd"/>
        <w:r>
          <w:t xml:space="preserve"> &lt;- </w:t>
        </w:r>
        <w:proofErr w:type="spellStart"/>
        <w:r>
          <w:t>us_states</w:t>
        </w:r>
        <w:proofErr w:type="spellEnd"/>
        <w:r>
          <w:t xml:space="preserve"> %&gt;%</w:t>
        </w:r>
      </w:ins>
    </w:p>
    <w:p w14:paraId="0DED0DEC" w14:textId="77777777" w:rsidR="00BC0E7F" w:rsidRDefault="00BC0E7F" w:rsidP="00BC0E7F">
      <w:pPr>
        <w:pStyle w:val="Code"/>
        <w:rPr>
          <w:ins w:id="670" w:author="David Keyes" w:date="2023-12-05T10:40:00Z"/>
        </w:rPr>
      </w:pPr>
      <w:ins w:id="671" w:author="David Keyes" w:date="2023-12-05T10:40:00Z">
        <w:r>
          <w:t xml:space="preserve">  </w:t>
        </w:r>
        <w:proofErr w:type="spellStart"/>
        <w:r>
          <w:t>left_join</w:t>
        </w:r>
        <w:proofErr w:type="spellEnd"/>
        <w:r>
          <w:t>(</w:t>
        </w:r>
        <w:proofErr w:type="spellStart"/>
        <w:r>
          <w:t>covid_data</w:t>
        </w:r>
        <w:proofErr w:type="spellEnd"/>
        <w:r>
          <w:t>, by = "state") %&gt;%</w:t>
        </w:r>
      </w:ins>
    </w:p>
    <w:p w14:paraId="5A3BDA78" w14:textId="77777777" w:rsidR="00BC0E7F" w:rsidRDefault="00BC0E7F" w:rsidP="00BC0E7F">
      <w:pPr>
        <w:pStyle w:val="Code"/>
        <w:rPr>
          <w:ins w:id="672" w:author="David Keyes" w:date="2023-12-05T10:40:00Z"/>
        </w:rPr>
      </w:pPr>
      <w:ins w:id="673" w:author="David Keyes" w:date="2023-12-05T10:40:00Z">
        <w:r>
          <w:t xml:space="preserve">  </w:t>
        </w:r>
        <w:proofErr w:type="spellStart"/>
        <w:r>
          <w:t>slice_max</w:t>
        </w:r>
        <w:proofErr w:type="spellEnd"/>
        <w:r>
          <w:t>(</w:t>
        </w:r>
      </w:ins>
    </w:p>
    <w:p w14:paraId="45390F3A" w14:textId="77777777" w:rsidR="00BC0E7F" w:rsidRDefault="00BC0E7F" w:rsidP="00BC0E7F">
      <w:pPr>
        <w:pStyle w:val="Code"/>
        <w:rPr>
          <w:ins w:id="674" w:author="David Keyes" w:date="2023-12-05T10:40:00Z"/>
        </w:rPr>
      </w:pPr>
      <w:ins w:id="675" w:author="David Keyes" w:date="2023-12-05T10:40:00Z">
        <w:r>
          <w:t xml:space="preserve">    </w:t>
        </w:r>
        <w:proofErr w:type="spellStart"/>
        <w:r>
          <w:t>order_by</w:t>
        </w:r>
        <w:proofErr w:type="spellEnd"/>
        <w:r>
          <w:t xml:space="preserve"> = date,</w:t>
        </w:r>
      </w:ins>
    </w:p>
    <w:p w14:paraId="3909F18C" w14:textId="77777777" w:rsidR="00BC0E7F" w:rsidRDefault="00BC0E7F" w:rsidP="00BC0E7F">
      <w:pPr>
        <w:pStyle w:val="Code"/>
        <w:rPr>
          <w:ins w:id="676" w:author="David Keyes" w:date="2023-12-05T10:40:00Z"/>
        </w:rPr>
      </w:pPr>
      <w:ins w:id="677" w:author="David Keyes" w:date="2023-12-05T10:40:00Z">
        <w:r>
          <w:t xml:space="preserve">    n = 1</w:t>
        </w:r>
      </w:ins>
    </w:p>
    <w:p w14:paraId="4D845AA8" w14:textId="77777777" w:rsidR="00BC0E7F" w:rsidRDefault="00BC0E7F" w:rsidP="00BC0E7F">
      <w:pPr>
        <w:pStyle w:val="Code"/>
        <w:rPr>
          <w:ins w:id="678" w:author="David Keyes" w:date="2023-12-05T10:40:00Z"/>
        </w:rPr>
      </w:pPr>
      <w:ins w:id="679" w:author="David Keyes" w:date="2023-12-05T10:40:00Z">
        <w:r>
          <w:t xml:space="preserve">  )</w:t>
        </w:r>
      </w:ins>
    </w:p>
    <w:p w14:paraId="6996ADDB" w14:textId="77777777" w:rsidR="00BC0E7F" w:rsidRDefault="00BC0E7F" w:rsidP="00BC0E7F">
      <w:pPr>
        <w:pStyle w:val="Code"/>
        <w:rPr>
          <w:ins w:id="680" w:author="David Keyes" w:date="2023-12-05T10:40:00Z"/>
        </w:rPr>
      </w:pPr>
    </w:p>
    <w:p w14:paraId="549887B2" w14:textId="77777777" w:rsidR="00BC0E7F" w:rsidRDefault="00BC0E7F" w:rsidP="00BC0E7F">
      <w:pPr>
        <w:pStyle w:val="Code"/>
        <w:rPr>
          <w:ins w:id="681" w:author="David Keyes" w:date="2023-12-05T10:40:00Z"/>
        </w:rPr>
      </w:pPr>
      <w:proofErr w:type="spellStart"/>
      <w:ins w:id="682" w:author="David Keyes" w:date="2023-12-05T10:40:00Z">
        <w:r>
          <w:t>most_recent</w:t>
        </w:r>
        <w:proofErr w:type="spellEnd"/>
        <w:r>
          <w:t xml:space="preserve"> %&gt;%</w:t>
        </w:r>
      </w:ins>
    </w:p>
    <w:p w14:paraId="7A9A8908" w14:textId="77777777" w:rsidR="00BC0E7F" w:rsidRDefault="00BC0E7F" w:rsidP="00BC0E7F">
      <w:pPr>
        <w:pStyle w:val="Code"/>
        <w:rPr>
          <w:ins w:id="683" w:author="David Keyes" w:date="2023-12-05T10:40:00Z"/>
        </w:rPr>
      </w:pPr>
      <w:ins w:id="684" w:author="David Keyes" w:date="2023-12-05T10:40:00Z">
        <w:r>
          <w:t xml:space="preserve">  ggplot(</w:t>
        </w:r>
        <w:proofErr w:type="spellStart"/>
        <w:r>
          <w:t>aes</w:t>
        </w:r>
        <w:proofErr w:type="spellEnd"/>
        <w:r>
          <w:t>(fill = deaths_avg_per_100k)) +</w:t>
        </w:r>
      </w:ins>
    </w:p>
    <w:p w14:paraId="15880227" w14:textId="77777777" w:rsidR="00BC0E7F" w:rsidRDefault="00BC0E7F" w:rsidP="00BC0E7F">
      <w:pPr>
        <w:pStyle w:val="Code"/>
        <w:rPr>
          <w:ins w:id="685" w:author="David Keyes" w:date="2023-12-05T10:40:00Z"/>
        </w:rPr>
      </w:pPr>
      <w:ins w:id="686" w:author="David Keyes" w:date="2023-12-05T10:40:00Z">
        <w:r>
          <w:t xml:space="preserve">  </w:t>
        </w:r>
        <w:proofErr w:type="spellStart"/>
        <w:r>
          <w:t>geom_sf</w:t>
        </w:r>
        <w:proofErr w:type="spellEnd"/>
        <w:r>
          <w:t>() +</w:t>
        </w:r>
      </w:ins>
    </w:p>
    <w:p w14:paraId="1DC74A97" w14:textId="77777777" w:rsidR="00BC0E7F" w:rsidRDefault="00BC0E7F" w:rsidP="00BC0E7F">
      <w:pPr>
        <w:pStyle w:val="Code"/>
        <w:rPr>
          <w:ins w:id="687" w:author="David Keyes" w:date="2023-12-05T10:40:00Z"/>
        </w:rPr>
      </w:pPr>
      <w:ins w:id="688" w:author="David Keyes" w:date="2023-12-05T10:40:00Z">
        <w:r>
          <w:t xml:space="preserve">  </w:t>
        </w:r>
        <w:proofErr w:type="spellStart"/>
        <w:r>
          <w:t>scale_fill_viridis_c</w:t>
        </w:r>
        <w:proofErr w:type="spellEnd"/>
        <w:r>
          <w:t>(option = "rocket") +</w:t>
        </w:r>
      </w:ins>
    </w:p>
    <w:p w14:paraId="01855415" w14:textId="77777777" w:rsidR="00BC0E7F" w:rsidRDefault="00BC0E7F" w:rsidP="00BC0E7F">
      <w:pPr>
        <w:pStyle w:val="Code"/>
        <w:rPr>
          <w:ins w:id="689" w:author="David Keyes" w:date="2023-12-05T10:40:00Z"/>
        </w:rPr>
      </w:pPr>
      <w:ins w:id="690" w:author="David Keyes" w:date="2023-12-05T10:40:00Z">
        <w:r>
          <w:t xml:space="preserve">  labs(fill = "Deaths per\n100,000 people") +</w:t>
        </w:r>
      </w:ins>
    </w:p>
    <w:p w14:paraId="6657DD67" w14:textId="72F75935" w:rsidR="00BC0E7F" w:rsidDel="00BC0E7F" w:rsidRDefault="00BC0E7F" w:rsidP="00BC0E7F">
      <w:pPr>
        <w:pStyle w:val="Code"/>
        <w:rPr>
          <w:del w:id="691" w:author="David Keyes" w:date="2023-12-05T10:40:00Z"/>
        </w:rPr>
      </w:pPr>
      <w:ins w:id="692" w:author="David Keyes" w:date="2023-12-05T10:40:00Z">
        <w:r>
          <w:t xml:space="preserve">  </w:t>
        </w:r>
        <w:proofErr w:type="spellStart"/>
        <w:r>
          <w:t>theme_void</w:t>
        </w:r>
        <w:proofErr w:type="spellEnd"/>
        <w:r>
          <w:t>()</w:t>
        </w:r>
      </w:ins>
    </w:p>
    <w:p w14:paraId="1D5E869A" w14:textId="77777777" w:rsidR="00BC0E7F" w:rsidRPr="003513FB" w:rsidRDefault="00BC0E7F" w:rsidP="00BC0E7F">
      <w:pPr>
        <w:pStyle w:val="Code"/>
        <w:rPr>
          <w:ins w:id="693" w:author="David Keyes" w:date="2023-12-05T10:40:00Z"/>
        </w:rPr>
      </w:pPr>
    </w:p>
    <w:p w14:paraId="74BB25CB" w14:textId="77777777" w:rsidR="00FA5967" w:rsidDel="00BC0E7F" w:rsidRDefault="00FA5967" w:rsidP="007C7B1B">
      <w:pPr>
        <w:pStyle w:val="Code"/>
        <w:rPr>
          <w:del w:id="694" w:author="David Keyes" w:date="2023-12-05T10:40:00Z"/>
        </w:rPr>
      </w:pPr>
    </w:p>
    <w:p w14:paraId="0812A0DA" w14:textId="6A66B595" w:rsidR="007A231B" w:rsidDel="00BC0E7F" w:rsidRDefault="00434B2B" w:rsidP="00BC0E7F">
      <w:pPr>
        <w:pStyle w:val="Code"/>
        <w:ind w:left="0"/>
        <w:rPr>
          <w:ins w:id="695" w:author="Sydney Cromwell" w:date="2023-10-27T13:59:00Z"/>
          <w:del w:id="696" w:author="David Keyes" w:date="2023-12-05T10:40:00Z"/>
        </w:rPr>
        <w:pPrChange w:id="697" w:author="David Keyes" w:date="2023-12-05T10:40:00Z">
          <w:pPr>
            <w:pStyle w:val="Code"/>
          </w:pPr>
        </w:pPrChange>
      </w:pPr>
      <w:del w:id="698" w:author="David Keyes" w:date="2023-12-05T10:40:00Z">
        <w:r w:rsidRPr="002516C9" w:rsidDel="00BC0E7F">
          <w:delText>most_recent &lt;- us_states %&gt;%</w:delText>
        </w:r>
      </w:del>
    </w:p>
    <w:p w14:paraId="4DB188C9" w14:textId="1EEB6CB5" w:rsidR="007A231B" w:rsidDel="00BC0E7F" w:rsidRDefault="00434B2B" w:rsidP="00BC0E7F">
      <w:pPr>
        <w:pStyle w:val="Code"/>
        <w:ind w:left="0"/>
        <w:rPr>
          <w:ins w:id="699" w:author="Sydney Cromwell" w:date="2023-10-27T13:59:00Z"/>
          <w:del w:id="700" w:author="David Keyes" w:date="2023-12-05T10:40:00Z"/>
        </w:rPr>
        <w:pPrChange w:id="701" w:author="David Keyes" w:date="2023-12-05T10:40:00Z">
          <w:pPr>
            <w:pStyle w:val="Code"/>
          </w:pPr>
        </w:pPrChange>
      </w:pPr>
      <w:del w:id="702" w:author="David Keyes" w:date="2023-12-05T10:40:00Z">
        <w:r w:rsidRPr="002516C9" w:rsidDel="00BC0E7F">
          <w:delText xml:space="preserve">  left_join(covid_data, by = "state") %&gt;%</w:delText>
        </w:r>
      </w:del>
    </w:p>
    <w:p w14:paraId="5AB412DC" w14:textId="0F0AFE3A" w:rsidR="00FA5967" w:rsidRPr="003513FB" w:rsidDel="00BC0E7F" w:rsidRDefault="00434B2B" w:rsidP="00BC0E7F">
      <w:pPr>
        <w:pStyle w:val="Code"/>
        <w:ind w:left="0"/>
        <w:rPr>
          <w:del w:id="703" w:author="David Keyes" w:date="2023-12-05T10:40:00Z"/>
        </w:rPr>
        <w:pPrChange w:id="704" w:author="David Keyes" w:date="2023-12-05T10:40:00Z">
          <w:pPr>
            <w:pStyle w:val="Code"/>
          </w:pPr>
        </w:pPrChange>
      </w:pPr>
      <w:del w:id="705" w:author="David Keyes" w:date="2023-12-05T10:40:00Z">
        <w:r w:rsidRPr="002516C9" w:rsidDel="00BC0E7F">
          <w:delText xml:space="preserve">  slice_max(order_by = date,</w:delText>
        </w:r>
      </w:del>
    </w:p>
    <w:p w14:paraId="2ED96CB3" w14:textId="0DE0CECB" w:rsidR="007A231B" w:rsidDel="00BC0E7F" w:rsidRDefault="00434B2B" w:rsidP="00BC0E7F">
      <w:pPr>
        <w:pStyle w:val="Code"/>
        <w:ind w:left="0"/>
        <w:rPr>
          <w:ins w:id="706" w:author="Sydney Cromwell" w:date="2023-10-27T13:59:00Z"/>
          <w:del w:id="707" w:author="David Keyes" w:date="2023-12-05T10:40:00Z"/>
        </w:rPr>
        <w:pPrChange w:id="708" w:author="David Keyes" w:date="2023-12-05T10:40:00Z">
          <w:pPr>
            <w:pStyle w:val="Code"/>
          </w:pPr>
        </w:pPrChange>
      </w:pPr>
      <w:del w:id="709" w:author="David Keyes" w:date="2023-12-05T10:40:00Z">
        <w:r w:rsidRPr="002516C9" w:rsidDel="00BC0E7F">
          <w:delText xml:space="preserve">            n = 1)</w:delText>
        </w:r>
      </w:del>
    </w:p>
    <w:p w14:paraId="3482DA5F" w14:textId="0469FD05" w:rsidR="00FA5967" w:rsidDel="00BC0E7F" w:rsidRDefault="00FA5967" w:rsidP="00BC0E7F">
      <w:pPr>
        <w:pStyle w:val="Code"/>
        <w:ind w:left="0"/>
        <w:rPr>
          <w:del w:id="710" w:author="David Keyes" w:date="2023-12-05T10:40:00Z"/>
        </w:rPr>
        <w:pPrChange w:id="711" w:author="David Keyes" w:date="2023-12-05T10:40:00Z">
          <w:pPr>
            <w:pStyle w:val="Code"/>
          </w:pPr>
        </w:pPrChange>
      </w:pPr>
    </w:p>
    <w:p w14:paraId="662BD529" w14:textId="66333041" w:rsidR="007A231B" w:rsidDel="00BC0E7F" w:rsidRDefault="00434B2B" w:rsidP="00BC0E7F">
      <w:pPr>
        <w:pStyle w:val="Code"/>
        <w:ind w:left="0"/>
        <w:rPr>
          <w:ins w:id="712" w:author="Sydney Cromwell" w:date="2023-10-27T13:59:00Z"/>
          <w:del w:id="713" w:author="David Keyes" w:date="2023-12-05T10:40:00Z"/>
        </w:rPr>
        <w:pPrChange w:id="714" w:author="David Keyes" w:date="2023-12-05T10:40:00Z">
          <w:pPr>
            <w:pStyle w:val="Code"/>
          </w:pPr>
        </w:pPrChange>
      </w:pPr>
      <w:del w:id="715" w:author="David Keyes" w:date="2023-12-05T10:40:00Z">
        <w:r w:rsidRPr="002516C9" w:rsidDel="00BC0E7F">
          <w:delText>most_recent %&gt;%</w:delText>
        </w:r>
      </w:del>
    </w:p>
    <w:p w14:paraId="5DF9BBDD" w14:textId="2979CF7B" w:rsidR="00FA5967" w:rsidRPr="003513FB" w:rsidDel="00BC0E7F" w:rsidRDefault="00434B2B" w:rsidP="00BC0E7F">
      <w:pPr>
        <w:pStyle w:val="Code"/>
        <w:ind w:left="0"/>
        <w:rPr>
          <w:del w:id="716" w:author="David Keyes" w:date="2023-12-05T10:40:00Z"/>
        </w:rPr>
        <w:pPrChange w:id="717" w:author="David Keyes" w:date="2023-12-05T10:40:00Z">
          <w:pPr>
            <w:pStyle w:val="Code"/>
          </w:pPr>
        </w:pPrChange>
      </w:pPr>
      <w:del w:id="718" w:author="David Keyes" w:date="2023-12-05T10:40:00Z">
        <w:r w:rsidRPr="002516C9" w:rsidDel="00BC0E7F">
          <w:delText xml:space="preserve">  ggplot(aes(fill = deaths_avg_per_100k)) +</w:delText>
        </w:r>
      </w:del>
    </w:p>
    <w:p w14:paraId="7D440AF0" w14:textId="07C1AB15" w:rsidR="00FA5967" w:rsidRPr="003513FB" w:rsidDel="00BC0E7F" w:rsidRDefault="00434B2B" w:rsidP="00BC0E7F">
      <w:pPr>
        <w:pStyle w:val="Code"/>
        <w:ind w:left="0"/>
        <w:rPr>
          <w:del w:id="719" w:author="David Keyes" w:date="2023-12-05T10:40:00Z"/>
        </w:rPr>
        <w:pPrChange w:id="720" w:author="David Keyes" w:date="2023-12-05T10:40:00Z">
          <w:pPr>
            <w:pStyle w:val="Code"/>
          </w:pPr>
        </w:pPrChange>
      </w:pPr>
      <w:del w:id="721" w:author="David Keyes" w:date="2023-12-05T10:40:00Z">
        <w:r w:rsidRPr="002516C9" w:rsidDel="00BC0E7F">
          <w:delText xml:space="preserve">  geom_sf() +</w:delText>
        </w:r>
      </w:del>
    </w:p>
    <w:p w14:paraId="4A15DD41" w14:textId="718AB326" w:rsidR="00FA5967" w:rsidRPr="003513FB" w:rsidDel="00BC0E7F" w:rsidRDefault="00434B2B" w:rsidP="00BC0E7F">
      <w:pPr>
        <w:pStyle w:val="Code"/>
        <w:ind w:left="0"/>
        <w:rPr>
          <w:del w:id="722" w:author="David Keyes" w:date="2023-12-05T10:40:00Z"/>
        </w:rPr>
        <w:pPrChange w:id="723" w:author="David Keyes" w:date="2023-12-05T10:40:00Z">
          <w:pPr>
            <w:pStyle w:val="Code"/>
          </w:pPr>
        </w:pPrChange>
      </w:pPr>
      <w:del w:id="724" w:author="David Keyes" w:date="2023-12-05T10:40:00Z">
        <w:r w:rsidRPr="002516C9" w:rsidDel="00BC0E7F">
          <w:delText xml:space="preserve">  scale_fill_viridis_c(option = "rocket") +</w:delText>
        </w:r>
      </w:del>
    </w:p>
    <w:p w14:paraId="7DE2C163" w14:textId="50A1CFDA" w:rsidR="00FA5967" w:rsidRPr="003513FB" w:rsidDel="00BC0E7F" w:rsidRDefault="00434B2B" w:rsidP="00BC0E7F">
      <w:pPr>
        <w:pStyle w:val="Code"/>
        <w:ind w:left="0"/>
        <w:rPr>
          <w:del w:id="725" w:author="David Keyes" w:date="2023-12-05T10:40:00Z"/>
        </w:rPr>
        <w:pPrChange w:id="726" w:author="David Keyes" w:date="2023-12-05T10:40:00Z">
          <w:pPr>
            <w:pStyle w:val="Code"/>
          </w:pPr>
        </w:pPrChange>
      </w:pPr>
      <w:del w:id="727" w:author="David Keyes" w:date="2023-12-05T10:40:00Z">
        <w:r w:rsidRPr="002516C9" w:rsidDel="00BC0E7F">
          <w:delText xml:space="preserve">  labs(fill = "Deaths per\n100,000 people") +</w:delText>
        </w:r>
      </w:del>
    </w:p>
    <w:p w14:paraId="56045893" w14:textId="73257813" w:rsidR="00FA5967" w:rsidRPr="003513FB" w:rsidDel="00BC0E7F" w:rsidRDefault="00434B2B" w:rsidP="00BC0E7F">
      <w:pPr>
        <w:pStyle w:val="Code"/>
        <w:ind w:left="0"/>
        <w:rPr>
          <w:del w:id="728" w:author="David Keyes" w:date="2023-12-05T10:40:00Z"/>
        </w:rPr>
        <w:pPrChange w:id="729" w:author="David Keyes" w:date="2023-12-05T10:40:00Z">
          <w:pPr>
            <w:pStyle w:val="Code"/>
          </w:pPr>
        </w:pPrChange>
      </w:pPr>
      <w:del w:id="730" w:author="David Keyes" w:date="2023-12-05T10:40:00Z">
        <w:r w:rsidRPr="002516C9" w:rsidDel="00BC0E7F">
          <w:delText xml:space="preserve">  theme_void()</w:delText>
        </w:r>
      </w:del>
    </w:p>
    <w:p w14:paraId="0C1B5F18" w14:textId="77777777" w:rsidR="00FA5967" w:rsidRPr="003513FB" w:rsidRDefault="00434B2B" w:rsidP="00BC0E7F">
      <w:pPr>
        <w:pStyle w:val="Code"/>
      </w:pPr>
      <w:r w:rsidRPr="002516C9">
        <w:t>```</w:t>
      </w:r>
    </w:p>
    <w:p w14:paraId="33A65A4F" w14:textId="7FC6E3BA" w:rsidR="00434B2B" w:rsidRPr="003513FB" w:rsidRDefault="00434B2B" w:rsidP="007C7B1B">
      <w:pPr>
        <w:pStyle w:val="Code"/>
      </w:pPr>
      <w:r w:rsidRPr="002516C9">
        <w:t>:::</w:t>
      </w:r>
    </w:p>
    <w:p w14:paraId="3C1FE567" w14:textId="722879E0" w:rsidR="00434B2B" w:rsidRDefault="00B873FF" w:rsidP="00B873FF">
      <w:pPr>
        <w:pStyle w:val="Body"/>
      </w:pPr>
      <w:del w:id="731" w:author="Rachel Monaghan" w:date="2023-12-01T11:02:00Z">
        <w:r w:rsidDel="000C4377">
          <w:delText>W</w:delText>
        </w:r>
        <w:r w:rsidR="00B2028B" w:rsidDel="000C4377">
          <w:delText xml:space="preserve">e </w:delText>
        </w:r>
      </w:del>
      <w:ins w:id="732" w:author="Rachel Monaghan" w:date="2023-12-01T11:02:00Z">
        <w:r w:rsidR="000C4377">
          <w:t xml:space="preserve">This code </w:t>
        </w:r>
      </w:ins>
      <w:r w:rsidR="00B2028B">
        <w:t>add</w:t>
      </w:r>
      <w:ins w:id="733" w:author="Rachel Monaghan" w:date="2023-12-01T11:02:00Z">
        <w:r w:rsidR="000C4377">
          <w:t>s</w:t>
        </w:r>
      </w:ins>
      <w:r w:rsidR="00B2028B">
        <w:t xml:space="preserve"> </w:t>
      </w:r>
      <w:r w:rsidR="00B2028B" w:rsidRPr="002D4E5C">
        <w:rPr>
          <w:rStyle w:val="Literal"/>
        </w:rPr>
        <w:t>:::{.column-screen-inset}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</w:t>
      </w:r>
      <w:ins w:id="734" w:author="Rachel Monaghan" w:date="2023-12-01T11:02:00Z">
        <w:r w:rsidR="000C4377">
          <w:t xml:space="preserve">mapmaking </w:t>
        </w:r>
      </w:ins>
      <w:r>
        <w:t xml:space="preserve">code chunk </w:t>
      </w:r>
      <w:del w:id="735" w:author="Rachel Monaghan" w:date="2023-12-01T11:02:00Z">
        <w:r w:rsidDel="000C4377">
          <w:delText>that makes the map</w:delText>
        </w:r>
        <w:r w:rsidR="00B2028B" w:rsidDel="000C4377">
          <w:delText xml:space="preserve"> </w:delText>
        </w:r>
      </w:del>
      <w:r w:rsidR="00B2028B">
        <w:t xml:space="preserve">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</w:t>
      </w:r>
      <w:del w:id="736" w:author="Rachel Monaghan" w:date="2023-12-01T11:03:00Z">
        <w:r w:rsidR="00B2028B" w:rsidDel="000C4377">
          <w:delText xml:space="preserve">the code </w:delText>
        </w:r>
        <w:r w:rsidDel="000C4377">
          <w:delText>chunk</w:delText>
        </w:r>
      </w:del>
      <w:ins w:id="737" w:author="Rachel Monaghan" w:date="2023-12-01T11:03:00Z">
        <w:r w:rsidR="000C4377">
          <w:t>it</w:t>
        </w:r>
      </w:ins>
      <w:r w:rsidR="00B2028B">
        <w:t xml:space="preserve">. </w:t>
      </w:r>
      <w:del w:id="738" w:author="Rachel Monaghan" w:date="2023-12-01T11:03:00Z">
        <w:r w:rsidDel="000C4377">
          <w:delText>W</w:delText>
        </w:r>
        <w:r w:rsidR="00B2028B" w:rsidDel="000C4377">
          <w:delText>e</w:delText>
        </w:r>
        <w:r w:rsidR="00434B2B" w:rsidDel="000C4377">
          <w:delText xml:space="preserve"> </w:delText>
        </w:r>
      </w:del>
      <w:ins w:id="739" w:author="Rachel Monaghan" w:date="2023-12-01T11:03:00Z">
        <w:r w:rsidR="000C4377">
          <w:t xml:space="preserve">This code chunk now </w:t>
        </w:r>
      </w:ins>
      <w:r w:rsidR="00434B2B">
        <w:t xml:space="preserve">also </w:t>
      </w:r>
      <w:del w:id="740" w:author="Rachel Monaghan" w:date="2023-12-01T11:03:00Z">
        <w:r w:rsidR="00434B2B" w:rsidDel="000C4377">
          <w:delText xml:space="preserve">add </w:delText>
        </w:r>
      </w:del>
      <w:ins w:id="741" w:author="Rachel Monaghan" w:date="2023-12-01T11:03:00Z">
        <w:r w:rsidR="000C4377">
          <w:t xml:space="preserve">includes </w:t>
        </w:r>
      </w:ins>
      <w:r w:rsidR="00434B2B">
        <w:t xml:space="preserve">the line </w:t>
      </w:r>
      <w:r w:rsidR="00434B2B" w:rsidRPr="002D4E5C">
        <w:rPr>
          <w:rStyle w:val="Literal"/>
        </w:rPr>
        <w:t>#| out-width: 100%</w:t>
      </w:r>
      <w:r w:rsidR="00434B2B">
        <w:t xml:space="preserve"> </w:t>
      </w:r>
      <w:del w:id="742" w:author="Rachel Monaghan" w:date="2023-12-01T11:03:00Z">
        <w:r w:rsidR="00434B2B" w:rsidDel="000C4377">
          <w:delText xml:space="preserve">in the code chunk. This is because we need </w:delText>
        </w:r>
      </w:del>
      <w:r w:rsidR="00434B2B">
        <w:t xml:space="preserve">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del w:id="743" w:author="Rachel Monaghan" w:date="2023-12-01T11:03:00Z">
        <w:r w:rsidR="00B2028B" w:rsidDel="000C4377">
          <w:delText>.</w:delText>
        </w:r>
        <w:r w:rsidR="00434B2B" w:rsidDel="000C4377">
          <w:delText xml:space="preserve"> </w:delText>
        </w:r>
        <w:r w:rsidR="00B2028B" w:rsidDel="000C4377">
          <w:delText>T</w:delText>
        </w:r>
      </w:del>
      <w:ins w:id="744" w:author="Rachel Monaghan" w:date="2023-12-01T11:03:00Z">
        <w:r w:rsidR="000C4377">
          <w:t>; se</w:t>
        </w:r>
      </w:ins>
      <w:ins w:id="745" w:author="Rachel Monaghan" w:date="2023-12-01T11:04:00Z">
        <w:r w:rsidR="000C4377">
          <w:t xml:space="preserve">e </w:t>
        </w:r>
      </w:ins>
      <w:ins w:id="746" w:author="Rachel Monaghan" w:date="2023-12-01T11:03:00Z">
        <w:r w:rsidR="000C4377">
          <w:t>t</w:t>
        </w:r>
      </w:ins>
      <w:r w:rsidR="00434B2B">
        <w:t xml:space="preserve">he full list </w:t>
      </w:r>
      <w:del w:id="747" w:author="Rachel Monaghan" w:date="2023-12-01T11:04:00Z">
        <w:r w:rsidR="00434B2B" w:rsidDel="000C4377">
          <w:delText xml:space="preserve">is available </w:delText>
        </w:r>
      </w:del>
      <w:r w:rsidR="00434B2B">
        <w:t xml:space="preserve">at </w:t>
      </w:r>
      <w:r w:rsidR="009D2A23" w:rsidRPr="00C8372C">
        <w:rPr>
          <w:rStyle w:val="LinkURL"/>
        </w:rPr>
        <w:t>https://quarto.org/docs/authoring/article-layout.html</w:t>
      </w:r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748" w:name="_Toc134789590"/>
      <w:bookmarkStart w:id="749" w:name="_Toc152317632"/>
      <w:bookmarkStart w:id="750" w:name="hosting-your-quarto-website"/>
      <w:bookmarkEnd w:id="654"/>
      <w:r w:rsidRPr="00A37D42">
        <w:t>Hosting Your Website</w:t>
      </w:r>
      <w:r w:rsidR="00B873FF">
        <w:t xml:space="preserve"> on GitHub Pages and Quarto Pub</w:t>
      </w:r>
      <w:bookmarkEnd w:id="748"/>
      <w:bookmarkEnd w:id="749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r w:rsidRPr="00CB2AE9">
        <w:rPr>
          <w:rStyle w:val="Italic"/>
        </w:rPr>
        <w:t>docs</w:t>
      </w:r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</w:t>
      </w:r>
      <w:proofErr w:type="spellStart"/>
      <w:r w:rsidRPr="00CB2AE9">
        <w:rPr>
          <w:rStyle w:val="Italic"/>
        </w:rPr>
        <w:t>quarto.yml</w:t>
      </w:r>
      <w:proofErr w:type="spellEnd"/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2516C9">
        <w:t>project:</w:t>
      </w:r>
    </w:p>
    <w:p w14:paraId="34A5D2C9" w14:textId="77777777" w:rsidR="00FA5967" w:rsidRDefault="00434B2B" w:rsidP="002D4E5C">
      <w:pPr>
        <w:pStyle w:val="Code"/>
      </w:pPr>
      <w:r w:rsidRPr="002516C9">
        <w:t xml:space="preserve">  type: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</w:t>
      </w:r>
      <w:proofErr w:type="spellStart"/>
      <w:r w:rsidRPr="00CB2AE9">
        <w:rPr>
          <w:rStyle w:val="LiteralBold"/>
        </w:rPr>
        <w:t>dir</w:t>
      </w:r>
      <w:proofErr w:type="spellEnd"/>
      <w:r w:rsidRPr="00CB2AE9">
        <w:rPr>
          <w:rStyle w:val="LiteralBold"/>
        </w:rPr>
        <w:t>: docs</w:t>
      </w:r>
    </w:p>
    <w:p w14:paraId="2EE289A8" w14:textId="070A8B01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r w:rsidRPr="00CB2AE9">
        <w:rPr>
          <w:rStyle w:val="Italic"/>
        </w:rPr>
        <w:t>docs</w:t>
      </w:r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</w:t>
      </w:r>
      <w:r>
        <w:lastRenderedPageBreak/>
        <w:t xml:space="preserve">the GitHub Pages settings as </w:t>
      </w:r>
      <w:r w:rsidR="00B873FF">
        <w:t>you</w:t>
      </w:r>
      <w:r>
        <w:t xml:space="preserve"> did in </w:t>
      </w:r>
      <w:r w:rsidRPr="00CB2AE9">
        <w:rPr>
          <w:rStyle w:val="Xref"/>
        </w:rPr>
        <w:t xml:space="preserve">Chapter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del w:id="751" w:author="Rachel Monaghan" w:date="2023-12-01T11:04:00Z">
        <w:r w:rsidR="00B873FF" w:rsidDel="000C4377">
          <w:delText>receive</w:delText>
        </w:r>
        <w:r w:rsidDel="000C4377">
          <w:delText xml:space="preserve"> </w:delText>
        </w:r>
      </w:del>
      <w:ins w:id="752" w:author="Rachel Monaghan" w:date="2023-12-01T11:04:00Z">
        <w:r w:rsidR="000C4377">
          <w:t xml:space="preserve">see </w:t>
        </w:r>
      </w:ins>
      <w:del w:id="753" w:author="Rachel Monaghan" w:date="2023-12-01T11:04:00Z">
        <w:r w:rsidDel="000C4377">
          <w:delText xml:space="preserve">a </w:delText>
        </w:r>
      </w:del>
      <w:ins w:id="754" w:author="Rachel Monaghan" w:date="2023-12-01T11:04:00Z">
        <w:r w:rsidR="000C4377">
          <w:t xml:space="preserve">the </w:t>
        </w:r>
      </w:ins>
      <w:r>
        <w:t xml:space="preserve">URL </w:t>
      </w:r>
      <w:r w:rsidR="00B873FF">
        <w:t>at which your</w:t>
      </w:r>
      <w:r>
        <w:t xml:space="preserve"> Quarto website will live.</w:t>
      </w:r>
    </w:p>
    <w:p w14:paraId="43C7B94A" w14:textId="1FF049A0" w:rsidR="00434B2B" w:rsidRDefault="00434B2B" w:rsidP="006B770B">
      <w:pPr>
        <w:pStyle w:val="Body"/>
      </w:pPr>
      <w:del w:id="755" w:author="Rachel Monaghan" w:date="2023-12-01T11:04:00Z">
        <w:r w:rsidDel="000C4377">
          <w:delText>In addition to using</w:delText>
        </w:r>
      </w:del>
      <w:ins w:id="756" w:author="Rachel Monaghan" w:date="2023-12-01T11:04:00Z">
        <w:r w:rsidR="000C4377">
          <w:t xml:space="preserve">As </w:t>
        </w:r>
      </w:ins>
      <w:ins w:id="757" w:author="Rachel Monaghan" w:date="2023-12-01T11:05:00Z">
        <w:r w:rsidR="000C4377">
          <w:t>an</w:t>
        </w:r>
      </w:ins>
      <w:ins w:id="758" w:author="Rachel Monaghan" w:date="2023-12-01T11:04:00Z">
        <w:r w:rsidR="000C4377">
          <w:t xml:space="preserve"> alternativ</w:t>
        </w:r>
      </w:ins>
      <w:ins w:id="759" w:author="Rachel Monaghan" w:date="2023-12-01T11:05:00Z">
        <w:r w:rsidR="000C4377">
          <w:t>e to</w:t>
        </w:r>
      </w:ins>
      <w:r>
        <w:t xml:space="preserve">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</w:t>
      </w:r>
      <w:del w:id="760" w:author="Rachel Monaghan" w:date="2023-12-01T11:05:00Z">
        <w:r w:rsidDel="000C4377">
          <w:delText>let</w:delText>
        </w:r>
        <w:r w:rsidR="00B873FF" w:rsidDel="000C4377">
          <w:delText xml:space="preserve">’s </w:delText>
        </w:r>
      </w:del>
      <w:ins w:id="761" w:author="Rachel Monaghan" w:date="2023-12-01T11:05:00Z">
        <w:r w:rsidR="000C4377">
          <w:t xml:space="preserve">you’ll </w:t>
        </w:r>
      </w:ins>
      <w:r>
        <w:t xml:space="preserve">publish the website </w:t>
      </w:r>
      <w:del w:id="762" w:author="Rachel Monaghan" w:date="2023-12-01T11:05:00Z">
        <w:r w:rsidDel="000C4377">
          <w:delText xml:space="preserve">we </w:delText>
        </w:r>
      </w:del>
      <w:ins w:id="763" w:author="Rachel Monaghan" w:date="2023-12-01T11:05:00Z">
        <w:r w:rsidR="000C4377">
          <w:t xml:space="preserve">you </w:t>
        </w:r>
      </w:ins>
      <w:r>
        <w:t xml:space="preserve">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</w:t>
      </w:r>
      <w:del w:id="764" w:author="Rachel Monaghan" w:date="2023-12-01T11:05:00Z">
        <w:r w:rsidDel="000C4377">
          <w:delText>l</w:delText>
        </w:r>
      </w:del>
      <w:r>
        <w:t xml:space="preserve">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</w:t>
      </w:r>
      <w:r w:rsidRPr="00075972">
        <w:rPr>
          <w:rStyle w:val="LiteralBold"/>
        </w:rPr>
        <w:t>quarto publish</w:t>
      </w:r>
      <w:r>
        <w:t xml:space="preserve">. </w:t>
      </w:r>
      <w:del w:id="765" w:author="Rachel Monaghan" w:date="2023-12-01T11:05:00Z">
        <w:r w:rsidDel="000C4377">
          <w:delText>Doing so</w:delText>
        </w:r>
      </w:del>
      <w:ins w:id="766" w:author="Rachel Monaghan" w:date="2023-12-01T11:05:00Z">
        <w:r w:rsidR="000C4377">
          <w:t>This</w:t>
        </w:r>
      </w:ins>
      <w:r>
        <w:t xml:space="preserve"> </w:t>
      </w:r>
      <w:r w:rsidR="00B873FF">
        <w:t>should</w:t>
      </w:r>
      <w:r>
        <w:t xml:space="preserve"> bring up a list of ways you can publish your website</w:t>
      </w:r>
      <w:r w:rsidR="00B873FF">
        <w:t xml:space="preserve">, as </w:t>
      </w:r>
      <w:ins w:id="767" w:author="Rachel Monaghan" w:date="2023-12-01T11:05:00Z">
        <w:r w:rsidR="000C4377">
          <w:t xml:space="preserve">shown </w:t>
        </w:r>
      </w:ins>
      <w:r w:rsidR="00B873FF">
        <w:t>in</w:t>
      </w:r>
      <w:r>
        <w:t xml:space="preserve"> </w:t>
      </w:r>
      <w:r w:rsidR="006B770B">
        <w:t>Figure 10-</w:t>
      </w:r>
      <w:r w:rsidR="00E12D01">
        <w:t>1</w:t>
      </w:r>
      <w:r w:rsidR="00196BC1">
        <w:t>0</w:t>
      </w:r>
      <w:r>
        <w:t>.</w:t>
      </w:r>
    </w:p>
    <w:p w14:paraId="601C1BC1" w14:textId="4B48F996" w:rsidR="00434B2B" w:rsidRDefault="00434B2B" w:rsidP="00711FE4">
      <w:pPr>
        <w:pStyle w:val="GraphicSlug"/>
      </w:pPr>
      <w:r>
        <w:t>[F10</w:t>
      </w:r>
      <w:r w:rsidR="00576CB0">
        <w:t>010</w:t>
      </w:r>
      <w:r>
        <w:t>.png]</w:t>
      </w:r>
    </w:p>
    <w:p w14:paraId="3161AD15" w14:textId="0D530C60" w:rsidR="00434B2B" w:rsidRDefault="000B536C" w:rsidP="00434B2B">
      <w:pPr>
        <w:pStyle w:val="CaptionedFigure"/>
      </w:pPr>
      <w:r>
        <w:rPr>
          <w:noProof/>
        </w:rPr>
        <w:drawing>
          <wp:inline distT="0" distB="0" distL="0" distR="0" wp14:anchorId="77A9CC7D" wp14:editId="69BE5961">
            <wp:extent cx="5943600" cy="2063115"/>
            <wp:effectExtent l="0" t="0" r="0" b="0"/>
            <wp:docPr id="119703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5355" name="Picture 11970353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11BCF5E9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authorize</w:t>
      </w:r>
      <w:r w:rsidR="00B873FF">
        <w:t xml:space="preserve"> </w:t>
      </w:r>
      <w:r w:rsidR="00387601">
        <w:t>RStudio to publish to Quarto Pub</w:t>
      </w:r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</w:t>
      </w:r>
      <w:del w:id="768" w:author="Sydney Cromwell" w:date="2023-10-27T16:36:00Z">
        <w:r w:rsidR="00D22E6B" w:rsidRPr="00B37371" w:rsidDel="00F75591">
          <w:rPr>
            <w:rStyle w:val="LinkURL"/>
          </w:rPr>
          <w:delText>/</w:delText>
        </w:r>
      </w:del>
      <w:r>
        <w:t xml:space="preserve">. Sign up for an account (or sign in if you already have one). You should see a screen indicating that you have successfully signed in and </w:t>
      </w:r>
      <w:ins w:id="769" w:author="Sydney Cromwell" w:date="2023-10-27T13:42:00Z">
        <w:del w:id="770" w:author="Rachel Monaghan" w:date="2023-12-01T11:06:00Z">
          <w:r w:rsidR="0075146A" w:rsidDel="00E739D1">
            <w:delText xml:space="preserve">have </w:delText>
          </w:r>
        </w:del>
      </w:ins>
      <w:r>
        <w:t>authorized RStudio to connect with Quarto Pub.</w:t>
      </w:r>
      <w:r w:rsidR="00D22E6B">
        <w:t xml:space="preserve"> </w:t>
      </w:r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 xml:space="preserve">to select a name for your website. The easiest </w:t>
      </w:r>
      <w:del w:id="771" w:author="Rachel Monaghan" w:date="2023-12-01T11:06:00Z">
        <w:r w:rsidDel="00E739D1">
          <w:delText xml:space="preserve">thing </w:delText>
        </w:r>
      </w:del>
      <w:ins w:id="772" w:author="Rachel Monaghan" w:date="2023-12-01T11:06:00Z">
        <w:r w:rsidR="00E739D1">
          <w:t xml:space="preserve">option </w:t>
        </w:r>
      </w:ins>
      <w:r>
        <w:t xml:space="preserve">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</w:t>
      </w:r>
      <w:r w:rsidR="00196BC1">
        <w:t>1</w:t>
      </w:r>
      <w:r>
        <w:t>.</w:t>
      </w:r>
    </w:p>
    <w:p w14:paraId="7BA049A8" w14:textId="793F8B45" w:rsidR="00434B2B" w:rsidRDefault="00434B2B" w:rsidP="00711FE4">
      <w:pPr>
        <w:pStyle w:val="GraphicSlug"/>
      </w:pPr>
      <w:r>
        <w:t>[F100</w:t>
      </w:r>
      <w:r w:rsidR="004650E9">
        <w:t>1</w:t>
      </w:r>
      <w:r w:rsidR="00576CB0">
        <w:t>1</w:t>
      </w:r>
      <w:r>
        <w:t>.png]</w:t>
      </w:r>
    </w:p>
    <w:p w14:paraId="4F369B9B" w14:textId="7FFBF227" w:rsidR="00434B2B" w:rsidRDefault="00E252E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87935B5" wp14:editId="11435253">
            <wp:extent cx="5943600" cy="3280410"/>
            <wp:effectExtent l="0" t="0" r="0" b="0"/>
            <wp:docPr id="98954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037" name="Picture 9895420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219DFCEE" w:rsidR="00434B2B" w:rsidRDefault="00434B2B" w:rsidP="00A37D42">
      <w:pPr>
        <w:pStyle w:val="HeadA"/>
      </w:pPr>
      <w:bookmarkStart w:id="773" w:name="_Toc134789591"/>
      <w:bookmarkStart w:id="774" w:name="_Toc152317633"/>
      <w:bookmarkStart w:id="775" w:name="Xd5b9a46400c0fcc59e5e089a486bc8f42e1e861"/>
      <w:bookmarkEnd w:id="144"/>
      <w:bookmarkEnd w:id="543"/>
      <w:bookmarkEnd w:id="750"/>
      <w:del w:id="776" w:author="Rachel Monaghan" w:date="2023-12-01T11:06:00Z">
        <w:r w:rsidDel="00E739D1">
          <w:delText>Conclusion</w:delText>
        </w:r>
      </w:del>
      <w:bookmarkEnd w:id="773"/>
      <w:bookmarkEnd w:id="774"/>
      <w:ins w:id="777" w:author="Rachel Monaghan" w:date="2023-12-01T11:06:00Z">
        <w:r w:rsidR="00E739D1">
          <w:t>Summary</w:t>
        </w:r>
      </w:ins>
    </w:p>
    <w:p w14:paraId="04C03487" w14:textId="5D56E18A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ins w:id="778" w:author="Sydney Cromwell" w:date="2023-10-27T13:46:00Z">
        <w:r w:rsidR="0075146A">
          <w:t>,</w:t>
        </w:r>
      </w:ins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3A9D6055" w14:textId="7C1CA97A" w:rsidR="007A231B" w:rsidRDefault="00434B2B" w:rsidP="000C29F8">
      <w:pPr>
        <w:pStyle w:val="Body"/>
        <w:rPr>
          <w:ins w:id="779" w:author="Sydney Cromwell" w:date="2023-10-27T13:59:00Z"/>
        </w:rPr>
      </w:pPr>
      <w:r>
        <w:t xml:space="preserve">You’re probably wondering at this point whether you should use R Markdown or Quarto. It’s a </w:t>
      </w:r>
      <w:del w:id="780" w:author="Rachel Monaghan" w:date="2023-12-01T11:07:00Z">
        <w:r w:rsidDel="00E739D1">
          <w:delText xml:space="preserve">big </w:delText>
        </w:r>
      </w:del>
      <w:ins w:id="781" w:author="Rachel Monaghan" w:date="2023-12-01T11:07:00Z">
        <w:r w:rsidR="00E739D1">
          <w:t xml:space="preserve">good </w:t>
        </w:r>
      </w:ins>
      <w:r>
        <w:t>question, and one many in the R community are thinking about.</w:t>
      </w:r>
      <w:r w:rsidR="000C29F8">
        <w:t xml:space="preserve"> </w:t>
      </w:r>
      <w:del w:id="782" w:author="Rachel Monaghan" w:date="2023-12-01T11:08:00Z">
        <w:r w:rsidDel="00E739D1">
          <w:delText xml:space="preserve">The first </w:delText>
        </w:r>
      </w:del>
      <w:del w:id="783" w:author="Rachel Monaghan" w:date="2023-12-01T11:07:00Z">
        <w:r w:rsidDel="00E739D1">
          <w:delText>thing to know</w:delText>
        </w:r>
      </w:del>
      <w:del w:id="784" w:author="Rachel Monaghan" w:date="2023-12-01T11:08:00Z">
        <w:r w:rsidDel="00E739D1">
          <w:delText xml:space="preserve"> is that </w:delText>
        </w:r>
      </w:del>
      <w:r>
        <w:t>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 xml:space="preserve">f you already use </w:t>
      </w:r>
      <w:del w:id="785" w:author="Rachel Monaghan" w:date="2023-12-01T11:08:00Z">
        <w:r w:rsidDel="00E739D1">
          <w:delText>R Markdown</w:delText>
        </w:r>
      </w:del>
      <w:ins w:id="786" w:author="Rachel Monaghan" w:date="2023-12-01T11:08:00Z">
        <w:r w:rsidR="00E739D1">
          <w:t>it</w:t>
        </w:r>
      </w:ins>
      <w:r>
        <w:t>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p w14:paraId="3792173F" w14:textId="44403B4A" w:rsidR="00772C5F" w:rsidRDefault="00E739D1" w:rsidP="00772C5F">
      <w:pPr>
        <w:pStyle w:val="HeadA"/>
      </w:pPr>
      <w:bookmarkStart w:id="787" w:name="_Toc152317634"/>
      <w:ins w:id="788" w:author="Rachel Monaghan" w:date="2023-12-01T11:08:00Z">
        <w:r>
          <w:lastRenderedPageBreak/>
          <w:t xml:space="preserve">Further </w:t>
        </w:r>
      </w:ins>
      <w:r w:rsidR="007665CC">
        <w:t>Resources</w:t>
      </w:r>
      <w:bookmarkEnd w:id="787"/>
    </w:p>
    <w:p w14:paraId="4E610B8F" w14:textId="76DDD8D2" w:rsidR="006D7434" w:rsidRPr="006D7434" w:rsidRDefault="006D7434" w:rsidP="006D7434">
      <w:pPr>
        <w:pStyle w:val="ListPlain"/>
        <w:rPr>
          <w:ins w:id="789" w:author="Rachel Monaghan" w:date="2023-12-01T11:11:00Z"/>
          <w:rFonts w:cs="NewBaskervilleStd-Italic"/>
          <w:i/>
          <w:iCs/>
          <w:color w:val="3366FF"/>
          <w:rPrChange w:id="790" w:author="Rachel Monaghan" w:date="2023-12-01T11:11:00Z">
            <w:rPr>
              <w:ins w:id="791" w:author="Rachel Monaghan" w:date="2023-12-01T11:11:00Z"/>
            </w:rPr>
          </w:rPrChange>
        </w:rPr>
      </w:pPr>
      <w:ins w:id="792" w:author="Rachel Monaghan" w:date="2023-12-01T11:11:00Z">
        <w:r w:rsidRPr="0050481B">
          <w:t xml:space="preserve">Andrew Bray, Rebecca Barter, Silvia </w:t>
        </w:r>
        <w:proofErr w:type="spellStart"/>
        <w:r w:rsidRPr="0050481B">
          <w:t>Canelón</w:t>
        </w:r>
        <w:proofErr w:type="spellEnd"/>
        <w:r w:rsidRPr="0050481B">
          <w:t xml:space="preserve">, Christophe </w:t>
        </w:r>
        <w:proofErr w:type="spellStart"/>
        <w:r w:rsidRPr="0050481B">
          <w:t>Dervieu</w:t>
        </w:r>
        <w:proofErr w:type="spellEnd"/>
        <w:r w:rsidRPr="0050481B">
          <w:t xml:space="preserve">, Devin Pastor, and </w:t>
        </w:r>
        <w:proofErr w:type="spellStart"/>
        <w:r w:rsidRPr="0050481B">
          <w:t>Tatsu</w:t>
        </w:r>
        <w:proofErr w:type="spellEnd"/>
        <w:r w:rsidRPr="0050481B">
          <w:t xml:space="preserve"> Shigeta</w:t>
        </w:r>
        <w:r>
          <w:t>, “</w:t>
        </w:r>
        <w:r w:rsidRPr="00A85F04">
          <w:t>From R Markdown to Quarto</w:t>
        </w:r>
        <w:r>
          <w:t>,”</w:t>
        </w:r>
        <w:r w:rsidRPr="0050481B">
          <w:t xml:space="preserve"> workshop materials </w:t>
        </w:r>
        <w:r>
          <w:t xml:space="preserve">from </w:t>
        </w:r>
        <w:proofErr w:type="spellStart"/>
        <w:r w:rsidRPr="006D7434">
          <w:t>rstudio</w:t>
        </w:r>
        <w:proofErr w:type="spellEnd"/>
        <w:r w:rsidRPr="006D7434">
          <w:t>::conf 2022</w:t>
        </w:r>
        <w:r>
          <w:t>, Washington, DC, July 25–26, 2022,</w:t>
        </w:r>
        <w:r w:rsidRPr="0050481B">
          <w:t xml:space="preserve"> </w:t>
        </w:r>
        <w:r w:rsidRPr="00AA00C6">
          <w:rPr>
            <w:rStyle w:val="LinkURL"/>
          </w:rPr>
          <w:t>https://rstudio-conf-2022.github.io/rmd-to-quarto/</w:t>
        </w:r>
        <w:r>
          <w:t>.</w:t>
        </w:r>
      </w:ins>
    </w:p>
    <w:p w14:paraId="6BC1BE61" w14:textId="1F45A894" w:rsidR="00772C5F" w:rsidRPr="008D1F9E" w:rsidDel="008D1F9E" w:rsidRDefault="00E739D1">
      <w:pPr>
        <w:pStyle w:val="ListPlain"/>
        <w:rPr>
          <w:del w:id="793" w:author="Sydney Cromwell" w:date="2023-10-27T07:18:00Z"/>
        </w:rPr>
        <w:pPrChange w:id="794" w:author="Sydney Cromwell" w:date="2023-10-27T07:18:00Z">
          <w:pPr>
            <w:pStyle w:val="Body"/>
          </w:pPr>
        </w:pPrChange>
      </w:pPr>
      <w:ins w:id="795" w:author="Rachel Monaghan" w:date="2023-12-01T11:09:00Z">
        <w:r>
          <w:t>Tom</w:t>
        </w:r>
      </w:ins>
      <w:ins w:id="796" w:author="Rachel Monaghan" w:date="2023-12-01T11:08:00Z">
        <w:r>
          <w:t xml:space="preserve"> Mock, </w:t>
        </w:r>
      </w:ins>
      <w:ins w:id="797" w:author="Sydney Cromwell" w:date="2023-10-27T07:18:00Z">
        <w:r w:rsidR="008D1F9E">
          <w:t>“</w:t>
        </w:r>
      </w:ins>
      <w:del w:id="798" w:author="Sydney Cromwell" w:date="2023-10-27T07:18:00Z">
        <w:r w:rsidR="00772C5F" w:rsidRPr="008D1F9E" w:rsidDel="008D1F9E">
          <w:delText>Consult the following resources to learn the fundamentals of Quarto:</w:delText>
        </w:r>
      </w:del>
    </w:p>
    <w:p w14:paraId="02B18AB9" w14:textId="759741DD" w:rsidR="00772C5F" w:rsidRPr="0050481B" w:rsidDel="006D7434" w:rsidRDefault="00772C5F" w:rsidP="008D1F9E">
      <w:pPr>
        <w:pStyle w:val="ListPlain"/>
        <w:rPr>
          <w:del w:id="799" w:author="Rachel Monaghan" w:date="2023-12-01T11:11:00Z"/>
        </w:rPr>
      </w:pPr>
      <w:r w:rsidRPr="008D1F9E">
        <w:rPr>
          <w:rStyle w:val="Italic"/>
          <w:rFonts w:cs="NewBaskervilleStd-Roman"/>
          <w:i w:val="0"/>
          <w:iCs w:val="0"/>
          <w:color w:val="000000"/>
          <w:rPrChange w:id="800" w:author="Sydney Cromwell" w:date="2023-10-27T07:18:00Z">
            <w:rPr>
              <w:rStyle w:val="Italic"/>
            </w:rPr>
          </w:rPrChange>
        </w:rPr>
        <w:t>Get Started with Quarto</w:t>
      </w:r>
      <w:r>
        <w:t>,</w:t>
      </w:r>
      <w:ins w:id="801" w:author="Sydney Cromwell" w:date="2023-10-27T07:18:00Z">
        <w:r w:rsidR="008D1F9E">
          <w:t>”</w:t>
        </w:r>
      </w:ins>
      <w:r w:rsidRPr="0050481B">
        <w:t xml:space="preserve"> </w:t>
      </w:r>
      <w:del w:id="802" w:author="Rachel Monaghan" w:date="2023-12-01T11:11:00Z">
        <w:r w:rsidRPr="0050481B" w:rsidDel="006D7434">
          <w:delText>workshop materials</w:delText>
        </w:r>
      </w:del>
      <w:ins w:id="803" w:author="Rachel Monaghan" w:date="2023-12-01T11:11:00Z">
        <w:r w:rsidR="006D7434">
          <w:t>online course</w:t>
        </w:r>
      </w:ins>
      <w:del w:id="804" w:author="Rachel Monaghan" w:date="2023-12-01T11:09:00Z">
        <w:r w:rsidRPr="0050481B" w:rsidDel="00E739D1">
          <w:delText xml:space="preserve"> </w:delText>
        </w:r>
      </w:del>
      <w:del w:id="805" w:author="Rachel Monaghan" w:date="2023-12-01T11:08:00Z">
        <w:r w:rsidRPr="0050481B" w:rsidDel="00E739D1">
          <w:delText xml:space="preserve">by Tom Mock </w:delText>
        </w:r>
      </w:del>
      <w:del w:id="806" w:author="Rachel Monaghan" w:date="2023-12-01T11:09:00Z">
        <w:r w:rsidRPr="0050481B" w:rsidDel="00E739D1">
          <w:delText>(</w:delText>
        </w:r>
      </w:del>
      <w:ins w:id="807" w:author="Rachel Monaghan" w:date="2023-12-01T11:09:00Z">
        <w:r w:rsidR="00E739D1">
          <w:t xml:space="preserve">, accessed December 1, </w:t>
        </w:r>
      </w:ins>
      <w:r w:rsidRPr="0050481B">
        <w:t>202</w:t>
      </w:r>
      <w:del w:id="808" w:author="Rachel Monaghan" w:date="2023-12-01T11:09:00Z">
        <w:r w:rsidRPr="0050481B" w:rsidDel="00E739D1">
          <w:delText>2)</w:delText>
        </w:r>
      </w:del>
      <w:ins w:id="809" w:author="Sydney Cromwell" w:date="2023-10-27T07:18:00Z">
        <w:del w:id="810" w:author="Rachel Monaghan" w:date="2023-12-01T11:09:00Z">
          <w:r w:rsidR="008D1F9E" w:rsidDel="00E739D1">
            <w:delText>.</w:delText>
          </w:r>
        </w:del>
      </w:ins>
      <w:ins w:id="811" w:author="Rachel Monaghan" w:date="2023-12-01T11:09:00Z">
        <w:r w:rsidR="00E739D1">
          <w:t>3,</w:t>
        </w:r>
      </w:ins>
      <w:del w:id="812" w:author="Sydney Cromwell" w:date="2023-10-27T07:18:00Z">
        <w:r w:rsidDel="008D1F9E">
          <w:delText>,</w:delText>
        </w:r>
      </w:del>
      <w:r w:rsidRPr="0050481B">
        <w:t xml:space="preserve"> </w:t>
      </w:r>
      <w:r w:rsidR="009D2A23" w:rsidRPr="00AA00C6">
        <w:rPr>
          <w:rStyle w:val="LinkURL"/>
        </w:rPr>
        <w:t>https://jthomasmock.github.io/quarto-in-two-hours/</w:t>
      </w:r>
      <w:ins w:id="813" w:author="Sydney Cromwell" w:date="2023-10-27T07:18:00Z">
        <w:r w:rsidR="008D1F9E">
          <w:t>.</w:t>
        </w:r>
      </w:ins>
    </w:p>
    <w:p w14:paraId="3753CEC5" w14:textId="66D21BAE" w:rsidR="0095503B" w:rsidRPr="008D1F9E" w:rsidRDefault="008D1F9E" w:rsidP="006D7434">
      <w:pPr>
        <w:pStyle w:val="ListPlain"/>
        <w:rPr>
          <w:rFonts w:cs="NewBaskervilleStd-Italic"/>
          <w:i/>
          <w:iCs/>
          <w:color w:val="3366FF"/>
        </w:rPr>
      </w:pPr>
      <w:ins w:id="814" w:author="Sydney Cromwell" w:date="2023-10-27T07:18:00Z">
        <w:del w:id="815" w:author="Rachel Monaghan" w:date="2023-12-01T11:11:00Z">
          <w:r w:rsidDel="006D7434">
            <w:delText>“</w:delText>
          </w:r>
        </w:del>
      </w:ins>
      <w:del w:id="816" w:author="Rachel Monaghan" w:date="2023-12-01T11:11:00Z">
        <w:r w:rsidR="00772C5F" w:rsidRPr="00A85F04" w:rsidDel="006D7434">
          <w:delText>From R Markdown to Quarto</w:delText>
        </w:r>
        <w:r w:rsidR="00772C5F" w:rsidDel="006D7434">
          <w:delText>,</w:delText>
        </w:r>
      </w:del>
      <w:ins w:id="817" w:author="Sydney Cromwell" w:date="2023-10-27T07:18:00Z">
        <w:del w:id="818" w:author="Rachel Monaghan" w:date="2023-12-01T11:11:00Z">
          <w:r w:rsidDel="006D7434">
            <w:delText>”</w:delText>
          </w:r>
        </w:del>
      </w:ins>
      <w:del w:id="819" w:author="Rachel Monaghan" w:date="2023-12-01T11:11:00Z">
        <w:r w:rsidR="00772C5F" w:rsidRPr="0050481B" w:rsidDel="006D7434">
          <w:delText xml:space="preserve"> workshop materials </w:delText>
        </w:r>
      </w:del>
      <w:del w:id="820" w:author="Rachel Monaghan" w:date="2023-12-01T11:09:00Z">
        <w:r w:rsidR="00772C5F" w:rsidRPr="0050481B" w:rsidDel="00E739D1">
          <w:delText xml:space="preserve">by Andrew Bray, Rebecca Barter, Silvia Canelón, Christophe Dervieu, Devin Pastor, and Tatsu Shigeta </w:delText>
        </w:r>
      </w:del>
      <w:del w:id="821" w:author="Rachel Monaghan" w:date="2023-12-01T11:10:00Z">
        <w:r w:rsidR="00772C5F" w:rsidRPr="0050481B" w:rsidDel="006D7434">
          <w:delText>(2022)</w:delText>
        </w:r>
      </w:del>
      <w:ins w:id="822" w:author="Sydney Cromwell" w:date="2023-10-27T07:18:00Z">
        <w:del w:id="823" w:author="Rachel Monaghan" w:date="2023-12-01T11:11:00Z">
          <w:r w:rsidDel="006D7434">
            <w:delText>.</w:delText>
          </w:r>
        </w:del>
      </w:ins>
      <w:del w:id="824" w:author="Rachel Monaghan" w:date="2023-12-01T11:11:00Z">
        <w:r w:rsidR="00772C5F" w:rsidDel="006D7434">
          <w:delText>,</w:delText>
        </w:r>
        <w:r w:rsidR="00772C5F" w:rsidRPr="0050481B" w:rsidDel="006D7434">
          <w:delText xml:space="preserve"> </w:delText>
        </w:r>
        <w:r w:rsidR="009D2A23" w:rsidRPr="00AA00C6" w:rsidDel="006D7434">
          <w:rPr>
            <w:rStyle w:val="LinkURL"/>
          </w:rPr>
          <w:delText>https://rstudio-conf-2022.github.io/rmd-to-quarto/</w:delText>
        </w:r>
      </w:del>
      <w:bookmarkEnd w:id="0"/>
      <w:bookmarkEnd w:id="775"/>
      <w:ins w:id="825" w:author="Sydney Cromwell" w:date="2023-10-27T07:18:00Z">
        <w:del w:id="826" w:author="Rachel Monaghan" w:date="2023-12-01T11:11:00Z">
          <w:r w:rsidDel="006D7434">
            <w:delText>.</w:delText>
          </w:r>
        </w:del>
      </w:ins>
    </w:p>
    <w:sectPr w:rsidR="0095503B" w:rsidRPr="008D1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43" w:author="David Keyes" w:date="2023-12-05T10:37:00Z" w:initials="DK">
    <w:p w14:paraId="1C5F071D" w14:textId="77777777" w:rsidR="00764E8C" w:rsidRDefault="00764E8C" w:rsidP="00764E8C">
      <w:r>
        <w:rPr>
          <w:rStyle w:val="CommentReference"/>
        </w:rPr>
        <w:annotationRef/>
      </w:r>
      <w:r>
        <w:rPr>
          <w:color w:val="000000"/>
        </w:rPr>
        <w:t>I adjusted the indentation of the code here. Not sure if the annotation spacing needs to be adjusted too.</w:t>
      </w:r>
    </w:p>
  </w:comment>
  <w:comment w:id="422" w:author="Sydney Cromwell" w:date="2023-10-27T13:55:00Z" w:initials="SC">
    <w:p w14:paraId="49A46EC5" w14:textId="626976F5" w:rsidR="007A231B" w:rsidRDefault="007A231B" w:rsidP="005B5D40">
      <w:r>
        <w:rPr>
          <w:rStyle w:val="CommentReference"/>
        </w:rPr>
        <w:annotationRef/>
      </w:r>
      <w:r>
        <w:rPr>
          <w:color w:val="000000"/>
        </w:rPr>
        <w:t>AU: Should this line be indented by 2 spaces, not 4?</w:t>
      </w:r>
    </w:p>
  </w:comment>
  <w:comment w:id="423" w:author="David Keyes" w:date="2023-12-05T10:33:00Z" w:initials="DK">
    <w:p w14:paraId="54F89F6D" w14:textId="77777777" w:rsidR="001E7579" w:rsidRDefault="001E7579" w:rsidP="001E7579">
      <w:r>
        <w:rPr>
          <w:rStyle w:val="CommentReference"/>
        </w:rPr>
        <w:annotationRef/>
      </w:r>
      <w:r>
        <w:rPr>
          <w:color w:val="000000"/>
        </w:rPr>
        <w:t>Yes, it should be 2. I’ve fixed it.</w:t>
      </w:r>
    </w:p>
  </w:comment>
  <w:comment w:id="507" w:author="David Keyes" w:date="2023-12-05T10:38:00Z" w:initials="DK">
    <w:p w14:paraId="5B241FAA" w14:textId="77777777" w:rsidR="00BC0E7F" w:rsidRDefault="00BC0E7F" w:rsidP="00BC0E7F">
      <w:r>
        <w:rPr>
          <w:rStyle w:val="CommentReference"/>
        </w:rPr>
        <w:annotationRef/>
      </w:r>
      <w:r>
        <w:rPr>
          <w:color w:val="000000"/>
        </w:rPr>
        <w:t>I’m not sure if it is just Word being weird, but I’m seeing this line as bold when it should not be. See https://show.rfor.us/vb2RwYwt</w:t>
      </w:r>
    </w:p>
  </w:comment>
  <w:comment w:id="508" w:author="David Keyes" w:date="2023-12-05T10:40:00Z" w:initials="DK">
    <w:p w14:paraId="3C777E19" w14:textId="77777777" w:rsidR="00BC0E7F" w:rsidRDefault="00BC0E7F" w:rsidP="00BC0E7F">
      <w:r>
        <w:rPr>
          <w:rStyle w:val="CommentReference"/>
        </w:rPr>
        <w:annotationRef/>
      </w:r>
      <w:r>
        <w:rPr>
          <w:color w:val="000000"/>
        </w:rPr>
        <w:t>Actually, after seeing text later on that is bold, I’m wondering if this is intentional in order to highlight the change.</w:t>
      </w:r>
    </w:p>
  </w:comment>
  <w:comment w:id="609" w:author="David Keyes" w:date="2023-12-05T10:39:00Z" w:initials="DK">
    <w:p w14:paraId="38DC1132" w14:textId="13322F4A" w:rsidR="00BC0E7F" w:rsidRDefault="00BC0E7F" w:rsidP="00BC0E7F">
      <w:r>
        <w:rPr>
          <w:rStyle w:val="CommentReference"/>
        </w:rPr>
        <w:annotationRef/>
      </w:r>
      <w:r>
        <w:rPr>
          <w:color w:val="000000"/>
        </w:rPr>
        <w:t>This text also shows up as bold.</w:t>
      </w:r>
    </w:p>
  </w:comment>
  <w:comment w:id="621" w:author="David Keyes" w:date="2023-12-05T10:39:00Z" w:initials="DK">
    <w:p w14:paraId="27D8AEBD" w14:textId="77777777" w:rsidR="00BC0E7F" w:rsidRDefault="00BC0E7F" w:rsidP="00BC0E7F">
      <w:r>
        <w:rPr>
          <w:rStyle w:val="CommentReference"/>
        </w:rPr>
        <w:annotationRef/>
      </w:r>
      <w:r>
        <w:rPr>
          <w:color w:val="000000"/>
        </w:rPr>
        <w:t>Also bold.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C5F071D" w15:done="0"/>
  <w15:commentEx w15:paraId="49A46EC5" w15:done="0"/>
  <w15:commentEx w15:paraId="54F89F6D" w15:paraIdParent="49A46EC5" w15:done="0"/>
  <w15:commentEx w15:paraId="5B241FAA" w15:done="0"/>
  <w15:commentEx w15:paraId="3C777E19" w15:paraIdParent="5B241FAA" w15:done="0"/>
  <w15:commentEx w15:paraId="38DC1132" w15:done="0"/>
  <w15:commentEx w15:paraId="27D8AEB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4C64C1F" w16cex:dateUtc="2023-12-05T18:37:00Z"/>
  <w16cex:commentExtensible w16cex:durableId="52502A63" w16cex:dateUtc="2023-10-27T17:55:00Z"/>
  <w16cex:commentExtensible w16cex:durableId="05FFF53F" w16cex:dateUtc="2023-12-05T18:33:00Z"/>
  <w16cex:commentExtensible w16cex:durableId="24A61BD9" w16cex:dateUtc="2023-12-05T18:38:00Z"/>
  <w16cex:commentExtensible w16cex:durableId="055CCBA9" w16cex:dateUtc="2023-12-05T18:40:00Z"/>
  <w16cex:commentExtensible w16cex:durableId="36CE5128" w16cex:dateUtc="2023-12-05T18:39:00Z"/>
  <w16cex:commentExtensible w16cex:durableId="24EADFF1" w16cex:dateUtc="2023-12-05T18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C5F071D" w16cid:durableId="64C64C1F"/>
  <w16cid:commentId w16cid:paraId="49A46EC5" w16cid:durableId="52502A63"/>
  <w16cid:commentId w16cid:paraId="54F89F6D" w16cid:durableId="05FFF53F"/>
  <w16cid:commentId w16cid:paraId="5B241FAA" w16cid:durableId="24A61BD9"/>
  <w16cid:commentId w16cid:paraId="3C777E19" w16cid:durableId="055CCBA9"/>
  <w16cid:commentId w16cid:paraId="38DC1132" w16cid:durableId="36CE5128"/>
  <w16cid:commentId w16cid:paraId="27D8AEBD" w16cid:durableId="24EADFF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libri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PT-Book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heSansMonoCondensed-Plain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NewBaskervilleStd-Italic">
    <w:altName w:val="Calibri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TheSansMonoCondensed-Bold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libri"/>
    <w:panose1 w:val="020B0604020202020204"/>
    <w:charset w:val="4D"/>
    <w:family w:val="auto"/>
    <w:notTrueType/>
    <w:pitch w:val="variable"/>
    <w:sig w:usb0="00000003" w:usb1="00000000" w:usb2="00000000" w:usb3="00000000" w:csb0="00000001" w:csb1="00000000"/>
  </w:font>
  <w:font w:name="FuturaPT-Heavy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altName w:val="Wingdings 2"/>
    <w:panose1 w:val="020B0604020202020204"/>
    <w:charset w:val="02"/>
    <w:family w:val="auto"/>
    <w:notTrueType/>
    <w:pitch w:val="default"/>
  </w:font>
  <w:font w:name="NewBaskervilleStd-Bold">
    <w:altName w:val="Calibri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FuturaPTCond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NewBaskerville">
    <w:altName w:val="Calibri"/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264E2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418CD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2830FF6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1740E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13AA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0FC8B8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DF28D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C4A80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B92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8C089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88624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FE7911"/>
    <w:multiLevelType w:val="hybridMultilevel"/>
    <w:tmpl w:val="E7F05F28"/>
    <w:lvl w:ilvl="0" w:tplc="E71C99D4">
      <w:start w:val="1"/>
      <w:numFmt w:val="decimal"/>
      <w:lvlText w:val="%1"/>
      <w:lvlJc w:val="left"/>
      <w:pPr>
        <w:ind w:left="720" w:hanging="360"/>
      </w:pPr>
      <w:rPr>
        <w:rFonts w:hint="default"/>
        <w:color w:val="3366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B82ED0"/>
    <w:multiLevelType w:val="multilevel"/>
    <w:tmpl w:val="706E9F88"/>
    <w:numStyleLink w:val="ChapterNumbering"/>
  </w:abstractNum>
  <w:abstractNum w:abstractNumId="13" w15:restartNumberingAfterBreak="0">
    <w:nsid w:val="0DBE7300"/>
    <w:multiLevelType w:val="hybridMultilevel"/>
    <w:tmpl w:val="3D682A3C"/>
    <w:lvl w:ilvl="0" w:tplc="A9D2681C">
      <w:start w:val="1"/>
      <w:numFmt w:val="upperLetter"/>
      <w:pStyle w:val="List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139D1E0A"/>
    <w:multiLevelType w:val="hybridMultilevel"/>
    <w:tmpl w:val="03E6C73A"/>
    <w:lvl w:ilvl="0" w:tplc="83B06A88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13EE51F7"/>
    <w:multiLevelType w:val="multilevel"/>
    <w:tmpl w:val="6FB4B7DA"/>
    <w:styleLink w:val="CurrentList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160A2733"/>
    <w:multiLevelType w:val="multilevel"/>
    <w:tmpl w:val="13B43456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1043A8"/>
    <w:multiLevelType w:val="multilevel"/>
    <w:tmpl w:val="63E6DBF8"/>
    <w:styleLink w:val="CurrentList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FB6E03"/>
    <w:multiLevelType w:val="multilevel"/>
    <w:tmpl w:val="706E9F88"/>
    <w:styleLink w:val="ChapterNumbering"/>
    <w:lvl w:ilvl="0">
      <w:start w:val="1"/>
      <w:numFmt w:val="decimal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229322A2"/>
    <w:multiLevelType w:val="multilevel"/>
    <w:tmpl w:val="4AB0B80C"/>
    <w:styleLink w:val="CurrentList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4881BA5"/>
    <w:multiLevelType w:val="hybridMultilevel"/>
    <w:tmpl w:val="5C8E251A"/>
    <w:lvl w:ilvl="0" w:tplc="FE00C8B4">
      <w:start w:val="1"/>
      <w:numFmt w:val="lowerLetter"/>
      <w:pStyle w:val="ListLetterSub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25F72A2B"/>
    <w:multiLevelType w:val="multilevel"/>
    <w:tmpl w:val="730640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292768"/>
    <w:multiLevelType w:val="multilevel"/>
    <w:tmpl w:val="706E9F88"/>
    <w:numStyleLink w:val="ChapterNumbering"/>
  </w:abstractNum>
  <w:abstractNum w:abstractNumId="23" w15:restartNumberingAfterBreak="0">
    <w:nsid w:val="267E6518"/>
    <w:multiLevelType w:val="hybridMultilevel"/>
    <w:tmpl w:val="13B43456"/>
    <w:lvl w:ilvl="0" w:tplc="22E40EA2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25" w15:restartNumberingAfterBreak="0">
    <w:nsid w:val="2B9C43D2"/>
    <w:multiLevelType w:val="multilevel"/>
    <w:tmpl w:val="7306408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8A70D9"/>
    <w:multiLevelType w:val="multilevel"/>
    <w:tmpl w:val="6FB4B7DA"/>
    <w:styleLink w:val="CurrentList5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8FC65C2"/>
    <w:multiLevelType w:val="hybridMultilevel"/>
    <w:tmpl w:val="25B63F14"/>
    <w:lvl w:ilvl="0" w:tplc="4F9ECC12">
      <w:start w:val="1"/>
      <w:numFmt w:val="bullet"/>
      <w:pStyle w:val="ListBulletSub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412456B9"/>
    <w:multiLevelType w:val="multilevel"/>
    <w:tmpl w:val="54F6F0E0"/>
    <w:lvl w:ilvl="0">
      <w:start w:val="1"/>
      <w:numFmt w:val="decimal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igure 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Figure %1-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Restart w:val="1"/>
      <w:lvlText w:val="Table %1-%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Restart w:val="2"/>
      <w:lvlText w:val="Listing %1-%2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39E55FD"/>
    <w:multiLevelType w:val="multilevel"/>
    <w:tmpl w:val="58A4F510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F3E52"/>
    <w:multiLevelType w:val="hybridMultilevel"/>
    <w:tmpl w:val="023AE9A4"/>
    <w:lvl w:ilvl="0" w:tplc="FB9E8D22">
      <w:start w:val="1"/>
      <w:numFmt w:val="bullet"/>
      <w:pStyle w:val="BoxListBulletSu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F829CF"/>
    <w:multiLevelType w:val="multilevel"/>
    <w:tmpl w:val="792275A6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556E2F1D"/>
    <w:multiLevelType w:val="hybridMultilevel"/>
    <w:tmpl w:val="2E4EB778"/>
    <w:lvl w:ilvl="0" w:tplc="5DA27E48">
      <w:start w:val="1"/>
      <w:numFmt w:val="decimal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6DA21C4"/>
    <w:multiLevelType w:val="multilevel"/>
    <w:tmpl w:val="6FB4B7DA"/>
    <w:styleLink w:val="CurrentList3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5BA46494"/>
    <w:multiLevelType w:val="hybridMultilevel"/>
    <w:tmpl w:val="63E6DBF8"/>
    <w:lvl w:ilvl="0" w:tplc="6A4E925E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3972C3"/>
    <w:multiLevelType w:val="hybridMultilevel"/>
    <w:tmpl w:val="FE2C7226"/>
    <w:lvl w:ilvl="0" w:tplc="DF5A1F4A">
      <w:start w:val="1"/>
      <w:numFmt w:val="lowerLetter"/>
      <w:pStyle w:val="BoxListLetterSub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7F44A6"/>
    <w:multiLevelType w:val="hybridMultilevel"/>
    <w:tmpl w:val="CA7A4176"/>
    <w:lvl w:ilvl="0" w:tplc="10CA84BC">
      <w:start w:val="1"/>
      <w:numFmt w:val="decimal"/>
      <w:pStyle w:val="BoxListNumberSub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8474E0"/>
    <w:multiLevelType w:val="hybridMultilevel"/>
    <w:tmpl w:val="F17A6FBC"/>
    <w:lvl w:ilvl="0" w:tplc="8664166A">
      <w:start w:val="1"/>
      <w:numFmt w:val="upperLetter"/>
      <w:pStyle w:val="BoxList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295794"/>
    <w:multiLevelType w:val="multilevel"/>
    <w:tmpl w:val="706E9F88"/>
    <w:numStyleLink w:val="ChapterNumbering"/>
  </w:abstractNum>
  <w:num w:numId="1" w16cid:durableId="1928922704">
    <w:abstractNumId w:val="14"/>
  </w:num>
  <w:num w:numId="2" w16cid:durableId="1540973086">
    <w:abstractNumId w:val="38"/>
  </w:num>
  <w:num w:numId="3" w16cid:durableId="1418286711">
    <w:abstractNumId w:val="24"/>
  </w:num>
  <w:num w:numId="4" w16cid:durableId="1478759797">
    <w:abstractNumId w:val="35"/>
  </w:num>
  <w:num w:numId="5" w16cid:durableId="1891769074">
    <w:abstractNumId w:val="23"/>
  </w:num>
  <w:num w:numId="6" w16cid:durableId="1912739559">
    <w:abstractNumId w:val="30"/>
  </w:num>
  <w:num w:numId="7" w16cid:durableId="1855992907">
    <w:abstractNumId w:val="18"/>
  </w:num>
  <w:num w:numId="8" w16cid:durableId="619651727">
    <w:abstractNumId w:val="32"/>
  </w:num>
  <w:num w:numId="9" w16cid:durableId="1649243387">
    <w:abstractNumId w:val="25"/>
  </w:num>
  <w:num w:numId="10" w16cid:durableId="376319928">
    <w:abstractNumId w:val="21"/>
  </w:num>
  <w:num w:numId="11" w16cid:durableId="1431899730">
    <w:abstractNumId w:val="37"/>
  </w:num>
  <w:num w:numId="12" w16cid:durableId="382992844">
    <w:abstractNumId w:val="13"/>
  </w:num>
  <w:num w:numId="13" w16cid:durableId="250165071">
    <w:abstractNumId w:val="34"/>
  </w:num>
  <w:num w:numId="14" w16cid:durableId="439759349">
    <w:abstractNumId w:val="15"/>
  </w:num>
  <w:num w:numId="15" w16cid:durableId="1088232222">
    <w:abstractNumId w:val="20"/>
  </w:num>
  <w:num w:numId="16" w16cid:durableId="1988237695">
    <w:abstractNumId w:val="26"/>
  </w:num>
  <w:num w:numId="17" w16cid:durableId="1269898460">
    <w:abstractNumId w:val="29"/>
  </w:num>
  <w:num w:numId="18" w16cid:durableId="1697383605">
    <w:abstractNumId w:val="40"/>
  </w:num>
  <w:num w:numId="19" w16cid:durableId="1032805417">
    <w:abstractNumId w:val="16"/>
  </w:num>
  <w:num w:numId="20" w16cid:durableId="1465539995">
    <w:abstractNumId w:val="36"/>
  </w:num>
  <w:num w:numId="21" w16cid:durableId="1624194521">
    <w:abstractNumId w:val="17"/>
  </w:num>
  <w:num w:numId="22" w16cid:durableId="1584339446">
    <w:abstractNumId w:val="31"/>
  </w:num>
  <w:num w:numId="23" w16cid:durableId="524902851">
    <w:abstractNumId w:val="19"/>
  </w:num>
  <w:num w:numId="24" w16cid:durableId="1198349319">
    <w:abstractNumId w:val="27"/>
  </w:num>
  <w:num w:numId="25" w16cid:durableId="513231995">
    <w:abstractNumId w:val="33"/>
    <w:lvlOverride w:ilvl="0">
      <w:startOverride w:val="1"/>
    </w:lvlOverride>
  </w:num>
  <w:num w:numId="26" w16cid:durableId="2103404118">
    <w:abstractNumId w:val="39"/>
    <w:lvlOverride w:ilvl="0">
      <w:startOverride w:val="1"/>
    </w:lvlOverride>
  </w:num>
  <w:num w:numId="27" w16cid:durableId="1371300216">
    <w:abstractNumId w:val="33"/>
  </w:num>
  <w:num w:numId="28" w16cid:durableId="358048955">
    <w:abstractNumId w:val="39"/>
  </w:num>
  <w:num w:numId="29" w16cid:durableId="893396302">
    <w:abstractNumId w:val="28"/>
  </w:num>
  <w:num w:numId="30" w16cid:durableId="1842043701">
    <w:abstractNumId w:val="12"/>
  </w:num>
  <w:num w:numId="31" w16cid:durableId="1295406357">
    <w:abstractNumId w:val="22"/>
  </w:num>
  <w:num w:numId="32" w16cid:durableId="1165706720">
    <w:abstractNumId w:val="41"/>
  </w:num>
  <w:num w:numId="33" w16cid:durableId="1786539584">
    <w:abstractNumId w:val="0"/>
  </w:num>
  <w:num w:numId="34" w16cid:durableId="1673945807">
    <w:abstractNumId w:val="1"/>
  </w:num>
  <w:num w:numId="35" w16cid:durableId="1895852508">
    <w:abstractNumId w:val="2"/>
  </w:num>
  <w:num w:numId="36" w16cid:durableId="1567567866">
    <w:abstractNumId w:val="3"/>
  </w:num>
  <w:num w:numId="37" w16cid:durableId="1227378362">
    <w:abstractNumId w:val="4"/>
  </w:num>
  <w:num w:numId="38" w16cid:durableId="1948653338">
    <w:abstractNumId w:val="9"/>
  </w:num>
  <w:num w:numId="39" w16cid:durableId="8410907">
    <w:abstractNumId w:val="5"/>
  </w:num>
  <w:num w:numId="40" w16cid:durableId="1844514070">
    <w:abstractNumId w:val="6"/>
  </w:num>
  <w:num w:numId="41" w16cid:durableId="778380314">
    <w:abstractNumId w:val="7"/>
  </w:num>
  <w:num w:numId="42" w16cid:durableId="588586599">
    <w:abstractNumId w:val="8"/>
  </w:num>
  <w:num w:numId="43" w16cid:durableId="385644533">
    <w:abstractNumId w:val="10"/>
  </w:num>
  <w:num w:numId="44" w16cid:durableId="708651601">
    <w:abstractNumId w:val="37"/>
    <w:lvlOverride w:ilvl="0">
      <w:startOverride w:val="1"/>
    </w:lvlOverride>
  </w:num>
  <w:num w:numId="45" w16cid:durableId="304166674">
    <w:abstractNumId w:val="36"/>
    <w:lvlOverride w:ilvl="0">
      <w:startOverride w:val="1"/>
    </w:lvlOverride>
  </w:num>
  <w:num w:numId="46" w16cid:durableId="71785026">
    <w:abstractNumId w:val="37"/>
    <w:lvlOverride w:ilvl="0">
      <w:startOverride w:val="1"/>
    </w:lvlOverride>
  </w:num>
  <w:num w:numId="47" w16cid:durableId="2045598737">
    <w:abstractNumId w:val="20"/>
    <w:lvlOverride w:ilvl="0">
      <w:startOverride w:val="1"/>
    </w:lvlOverride>
  </w:num>
  <w:num w:numId="48" w16cid:durableId="1978954637">
    <w:abstractNumId w:val="11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ydney Cromwell">
    <w15:presenceInfo w15:providerId="Windows Live" w15:userId="0696899a9e37788f"/>
  </w15:person>
  <w15:person w15:author="Rachel Monaghan">
    <w15:presenceInfo w15:providerId="Windows Live" w15:userId="b9bf719561a8539a"/>
  </w15:person>
  <w15:person w15:author="David Keyes">
    <w15:presenceInfo w15:providerId="Windows Live" w15:userId="04479451ba38c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004AB"/>
    <w:rsid w:val="00010E79"/>
    <w:rsid w:val="00032DF6"/>
    <w:rsid w:val="00033FF2"/>
    <w:rsid w:val="000347CC"/>
    <w:rsid w:val="00040CD4"/>
    <w:rsid w:val="00052433"/>
    <w:rsid w:val="00052A8F"/>
    <w:rsid w:val="000653A2"/>
    <w:rsid w:val="00075972"/>
    <w:rsid w:val="00093190"/>
    <w:rsid w:val="000B536C"/>
    <w:rsid w:val="000C29F8"/>
    <w:rsid w:val="000C4377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96BC1"/>
    <w:rsid w:val="001A6482"/>
    <w:rsid w:val="001C436B"/>
    <w:rsid w:val="001C718C"/>
    <w:rsid w:val="001D22E6"/>
    <w:rsid w:val="001D6AF4"/>
    <w:rsid w:val="001E067E"/>
    <w:rsid w:val="001E5BF3"/>
    <w:rsid w:val="001E7579"/>
    <w:rsid w:val="0021289D"/>
    <w:rsid w:val="0021691A"/>
    <w:rsid w:val="0022291D"/>
    <w:rsid w:val="00250B65"/>
    <w:rsid w:val="002516C9"/>
    <w:rsid w:val="00252AF9"/>
    <w:rsid w:val="00271CA9"/>
    <w:rsid w:val="002822E5"/>
    <w:rsid w:val="00283C95"/>
    <w:rsid w:val="00283FAA"/>
    <w:rsid w:val="0028466B"/>
    <w:rsid w:val="00287EE3"/>
    <w:rsid w:val="00291B1A"/>
    <w:rsid w:val="00297BC6"/>
    <w:rsid w:val="002D4E5C"/>
    <w:rsid w:val="002E34EE"/>
    <w:rsid w:val="002E466A"/>
    <w:rsid w:val="002E5FBE"/>
    <w:rsid w:val="002E67C6"/>
    <w:rsid w:val="002F367A"/>
    <w:rsid w:val="00310BDC"/>
    <w:rsid w:val="00331E9E"/>
    <w:rsid w:val="00336180"/>
    <w:rsid w:val="003513FB"/>
    <w:rsid w:val="00351D43"/>
    <w:rsid w:val="00354980"/>
    <w:rsid w:val="00377EEB"/>
    <w:rsid w:val="00385B38"/>
    <w:rsid w:val="00387601"/>
    <w:rsid w:val="00391DCC"/>
    <w:rsid w:val="00392F09"/>
    <w:rsid w:val="003934BC"/>
    <w:rsid w:val="003B216F"/>
    <w:rsid w:val="003B59F7"/>
    <w:rsid w:val="003E5381"/>
    <w:rsid w:val="003F266F"/>
    <w:rsid w:val="003F5E64"/>
    <w:rsid w:val="00412CF8"/>
    <w:rsid w:val="00414AFD"/>
    <w:rsid w:val="00434B2B"/>
    <w:rsid w:val="00434DF7"/>
    <w:rsid w:val="00453179"/>
    <w:rsid w:val="00462EB7"/>
    <w:rsid w:val="004650E9"/>
    <w:rsid w:val="00474744"/>
    <w:rsid w:val="00481238"/>
    <w:rsid w:val="00483357"/>
    <w:rsid w:val="004A2C7F"/>
    <w:rsid w:val="004B3D87"/>
    <w:rsid w:val="004D5504"/>
    <w:rsid w:val="004D7754"/>
    <w:rsid w:val="004D7A16"/>
    <w:rsid w:val="004E5537"/>
    <w:rsid w:val="00511B84"/>
    <w:rsid w:val="005175FB"/>
    <w:rsid w:val="0052375B"/>
    <w:rsid w:val="00536BAC"/>
    <w:rsid w:val="00563AEF"/>
    <w:rsid w:val="00565033"/>
    <w:rsid w:val="00576CB0"/>
    <w:rsid w:val="005812D3"/>
    <w:rsid w:val="0059044D"/>
    <w:rsid w:val="00590E04"/>
    <w:rsid w:val="005A3928"/>
    <w:rsid w:val="005C425F"/>
    <w:rsid w:val="005D32E8"/>
    <w:rsid w:val="00600D45"/>
    <w:rsid w:val="00642E9F"/>
    <w:rsid w:val="0067224F"/>
    <w:rsid w:val="00681822"/>
    <w:rsid w:val="0068430E"/>
    <w:rsid w:val="006A273E"/>
    <w:rsid w:val="006B1EAA"/>
    <w:rsid w:val="006B6121"/>
    <w:rsid w:val="006B770B"/>
    <w:rsid w:val="006D4198"/>
    <w:rsid w:val="006D57E0"/>
    <w:rsid w:val="006D7434"/>
    <w:rsid w:val="00711FE4"/>
    <w:rsid w:val="0075146A"/>
    <w:rsid w:val="00764E8C"/>
    <w:rsid w:val="0076534B"/>
    <w:rsid w:val="007665CC"/>
    <w:rsid w:val="007712E8"/>
    <w:rsid w:val="00772C5F"/>
    <w:rsid w:val="00782416"/>
    <w:rsid w:val="007839EB"/>
    <w:rsid w:val="007A231B"/>
    <w:rsid w:val="007C09D4"/>
    <w:rsid w:val="007C1370"/>
    <w:rsid w:val="007C18AB"/>
    <w:rsid w:val="007C1AE7"/>
    <w:rsid w:val="007C7B1B"/>
    <w:rsid w:val="007E2B5F"/>
    <w:rsid w:val="007F078F"/>
    <w:rsid w:val="0080334E"/>
    <w:rsid w:val="0081212F"/>
    <w:rsid w:val="0081765C"/>
    <w:rsid w:val="0082549E"/>
    <w:rsid w:val="008427DA"/>
    <w:rsid w:val="00875DDB"/>
    <w:rsid w:val="008B00FB"/>
    <w:rsid w:val="008B6555"/>
    <w:rsid w:val="008D1F9E"/>
    <w:rsid w:val="008D334B"/>
    <w:rsid w:val="008E5250"/>
    <w:rsid w:val="00902815"/>
    <w:rsid w:val="009136F2"/>
    <w:rsid w:val="009219C4"/>
    <w:rsid w:val="009250D1"/>
    <w:rsid w:val="00927E23"/>
    <w:rsid w:val="009456B8"/>
    <w:rsid w:val="0095503B"/>
    <w:rsid w:val="00960701"/>
    <w:rsid w:val="009809F0"/>
    <w:rsid w:val="00986737"/>
    <w:rsid w:val="009D0FFB"/>
    <w:rsid w:val="009D2A23"/>
    <w:rsid w:val="009D41D7"/>
    <w:rsid w:val="009E486F"/>
    <w:rsid w:val="00A17C72"/>
    <w:rsid w:val="00A24D14"/>
    <w:rsid w:val="00A37D42"/>
    <w:rsid w:val="00A42317"/>
    <w:rsid w:val="00A63A99"/>
    <w:rsid w:val="00A73C5B"/>
    <w:rsid w:val="00A85F04"/>
    <w:rsid w:val="00A92824"/>
    <w:rsid w:val="00AB01B1"/>
    <w:rsid w:val="00AB0F3E"/>
    <w:rsid w:val="00AB58D2"/>
    <w:rsid w:val="00AC74DC"/>
    <w:rsid w:val="00AD2E4C"/>
    <w:rsid w:val="00B06DF1"/>
    <w:rsid w:val="00B12666"/>
    <w:rsid w:val="00B12B31"/>
    <w:rsid w:val="00B2028B"/>
    <w:rsid w:val="00B37371"/>
    <w:rsid w:val="00B46546"/>
    <w:rsid w:val="00B76E58"/>
    <w:rsid w:val="00B873FF"/>
    <w:rsid w:val="00BC0E7F"/>
    <w:rsid w:val="00BC6F0C"/>
    <w:rsid w:val="00C01D9F"/>
    <w:rsid w:val="00C1681E"/>
    <w:rsid w:val="00C209D8"/>
    <w:rsid w:val="00C31F21"/>
    <w:rsid w:val="00C36003"/>
    <w:rsid w:val="00C65FFD"/>
    <w:rsid w:val="00C66992"/>
    <w:rsid w:val="00C765BA"/>
    <w:rsid w:val="00C8372C"/>
    <w:rsid w:val="00C84ECD"/>
    <w:rsid w:val="00C93A19"/>
    <w:rsid w:val="00CB2AE9"/>
    <w:rsid w:val="00CB30B3"/>
    <w:rsid w:val="00CB3C39"/>
    <w:rsid w:val="00CC3269"/>
    <w:rsid w:val="00CE0368"/>
    <w:rsid w:val="00CF1059"/>
    <w:rsid w:val="00CF6078"/>
    <w:rsid w:val="00D02263"/>
    <w:rsid w:val="00D041CC"/>
    <w:rsid w:val="00D04E63"/>
    <w:rsid w:val="00D14DEF"/>
    <w:rsid w:val="00D22E6B"/>
    <w:rsid w:val="00D27746"/>
    <w:rsid w:val="00D53B55"/>
    <w:rsid w:val="00D62558"/>
    <w:rsid w:val="00DB311D"/>
    <w:rsid w:val="00DB5CB4"/>
    <w:rsid w:val="00DC5B43"/>
    <w:rsid w:val="00DF05CB"/>
    <w:rsid w:val="00E05FFD"/>
    <w:rsid w:val="00E12D01"/>
    <w:rsid w:val="00E175D9"/>
    <w:rsid w:val="00E24A88"/>
    <w:rsid w:val="00E24D1F"/>
    <w:rsid w:val="00E252E6"/>
    <w:rsid w:val="00E305BE"/>
    <w:rsid w:val="00E45CCE"/>
    <w:rsid w:val="00E702C0"/>
    <w:rsid w:val="00E739D1"/>
    <w:rsid w:val="00E76530"/>
    <w:rsid w:val="00E77615"/>
    <w:rsid w:val="00E97BEC"/>
    <w:rsid w:val="00EB5AD3"/>
    <w:rsid w:val="00ED0870"/>
    <w:rsid w:val="00ED68F6"/>
    <w:rsid w:val="00F07521"/>
    <w:rsid w:val="00F132FE"/>
    <w:rsid w:val="00F33BDD"/>
    <w:rsid w:val="00F4346A"/>
    <w:rsid w:val="00F706DF"/>
    <w:rsid w:val="00F75591"/>
    <w:rsid w:val="00FA1766"/>
    <w:rsid w:val="00FA5967"/>
    <w:rsid w:val="00FB5028"/>
    <w:rsid w:val="00FB6710"/>
    <w:rsid w:val="00FD4DC1"/>
    <w:rsid w:val="00FE34D0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530"/>
    <w:pPr>
      <w:spacing w:after="200" w:line="276" w:lineRule="auto"/>
    </w:pPr>
    <w:rPr>
      <w:rFonts w:eastAsia="Times New Roman"/>
      <w:kern w:val="0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530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6530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6530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6530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6530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76530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76530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76530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76530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76530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E76530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E76530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E76530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E76530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E76530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E76530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/>
    </w:pPr>
    <w:rPr>
      <w:rFonts w:ascii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/>
    </w:pPr>
    <w:rPr>
      <w:rFonts w:ascii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9"/>
    <w:unhideWhenUsed/>
    <w:rsid w:val="00E7653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76530"/>
    <w:rPr>
      <w:rFonts w:eastAsia="Times New Roman"/>
      <w:kern w:val="0"/>
      <w:sz w:val="20"/>
      <w:szCs w:val="2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</w:pPr>
    <w:rPr>
      <w:rFonts w:ascii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/>
    </w:pPr>
    <w:rPr>
      <w:rFonts w:ascii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DefaultParagraphFont"/>
    <w:uiPriority w:val="99"/>
    <w:unhideWhenUsed/>
    <w:rsid w:val="00E7653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76530"/>
    <w:rPr>
      <w:color w:val="0563C1" w:themeColor="hyperlink"/>
      <w:u w:val="singl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</w:pPr>
    <w:rPr>
      <w:rFonts w:ascii="Consolas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E765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E76530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E76530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E76530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lang w:eastAsia="en-CA"/>
      <w14:ligatures w14:val="none"/>
    </w:rPr>
  </w:style>
  <w:style w:type="paragraph" w:customStyle="1" w:styleId="IndexHead">
    <w:name w:val="IndexHead"/>
    <w:qFormat/>
    <w:rsid w:val="00E76530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E76530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E76530"/>
    <w:pPr>
      <w:numPr>
        <w:ilvl w:val="6"/>
        <w:numId w:val="8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E76530"/>
    <w:pPr>
      <w:pBdr>
        <w:left w:val="single" w:sz="4" w:space="14" w:color="auto"/>
      </w:pBdr>
      <w:suppressAutoHyphens/>
      <w:spacing w:line="210" w:lineRule="atLeast"/>
      <w:ind w:left="72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Epigraph">
    <w:name w:val="Epigraph"/>
    <w:qFormat/>
    <w:rsid w:val="00E76530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E76530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E76530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E76530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E76530"/>
    <w:rPr>
      <w:rFonts w:ascii="Courier" w:hAnsi="Courier" w:cs="TheSansMonoCondensed-Italic"/>
      <w:b w:val="0"/>
      <w:i/>
      <w:iCs/>
      <w:color w:val="3366FF"/>
      <w:spacing w:val="0"/>
      <w:w w:val="100"/>
      <w:position w:val="0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E76530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E76530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E76530"/>
    <w:pPr>
      <w:numPr>
        <w:numId w:val="7"/>
      </w:numPr>
    </w:pPr>
  </w:style>
  <w:style w:type="paragraph" w:customStyle="1" w:styleId="HeadA">
    <w:name w:val="HeadA"/>
    <w:qFormat/>
    <w:rsid w:val="00E76530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E76530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E76530"/>
    <w:pPr>
      <w:widowControl w:val="0"/>
      <w:pBdr>
        <w:left w:val="single" w:sz="4" w:space="1" w:color="auto"/>
      </w:pBdr>
      <w:suppressAutoHyphens/>
      <w:autoSpaceDE w:val="0"/>
      <w:autoSpaceDN w:val="0"/>
      <w:adjustRightInd w:val="0"/>
      <w:spacing w:line="210" w:lineRule="atLeast"/>
      <w:ind w:right="-1440"/>
      <w:contextualSpacing/>
      <w:textAlignment w:val="baseline"/>
    </w:pPr>
    <w:rPr>
      <w:rFonts w:ascii="Courier" w:eastAsia="Times New Roman" w:hAnsi="Courier" w:cs="TheSansMonoCondensed-Plain"/>
      <w:color w:val="000000"/>
      <w:w w:val="66"/>
      <w:kern w:val="0"/>
      <w:sz w:val="15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E76530"/>
    <w:pPr>
      <w:numPr>
        <w:ilvl w:val="4"/>
        <w:numId w:val="8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E76530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E76530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E76530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E76530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E76530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E76530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E76530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E76530"/>
    <w:pPr>
      <w:suppressAutoHyphens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E76530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E76530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E76530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E76530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E76530"/>
    <w:pPr>
      <w:widowControl w:val="0"/>
      <w:numPr>
        <w:numId w:val="4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E76530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ind w:left="216" w:right="864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E76530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E76530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E76530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E76530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LinkURL">
    <w:name w:val="LinkURL"/>
    <w:uiPriority w:val="1"/>
    <w:qFormat/>
    <w:rsid w:val="00E76530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E76530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lang w:eastAsia="en-CA"/>
      <w14:ligatures w14:val="none"/>
    </w:rPr>
  </w:style>
  <w:style w:type="character" w:customStyle="1" w:styleId="bulletcharacter">
    <w:name w:val="bullet_character"/>
    <w:uiPriority w:val="99"/>
    <w:rsid w:val="00E76530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E76530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E76530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E76530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E76530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E76530"/>
    <w:rPr>
      <w:rFonts w:ascii="Symbol" w:hAnsi="Symbol"/>
    </w:rPr>
  </w:style>
  <w:style w:type="character" w:customStyle="1" w:styleId="Italic">
    <w:name w:val="Italic"/>
    <w:uiPriority w:val="1"/>
    <w:qFormat/>
    <w:rsid w:val="00E76530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E76530"/>
    <w:pPr>
      <w:widowControl w:val="0"/>
      <w:numPr>
        <w:numId w:val="2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">
    <w:name w:val="ListCode"/>
    <w:qFormat/>
    <w:rsid w:val="00E76530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584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ListHead">
    <w:name w:val="ListHead"/>
    <w:qFormat/>
    <w:rsid w:val="00E76530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lang w:eastAsia="en-CA"/>
      <w14:ligatures w14:val="none"/>
    </w:rPr>
  </w:style>
  <w:style w:type="paragraph" w:customStyle="1" w:styleId="ListNumber">
    <w:name w:val="ListNumber"/>
    <w:qFormat/>
    <w:rsid w:val="00E76530"/>
    <w:pPr>
      <w:widowControl w:val="0"/>
      <w:numPr>
        <w:numId w:val="1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NumberSub">
    <w:name w:val="ListNumberSub"/>
    <w:qFormat/>
    <w:rsid w:val="00E76530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GraphicSlug">
    <w:name w:val="GraphicSlug"/>
    <w:qFormat/>
    <w:rsid w:val="00E76530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E76530"/>
    <w:rPr>
      <w:color w:val="FF358C"/>
      <w:u w:val="single"/>
    </w:rPr>
  </w:style>
  <w:style w:type="paragraph" w:customStyle="1" w:styleId="PartNumber">
    <w:name w:val="PartNumber"/>
    <w:qFormat/>
    <w:rsid w:val="00E76530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E76530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E76530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E76530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IntroList">
    <w:name w:val="ChapterIntroList"/>
    <w:qFormat/>
    <w:rsid w:val="00E76530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Subtitle">
    <w:name w:val="ChapterSubtitle"/>
    <w:rsid w:val="00E76530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E76530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HeadA">
    <w:name w:val="BoxHeadA"/>
    <w:qFormat/>
    <w:rsid w:val="00E76530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E76530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E76530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E76530"/>
    <w:rPr>
      <w:b/>
      <w:bCs/>
      <w:color w:val="3366FF"/>
    </w:rPr>
  </w:style>
  <w:style w:type="paragraph" w:customStyle="1" w:styleId="RunInHead">
    <w:name w:val="RunInHead"/>
    <w:rsid w:val="00E76530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lang w:eastAsia="en-CA"/>
      <w14:ligatures w14:val="none"/>
    </w:rPr>
  </w:style>
  <w:style w:type="paragraph" w:customStyle="1" w:styleId="RunInPara">
    <w:name w:val="RunInPara"/>
    <w:qFormat/>
    <w:rsid w:val="00E76530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RunInHead">
    <w:name w:val="BoxRunInHead"/>
    <w:rsid w:val="00E76530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E76530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E76530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E76530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E76530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E76530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E76530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E76530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E76530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E76530"/>
    <w:rPr>
      <w:color w:val="3366FF"/>
      <w:vertAlign w:val="superscript"/>
    </w:rPr>
  </w:style>
  <w:style w:type="paragraph" w:customStyle="1" w:styleId="Footnote">
    <w:name w:val="Footnote"/>
    <w:qFormat/>
    <w:rsid w:val="00E76530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E76530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E76530"/>
    <w:rPr>
      <w:color w:val="3366FF"/>
      <w:vertAlign w:val="superscript"/>
    </w:rPr>
  </w:style>
  <w:style w:type="paragraph" w:customStyle="1" w:styleId="QuotePara">
    <w:name w:val="QuotePara"/>
    <w:qFormat/>
    <w:rsid w:val="00E76530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i/>
      <w:color w:val="000000"/>
      <w:kern w:val="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E76530"/>
    <w:pPr>
      <w:spacing w:after="240"/>
      <w:jc w:val="right"/>
    </w:pPr>
    <w:rPr>
      <w:i w:val="0"/>
    </w:rPr>
  </w:style>
  <w:style w:type="character" w:customStyle="1" w:styleId="Caps">
    <w:name w:val="Caps"/>
    <w:uiPriority w:val="1"/>
    <w:qFormat/>
    <w:rsid w:val="00E76530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E76530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E76530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E76530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E76530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E76530"/>
    <w:rPr>
      <w:color w:val="3366FF"/>
    </w:rPr>
  </w:style>
  <w:style w:type="table" w:styleId="TableGrid">
    <w:name w:val="Table Grid"/>
    <w:basedOn w:val="TableNormal"/>
    <w:uiPriority w:val="59"/>
    <w:rsid w:val="00E76530"/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E76530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E76530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E76530"/>
    <w:pPr>
      <w:keepLines/>
      <w:widowControl w:val="0"/>
      <w:numPr>
        <w:numId w:val="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E76530"/>
    <w:pPr>
      <w:keepLines/>
      <w:widowControl w:val="0"/>
      <w:numPr>
        <w:numId w:val="2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E76530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E76530"/>
    <w:rPr>
      <w:i w:val="0"/>
      <w:sz w:val="18"/>
      <w:szCs w:val="18"/>
    </w:rPr>
  </w:style>
  <w:style w:type="paragraph" w:customStyle="1" w:styleId="ExtractSource">
    <w:name w:val="ExtractSource"/>
    <w:basedOn w:val="ExtractPara"/>
    <w:qFormat/>
    <w:rsid w:val="00E76530"/>
    <w:pPr>
      <w:jc w:val="right"/>
    </w:pPr>
  </w:style>
  <w:style w:type="paragraph" w:customStyle="1" w:styleId="ExtractParaContinued">
    <w:name w:val="ExtractParaContinued"/>
    <w:basedOn w:val="ExtractPara"/>
    <w:qFormat/>
    <w:rsid w:val="00E76530"/>
    <w:pPr>
      <w:spacing w:before="0"/>
      <w:ind w:firstLine="360"/>
    </w:pPr>
  </w:style>
  <w:style w:type="paragraph" w:customStyle="1" w:styleId="AppendixNumber">
    <w:name w:val="AppendixNumber"/>
    <w:qFormat/>
    <w:rsid w:val="00E76530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E76530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E76530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E76530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lang w:eastAsia="en-CA"/>
      <w14:ligatures w14:val="none"/>
    </w:rPr>
  </w:style>
  <w:style w:type="paragraph" w:customStyle="1" w:styleId="GlossaryDefinition">
    <w:name w:val="GlossaryDefinition"/>
    <w:qFormat/>
    <w:rsid w:val="00E76530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EndnoteEntry">
    <w:name w:val="EndnoteEntry"/>
    <w:qFormat/>
    <w:rsid w:val="00E76530"/>
    <w:pPr>
      <w:widowControl w:val="0"/>
      <w:autoSpaceDE w:val="0"/>
      <w:autoSpaceDN w:val="0"/>
      <w:adjustRightInd w:val="0"/>
      <w:spacing w:after="120" w:line="240" w:lineRule="atLeast"/>
      <w:ind w:left="72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E76530"/>
    <w:rPr>
      <w:color w:val="3366FF"/>
      <w:vertAlign w:val="superscript"/>
    </w:rPr>
  </w:style>
  <w:style w:type="paragraph" w:customStyle="1" w:styleId="Reference">
    <w:name w:val="Reference"/>
    <w:qFormat/>
    <w:rsid w:val="00E76530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E76530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E76530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E76530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E76530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E76530"/>
  </w:style>
  <w:style w:type="character" w:styleId="BookTitle">
    <w:name w:val="Book Title"/>
    <w:basedOn w:val="DefaultParagraphFont"/>
    <w:uiPriority w:val="33"/>
    <w:qFormat/>
    <w:rsid w:val="00E76530"/>
    <w:rPr>
      <w:b/>
      <w:bCs/>
      <w:smallCaps/>
      <w:spacing w:val="5"/>
    </w:rPr>
  </w:style>
  <w:style w:type="paragraph" w:customStyle="1" w:styleId="BookTitle0">
    <w:name w:val="BookTitle"/>
    <w:qFormat/>
    <w:rsid w:val="00E76530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E76530"/>
  </w:style>
  <w:style w:type="paragraph" w:customStyle="1" w:styleId="BookEdition">
    <w:name w:val="BookEdition"/>
    <w:basedOn w:val="BookSubtitle"/>
    <w:qFormat/>
    <w:rsid w:val="00E76530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E76530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E76530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E76530"/>
    <w:pPr>
      <w:widowControl w:val="0"/>
      <w:autoSpaceDE w:val="0"/>
      <w:autoSpaceDN w:val="0"/>
      <w:adjustRightInd w:val="0"/>
      <w:spacing w:after="200"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E76530"/>
  </w:style>
  <w:style w:type="paragraph" w:customStyle="1" w:styleId="CopyrightHead">
    <w:name w:val="CopyrightHead"/>
    <w:basedOn w:val="CopyrightLOC"/>
    <w:qFormat/>
    <w:rsid w:val="00E76530"/>
    <w:rPr>
      <w:b/>
    </w:rPr>
  </w:style>
  <w:style w:type="paragraph" w:customStyle="1" w:styleId="Dedication">
    <w:name w:val="Dedication"/>
    <w:basedOn w:val="BookPublisher"/>
    <w:qFormat/>
    <w:rsid w:val="00E76530"/>
  </w:style>
  <w:style w:type="paragraph" w:customStyle="1" w:styleId="FrontmatterTitle">
    <w:name w:val="FrontmatterTitle"/>
    <w:basedOn w:val="BackmatterTitle"/>
    <w:qFormat/>
    <w:rsid w:val="00E76530"/>
  </w:style>
  <w:style w:type="paragraph" w:customStyle="1" w:styleId="TOCFM">
    <w:name w:val="TOCFM"/>
    <w:basedOn w:val="Normal"/>
    <w:qFormat/>
    <w:rsid w:val="00E76530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  <w:sz w:val="20"/>
      <w:szCs w:val="20"/>
    </w:rPr>
  </w:style>
  <w:style w:type="paragraph" w:customStyle="1" w:styleId="TOCH1">
    <w:name w:val="TOCH1"/>
    <w:basedOn w:val="TOCFM"/>
    <w:qFormat/>
    <w:rsid w:val="00E76530"/>
    <w:pPr>
      <w:ind w:left="720"/>
    </w:pPr>
    <w:rPr>
      <w:b/>
    </w:rPr>
  </w:style>
  <w:style w:type="paragraph" w:customStyle="1" w:styleId="TOCPart">
    <w:name w:val="TOCPart"/>
    <w:basedOn w:val="TOCH1"/>
    <w:qFormat/>
    <w:rsid w:val="00E76530"/>
    <w:pPr>
      <w:spacing w:before="120"/>
      <w:ind w:left="0"/>
      <w:jc w:val="center"/>
    </w:pPr>
    <w:rPr>
      <w:b w:val="0"/>
      <w:sz w:val="28"/>
      <w:szCs w:val="24"/>
    </w:rPr>
  </w:style>
  <w:style w:type="paragraph" w:customStyle="1" w:styleId="TOCChapter">
    <w:name w:val="TOCChapter"/>
    <w:basedOn w:val="TOCH1"/>
    <w:qFormat/>
    <w:rsid w:val="00E76530"/>
    <w:pPr>
      <w:ind w:left="360"/>
    </w:pPr>
    <w:rPr>
      <w:b w:val="0"/>
      <w:sz w:val="24"/>
    </w:rPr>
  </w:style>
  <w:style w:type="paragraph" w:customStyle="1" w:styleId="TOCH2">
    <w:name w:val="TOCH2"/>
    <w:basedOn w:val="TOCH1"/>
    <w:qFormat/>
    <w:rsid w:val="00E76530"/>
    <w:pPr>
      <w:ind w:left="1080"/>
    </w:pPr>
    <w:rPr>
      <w:i/>
    </w:rPr>
  </w:style>
  <w:style w:type="paragraph" w:customStyle="1" w:styleId="TOCH3">
    <w:name w:val="TOCH3"/>
    <w:basedOn w:val="TOCH1"/>
    <w:qFormat/>
    <w:rsid w:val="00E76530"/>
    <w:pPr>
      <w:ind w:left="1440"/>
    </w:pPr>
    <w:rPr>
      <w:b w:val="0"/>
      <w:i/>
    </w:rPr>
  </w:style>
  <w:style w:type="paragraph" w:customStyle="1" w:styleId="BoxType">
    <w:name w:val="BoxType"/>
    <w:qFormat/>
    <w:rsid w:val="00E76530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E76530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E76530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E76530"/>
    <w:pPr>
      <w:keepNext/>
      <w:keepLines/>
      <w:widowControl w:val="0"/>
      <w:numPr>
        <w:ilvl w:val="1"/>
        <w:numId w:val="8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E76530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E76530"/>
    <w:pPr>
      <w:keepNext/>
      <w:keepLines/>
      <w:widowControl w:val="0"/>
      <w:numPr>
        <w:ilvl w:val="2"/>
        <w:numId w:val="8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E76530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HeadCNumber">
    <w:name w:val="HeadCNumber"/>
    <w:qFormat/>
    <w:rsid w:val="00E76530"/>
    <w:pPr>
      <w:keepNext/>
      <w:keepLines/>
      <w:widowControl w:val="0"/>
      <w:numPr>
        <w:ilvl w:val="3"/>
        <w:numId w:val="8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ListPlain">
    <w:name w:val="ListPlain"/>
    <w:qFormat/>
    <w:rsid w:val="00E76530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odeAnnotated">
    <w:name w:val="CodeAnnotated"/>
    <w:qFormat/>
    <w:rsid w:val="00E76530"/>
    <w:pPr>
      <w:widowControl w:val="0"/>
      <w:pBdr>
        <w:left w:val="single" w:sz="4" w:space="4" w:color="auto"/>
      </w:pBdr>
      <w:suppressAutoHyphens/>
      <w:autoSpaceDE w:val="0"/>
      <w:autoSpaceDN w:val="0"/>
      <w:spacing w:line="210" w:lineRule="atLeast"/>
      <w:ind w:left="7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BoxListNumber">
    <w:name w:val="BoxListNumber"/>
    <w:qFormat/>
    <w:rsid w:val="00E76530"/>
    <w:pPr>
      <w:widowControl w:val="0"/>
      <w:numPr>
        <w:numId w:val="5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E76530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E76530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E76530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E76530"/>
    <w:pPr>
      <w:keepNext/>
      <w:keepLines/>
      <w:widowControl w:val="0"/>
      <w:numPr>
        <w:ilvl w:val="5"/>
        <w:numId w:val="8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E76530"/>
    <w:pPr>
      <w:jc w:val="right"/>
    </w:pPr>
    <w:rPr>
      <w:i w:val="0"/>
    </w:rPr>
  </w:style>
  <w:style w:type="paragraph" w:customStyle="1" w:styleId="Body">
    <w:name w:val="Body"/>
    <w:uiPriority w:val="99"/>
    <w:qFormat/>
    <w:rsid w:val="00E76530"/>
    <w:pPr>
      <w:suppressAutoHyphens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E76530"/>
    <w:pPr>
      <w:numPr>
        <w:numId w:val="8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E76530"/>
    <w:rPr>
      <w:color w:val="FF0000"/>
      <w:lang w:val="fr-FR"/>
    </w:rPr>
  </w:style>
  <w:style w:type="paragraph" w:customStyle="1" w:styleId="Default">
    <w:name w:val="Default"/>
    <w:rsid w:val="00E76530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E76530"/>
  </w:style>
  <w:style w:type="paragraph" w:customStyle="1" w:styleId="ReviewHead">
    <w:name w:val="ReviewHead"/>
    <w:basedOn w:val="FrontmatterTitle"/>
    <w:qFormat/>
    <w:rsid w:val="00E76530"/>
  </w:style>
  <w:style w:type="paragraph" w:customStyle="1" w:styleId="ReviewQuote">
    <w:name w:val="ReviewQuote"/>
    <w:basedOn w:val="QuotePara"/>
    <w:qFormat/>
    <w:rsid w:val="00E76530"/>
  </w:style>
  <w:style w:type="paragraph" w:customStyle="1" w:styleId="ReviewSource">
    <w:name w:val="ReviewSource"/>
    <w:basedOn w:val="QuoteSource"/>
    <w:qFormat/>
    <w:rsid w:val="00E76530"/>
  </w:style>
  <w:style w:type="paragraph" w:customStyle="1" w:styleId="ListGraphic">
    <w:name w:val="ListGraphic"/>
    <w:basedOn w:val="GraphicSlug"/>
    <w:qFormat/>
    <w:rsid w:val="00E76530"/>
    <w:pPr>
      <w:ind w:left="0"/>
    </w:pPr>
  </w:style>
  <w:style w:type="paragraph" w:customStyle="1" w:styleId="ListCaption">
    <w:name w:val="ListCaption"/>
    <w:basedOn w:val="CaptionLine"/>
    <w:qFormat/>
    <w:rsid w:val="00E76530"/>
    <w:pPr>
      <w:ind w:left="3600"/>
    </w:pPr>
  </w:style>
  <w:style w:type="paragraph" w:customStyle="1" w:styleId="NoteContinued">
    <w:name w:val="NoteContinued"/>
    <w:basedOn w:val="Note"/>
    <w:qFormat/>
    <w:rsid w:val="00E76530"/>
    <w:pPr>
      <w:spacing w:before="0"/>
      <w:ind w:firstLine="0"/>
    </w:pPr>
  </w:style>
  <w:style w:type="paragraph" w:customStyle="1" w:styleId="NoteCode">
    <w:name w:val="NoteCode"/>
    <w:basedOn w:val="Code"/>
    <w:qFormat/>
    <w:rsid w:val="00E76530"/>
    <w:pPr>
      <w:spacing w:after="240"/>
    </w:pPr>
  </w:style>
  <w:style w:type="paragraph" w:customStyle="1" w:styleId="ListBulletSub">
    <w:name w:val="ListBulletSub"/>
    <w:basedOn w:val="ListBullet"/>
    <w:qFormat/>
    <w:rsid w:val="00E76530"/>
    <w:pPr>
      <w:numPr>
        <w:numId w:val="24"/>
      </w:numPr>
      <w:ind w:left="2520"/>
    </w:pPr>
  </w:style>
  <w:style w:type="paragraph" w:customStyle="1" w:styleId="CodeCustom1">
    <w:name w:val="CodeCustom1"/>
    <w:basedOn w:val="Code"/>
    <w:qFormat/>
    <w:rsid w:val="00E76530"/>
    <w:rPr>
      <w:color w:val="00B0F0"/>
    </w:rPr>
  </w:style>
  <w:style w:type="paragraph" w:customStyle="1" w:styleId="CodeCustom2">
    <w:name w:val="CodeCustom2"/>
    <w:basedOn w:val="CodeCustom1"/>
    <w:qFormat/>
    <w:rsid w:val="00E76530"/>
    <w:pPr>
      <w:framePr w:wrap="around" w:vAnchor="text" w:hAnchor="text" w:y="1"/>
    </w:pPr>
    <w:rPr>
      <w:color w:val="7030A0"/>
    </w:rPr>
  </w:style>
  <w:style w:type="paragraph" w:customStyle="1" w:styleId="BoxGraphic">
    <w:name w:val="BoxGraphic"/>
    <w:basedOn w:val="BoxBodyFirst"/>
    <w:qFormat/>
    <w:rsid w:val="00E76530"/>
    <w:rPr>
      <w:bCs/>
      <w:color w:val="A12126"/>
    </w:rPr>
  </w:style>
  <w:style w:type="paragraph" w:customStyle="1" w:styleId="Equation">
    <w:name w:val="Equation"/>
    <w:basedOn w:val="ListPlain"/>
    <w:qFormat/>
    <w:rsid w:val="00E76530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D2E4C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  <w:style w:type="character" w:customStyle="1" w:styleId="None">
    <w:name w:val="None"/>
    <w:rsid w:val="00283FAA"/>
  </w:style>
  <w:style w:type="paragraph" w:customStyle="1" w:styleId="HeadAExercise">
    <w:name w:val="HeadAExercise"/>
    <w:qFormat/>
    <w:rsid w:val="00E76530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Superscript">
    <w:name w:val="LiteralSuperscript"/>
    <w:uiPriority w:val="1"/>
    <w:qFormat/>
    <w:rsid w:val="00E76530"/>
    <w:rPr>
      <w:vertAlign w:val="superscript"/>
    </w:rPr>
  </w:style>
  <w:style w:type="character" w:customStyle="1" w:styleId="LiteralSubscript">
    <w:name w:val="LiteralSubscript"/>
    <w:uiPriority w:val="1"/>
    <w:qFormat/>
    <w:rsid w:val="00E76530"/>
    <w:rPr>
      <w:vertAlign w:val="subscript"/>
    </w:rPr>
  </w:style>
  <w:style w:type="character" w:customStyle="1" w:styleId="LiteralItalicSuperscript">
    <w:name w:val="LiteralItalicSuperscript"/>
    <w:uiPriority w:val="1"/>
    <w:qFormat/>
    <w:rsid w:val="00E76530"/>
    <w:rPr>
      <w:i/>
      <w:color w:val="3266FF"/>
      <w:vertAlign w:val="superscript"/>
    </w:rPr>
  </w:style>
  <w:style w:type="character" w:customStyle="1" w:styleId="LiteralItalicSubscript">
    <w:name w:val="LiteralItalicSubscript"/>
    <w:basedOn w:val="LiteralItalicSuperscript"/>
    <w:uiPriority w:val="1"/>
    <w:qFormat/>
    <w:rsid w:val="00E76530"/>
    <w:rPr>
      <w:i/>
      <w:color w:val="3266FF"/>
      <w:vertAlign w:val="subscript"/>
    </w:rPr>
  </w:style>
  <w:style w:type="paragraph" w:customStyle="1" w:styleId="BoxCodeAnnotated">
    <w:name w:val="BoxCodeAnnotated"/>
    <w:basedOn w:val="BoxCode"/>
    <w:qFormat/>
    <w:rsid w:val="00E76530"/>
    <w:pPr>
      <w:ind w:hanging="216"/>
    </w:pPr>
  </w:style>
  <w:style w:type="paragraph" w:customStyle="1" w:styleId="BoxListNumberSub">
    <w:name w:val="BoxListNumberSub"/>
    <w:basedOn w:val="BoxListNumber"/>
    <w:qFormat/>
    <w:rsid w:val="00E76530"/>
    <w:pPr>
      <w:numPr>
        <w:numId w:val="46"/>
      </w:numPr>
      <w:ind w:left="720"/>
    </w:pPr>
  </w:style>
  <w:style w:type="numbering" w:customStyle="1" w:styleId="CurrentList1">
    <w:name w:val="Current List1"/>
    <w:uiPriority w:val="99"/>
    <w:rsid w:val="00E76530"/>
    <w:pPr>
      <w:numPr>
        <w:numId w:val="9"/>
      </w:numPr>
    </w:pPr>
  </w:style>
  <w:style w:type="numbering" w:customStyle="1" w:styleId="CurrentList2">
    <w:name w:val="Current List2"/>
    <w:uiPriority w:val="99"/>
    <w:rsid w:val="00E76530"/>
    <w:pPr>
      <w:numPr>
        <w:numId w:val="10"/>
      </w:numPr>
    </w:pPr>
  </w:style>
  <w:style w:type="paragraph" w:customStyle="1" w:styleId="ListContinued">
    <w:name w:val="ListContinued"/>
    <w:qFormat/>
    <w:rsid w:val="00E76530"/>
    <w:pPr>
      <w:spacing w:before="120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Annotated">
    <w:name w:val="ListCodeAnnotated"/>
    <w:basedOn w:val="ListCode"/>
    <w:qFormat/>
    <w:rsid w:val="00E76530"/>
    <w:pPr>
      <w:ind w:left="1613" w:hanging="216"/>
    </w:pPr>
  </w:style>
  <w:style w:type="paragraph" w:customStyle="1" w:styleId="ListLetter">
    <w:name w:val="ListLetter"/>
    <w:qFormat/>
    <w:rsid w:val="00E76530"/>
    <w:pPr>
      <w:numPr>
        <w:numId w:val="12"/>
      </w:numPr>
      <w:spacing w:before="180" w:line="240" w:lineRule="atLeast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LetterSub">
    <w:name w:val="ListLetterSub"/>
    <w:qFormat/>
    <w:rsid w:val="00E76530"/>
    <w:pPr>
      <w:numPr>
        <w:numId w:val="47"/>
      </w:numPr>
      <w:spacing w:before="6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PlainSub">
    <w:name w:val="ListPlainSub"/>
    <w:qFormat/>
    <w:rsid w:val="00E76530"/>
    <w:pPr>
      <w:spacing w:before="12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numbering" w:customStyle="1" w:styleId="CurrentList3">
    <w:name w:val="Current List3"/>
    <w:uiPriority w:val="99"/>
    <w:rsid w:val="00E76530"/>
    <w:pPr>
      <w:numPr>
        <w:numId w:val="13"/>
      </w:numPr>
    </w:pPr>
  </w:style>
  <w:style w:type="numbering" w:customStyle="1" w:styleId="CurrentList4">
    <w:name w:val="Current List4"/>
    <w:uiPriority w:val="99"/>
    <w:rsid w:val="00E76530"/>
    <w:pPr>
      <w:numPr>
        <w:numId w:val="14"/>
      </w:numPr>
    </w:pPr>
  </w:style>
  <w:style w:type="paragraph" w:customStyle="1" w:styleId="BoxListLetter">
    <w:name w:val="BoxListLetter"/>
    <w:basedOn w:val="BoxListNumber"/>
    <w:qFormat/>
    <w:rsid w:val="00E76530"/>
    <w:pPr>
      <w:numPr>
        <w:numId w:val="18"/>
      </w:numPr>
      <w:ind w:left="360"/>
    </w:pPr>
  </w:style>
  <w:style w:type="numbering" w:customStyle="1" w:styleId="CurrentList5">
    <w:name w:val="Current List5"/>
    <w:uiPriority w:val="99"/>
    <w:rsid w:val="00E76530"/>
    <w:pPr>
      <w:numPr>
        <w:numId w:val="16"/>
      </w:numPr>
    </w:pPr>
  </w:style>
  <w:style w:type="paragraph" w:customStyle="1" w:styleId="BoxListLetterSub">
    <w:name w:val="BoxListLetterSub"/>
    <w:basedOn w:val="BoxListNumber"/>
    <w:qFormat/>
    <w:rsid w:val="00E76530"/>
    <w:pPr>
      <w:numPr>
        <w:numId w:val="45"/>
      </w:numPr>
    </w:pPr>
  </w:style>
  <w:style w:type="numbering" w:customStyle="1" w:styleId="CurrentList6">
    <w:name w:val="Current List6"/>
    <w:uiPriority w:val="99"/>
    <w:rsid w:val="00E76530"/>
    <w:pPr>
      <w:numPr>
        <w:numId w:val="17"/>
      </w:numPr>
    </w:pPr>
  </w:style>
  <w:style w:type="paragraph" w:customStyle="1" w:styleId="BoxListBulletSub">
    <w:name w:val="BoxListBulletSub"/>
    <w:basedOn w:val="BoxListBullet"/>
    <w:qFormat/>
    <w:rsid w:val="00E76530"/>
    <w:pPr>
      <w:numPr>
        <w:numId w:val="22"/>
      </w:numPr>
      <w:ind w:left="720"/>
    </w:pPr>
  </w:style>
  <w:style w:type="numbering" w:customStyle="1" w:styleId="CurrentList7">
    <w:name w:val="Current List7"/>
    <w:uiPriority w:val="99"/>
    <w:rsid w:val="00E76530"/>
    <w:pPr>
      <w:numPr>
        <w:numId w:val="19"/>
      </w:numPr>
    </w:pPr>
  </w:style>
  <w:style w:type="paragraph" w:customStyle="1" w:styleId="ChapterAuthor">
    <w:name w:val="ChapterAuthor"/>
    <w:basedOn w:val="ChapterSubtitle"/>
    <w:qFormat/>
    <w:rsid w:val="00E76530"/>
    <w:rPr>
      <w:i/>
      <w:sz w:val="22"/>
    </w:rPr>
  </w:style>
  <w:style w:type="character" w:customStyle="1" w:styleId="ChineseChar">
    <w:name w:val="ChineseChar"/>
    <w:uiPriority w:val="1"/>
    <w:qFormat/>
    <w:rsid w:val="00E76530"/>
    <w:rPr>
      <w:lang w:val="fr-FR"/>
    </w:rPr>
  </w:style>
  <w:style w:type="character" w:customStyle="1" w:styleId="JapaneseChar">
    <w:name w:val="JapaneseChar"/>
    <w:uiPriority w:val="1"/>
    <w:qFormat/>
    <w:rsid w:val="00E76530"/>
    <w:rPr>
      <w:lang w:val="fr-FR"/>
    </w:rPr>
  </w:style>
  <w:style w:type="character" w:customStyle="1" w:styleId="EmojiChar">
    <w:name w:val="EmojiChar"/>
    <w:uiPriority w:val="99"/>
    <w:qFormat/>
    <w:rsid w:val="00E76530"/>
    <w:rPr>
      <w:lang w:val="fr-FR"/>
    </w:rPr>
  </w:style>
  <w:style w:type="character" w:customStyle="1" w:styleId="Strikethrough">
    <w:name w:val="Strikethrough"/>
    <w:uiPriority w:val="1"/>
    <w:qFormat/>
    <w:rsid w:val="00E76530"/>
    <w:rPr>
      <w:strike/>
      <w:dstrike w:val="0"/>
    </w:rPr>
  </w:style>
  <w:style w:type="character" w:customStyle="1" w:styleId="SuperscriptBold">
    <w:name w:val="SuperscriptBold"/>
    <w:basedOn w:val="Superscript"/>
    <w:uiPriority w:val="1"/>
    <w:qFormat/>
    <w:rsid w:val="00E76530"/>
    <w:rPr>
      <w:b/>
      <w:color w:val="3366FF"/>
      <w:vertAlign w:val="superscript"/>
    </w:rPr>
  </w:style>
  <w:style w:type="character" w:customStyle="1" w:styleId="SubscriptBold">
    <w:name w:val="SubscriptBold"/>
    <w:basedOn w:val="Subscript"/>
    <w:uiPriority w:val="1"/>
    <w:qFormat/>
    <w:rsid w:val="00E76530"/>
    <w:rPr>
      <w:b/>
      <w:color w:val="3366FF"/>
      <w:vertAlign w:val="subscript"/>
    </w:rPr>
  </w:style>
  <w:style w:type="character" w:customStyle="1" w:styleId="SuperscriptBoldItalic">
    <w:name w:val="SuperscriptBoldItalic"/>
    <w:basedOn w:val="Superscript"/>
    <w:uiPriority w:val="1"/>
    <w:qFormat/>
    <w:rsid w:val="00E76530"/>
    <w:rPr>
      <w:b/>
      <w:i/>
      <w:color w:val="3366FF"/>
      <w:vertAlign w:val="superscript"/>
    </w:rPr>
  </w:style>
  <w:style w:type="character" w:customStyle="1" w:styleId="SubscriptBoldItalic">
    <w:name w:val="SubscriptBoldItalic"/>
    <w:basedOn w:val="Subscript"/>
    <w:uiPriority w:val="1"/>
    <w:qFormat/>
    <w:rsid w:val="00E76530"/>
    <w:rPr>
      <w:b/>
      <w:i/>
      <w:color w:val="3366FF"/>
      <w:vertAlign w:val="subscript"/>
    </w:rPr>
  </w:style>
  <w:style w:type="character" w:customStyle="1" w:styleId="SuperscriptLiteralBoldItalic">
    <w:name w:val="SuperscriptLiteralBoldItalic"/>
    <w:basedOn w:val="SuperscriptBoldItalic"/>
    <w:uiPriority w:val="1"/>
    <w:qFormat/>
    <w:rsid w:val="00E76530"/>
    <w:rPr>
      <w:rFonts w:ascii="Courier" w:hAnsi="Courier"/>
      <w:b/>
      <w:i/>
      <w:color w:val="3366FF"/>
      <w:vertAlign w:val="superscript"/>
    </w:rPr>
  </w:style>
  <w:style w:type="character" w:customStyle="1" w:styleId="SubscriptLiteralBoldItalic">
    <w:name w:val="SubscriptLiteralBoldItalic"/>
    <w:basedOn w:val="SubscriptBoldItalic"/>
    <w:uiPriority w:val="1"/>
    <w:qFormat/>
    <w:rsid w:val="00E76530"/>
    <w:rPr>
      <w:rFonts w:ascii="Courier" w:hAnsi="Courier"/>
      <w:b/>
      <w:i/>
      <w:color w:val="3366FF"/>
      <w:vertAlign w:val="subscript"/>
    </w:rPr>
  </w:style>
  <w:style w:type="character" w:customStyle="1" w:styleId="SuperscriptLiteralBold">
    <w:name w:val="SuperscriptLiteralBold"/>
    <w:basedOn w:val="SuperscriptBold"/>
    <w:uiPriority w:val="1"/>
    <w:qFormat/>
    <w:rsid w:val="00E76530"/>
    <w:rPr>
      <w:rFonts w:ascii="Courier" w:hAnsi="Courier"/>
      <w:b/>
      <w:i w:val="0"/>
      <w:color w:val="3366FF"/>
      <w:vertAlign w:val="superscript"/>
    </w:rPr>
  </w:style>
  <w:style w:type="character" w:customStyle="1" w:styleId="SubscriptLiteralBold">
    <w:name w:val="SubscriptLiteralBold"/>
    <w:basedOn w:val="SubscriptBold"/>
    <w:uiPriority w:val="1"/>
    <w:qFormat/>
    <w:rsid w:val="00E76530"/>
    <w:rPr>
      <w:rFonts w:ascii="Courier" w:hAnsi="Courier"/>
      <w:b/>
      <w:i w:val="0"/>
      <w:color w:val="3366FF"/>
      <w:vertAlign w:val="subscript"/>
    </w:rPr>
  </w:style>
  <w:style w:type="character" w:customStyle="1" w:styleId="SuperscriptLiteral">
    <w:name w:val="SuperscriptLiteral"/>
    <w:basedOn w:val="Superscript"/>
    <w:uiPriority w:val="1"/>
    <w:qFormat/>
    <w:rsid w:val="00E76530"/>
    <w:rPr>
      <w:rFonts w:ascii="Courier" w:hAnsi="Courier"/>
      <w:color w:val="3366FF"/>
      <w:vertAlign w:val="superscript"/>
    </w:rPr>
  </w:style>
  <w:style w:type="character" w:customStyle="1" w:styleId="SuperscriptLiteralItalic">
    <w:name w:val="SuperscriptLiteralItalic"/>
    <w:basedOn w:val="SuperscriptLiteral"/>
    <w:uiPriority w:val="1"/>
    <w:qFormat/>
    <w:rsid w:val="00E76530"/>
    <w:rPr>
      <w:rFonts w:ascii="Courier" w:hAnsi="Courier"/>
      <w:i/>
      <w:color w:val="3366FF"/>
      <w:vertAlign w:val="superscript"/>
    </w:rPr>
  </w:style>
  <w:style w:type="character" w:customStyle="1" w:styleId="SubscriptLiteral">
    <w:name w:val="SubscriptLiteral"/>
    <w:basedOn w:val="Subscript"/>
    <w:uiPriority w:val="1"/>
    <w:qFormat/>
    <w:rsid w:val="00E76530"/>
    <w:rPr>
      <w:rFonts w:ascii="Courier" w:hAnsi="Courier"/>
      <w:color w:val="3366FF"/>
      <w:vertAlign w:val="subscript"/>
    </w:rPr>
  </w:style>
  <w:style w:type="character" w:customStyle="1" w:styleId="SubscriptLiteralItalic">
    <w:name w:val="SubscriptLiteralItalic"/>
    <w:basedOn w:val="SubscriptLiteral"/>
    <w:uiPriority w:val="1"/>
    <w:qFormat/>
    <w:rsid w:val="00E76530"/>
    <w:rPr>
      <w:rFonts w:ascii="Courier" w:hAnsi="Courier"/>
      <w:i/>
      <w:color w:val="3366FF"/>
      <w:vertAlign w:val="subscript"/>
    </w:rPr>
  </w:style>
  <w:style w:type="character" w:customStyle="1" w:styleId="CyrillicChar">
    <w:name w:val="CyrillicChar"/>
    <w:uiPriority w:val="1"/>
    <w:qFormat/>
    <w:rsid w:val="00E76530"/>
    <w:rPr>
      <w:lang w:val="fr-FR"/>
    </w:rPr>
  </w:style>
  <w:style w:type="paragraph" w:customStyle="1" w:styleId="TabularList">
    <w:name w:val="TabularList"/>
    <w:basedOn w:val="Body"/>
    <w:qFormat/>
    <w:rsid w:val="00E76530"/>
    <w:pPr>
      <w:ind w:left="0"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E76530"/>
    <w:rPr>
      <w:color w:val="605E5C"/>
      <w:shd w:val="clear" w:color="auto" w:fill="E1DFDD"/>
    </w:rPr>
  </w:style>
  <w:style w:type="numbering" w:customStyle="1" w:styleId="CurrentList9">
    <w:name w:val="Current List9"/>
    <w:uiPriority w:val="99"/>
    <w:rsid w:val="00E76530"/>
    <w:pPr>
      <w:numPr>
        <w:numId w:val="23"/>
      </w:numPr>
    </w:pPr>
  </w:style>
  <w:style w:type="numbering" w:customStyle="1" w:styleId="CurrentList8">
    <w:name w:val="Current List8"/>
    <w:uiPriority w:val="99"/>
    <w:rsid w:val="00E76530"/>
    <w:pPr>
      <w:numPr>
        <w:numId w:val="21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7653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6530"/>
    <w:rPr>
      <w:rFonts w:eastAsia="Times New Roman"/>
      <w:kern w:val="0"/>
      <w:sz w:val="20"/>
      <w:szCs w:val="20"/>
      <w14:ligatures w14:val="none"/>
    </w:rPr>
  </w:style>
  <w:style w:type="character" w:styleId="EndnoteReference0">
    <w:name w:val="endnote reference"/>
    <w:basedOn w:val="DefaultParagraphFont"/>
    <w:uiPriority w:val="99"/>
    <w:semiHidden/>
    <w:unhideWhenUsed/>
    <w:rsid w:val="00E76530"/>
    <w:rPr>
      <w:vertAlign w:val="superscript"/>
    </w:rPr>
  </w:style>
  <w:style w:type="character" w:customStyle="1" w:styleId="Emoji">
    <w:name w:val="Emoji"/>
    <w:basedOn w:val="DefaultParagraphFont"/>
    <w:uiPriority w:val="1"/>
    <w:qFormat/>
    <w:rsid w:val="00E76530"/>
    <w:rPr>
      <w:rFonts w:ascii="Apple Color Emoji" w:hAnsi="Apple Color Emoji" w:cs="Apple Color Emoji"/>
      <w:lang w:eastAsia="en-US"/>
    </w:rPr>
  </w:style>
  <w:style w:type="character" w:customStyle="1" w:styleId="LiteralGrayItalic">
    <w:name w:val="LiteralGrayItalic"/>
    <w:basedOn w:val="LiteralGray"/>
    <w:uiPriority w:val="1"/>
    <w:qFormat/>
    <w:rsid w:val="00E76530"/>
    <w:rPr>
      <w:rFonts w:ascii="Courier" w:hAnsi="Courier"/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wnloads\NSPTemplate091622%20(2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C:\Users\franc\Downloads\NSPTemplate091622 (2).dotm</Template>
  <TotalTime>68</TotalTime>
  <Pages>21</Pages>
  <Words>4738</Words>
  <Characters>27011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10</cp:revision>
  <dcterms:created xsi:type="dcterms:W3CDTF">2023-12-01T16:07:00Z</dcterms:created>
  <dcterms:modified xsi:type="dcterms:W3CDTF">2023-12-05T18:40:00Z</dcterms:modified>
</cp:coreProperties>
</file>