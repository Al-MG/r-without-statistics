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X32a5603a952440636ccab0c7d33fe881380bfe0"/>
    <w:p w14:paraId="5B8138BF" w14:textId="13478AF9" w:rsidR="00A17C72" w:rsidRDefault="00183A75" w:rsidP="00AD2E4C">
      <w:pPr>
        <w:pStyle w:val="TOC1"/>
        <w:rPr>
          <w:rFonts w:eastAsiaTheme="minorEastAsia"/>
          <w:noProof/>
          <w:sz w:val="22"/>
          <w:szCs w:val="22"/>
        </w:rPr>
      </w:pPr>
      <w:r>
        <w:rPr>
          <w:rFonts w:eastAsiaTheme="minorHAnsi"/>
        </w:rPr>
        <w:fldChar w:fldCharType="begin"/>
      </w:r>
      <w:r>
        <w:instrText xml:space="preserve"> TOC \o "1-3" \h \z \t "HeadA,1,HeadB,2,HeadC,3" </w:instrText>
      </w:r>
      <w:r>
        <w:rPr>
          <w:rFonts w:eastAsiaTheme="minorHAnsi"/>
        </w:rPr>
        <w:fldChar w:fldCharType="separate"/>
      </w:r>
      <w:hyperlink w:anchor="_Toc134789573" w:history="1">
        <w:r w:rsidR="00A17C72" w:rsidRPr="00A90EA7">
          <w:rPr>
            <w:rStyle w:val="Hyperlink"/>
            <w:noProof/>
          </w:rPr>
          <w:t>Creating a Quarto Document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</w:t>
        </w:r>
        <w:r w:rsidR="00A17C72">
          <w:rPr>
            <w:noProof/>
            <w:webHidden/>
          </w:rPr>
          <w:fldChar w:fldCharType="end"/>
        </w:r>
      </w:hyperlink>
    </w:p>
    <w:p w14:paraId="076AF01A" w14:textId="25C8313F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4" w:history="1">
        <w:r w:rsidR="00A17C72" w:rsidRPr="00A90EA7">
          <w:rPr>
            <w:rStyle w:val="Hyperlink"/>
            <w:noProof/>
          </w:rPr>
          <w:t>Comparing R Markdown and Quarto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2C89BA76" w14:textId="51176E7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5" w:history="1">
        <w:r w:rsidR="00A17C72" w:rsidRPr="00A90EA7">
          <w:rPr>
            <w:rStyle w:val="Hyperlink"/>
            <w:noProof/>
          </w:rPr>
          <w:t>The format and execute YAML Fields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3AC3105E" w14:textId="37A935A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6" w:history="1">
        <w:r w:rsidR="00A17C72" w:rsidRPr="00A90EA7">
          <w:rPr>
            <w:rStyle w:val="Hyperlink"/>
            <w:noProof/>
          </w:rPr>
          <w:t>Individual Code Chunk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6857B545" w14:textId="77CE237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7" w:history="1">
        <w:r w:rsidR="00A17C72" w:rsidRPr="00A90EA7">
          <w:rPr>
            <w:rStyle w:val="Hyperlink"/>
            <w:noProof/>
          </w:rPr>
          <w:t>Dashes in Option Names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07D21114" w14:textId="4F45A89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8" w:history="1">
        <w:r w:rsidR="00A17C72" w:rsidRPr="00A90EA7">
          <w:rPr>
            <w:rStyle w:val="Hyperlink"/>
            <w:noProof/>
          </w:rPr>
          <w:t>The Render Button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20E5ED28" w14:textId="6B905081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9" w:history="1">
        <w:r w:rsidR="00A17C72" w:rsidRPr="00A90EA7">
          <w:rPr>
            <w:rStyle w:val="Hyperlink"/>
            <w:noProof/>
          </w:rPr>
          <w:t>Parameterized Reporting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6</w:t>
        </w:r>
        <w:r w:rsidR="00A17C72">
          <w:rPr>
            <w:noProof/>
            <w:webHidden/>
          </w:rPr>
          <w:fldChar w:fldCharType="end"/>
        </w:r>
      </w:hyperlink>
    </w:p>
    <w:p w14:paraId="2FC7D68C" w14:textId="5108DFB8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0" w:history="1">
        <w:r w:rsidR="00A17C72" w:rsidRPr="00A90EA7">
          <w:rPr>
            <w:rStyle w:val="Hyperlink"/>
            <w:noProof/>
          </w:rPr>
          <w:t>Making Presentations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7</w:t>
        </w:r>
        <w:r w:rsidR="00A17C72">
          <w:rPr>
            <w:noProof/>
            <w:webHidden/>
          </w:rPr>
          <w:fldChar w:fldCharType="end"/>
        </w:r>
      </w:hyperlink>
    </w:p>
    <w:p w14:paraId="207E897C" w14:textId="60912126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1" w:history="1">
        <w:r w:rsidR="00A17C72" w:rsidRPr="00A90EA7">
          <w:rPr>
            <w:rStyle w:val="Hyperlink"/>
            <w:noProof/>
          </w:rPr>
          <w:t>Incrementally Revealing Content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316D1E9C" w14:textId="3666C6C4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2" w:history="1">
        <w:r w:rsidR="00A17C72" w:rsidRPr="00A90EA7">
          <w:rPr>
            <w:rStyle w:val="Hyperlink"/>
            <w:noProof/>
          </w:rPr>
          <w:t>Aligning Content and Adding Background Images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_Toc134789582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423C01DE" w14:textId="7FD77B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3" w:history="1">
        <w:r w:rsidR="00A17C72" w:rsidRPr="00A90EA7">
          <w:rPr>
            <w:rStyle w:val="Hyperlink"/>
            <w:noProof/>
          </w:rPr>
          <w:t>Customizing Your Slides with Themes and CSS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11</w:t>
        </w:r>
        <w:r w:rsidR="00A17C72">
          <w:rPr>
            <w:noProof/>
            <w:webHidden/>
          </w:rPr>
          <w:fldChar w:fldCharType="end"/>
        </w:r>
      </w:hyperlink>
    </w:p>
    <w:p w14:paraId="13206829" w14:textId="4A6839D9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4" w:history="1">
        <w:r w:rsidR="00A17C72" w:rsidRPr="00A90EA7">
          <w:rPr>
            <w:rStyle w:val="Hyperlink"/>
            <w:noProof/>
          </w:rPr>
          <w:t>Making Websites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13</w:t>
        </w:r>
        <w:r w:rsidR="00A17C72">
          <w:rPr>
            <w:noProof/>
            <w:webHidden/>
          </w:rPr>
          <w:fldChar w:fldCharType="end"/>
        </w:r>
      </w:hyperlink>
    </w:p>
    <w:p w14:paraId="5D489D72" w14:textId="5C162282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5" w:history="1">
        <w:r w:rsidR="00A17C72" w:rsidRPr="00A90EA7">
          <w:rPr>
            <w:rStyle w:val="Hyperlink"/>
            <w:noProof/>
          </w:rPr>
          <w:t>Building the Website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14</w:t>
        </w:r>
        <w:r w:rsidR="00A17C72">
          <w:rPr>
            <w:noProof/>
            <w:webHidden/>
          </w:rPr>
          <w:fldChar w:fldCharType="end"/>
        </w:r>
      </w:hyperlink>
    </w:p>
    <w:p w14:paraId="45CD133A" w14:textId="71F0C72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6" w:history="1">
        <w:r w:rsidR="00A17C72" w:rsidRPr="00A90EA7">
          <w:rPr>
            <w:rStyle w:val="Hyperlink"/>
            <w:noProof/>
          </w:rPr>
          <w:t>Setting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17</w:t>
        </w:r>
        <w:r w:rsidR="00A17C72">
          <w:rPr>
            <w:noProof/>
            <w:webHidden/>
          </w:rPr>
          <w:fldChar w:fldCharType="end"/>
        </w:r>
      </w:hyperlink>
    </w:p>
    <w:p w14:paraId="676778BA" w14:textId="5E87FCE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7" w:history="1">
        <w:r w:rsidR="00A17C72" w:rsidRPr="00A90EA7">
          <w:rPr>
            <w:rStyle w:val="Hyperlink"/>
            <w:noProof/>
          </w:rPr>
          <w:t>Changing the Website’s Appearance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18</w:t>
        </w:r>
        <w:r w:rsidR="00A17C72">
          <w:rPr>
            <w:noProof/>
            <w:webHidden/>
          </w:rPr>
          <w:fldChar w:fldCharType="end"/>
        </w:r>
      </w:hyperlink>
    </w:p>
    <w:p w14:paraId="078F5D8D" w14:textId="1E402EB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8" w:history="1">
        <w:r w:rsidR="00A17C72" w:rsidRPr="00A90EA7">
          <w:rPr>
            <w:rStyle w:val="Hyperlink"/>
            <w:noProof/>
          </w:rPr>
          <w:t>Adjusting the Title and Navigation Bar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21</w:t>
        </w:r>
        <w:r w:rsidR="00A17C72">
          <w:rPr>
            <w:noProof/>
            <w:webHidden/>
          </w:rPr>
          <w:fldChar w:fldCharType="end"/>
        </w:r>
      </w:hyperlink>
    </w:p>
    <w:p w14:paraId="2204A5DE" w14:textId="3884F5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9" w:history="1">
        <w:r w:rsidR="00A17C72" w:rsidRPr="00A90EA7">
          <w:rPr>
            <w:rStyle w:val="Hyperlink"/>
            <w:noProof/>
          </w:rPr>
          <w:t>Creating Wider Layouts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22</w:t>
        </w:r>
        <w:r w:rsidR="00A17C72">
          <w:rPr>
            <w:noProof/>
            <w:webHidden/>
          </w:rPr>
          <w:fldChar w:fldCharType="end"/>
        </w:r>
      </w:hyperlink>
    </w:p>
    <w:p w14:paraId="275BFF9B" w14:textId="2CF14AB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90" w:history="1">
        <w:r w:rsidR="00A17C72" w:rsidRPr="00A90EA7">
          <w:rPr>
            <w:rStyle w:val="Hyperlink"/>
            <w:noProof/>
          </w:rPr>
          <w:t>Hosting Your Website on GitHub Pages and Quarto Pub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23</w:t>
        </w:r>
        <w:r w:rsidR="00A17C72">
          <w:rPr>
            <w:noProof/>
            <w:webHidden/>
          </w:rPr>
          <w:fldChar w:fldCharType="end"/>
        </w:r>
      </w:hyperlink>
    </w:p>
    <w:p w14:paraId="0F699B81" w14:textId="6F13D01D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91" w:history="1">
        <w:r w:rsidR="00A17C72" w:rsidRPr="00A90EA7">
          <w:rPr>
            <w:rStyle w:val="Hyperlink"/>
            <w:noProof/>
          </w:rPr>
          <w:t>Conclusion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24</w:t>
        </w:r>
        <w:r w:rsidR="00A17C72">
          <w:rPr>
            <w:noProof/>
            <w:webHidden/>
          </w:rPr>
          <w:fldChar w:fldCharType="end"/>
        </w:r>
      </w:hyperlink>
    </w:p>
    <w:p w14:paraId="53EB8C18" w14:textId="265EEFCE" w:rsidR="008B6555" w:rsidRDefault="00183A75" w:rsidP="003513FB">
      <w:pPr>
        <w:pStyle w:val="ChapterNumber"/>
      </w:pPr>
      <w:r>
        <w:fldChar w:fldCharType="end"/>
      </w:r>
    </w:p>
    <w:p w14:paraId="24746065" w14:textId="26F85A62" w:rsidR="00434B2B" w:rsidRDefault="00434B2B" w:rsidP="008B6555">
      <w:pPr>
        <w:pStyle w:val="ChapterTitle"/>
      </w:pPr>
      <w:r>
        <w:lastRenderedPageBreak/>
        <w:t>Reproducible Reporting</w:t>
      </w:r>
      <w:r w:rsidR="00183A75">
        <w:t xml:space="preserve"> with QUarto</w:t>
      </w:r>
    </w:p>
    <w:p w14:paraId="1FA2C694" w14:textId="369D46F0" w:rsidR="00434B2B" w:rsidRPr="006B770B" w:rsidDel="00391DCC" w:rsidRDefault="00434B2B" w:rsidP="006B770B">
      <w:pPr>
        <w:pStyle w:val="ChapterIntro"/>
        <w:rPr>
          <w:del w:id="2" w:author="Frances" w:date="2023-06-20T10:11:00Z"/>
        </w:rPr>
      </w:pPr>
      <w:del w:id="3" w:author="Frances" w:date="2023-06-20T10:08:00Z">
        <w:r w:rsidRPr="006B770B" w:rsidDel="00AD2E4C">
          <w:delText>In mid-2022, Posit</w:delText>
        </w:r>
        <w:r w:rsidR="007C09D4" w:rsidDel="00AD2E4C">
          <w:delText>,</w:delText>
        </w:r>
        <w:r w:rsidRPr="006B770B" w:rsidDel="00AD2E4C">
          <w:delText xml:space="preserve"> the company that makes the RStudio editor</w:delText>
        </w:r>
        <w:r w:rsidR="007C09D4" w:rsidDel="00AD2E4C">
          <w:delText xml:space="preserve"> and</w:delText>
        </w:r>
        <w:r w:rsidRPr="006B770B" w:rsidDel="00AD2E4C">
          <w:delText xml:space="preserve"> the </w:delText>
        </w:r>
        <w:r w:rsidRPr="002D4E5C" w:rsidDel="00AD2E4C">
          <w:rPr>
            <w:rStyle w:val="Literal"/>
          </w:rPr>
          <w:delText>tidyverse</w:delText>
        </w:r>
        <w:r w:rsidRPr="006B770B" w:rsidDel="00AD2E4C">
          <w:delText xml:space="preserve">, </w:delText>
        </w:r>
        <w:r w:rsidR="007C09D4" w:rsidDel="00AD2E4C">
          <w:delText xml:space="preserve">released </w:delText>
        </w:r>
      </w:del>
      <w:r w:rsidRPr="006B770B">
        <w:t>Quarto, the next-generation version of R Markdown</w:t>
      </w:r>
      <w:ins w:id="4" w:author="Frances" w:date="2023-06-20T10:09:00Z">
        <w:r w:rsidR="00AD2E4C">
          <w:t>,</w:t>
        </w:r>
      </w:ins>
      <w:del w:id="5" w:author="Frances" w:date="2023-06-20T10:08:00Z">
        <w:r w:rsidRPr="006B770B" w:rsidDel="00AD2E4C">
          <w:delText xml:space="preserve">. </w:delText>
        </w:r>
        <w:r w:rsidR="007C09D4" w:rsidDel="00AD2E4C">
          <w:delText>Quarto</w:delText>
        </w:r>
      </w:del>
      <w:r w:rsidR="007C09D4">
        <w:t xml:space="preserve"> offers a few advantages over R Markdown</w:t>
      </w:r>
      <w:ins w:id="6" w:author="Frances" w:date="2023-06-20T10:11:00Z">
        <w:r w:rsidR="00391DCC">
          <w:t xml:space="preserve">. First, </w:t>
        </w:r>
      </w:ins>
      <w:ins w:id="7" w:author="Frances" w:date="2023-06-20T10:12:00Z">
        <w:r w:rsidR="00391DCC">
          <w:t>the</w:t>
        </w:r>
      </w:ins>
      <w:ins w:id="8" w:author="Frances" w:date="2023-06-20T10:11:00Z">
        <w:r w:rsidR="00391DCC">
          <w:t xml:space="preserve"> syntax </w:t>
        </w:r>
      </w:ins>
      <w:ins w:id="9" w:author="Frances" w:date="2023-06-20T10:12:00Z">
        <w:r w:rsidR="00391DCC">
          <w:t xml:space="preserve">it uses across output types </w:t>
        </w:r>
      </w:ins>
      <w:ins w:id="10" w:author="Frances" w:date="2023-06-20T10:11:00Z">
        <w:r w:rsidR="00391DCC">
          <w:t xml:space="preserve">is more consistent. </w:t>
        </w:r>
      </w:ins>
      <w:del w:id="11" w:author="Frances" w:date="2023-06-20T10:11:00Z">
        <w:r w:rsidRPr="006B770B" w:rsidDel="00391DCC">
          <w:delText>:</w:delText>
        </w:r>
      </w:del>
    </w:p>
    <w:p w14:paraId="42A8E4F9" w14:textId="49EB5935" w:rsidR="00434B2B" w:rsidRDefault="00434B2B">
      <w:pPr>
        <w:pStyle w:val="ChapterIntro"/>
        <w:pPrChange w:id="12" w:author="Frances" w:date="2023-06-20T10:11:00Z">
          <w:pPr>
            <w:pStyle w:val="ListPlain"/>
          </w:pPr>
        </w:pPrChange>
      </w:pPr>
      <w:del w:id="13" w:author="Frances" w:date="2023-06-20T10:11:00Z">
        <w:r w:rsidRPr="00336180" w:rsidDel="00391DCC">
          <w:rPr>
            <w:rStyle w:val="Italic"/>
          </w:rPr>
          <w:delText>More consistent syntax</w:delText>
        </w:r>
        <w:r w:rsidR="00183A75" w:rsidDel="00391DCC">
          <w:rPr>
            <w:rStyle w:val="Italic"/>
          </w:rPr>
          <w:delText>.</w:delText>
        </w:r>
        <w:r w:rsidDel="00391DCC">
          <w:delText xml:space="preserve"> </w:delText>
        </w:r>
      </w:del>
      <w:r>
        <w:t xml:space="preserve">As you’ve seen in this book, </w:t>
      </w:r>
      <w:ins w:id="14" w:author="Frances" w:date="2023-06-20T10:17:00Z">
        <w:r w:rsidR="00590E04">
          <w:t xml:space="preserve">R Markdown documents might use a variety of conventions; for example, </w:t>
        </w:r>
      </w:ins>
      <w:del w:id="15" w:author="Frances" w:date="2023-06-20T10:16:00Z">
        <w:r w:rsidDel="00590E04">
          <w:delText xml:space="preserve">the syntax used to create different outputs with R Markdown varies. For example, </w:delText>
        </w:r>
      </w:del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r w:rsidRPr="002D4E5C">
        <w:rPr>
          <w:rStyle w:val="Literal"/>
        </w:rPr>
        <w:t>xaringan</w:t>
      </w:r>
      <w:r w:rsidR="007C09D4">
        <w:t>, a</w:t>
      </w:r>
      <w:r>
        <w:t xml:space="preserve">nd </w:t>
      </w:r>
      <w:r w:rsidRPr="002D4E5C">
        <w:rPr>
          <w:rStyle w:val="Literal"/>
        </w:rPr>
        <w:t>xaringan</w:t>
      </w:r>
      <w:r>
        <w:t xml:space="preserve"> uses three dashes to indicate new slides, while three dashes in other output formats would create a horizontal line. </w:t>
      </w:r>
      <w:del w:id="16" w:author="Frances" w:date="2023-06-20T10:16:00Z">
        <w:r w:rsidDel="00590E04">
          <w:delText>Quarto make</w:delText>
        </w:r>
        <w:r w:rsidR="007C09D4" w:rsidDel="00590E04">
          <w:delText>s</w:delText>
        </w:r>
        <w:r w:rsidDel="00590E04">
          <w:delText xml:space="preserve"> the syntax used </w:delText>
        </w:r>
        <w:r w:rsidR="007C09D4" w:rsidDel="00590E04">
          <w:delText>across</w:delText>
        </w:r>
        <w:r w:rsidDel="00590E04">
          <w:delText xml:space="preserve"> output </w:delText>
        </w:r>
        <w:r w:rsidR="007C09D4" w:rsidDel="00590E04">
          <w:delText xml:space="preserve">types </w:delText>
        </w:r>
        <w:r w:rsidDel="00590E04">
          <w:delText>more consistent.</w:delText>
        </w:r>
      </w:del>
    </w:p>
    <w:p w14:paraId="6464E9B0" w14:textId="311D5A98" w:rsidR="00434B2B" w:rsidRPr="00590E04" w:rsidDel="00391DCC" w:rsidRDefault="00391DCC">
      <w:pPr>
        <w:pStyle w:val="Body"/>
        <w:rPr>
          <w:del w:id="17" w:author="Frances" w:date="2023-06-20T10:14:00Z"/>
        </w:rPr>
        <w:pPrChange w:id="18" w:author="Frances" w:date="2023-06-20T10:12:00Z">
          <w:pPr>
            <w:pStyle w:val="ListPlain"/>
          </w:pPr>
        </w:pPrChange>
      </w:pPr>
      <w:ins w:id="19" w:author="Frances" w:date="2023-06-20T10:13:00Z">
        <w:r w:rsidRPr="00391DCC">
          <w:rPr>
            <w:rPrChange w:id="20" w:author="Frances" w:date="2023-06-20T10:13:00Z">
              <w:rPr>
                <w:rStyle w:val="Italic"/>
              </w:rPr>
            </w:rPrChange>
          </w:rPr>
          <w:t>Quarto also s</w:t>
        </w:r>
      </w:ins>
      <w:del w:id="21" w:author="Frances" w:date="2023-06-20T10:13:00Z">
        <w:r w:rsidR="00434B2B" w:rsidRPr="00391DCC" w:rsidDel="00391DCC">
          <w:rPr>
            <w:rPrChange w:id="22" w:author="Frances" w:date="2023-06-20T10:13:00Z">
              <w:rPr>
                <w:rStyle w:val="Italic"/>
              </w:rPr>
            </w:rPrChange>
          </w:rPr>
          <w:delText>S</w:delText>
        </w:r>
      </w:del>
      <w:r w:rsidR="00434B2B" w:rsidRPr="00391DCC">
        <w:rPr>
          <w:rPrChange w:id="23" w:author="Frances" w:date="2023-06-20T10:13:00Z">
            <w:rPr>
              <w:rStyle w:val="Italic"/>
            </w:rPr>
          </w:rPrChange>
        </w:rPr>
        <w:t>upport</w:t>
      </w:r>
      <w:ins w:id="24" w:author="Frances" w:date="2023-06-20T10:13:00Z">
        <w:r w:rsidRPr="00391DCC">
          <w:rPr>
            <w:rPrChange w:id="25" w:author="Frances" w:date="2023-06-20T10:13:00Z">
              <w:rPr>
                <w:rStyle w:val="Italic"/>
              </w:rPr>
            </w:rPrChange>
          </w:rPr>
          <w:t>s</w:t>
        </w:r>
      </w:ins>
      <w:del w:id="26" w:author="Frances" w:date="2023-06-20T10:13:00Z">
        <w:r w:rsidR="00434B2B" w:rsidRPr="00391DCC" w:rsidDel="00391DCC">
          <w:rPr>
            <w:rPrChange w:id="27" w:author="Frances" w:date="2023-06-20T10:13:00Z">
              <w:rPr>
                <w:rStyle w:val="Italic"/>
              </w:rPr>
            </w:rPrChange>
          </w:rPr>
          <w:delText xml:space="preserve"> for</w:delText>
        </w:r>
      </w:del>
      <w:r w:rsidR="00434B2B" w:rsidRPr="00391DCC">
        <w:rPr>
          <w:rPrChange w:id="28" w:author="Frances" w:date="2023-06-20T10:13:00Z">
            <w:rPr>
              <w:rStyle w:val="Italic"/>
            </w:rPr>
          </w:rPrChange>
        </w:rPr>
        <w:t xml:space="preserve"> </w:t>
      </w:r>
      <w:del w:id="29" w:author="Frances" w:date="2023-06-20T10:13:00Z">
        <w:r w:rsidR="00434B2B" w:rsidRPr="00391DCC" w:rsidDel="00391DCC">
          <w:rPr>
            <w:rPrChange w:id="30" w:author="Frances" w:date="2023-06-20T10:13:00Z">
              <w:rPr>
                <w:rStyle w:val="Italic"/>
              </w:rPr>
            </w:rPrChange>
          </w:rPr>
          <w:delText xml:space="preserve">multiple </w:delText>
        </w:r>
      </w:del>
      <w:ins w:id="31" w:author="Frances" w:date="2023-06-20T10:13:00Z">
        <w:r>
          <w:t xml:space="preserve">more </w:t>
        </w:r>
      </w:ins>
      <w:r w:rsidR="00434B2B" w:rsidRPr="00391DCC">
        <w:rPr>
          <w:rPrChange w:id="32" w:author="Frances" w:date="2023-06-20T10:13:00Z">
            <w:rPr>
              <w:rStyle w:val="Italic"/>
            </w:rPr>
          </w:rPrChange>
        </w:rPr>
        <w:t>languages</w:t>
      </w:r>
      <w:ins w:id="33" w:author="Frances" w:date="2023-06-20T10:14:00Z">
        <w:r>
          <w:t xml:space="preserve"> than does R Markdown, as well as multiple code editors.</w:t>
        </w:r>
      </w:ins>
      <w:del w:id="34" w:author="Frances" w:date="2023-06-20T10:14:00Z">
        <w:r w:rsidR="00183A75" w:rsidRPr="00391DCC" w:rsidDel="00391DCC">
          <w:rPr>
            <w:rPrChange w:id="35" w:author="Frances" w:date="2023-06-20T10:13:00Z">
              <w:rPr>
                <w:rStyle w:val="Italic"/>
              </w:rPr>
            </w:rPrChange>
          </w:rPr>
          <w:delText>.</w:delText>
        </w:r>
        <w:r w:rsidR="00434B2B" w:rsidRPr="00391DCC" w:rsidDel="00391DCC">
          <w:delText xml:space="preserve"> While R Markdown does work with languages such as Python, having the word R in the name was off-putting for non-R users. Creating a tool like Quarto was Posit’s “attempt to bring</w:delText>
        </w:r>
        <w:r w:rsidR="00434B2B" w:rsidDel="00391DCC">
          <w:delText xml:space="preserve"> R Markdown to everyone.” Quarto makes it straightforward for users to include code from </w:delText>
        </w:r>
        <w:r w:rsidR="00010E79" w:rsidDel="00391DCC">
          <w:delText xml:space="preserve">Python, Julia, Observable, and R </w:delText>
        </w:r>
        <w:r w:rsidR="00434B2B" w:rsidDel="00391DCC">
          <w:delText>in a single document.</w:delText>
        </w:r>
      </w:del>
      <w:ins w:id="36" w:author="Frances" w:date="2023-06-20T10:14:00Z">
        <w:r>
          <w:rPr>
            <w:rStyle w:val="Italic"/>
          </w:rPr>
          <w:t xml:space="preserve"> </w:t>
        </w:r>
      </w:ins>
      <w:ins w:id="37" w:author="Frances" w:date="2023-06-20T10:18:00Z">
        <w:r w:rsidR="00590E04" w:rsidRPr="00590E04">
          <w:rPr>
            <w:rPrChange w:id="38" w:author="Frances" w:date="2023-06-20T10:18:00Z">
              <w:rPr>
                <w:rStyle w:val="Italic"/>
              </w:rPr>
            </w:rPrChange>
          </w:rPr>
          <w:t xml:space="preserve">While </w:t>
        </w:r>
      </w:ins>
    </w:p>
    <w:p w14:paraId="0E65FED9" w14:textId="54DAE7EB" w:rsidR="00434B2B" w:rsidRDefault="00434B2B">
      <w:pPr>
        <w:pStyle w:val="Body"/>
        <w:pPrChange w:id="39" w:author="Frances" w:date="2023-06-20T10:14:00Z">
          <w:pPr>
            <w:pStyle w:val="ListPlain"/>
          </w:pPr>
        </w:pPrChange>
      </w:pPr>
      <w:del w:id="40" w:author="Frances" w:date="2023-06-20T10:14:00Z">
        <w:r w:rsidRPr="00590E04" w:rsidDel="00391DCC">
          <w:rPr>
            <w:rPrChange w:id="41" w:author="Frances" w:date="2023-06-20T10:18:00Z">
              <w:rPr>
                <w:rStyle w:val="Italic"/>
              </w:rPr>
            </w:rPrChange>
          </w:rPr>
          <w:delText>Support for multiple code editors</w:delText>
        </w:r>
        <w:r w:rsidR="00183A75" w:rsidRPr="00590E04" w:rsidDel="00391DCC">
          <w:rPr>
            <w:rPrChange w:id="42" w:author="Frances" w:date="2023-06-20T10:18:00Z">
              <w:rPr>
                <w:rStyle w:val="Italic"/>
              </w:rPr>
            </w:rPrChange>
          </w:rPr>
          <w:delText>.</w:delText>
        </w:r>
        <w:r w:rsidRPr="00590E04" w:rsidDel="00391DCC">
          <w:delText xml:space="preserve"> </w:delText>
        </w:r>
      </w:del>
      <w:r w:rsidRPr="00590E04">
        <w:t>R</w:t>
      </w:r>
      <w:r>
        <w:t xml:space="preserve"> Markdown is designed to work in the RStudio IDE</w:t>
      </w:r>
      <w:ins w:id="43" w:author="Frances" w:date="2023-06-20T10:18:00Z">
        <w:r w:rsidR="00590E04">
          <w:t>,</w:t>
        </w:r>
      </w:ins>
      <w:del w:id="44" w:author="Frances" w:date="2023-06-20T10:18:00Z">
        <w:r w:rsidDel="00590E04">
          <w:delText>.</w:delText>
        </w:r>
      </w:del>
      <w:r>
        <w:t xml:space="preserve"> Quarto works in RStudio as well as </w:t>
      </w:r>
      <w:r w:rsidR="007C09D4">
        <w:t xml:space="preserve">code </w:t>
      </w:r>
      <w:r>
        <w:t>editors such as VS Code and JupyterLab</w:t>
      </w:r>
      <w:r w:rsidR="007C09D4">
        <w:t>, making it easy to use with multiple languages</w:t>
      </w:r>
      <w:r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45" w:name="_Toc134789573"/>
      <w:bookmarkStart w:id="46" w:name="getting-started-with-quarto"/>
      <w:r>
        <w:t>Creating a Quarto Document</w:t>
      </w:r>
      <w:bookmarkEnd w:id="45"/>
    </w:p>
    <w:p w14:paraId="29D12459" w14:textId="02266B04" w:rsidR="00434B2B" w:rsidRDefault="00183A75" w:rsidP="006B770B">
      <w:pPr>
        <w:pStyle w:val="Body"/>
      </w:pPr>
      <w:del w:id="47" w:author="Frances" w:date="2023-06-20T10:15:00Z">
        <w:r w:rsidDel="00590E04">
          <w:delText>N</w:delText>
        </w:r>
        <w:r w:rsidR="00434B2B" w:rsidDel="00590E04">
          <w:delText xml:space="preserve">ewer </w:delText>
        </w:r>
      </w:del>
      <w:ins w:id="48" w:author="Frances" w:date="2023-06-20T10:15:00Z">
        <w:r w:rsidR="00590E04">
          <w:t>V</w:t>
        </w:r>
      </w:ins>
      <w:del w:id="49" w:author="Frances" w:date="2023-06-20T10:15:00Z">
        <w:r w:rsidR="00434B2B" w:rsidDel="00590E04">
          <w:delText>v</w:delText>
        </w:r>
      </w:del>
      <w:r w:rsidR="00434B2B">
        <w:t xml:space="preserve">ersions of RStudio </w:t>
      </w:r>
      <w:ins w:id="50" w:author="Frances" w:date="2023-06-20T10:15:00Z">
        <w:r w:rsidR="00590E04">
          <w:t>starting with</w:t>
        </w:r>
      </w:ins>
      <w:ins w:id="51" w:author="Frances" w:date="2023-06-20T10:16:00Z">
        <w:r w:rsidR="00590E04">
          <w:t xml:space="preserve"> </w:t>
        </w:r>
      </w:ins>
      <w:del w:id="52" w:author="Frances" w:date="2023-06-20T10:15:00Z">
        <w:r w:rsidR="00434B2B" w:rsidDel="00590E04">
          <w:delText>(</w:delText>
        </w:r>
      </w:del>
      <w:r w:rsidR="00434B2B">
        <w:t>2022.07.1</w:t>
      </w:r>
      <w:del w:id="53" w:author="Frances" w:date="2023-06-20T10:16:00Z">
        <w:r w:rsidR="00434B2B" w:rsidDel="00590E04">
          <w:delText xml:space="preserve"> and later)</w:delText>
        </w:r>
      </w:del>
      <w:r w:rsidR="00434B2B">
        <w:t xml:space="preserve">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>
        <w:t xml:space="preserve"> by reinstalling it, as </w:t>
      </w:r>
      <w:del w:id="54" w:author="David Keyes" w:date="2023-06-01T06:59:00Z">
        <w:r w:rsidR="00434B2B" w:rsidDel="00F33BDD">
          <w:delText xml:space="preserve"> </w:delText>
        </w:r>
      </w:del>
      <w:r w:rsidR="00434B2B">
        <w:t xml:space="preserve">outlined in </w:t>
      </w:r>
      <w:r w:rsidR="00434B2B" w:rsidRPr="00336180">
        <w:rPr>
          <w:rStyle w:val="Xref"/>
        </w:rPr>
        <w:t xml:space="preserve">Chapter </w:t>
      </w:r>
      <w:r w:rsidRPr="00336180">
        <w:rPr>
          <w:rStyle w:val="Xref"/>
        </w:rPr>
        <w:t>1</w:t>
      </w:r>
      <w:r>
        <w:t>.</w:t>
      </w:r>
      <w:r w:rsidR="00434B2B">
        <w:t xml:space="preserve"> Quarto </w:t>
      </w:r>
      <w:r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0116A92A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ins w:id="55" w:author="Frances" w:date="2023-06-20T10:19:00Z">
        <w:r w:rsidR="00590E04">
          <w:t xml:space="preserve"> should</w:t>
        </w:r>
      </w:ins>
      <w:del w:id="56" w:author="Frances" w:date="2023-06-20T10:19:00Z">
        <w:r w:rsidDel="00590E04">
          <w:delText>’ll</w:delText>
        </w:r>
      </w:del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r w:rsidR="00434B2B" w:rsidRPr="00AB0F3E">
        <w:t>Knitr</w:t>
      </w:r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ins w:id="57" w:author="Frances" w:date="2023-06-20T10:19:00Z">
        <w:r w:rsidR="00590E04">
          <w:t xml:space="preserve">option </w:t>
        </w:r>
      </w:ins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ins w:id="58" w:author="Frances" w:date="2023-06-20T10:19:00Z">
        <w:r w:rsidR="00590E04">
          <w:t>, so we won’t cover it here</w:t>
        </w:r>
      </w:ins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F07521">
      <w:pPr>
        <w:pStyle w:val="Code"/>
      </w:pPr>
      <w:r w:rsidRPr="004650E9">
        <w:t>---</w:t>
      </w:r>
    </w:p>
    <w:p w14:paraId="675CCAC5" w14:textId="77777777" w:rsidR="00FA5967" w:rsidRDefault="00434B2B" w:rsidP="00F07521">
      <w:pPr>
        <w:pStyle w:val="Code"/>
      </w:pPr>
      <w:r w:rsidRPr="004650E9">
        <w:t>title: "My Report"</w:t>
      </w:r>
    </w:p>
    <w:p w14:paraId="2526E6F8" w14:textId="77777777" w:rsidR="00FA5967" w:rsidRDefault="00434B2B" w:rsidP="00F07521">
      <w:pPr>
        <w:pStyle w:val="Code"/>
      </w:pPr>
      <w:r w:rsidRPr="004650E9">
        <w:t>format: html</w:t>
      </w:r>
    </w:p>
    <w:p w14:paraId="6346709A" w14:textId="77777777" w:rsidR="00FA5967" w:rsidRPr="00C31F21" w:rsidRDefault="00434B2B" w:rsidP="00F07521">
      <w:pPr>
        <w:pStyle w:val="Code"/>
      </w:pPr>
      <w:r w:rsidRPr="004650E9"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Pr="00C31F21" w:rsidRDefault="00434B2B" w:rsidP="00F07521">
      <w:pPr>
        <w:pStyle w:val="Code"/>
      </w:pPr>
      <w:r w:rsidRPr="004650E9">
        <w:t>## Quarto</w:t>
      </w:r>
    </w:p>
    <w:p w14:paraId="58A0BA83" w14:textId="77777777" w:rsidR="00FA5967" w:rsidRDefault="00FA5967" w:rsidP="00F07521">
      <w:pPr>
        <w:pStyle w:val="Code"/>
      </w:pPr>
    </w:p>
    <w:p w14:paraId="4FC0EED6" w14:textId="77777777" w:rsidR="00FA5967" w:rsidRDefault="00434B2B" w:rsidP="00F07521">
      <w:pPr>
        <w:pStyle w:val="Code"/>
      </w:pPr>
      <w:r w:rsidRPr="004650E9">
        <w:t>Quarto enables you to weave together content and executable code into a finished document. To learn more about Quarto see &lt;https://quarto.org&gt;.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Pr="00C31F21" w:rsidRDefault="00434B2B" w:rsidP="00F07521">
      <w:pPr>
        <w:pStyle w:val="Code"/>
      </w:pPr>
      <w:r w:rsidRPr="004650E9">
        <w:t>## Running Code</w:t>
      </w:r>
    </w:p>
    <w:p w14:paraId="65FA8347" w14:textId="77777777" w:rsidR="00FA5967" w:rsidRDefault="00FA5967" w:rsidP="00F07521">
      <w:pPr>
        <w:pStyle w:val="Code"/>
      </w:pPr>
    </w:p>
    <w:p w14:paraId="34F32ADD" w14:textId="77777777" w:rsidR="00FA5967" w:rsidRPr="003513FB" w:rsidRDefault="00434B2B" w:rsidP="00F07521">
      <w:pPr>
        <w:pStyle w:val="Code"/>
      </w:pPr>
      <w:r w:rsidRPr="004650E9">
        <w:t>When you click the **Render** button a document will be generated that 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Pr="003513FB" w:rsidRDefault="00434B2B" w:rsidP="00F07521">
      <w:pPr>
        <w:pStyle w:val="Code"/>
      </w:pPr>
      <w:r w:rsidRPr="004650E9">
        <w:t>```{r}</w:t>
      </w:r>
    </w:p>
    <w:p w14:paraId="393A3F2B" w14:textId="77777777" w:rsidR="00FA5967" w:rsidRPr="003513FB" w:rsidRDefault="00434B2B" w:rsidP="00F07521">
      <w:pPr>
        <w:pStyle w:val="Code"/>
      </w:pPr>
      <w:r w:rsidRPr="004650E9">
        <w:t>1 + 1</w:t>
      </w:r>
    </w:p>
    <w:p w14:paraId="3C704E56" w14:textId="77777777" w:rsidR="00FA5967" w:rsidRPr="003513FB" w:rsidRDefault="00434B2B" w:rsidP="00F07521">
      <w:pPr>
        <w:pStyle w:val="Code"/>
      </w:pPr>
      <w:r w:rsidRPr="004650E9"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Pr="003513FB" w:rsidRDefault="00434B2B" w:rsidP="00F07521">
      <w:pPr>
        <w:pStyle w:val="Code"/>
      </w:pPr>
      <w:r w:rsidRPr="004650E9"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Pr="003513FB" w:rsidRDefault="00434B2B" w:rsidP="00F07521">
      <w:pPr>
        <w:pStyle w:val="Code"/>
      </w:pPr>
      <w:r w:rsidRPr="004650E9">
        <w:t>```{r}</w:t>
      </w:r>
    </w:p>
    <w:p w14:paraId="6673A199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7661137" w14:textId="77777777" w:rsidR="00FA5967" w:rsidRPr="003513FB" w:rsidRDefault="00434B2B" w:rsidP="00F07521">
      <w:pPr>
        <w:pStyle w:val="Code"/>
      </w:pPr>
      <w:r w:rsidRPr="004650E9">
        <w:lastRenderedPageBreak/>
        <w:t>2 * 2</w:t>
      </w:r>
    </w:p>
    <w:p w14:paraId="182A296B" w14:textId="77777777" w:rsidR="00FA5967" w:rsidRPr="003513FB" w:rsidRDefault="00434B2B" w:rsidP="00F07521">
      <w:pPr>
        <w:pStyle w:val="Code"/>
      </w:pPr>
      <w:r w:rsidRPr="004650E9"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59" w:name="_Toc134789574"/>
      <w:bookmarkStart w:id="60" w:name="comparing-r-markdown-and-quarto"/>
      <w:bookmarkEnd w:id="46"/>
      <w:r>
        <w:t>Comparing R Markdown and Quarto</w:t>
      </w:r>
      <w:bookmarkEnd w:id="59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61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61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r w:rsidRPr="002D4E5C">
        <w:rPr>
          <w:rStyle w:val="Literal"/>
        </w:rPr>
        <w:t>html_document</w:t>
      </w:r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D362E1E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r w:rsidRPr="004D7A16">
        <w:rPr>
          <w:rStyle w:val="Literal"/>
        </w:rPr>
        <w:t>word_document</w:t>
      </w:r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r w:rsidRPr="004D7A16">
        <w:rPr>
          <w:rStyle w:val="Literal"/>
        </w:rPr>
        <w:t>pdf_document</w:t>
      </w:r>
      <w:r>
        <w:t>, for example.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48B3989A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 case.</w:t>
      </w:r>
    </w:p>
    <w:p w14:paraId="22051F01" w14:textId="70077724" w:rsidR="00331E9E" w:rsidRDefault="00331E9E" w:rsidP="004D7A16">
      <w:pPr>
        <w:pStyle w:val="HeadB"/>
      </w:pPr>
      <w:bookmarkStart w:id="62" w:name="_Toc134789576"/>
      <w:r>
        <w:t>Individual Code Chunk Options</w:t>
      </w:r>
      <w:bookmarkEnd w:id="62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```{r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lastRenderedPageBreak/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D4E5C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63" w:name="_Toc134789577"/>
      <w:r>
        <w:t>Dashes in Option Names</w:t>
      </w:r>
      <w:bookmarkEnd w:id="63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r w:rsidRPr="002D4E5C">
        <w:rPr>
          <w:rStyle w:val="Literal"/>
        </w:rPr>
        <w:t>fig.height</w:t>
      </w:r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library(palmerpenguins)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r w:rsidRPr="004650E9">
        <w:t>ggplot(penguins, aes(x = bill_length_mm,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bill_depth_mm))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geom_point()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r w:rsidRPr="002D4E5C">
        <w:rPr>
          <w:rStyle w:val="Literal"/>
        </w:rPr>
        <w:t>fig.height</w:t>
      </w:r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64" w:name="_Toc134789578"/>
      <w:r>
        <w:t>The Render Button</w:t>
      </w:r>
      <w:bookmarkEnd w:id="64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Knit</w:t>
      </w:r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>The Render button</w:t>
      </w:r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65" w:name="_Toc134789579"/>
      <w:bookmarkStart w:id="66" w:name="parameterized-reporting-with-quarto"/>
      <w:bookmarkStart w:id="67" w:name="X293a05100d17c34fec2d699a880e509d3c82d68"/>
      <w:bookmarkEnd w:id="60"/>
      <w:r>
        <w:t>Parameterized Reporting</w:t>
      </w:r>
      <w:bookmarkEnd w:id="65"/>
    </w:p>
    <w:p w14:paraId="00148E16" w14:textId="3B820713" w:rsidR="00434B2B" w:rsidRDefault="0021691A" w:rsidP="00D041CC">
      <w:pPr>
        <w:pStyle w:val="Body"/>
      </w:pPr>
      <w:bookmarkStart w:id="68" w:name="OLE_LINK10"/>
      <w:bookmarkStart w:id="69" w:name="OLE_LINK11"/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.Rmd</w:t>
      </w:r>
      <w:r w:rsidR="00434B2B">
        <w:t xml:space="preserve"> file and changing its extension to </w:t>
      </w:r>
      <w:r w:rsidR="00434B2B" w:rsidRPr="00B12B31">
        <w:rPr>
          <w:rStyle w:val="Italic"/>
        </w:rPr>
        <w:t>.qmd</w:t>
      </w:r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bookmarkEnd w:id="68"/>
    <w:bookmarkEnd w:id="69"/>
    <w:p w14:paraId="6DF7C96B" w14:textId="58F770BF" w:rsidR="00590E04" w:rsidRDefault="00590E04" w:rsidP="004650E9">
      <w:pPr>
        <w:pStyle w:val="ProductionDirective"/>
      </w:pPr>
      <w:r>
        <w:t>Prod: wrapping lines are acceptable here</w:t>
      </w:r>
    </w:p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library(urbnthemes)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lastRenderedPageBreak/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># `r params$state`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>cases &lt;- tibble(state.name)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rbind(state.name = "District of Columbia") %&gt;%</w:t>
      </w:r>
    </w:p>
    <w:p w14:paraId="77CD0DF5" w14:textId="77777777" w:rsidR="00FA5967" w:rsidRPr="00C31F21" w:rsidRDefault="00434B2B" w:rsidP="004650E9">
      <w:pPr>
        <w:pStyle w:val="CodeWide"/>
      </w:pPr>
      <w:r w:rsidRPr="004650E9">
        <w:t xml:space="preserve">  left_join(read_csv("https://data.rwithoutstatistics.com/united_states_covid19_cases_deaths_and_testing_by_state.csv",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c("state.name"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select(total_cases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mutate(cases_per_100000 = parse_number(cases_per_100000))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mutate(case_rank = rank(-cases_per_100000, ties.method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15309114" w14:textId="77777777" w:rsidR="00FA5967" w:rsidRPr="00C31F21" w:rsidRDefault="00434B2B" w:rsidP="004650E9">
      <w:pPr>
        <w:pStyle w:val="CodeWide"/>
      </w:pPr>
      <w:r w:rsidRPr="004650E9">
        <w:t>state_text &lt;- if_else(params$state == "District of Columbia", str_glue("the District of Columbia"), str_glue("state of {params$state}"))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filter(state.name == params$state)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comma()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r w:rsidRPr="004650E9">
        <w:t>state_cases_rank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filter(state.name == params$state)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pull(case_rank)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1CFC6133" w14:textId="77777777" w:rsidR="00FA5967" w:rsidRDefault="00434B2B" w:rsidP="004650E9">
      <w:pPr>
        <w:pStyle w:val="CodeWide"/>
      </w:pPr>
      <w:r w:rsidRPr="004650E9">
        <w:t xml:space="preserve">In `r state_text`, there were `r state_cases_per_100000` cases per 100,000 people in the last seven days. This puts `r params$state` at number `r state_cases_rank` of 50 states and the 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r w:rsidRPr="004650E9">
        <w:t>set_urbn_defaults(style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mutate(highlight_state = if_else(state.name == params$state,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mutate(state.name = fct_reorder(state.name,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ggplot(aes(x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highlight_state))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geom_col()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scale_x_continuous(labels = comma_format())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theme(legend.position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labs(y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>output: html_document</w:t>
      </w:r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r w:rsidRPr="002D4E5C">
        <w:rPr>
          <w:rStyle w:val="Literal"/>
        </w:rPr>
        <w:t>fig.height</w:t>
      </w:r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r w:rsidR="00434B2B" w:rsidRPr="00B12B31">
        <w:rPr>
          <w:rStyle w:val="Italic"/>
        </w:rPr>
        <w:t>render.R</w:t>
      </w:r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lastRenderedPageBreak/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>state &lt;- tibble(state.name)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rbind("District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># Create a tibble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>reports &lt;- tibble(</w:t>
      </w:r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input = "urban-covid-budget-report.qmd",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output_file = str_glue("{state}.html"),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execute_params = map(state,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pwalk(quarto_render)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bookmarkStart w:id="70" w:name="OLE_LINK12"/>
      <w:bookmarkStart w:id="71" w:name="OLE_LINK13"/>
      <w:r>
        <w:t xml:space="preserve">This updated </w:t>
      </w:r>
      <w:r w:rsidRPr="00B12B31">
        <w:rPr>
          <w:rStyle w:val="Italic"/>
        </w:rPr>
        <w:t>render.R</w:t>
      </w:r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r w:rsidRPr="002D4E5C">
        <w:rPr>
          <w:rStyle w:val="Literal"/>
        </w:rPr>
        <w:t>rmarkdown</w:t>
      </w:r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urban-covid-budget-report.qmd</w:t>
      </w:r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tibble, we use </w:t>
      </w:r>
      <w:r w:rsidRPr="002D4E5C">
        <w:rPr>
          <w:rStyle w:val="Literal"/>
        </w:rPr>
        <w:t>execute_params</w:t>
      </w:r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r w:rsidR="00474744" w:rsidRPr="004D7A16">
        <w:rPr>
          <w:rStyle w:val="Literal"/>
          <w:rFonts w:eastAsia="Arial Unicode MS"/>
        </w:rPr>
        <w:t>quarto_render()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r w:rsidRPr="002D4E5C">
        <w:rPr>
          <w:rStyle w:val="Literal"/>
        </w:rPr>
        <w:t>quarto_render()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72" w:name="_Toc134789580"/>
      <w:bookmarkStart w:id="73" w:name="making-presentations-with-quarto"/>
      <w:bookmarkEnd w:id="66"/>
      <w:bookmarkEnd w:id="70"/>
      <w:bookmarkEnd w:id="71"/>
      <w:r>
        <w:t>Making Presentations</w:t>
      </w:r>
      <w:bookmarkEnd w:id="72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r w:rsidRPr="002D4E5C">
        <w:rPr>
          <w:rStyle w:val="Literal"/>
        </w:rPr>
        <w:t>xaringan</w:t>
      </w:r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r w:rsidRPr="002D4E5C">
        <w:rPr>
          <w:rStyle w:val="Literal"/>
        </w:rPr>
        <w:t>xaringan</w:t>
      </w:r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6F481241" w14:textId="44F1D111" w:rsidR="00563AEF" w:rsidRDefault="00563AEF" w:rsidP="004650E9">
      <w:pPr>
        <w:pStyle w:val="ProductionDirective"/>
      </w:pPr>
      <w:r>
        <w:t>Prod: wrapping lines are acceptable here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>format: revealjs</w:t>
      </w:r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1D58E56" w14:textId="77777777" w:rsidR="00FA5967" w:rsidRPr="002F367A" w:rsidRDefault="00434B2B" w:rsidP="004650E9">
      <w:pPr>
        <w:pStyle w:val="CodeWide"/>
      </w:pPr>
      <w:r w:rsidRPr="004650E9">
        <w:t>penguins &lt;- read_csv("https://raw.githubusercontent.com/rfortherestofus/r-without-statistics/main/data/penguins-2008.csv")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735D7E1C" w14:textId="77777777" w:rsidR="00FA5967" w:rsidRPr="002F367A" w:rsidRDefault="00434B2B" w:rsidP="004650E9">
      <w:pPr>
        <w:pStyle w:val="CodeWide"/>
      </w:pPr>
      <w:r w:rsidRPr="004650E9">
        <w:t>We are writing a report about the **Palmer Penguins**. These penguins are *really* amazing. 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lastRenderedPageBreak/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ggplot(aes(x = bill_length_mm))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geom_histogram()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theme_minimal()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r w:rsidRPr="004650E9">
        <w:t xml:space="preserve">average_bill_length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summarize(avg_bill_length = mean(bill_length_mm,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pull(avg_bill_length)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4637AB0" w14:textId="18533CC7" w:rsidR="00434B2B" w:rsidRPr="00453179" w:rsidRDefault="00434B2B" w:rsidP="004650E9">
      <w:pPr>
        <w:pStyle w:val="CodeWide"/>
      </w:pPr>
      <w:r w:rsidRPr="004650E9">
        <w:t>The chart shows the distribution of bill lengths. The average bill length is `r average_bill_length`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>format: revealjs</w:t>
      </w:r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ins w:id="74" w:author="Frances" w:date="2023-06-20T10:26:00Z">
        <w:r w:rsidR="00563AEF">
          <w:t>s</w:t>
        </w:r>
      </w:ins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r w:rsidR="00434B2B" w:rsidRPr="002D4E5C">
        <w:rPr>
          <w:rStyle w:val="Literal"/>
        </w:rPr>
        <w:t>xaringan</w:t>
      </w:r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75" w:name="_Toc134789581"/>
      <w:bookmarkStart w:id="76" w:name="incrementally-revealing-content-1"/>
      <w:r w:rsidRPr="00A37D42">
        <w:t>Incrementally Revealing Content</w:t>
      </w:r>
      <w:bookmarkEnd w:id="75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revealjs: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r w:rsidRPr="004650E9">
        <w:t>:::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r>
        <w:t>U</w:t>
      </w:r>
      <w:r w:rsidR="00434B2B">
        <w:t xml:space="preserve">sing </w:t>
      </w:r>
      <w:r w:rsidR="00434B2B" w:rsidRPr="002D4E5C">
        <w:rPr>
          <w:rStyle w:val="Literal"/>
        </w:rPr>
        <w:t>:::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r w:rsidR="00434B2B" w:rsidRPr="002D4E5C">
        <w:rPr>
          <w:rStyle w:val="Literal"/>
        </w:rPr>
        <w:t>{.incremental}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77" w:name="_Toc134789582"/>
      <w:bookmarkStart w:id="78" w:name="aligning-content-1"/>
      <w:bookmarkEnd w:id="76"/>
      <w:r w:rsidRPr="00A37D42">
        <w:lastRenderedPageBreak/>
        <w:t>Aligning Content</w:t>
      </w:r>
      <w:r w:rsidR="009E486F">
        <w:t xml:space="preserve"> and Adding Background Images</w:t>
      </w:r>
      <w:bookmarkEnd w:id="77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r w:rsidRPr="004650E9">
        <w:t>::::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ggplot(aes(x = bill_length_mm))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geom_histogram()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theme_minimal()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ggplot(aes(x = bill_depth_mm))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geom_histogram()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theme_minimal()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6CF209FE" w:rsidR="00E702C0" w:rsidRDefault="00E702C0" w:rsidP="006B770B">
      <w:pPr>
        <w:pStyle w:val="Body"/>
      </w:pPr>
      <w:r>
        <w:t xml:space="preserve">Notice the </w:t>
      </w:r>
      <w:r w:rsidRPr="002D4E5C">
        <w:rPr>
          <w:rStyle w:val="Literal"/>
        </w:rPr>
        <w:t>:::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ins w:id="79" w:author="Frances" w:date="2023-06-20T10:26:00Z">
        <w:r w:rsidR="00563AEF" w:rsidRPr="00563AEF">
          <w:rPr>
            <w:rPrChange w:id="80" w:author="Frances" w:date="2023-06-20T10:27:00Z">
              <w:rPr>
                <w:rStyle w:val="Literal"/>
              </w:rPr>
            </w:rPrChange>
          </w:rPr>
          <w:t xml:space="preserve"> se</w:t>
        </w:r>
      </w:ins>
      <w:ins w:id="81" w:author="Frances" w:date="2023-06-20T10:27:00Z">
        <w:r w:rsidR="00563AEF" w:rsidRPr="00563AEF">
          <w:rPr>
            <w:rPrChange w:id="82" w:author="Frances" w:date="2023-06-20T10:27:00Z">
              <w:rPr>
                <w:rStyle w:val="Literal"/>
              </w:rPr>
            </w:rPrChange>
          </w:rPr>
          <w:t>ctions</w:t>
        </w:r>
      </w:ins>
      <w:del w:id="83" w:author="Frances" w:date="2023-06-20T10:26:00Z">
        <w:r w:rsidRPr="00563AEF" w:rsidDel="00563AEF">
          <w:delText>s</w:delText>
        </w:r>
      </w:del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the </w:t>
      </w:r>
      <w:r w:rsidRPr="002D4E5C">
        <w:rPr>
          <w:rStyle w:val="Literal"/>
        </w:rPr>
        <w:t>::::</w:t>
      </w:r>
      <w:r>
        <w:t xml:space="preserve"> should be laid out as columns. Then, we use </w:t>
      </w:r>
      <w:r w:rsidRPr="002D4E5C">
        <w:rPr>
          <w:rStyle w:val="Literal"/>
        </w:rPr>
        <w:t xml:space="preserve">::: {.column </w:t>
      </w:r>
      <w:r w:rsidRPr="002D4E5C">
        <w:rPr>
          <w:rStyle w:val="Literal"/>
        </w:rPr>
        <w:lastRenderedPageBreak/>
        <w:t>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closing </w:t>
      </w:r>
      <w:r w:rsidRPr="002D4E5C">
        <w:rPr>
          <w:rStyle w:val="Literal"/>
        </w:rPr>
        <w:t>::::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r w:rsidRPr="002D4E5C">
        <w:rPr>
          <w:rStyle w:val="Literal"/>
        </w:rPr>
        <w:t>xaringan</w:t>
      </w:r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with </w:t>
      </w:r>
      <w:r w:rsidRPr="002D4E5C">
        <w:rPr>
          <w:rStyle w:val="Literal"/>
        </w:rPr>
        <w:t>.center[]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```{css}</w:t>
      </w:r>
    </w:p>
    <w:p w14:paraId="764BF364" w14:textId="77777777" w:rsidR="00FA5967" w:rsidRDefault="00434B2B" w:rsidP="00122952">
      <w:pPr>
        <w:pStyle w:val="Code"/>
      </w:pPr>
      <w:r w:rsidRPr="004650E9">
        <w:t>.center-slide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>## Bill Length {.center-slide}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84" w:name="adding-background-images-to-slides-1"/>
      <w:bookmarkEnd w:id="78"/>
      <w:r>
        <w:t>Lastly, w</w:t>
      </w:r>
      <w:r w:rsidR="004D5504">
        <w:t>hen w</w:t>
      </w:r>
      <w:r w:rsidR="00434B2B">
        <w:t xml:space="preserve">orking in </w:t>
      </w:r>
      <w:r w:rsidR="00434B2B" w:rsidRPr="002D4E5C">
        <w:rPr>
          <w:rStyle w:val="Literal"/>
        </w:rPr>
        <w:t>xaringan</w:t>
      </w:r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85" w:name="_Toc134789583"/>
      <w:bookmarkStart w:id="86" w:name="Xedcf9df7cad0a175fde93feef3cbccc1460b636"/>
      <w:bookmarkEnd w:id="84"/>
      <w:r w:rsidRPr="00A37D42">
        <w:t>Customizing Your Slides with Themes and CSS</w:t>
      </w:r>
      <w:bookmarkEnd w:id="85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r w:rsidRPr="002D4E5C">
        <w:rPr>
          <w:rStyle w:val="Literal"/>
        </w:rPr>
        <w:t>xaringan</w:t>
      </w:r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revealjs: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1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3B39B8C5" w:rsidR="00434B2B" w:rsidRDefault="00434B2B" w:rsidP="00711FE4">
      <w:pPr>
        <w:pStyle w:val="GraphicSlug"/>
      </w:pPr>
      <w:r>
        <w:t>[F1000</w:t>
      </w:r>
      <w:r w:rsidR="004650E9">
        <w:t>5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r w:rsidRPr="002D4E5C">
        <w:rPr>
          <w:rStyle w:val="Literal"/>
        </w:rPr>
        <w:t>xaringanthemer</w:t>
      </w:r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r w:rsidRPr="002D4E5C">
        <w:rPr>
          <w:rStyle w:val="Literal"/>
        </w:rPr>
        <w:t>header_color</w:t>
      </w:r>
      <w:r>
        <w:t>.</w:t>
      </w:r>
    </w:p>
    <w:p w14:paraId="6A9D0963" w14:textId="243E94C0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ins w:id="87" w:author="Frances" w:date="2023-06-20T10:28:00Z">
        <w:r w:rsidR="00563AEF">
          <w:t>,</w:t>
        </w:r>
      </w:ins>
      <w:ins w:id="88" w:author="David Keyes" w:date="2023-06-01T07:03:00Z">
        <w:del w:id="89" w:author="Frances" w:date="2023-06-20T10:28:00Z">
          <w:r w:rsidR="00283FAA" w:rsidDel="00563AEF">
            <w:delText xml:space="preserve"> </w:delText>
          </w:r>
        </w:del>
      </w:ins>
      <w:ins w:id="90" w:author="David Keyes" w:date="2023-06-01T07:02:00Z">
        <w:del w:id="91" w:author="Frances" w:date="2023-06-20T10:28:00Z">
          <w:r w:rsidDel="00563AEF">
            <w:delText>and</w:delText>
          </w:r>
        </w:del>
        <w:r>
          <w:t xml:space="preserve"> c</w:t>
        </w:r>
      </w:ins>
      <w:del w:id="92" w:author="David Keyes" w:date="2023-06-01T07:02:00Z">
        <w:r w:rsidR="00351D43" w:rsidDel="00DF05CB">
          <w:delText>C</w:delText>
        </w:r>
      </w:del>
      <w:r w:rsidR="00434B2B">
        <w:t xml:space="preserve">reate a Sass file called </w:t>
      </w:r>
      <w:r w:rsidR="00434B2B" w:rsidRPr="004D7754">
        <w:rPr>
          <w:rStyle w:val="Italic"/>
        </w:rPr>
        <w:t>theme.scss</w:t>
      </w:r>
      <w:ins w:id="93" w:author="Frances" w:date="2023-06-20T10:28:00Z">
        <w:r w:rsidR="00563AEF">
          <w:t xml:space="preserve">, </w:t>
        </w:r>
      </w:ins>
      <w:del w:id="94" w:author="Frances" w:date="2023-06-20T10:28:00Z">
        <w:r w:rsidR="00434B2B" w:rsidDel="00563AEF">
          <w:delText xml:space="preserve"> </w:delText>
        </w:r>
      </w:del>
      <w:r w:rsidR="00434B2B">
        <w:t>and add</w:t>
      </w:r>
      <w:ins w:id="95" w:author="Frances" w:date="2023-06-20T10:28:00Z">
        <w:r w:rsidR="00563AEF">
          <w:t xml:space="preserve"> the following</w:t>
        </w:r>
      </w:ins>
      <w:r w:rsidR="00434B2B">
        <w:t xml:space="preserve"> two </w:t>
      </w:r>
      <w:ins w:id="96" w:author="Frances" w:date="2023-06-20T10:28:00Z">
        <w:r w:rsidR="00563AEF">
          <w:t xml:space="preserve">mandatory </w:t>
        </w:r>
      </w:ins>
      <w:r w:rsidR="00434B2B">
        <w:t>sections</w:t>
      </w:r>
      <w:del w:id="97" w:author="Frances" w:date="2023-06-20T10:28:00Z">
        <w:r w:rsidR="000E08B7" w:rsidDel="00563AEF">
          <w:delText>, which must be in place,</w:delText>
        </w:r>
      </w:del>
      <w:r w:rsidR="00434B2B">
        <w:t xml:space="preserve">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>/*-- scss:rules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r w:rsidRPr="002D4E5C">
        <w:rPr>
          <w:rStyle w:val="Literal"/>
        </w:rPr>
        <w:t>scss:defaults</w:t>
      </w:r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>/*-- scss:rules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r w:rsidR="00434B2B" w:rsidRPr="0022291D">
        <w:rPr>
          <w:rStyle w:val="Italic"/>
        </w:rPr>
        <w:t>theme.scss</w:t>
      </w:r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revealjs: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theme.scss</w:t>
      </w:r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5C067C96" w:rsidR="00434B2B" w:rsidRDefault="00434B2B" w:rsidP="00711FE4">
      <w:pPr>
        <w:pStyle w:val="GraphicSlug"/>
      </w:pPr>
      <w:r>
        <w:lastRenderedPageBreak/>
        <w:t>[F1000</w:t>
      </w:r>
      <w:r w:rsidR="004650E9">
        <w:t>6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r w:rsidR="00434B2B" w:rsidRPr="002D4E5C">
        <w:rPr>
          <w:rStyle w:val="Literal"/>
        </w:rPr>
        <w:t>scss:defaults</w:t>
      </w:r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4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r w:rsidR="00434B2B" w:rsidRPr="002D4E5C">
        <w:rPr>
          <w:rStyle w:val="Literal"/>
        </w:rPr>
        <w:t>sass:rules</w:t>
      </w:r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>/*-- scss:rules --*/</w:t>
      </w:r>
    </w:p>
    <w:p w14:paraId="4B5A6BCB" w14:textId="77777777" w:rsidR="00FA5967" w:rsidRDefault="00434B2B" w:rsidP="002E5FBE">
      <w:pPr>
        <w:pStyle w:val="Code"/>
      </w:pPr>
      <w:r w:rsidRPr="004650E9">
        <w:t>.center-slide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04B50466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5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</w:t>
      </w:r>
      <w:r w:rsidR="003B216F">
        <w:t>s</w:t>
      </w:r>
      <w:r>
        <w:t xml:space="preserve"> many of these features in action.</w:t>
      </w:r>
    </w:p>
    <w:p w14:paraId="2FD6F762" w14:textId="014B9ED4" w:rsidR="00434B2B" w:rsidRDefault="00434B2B" w:rsidP="00C66992">
      <w:pPr>
        <w:pStyle w:val="HeadA"/>
      </w:pPr>
      <w:bookmarkStart w:id="98" w:name="_Toc134789584"/>
      <w:bookmarkStart w:id="99" w:name="making-websites-with-quarto"/>
      <w:bookmarkEnd w:id="73"/>
      <w:bookmarkEnd w:id="86"/>
      <w:r>
        <w:t>Making Websites</w:t>
      </w:r>
      <w:bookmarkEnd w:id="98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 xml:space="preserve">ngine (Knitr),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05EB9099" w:rsidR="00434B2B" w:rsidRDefault="00434B2B" w:rsidP="00711FE4">
      <w:pPr>
        <w:pStyle w:val="GraphicSlug"/>
      </w:pPr>
      <w:r>
        <w:t>[F100</w:t>
      </w:r>
      <w:r w:rsidR="004650E9">
        <w:t>07</w:t>
      </w:r>
      <w:r>
        <w:t>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r w:rsidR="00434B2B" w:rsidRPr="00C66992">
        <w:rPr>
          <w:rStyle w:val="Italic"/>
        </w:rPr>
        <w:t>index.qmd</w:t>
      </w:r>
      <w:r>
        <w:t xml:space="preserve">, </w:t>
      </w:r>
      <w:r w:rsidR="00434B2B" w:rsidRPr="00C66992">
        <w:rPr>
          <w:rStyle w:val="Italic"/>
        </w:rPr>
        <w:t>about.qmd</w:t>
      </w:r>
      <w:r>
        <w:t>,</w:t>
      </w:r>
      <w:r w:rsidR="00434B2B">
        <w:t xml:space="preserve"> </w:t>
      </w:r>
      <w:r w:rsidR="00434B2B" w:rsidRPr="00C66992">
        <w:rPr>
          <w:rStyle w:val="Italic"/>
        </w:rPr>
        <w:t>_quarto.yml</w:t>
      </w:r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.qmd</w:t>
      </w:r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_quarto.yml</w:t>
      </w:r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100" w:name="_Toc134789585"/>
      <w:bookmarkStart w:id="101" w:name="building-the-website"/>
      <w:r w:rsidRPr="00A37D42">
        <w:t>Building the Website</w:t>
      </w:r>
      <w:bookmarkEnd w:id="100"/>
    </w:p>
    <w:p w14:paraId="213656A3" w14:textId="002BCEAB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.qmd</w:t>
      </w:r>
      <w:r>
        <w:t xml:space="preserve"> files. Open</w:t>
      </w:r>
      <w:r w:rsidR="00C65FFD">
        <w:t xml:space="preserve"> the home page file,</w:t>
      </w:r>
      <w:r>
        <w:t xml:space="preserve"> </w:t>
      </w:r>
      <w:r w:rsidRPr="00C66992">
        <w:rPr>
          <w:rStyle w:val="Italic"/>
        </w:rPr>
        <w:t>index.qmd</w:t>
      </w:r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6E5375D2" w14:textId="36250547" w:rsidR="002F367A" w:rsidRDefault="002F367A" w:rsidP="002F367A">
      <w:pPr>
        <w:pStyle w:val="ProductionDirective"/>
      </w:pPr>
      <w:r>
        <w:t>Prod: wrapping lines are acceptable here</w:t>
      </w:r>
    </w:p>
    <w:p w14:paraId="160DF60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25B880" w14:textId="77777777" w:rsidR="00FA5967" w:rsidRPr="002F367A" w:rsidRDefault="00434B2B" w:rsidP="002F367A">
      <w:pPr>
        <w:pStyle w:val="CodeWide"/>
      </w:pPr>
      <w:r w:rsidRPr="002F367A">
        <w:t># Load packages</w:t>
      </w:r>
    </w:p>
    <w:p w14:paraId="70D2AD40" w14:textId="77777777" w:rsidR="00FA5967" w:rsidRPr="002F367A" w:rsidRDefault="00FA5967" w:rsidP="002F367A">
      <w:pPr>
        <w:pStyle w:val="CodeWide"/>
      </w:pPr>
    </w:p>
    <w:p w14:paraId="7E6A0943" w14:textId="77777777" w:rsidR="00FA5967" w:rsidRPr="002F367A" w:rsidRDefault="00434B2B" w:rsidP="002F367A">
      <w:pPr>
        <w:pStyle w:val="CodeWide"/>
      </w:pPr>
      <w:r w:rsidRPr="002F367A">
        <w:t>library(tidyverse)</w:t>
      </w:r>
    </w:p>
    <w:p w14:paraId="1D7B097C" w14:textId="77777777" w:rsidR="00FA5967" w:rsidRPr="002F367A" w:rsidRDefault="00434B2B" w:rsidP="002F367A">
      <w:pPr>
        <w:pStyle w:val="CodeWide"/>
      </w:pPr>
      <w:r w:rsidRPr="002F367A">
        <w:t>library(janitor)</w:t>
      </w:r>
    </w:p>
    <w:p w14:paraId="50E80BC0" w14:textId="77777777" w:rsidR="00FA5967" w:rsidRPr="002F367A" w:rsidRDefault="00434B2B" w:rsidP="002F367A">
      <w:pPr>
        <w:pStyle w:val="CodeWide"/>
      </w:pPr>
      <w:r w:rsidRPr="002F367A">
        <w:t>library(tigris)</w:t>
      </w:r>
    </w:p>
    <w:p w14:paraId="32E6B01F" w14:textId="77777777" w:rsidR="00FA5967" w:rsidRPr="002F367A" w:rsidRDefault="00434B2B" w:rsidP="002F367A">
      <w:pPr>
        <w:pStyle w:val="CodeWide"/>
      </w:pPr>
      <w:r w:rsidRPr="002F367A">
        <w:t>library(gt)</w:t>
      </w:r>
    </w:p>
    <w:p w14:paraId="2061899A" w14:textId="77777777" w:rsidR="00FA5967" w:rsidRPr="002F367A" w:rsidRDefault="00434B2B" w:rsidP="002F367A">
      <w:pPr>
        <w:pStyle w:val="CodeWide"/>
      </w:pPr>
      <w:r w:rsidRPr="002F367A">
        <w:t>library(lubridate)</w:t>
      </w:r>
    </w:p>
    <w:p w14:paraId="6F95F7EB" w14:textId="77777777" w:rsidR="00FA5967" w:rsidRPr="002F367A" w:rsidRDefault="00434B2B" w:rsidP="002F367A">
      <w:pPr>
        <w:pStyle w:val="CodeWide"/>
      </w:pPr>
      <w:r w:rsidRPr="002F367A">
        <w:t>library(reactable)</w:t>
      </w:r>
    </w:p>
    <w:p w14:paraId="3CB1F3C7" w14:textId="77777777" w:rsidR="00FA5967" w:rsidRPr="002F367A" w:rsidRDefault="00434B2B" w:rsidP="002F367A">
      <w:pPr>
        <w:pStyle w:val="CodeWide"/>
      </w:pPr>
      <w:r w:rsidRPr="002F367A">
        <w:t>```</w:t>
      </w:r>
    </w:p>
    <w:p w14:paraId="21B26E20" w14:textId="77777777" w:rsidR="00FA5967" w:rsidRPr="002F367A" w:rsidRDefault="00FA5967" w:rsidP="002F367A">
      <w:pPr>
        <w:pStyle w:val="CodeWide"/>
      </w:pPr>
    </w:p>
    <w:p w14:paraId="4C7D0DA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B523589" w14:textId="77777777" w:rsidR="00FA5967" w:rsidRPr="002F367A" w:rsidRDefault="00434B2B" w:rsidP="002F367A">
      <w:pPr>
        <w:pStyle w:val="CodeWide"/>
      </w:pPr>
      <w:r w:rsidRPr="002F367A">
        <w:t># Import data</w:t>
      </w:r>
    </w:p>
    <w:p w14:paraId="15BC815F" w14:textId="77777777" w:rsidR="00FA5967" w:rsidRPr="002F367A" w:rsidRDefault="00FA5967" w:rsidP="002F367A">
      <w:pPr>
        <w:pStyle w:val="CodeWide"/>
      </w:pPr>
    </w:p>
    <w:p w14:paraId="6EE1D583" w14:textId="77777777" w:rsidR="00FA5967" w:rsidRPr="002F367A" w:rsidRDefault="00434B2B" w:rsidP="002F367A">
      <w:pPr>
        <w:pStyle w:val="CodeWide"/>
      </w:pPr>
      <w:r w:rsidRPr="002F367A">
        <w:t xml:space="preserve">us_states &lt;- states(cb = TRUE, </w:t>
      </w:r>
    </w:p>
    <w:p w14:paraId="7E4FA799" w14:textId="6ECD6284" w:rsidR="00FA5967" w:rsidRPr="002F367A" w:rsidRDefault="00434B2B" w:rsidP="002F367A">
      <w:pPr>
        <w:pStyle w:val="CodeWide"/>
      </w:pPr>
      <w:r w:rsidRPr="002F367A">
        <w:t xml:space="preserve">                    resolution = "20m",</w:t>
      </w:r>
    </w:p>
    <w:p w14:paraId="60FBC02D" w14:textId="77777777" w:rsidR="00FA5967" w:rsidRPr="002F367A" w:rsidRDefault="00434B2B" w:rsidP="002F367A">
      <w:pPr>
        <w:pStyle w:val="CodeWide"/>
      </w:pPr>
      <w:r w:rsidRPr="002F367A">
        <w:t xml:space="preserve">                    progress_bar = FALSE) %&gt;%</w:t>
      </w:r>
    </w:p>
    <w:p w14:paraId="1D0F10E5" w14:textId="77777777" w:rsidR="00FA5967" w:rsidRPr="002F367A" w:rsidRDefault="00434B2B" w:rsidP="002F367A">
      <w:pPr>
        <w:pStyle w:val="CodeWide"/>
      </w:pPr>
      <w:r w:rsidRPr="002F367A">
        <w:t xml:space="preserve">  shift_geometry() %&gt;% </w:t>
      </w:r>
    </w:p>
    <w:p w14:paraId="5859348E" w14:textId="77777777" w:rsidR="00FA5967" w:rsidRPr="002F367A" w:rsidRDefault="00434B2B" w:rsidP="002F367A">
      <w:pPr>
        <w:pStyle w:val="CodeWide"/>
      </w:pPr>
      <w:r w:rsidRPr="002F367A">
        <w:t xml:space="preserve">  clean_names() %&gt;% </w:t>
      </w:r>
    </w:p>
    <w:p w14:paraId="0F077F0E" w14:textId="77777777" w:rsidR="00FA5967" w:rsidRPr="002F367A" w:rsidRDefault="00434B2B" w:rsidP="002F367A">
      <w:pPr>
        <w:pStyle w:val="CodeWide"/>
      </w:pPr>
      <w:r w:rsidRPr="002F367A">
        <w:t xml:space="preserve">  select(geoid, name) %&gt;% </w:t>
      </w:r>
    </w:p>
    <w:p w14:paraId="38AF7624" w14:textId="77777777" w:rsidR="00FA5967" w:rsidRPr="002F367A" w:rsidRDefault="00434B2B" w:rsidP="002F367A">
      <w:pPr>
        <w:pStyle w:val="CodeWide"/>
      </w:pPr>
      <w:r w:rsidRPr="002F367A">
        <w:t xml:space="preserve">  rename(state = name) %&gt;% </w:t>
      </w:r>
    </w:p>
    <w:p w14:paraId="39BE4DE0" w14:textId="77777777" w:rsidR="00FA5967" w:rsidRPr="002F367A" w:rsidRDefault="00434B2B" w:rsidP="002F367A">
      <w:pPr>
        <w:pStyle w:val="CodeWide"/>
      </w:pPr>
      <w:r w:rsidRPr="002F367A">
        <w:t xml:space="preserve">  filter(state %in% state.name)</w:t>
      </w:r>
    </w:p>
    <w:p w14:paraId="24DE3D43" w14:textId="77777777" w:rsidR="00FA5967" w:rsidRPr="002F367A" w:rsidRDefault="00FA5967" w:rsidP="002F367A">
      <w:pPr>
        <w:pStyle w:val="CodeWide"/>
      </w:pPr>
    </w:p>
    <w:p w14:paraId="5C7F2086" w14:textId="10E2FA51" w:rsidR="00FA5967" w:rsidRPr="002F367A" w:rsidRDefault="00434B2B" w:rsidP="002F367A">
      <w:pPr>
        <w:pStyle w:val="CodeWide"/>
      </w:pPr>
      <w:r w:rsidRPr="002F367A">
        <w:t xml:space="preserve">covid_data &lt;- read_csv("https://raw.githubusercontent.com/nytimes/covid-19-data/master/rolling-averages/us-states.csv") %&gt;% </w:t>
      </w:r>
    </w:p>
    <w:p w14:paraId="38872031" w14:textId="77777777" w:rsidR="00FA5967" w:rsidRPr="002F367A" w:rsidRDefault="00434B2B" w:rsidP="002F367A">
      <w:pPr>
        <w:pStyle w:val="CodeWide"/>
      </w:pPr>
      <w:r w:rsidRPr="002F367A">
        <w:t xml:space="preserve">  filter(state %in% state.name) %&gt;% </w:t>
      </w:r>
    </w:p>
    <w:p w14:paraId="7174408C" w14:textId="0092F722" w:rsidR="00FA5967" w:rsidRPr="002F367A" w:rsidRDefault="00434B2B" w:rsidP="002F367A">
      <w:pPr>
        <w:pStyle w:val="CodeWide"/>
      </w:pPr>
      <w:r w:rsidRPr="002F367A">
        <w:t xml:space="preserve">  mutate(geoid = str_remove(geoid, "USA-")) </w:t>
      </w:r>
    </w:p>
    <w:p w14:paraId="25FF4B4A" w14:textId="77777777" w:rsidR="00FA5967" w:rsidRPr="002F367A" w:rsidRDefault="00FA5967" w:rsidP="002F367A">
      <w:pPr>
        <w:pStyle w:val="CodeWide"/>
      </w:pPr>
    </w:p>
    <w:p w14:paraId="43715338" w14:textId="77777777" w:rsidR="00FA5967" w:rsidRPr="002F367A" w:rsidRDefault="00434B2B" w:rsidP="002F367A">
      <w:pPr>
        <w:pStyle w:val="CodeWide"/>
      </w:pPr>
      <w:r w:rsidRPr="002F367A">
        <w:t xml:space="preserve">most_recent_day &lt;- covid_data %&gt;% </w:t>
      </w:r>
    </w:p>
    <w:p w14:paraId="229A00C2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0E03BF96" w14:textId="77777777" w:rsidR="00FA5967" w:rsidRPr="002F367A" w:rsidRDefault="00434B2B" w:rsidP="002F367A">
      <w:pPr>
        <w:pStyle w:val="CodeWide"/>
      </w:pPr>
      <w:r w:rsidRPr="002F367A">
        <w:t xml:space="preserve">            n = 1) %&gt;% </w:t>
      </w:r>
    </w:p>
    <w:p w14:paraId="75B80A78" w14:textId="77777777" w:rsidR="00FA5967" w:rsidRPr="002F367A" w:rsidRDefault="00434B2B" w:rsidP="002F367A">
      <w:pPr>
        <w:pStyle w:val="CodeWide"/>
      </w:pPr>
      <w:r w:rsidRPr="002F367A">
        <w:t xml:space="preserve">  distinct(date) %&gt;% </w:t>
      </w:r>
    </w:p>
    <w:p w14:paraId="5111F28C" w14:textId="51AC82E1" w:rsidR="00FA5967" w:rsidRPr="002F367A" w:rsidRDefault="00434B2B" w:rsidP="002F367A">
      <w:pPr>
        <w:pStyle w:val="CodeWide"/>
      </w:pPr>
      <w:r w:rsidRPr="002F367A">
        <w:t xml:space="preserve">  mutate(date_nice_format = str_glue("{month(date, label = TRUE, abbr = FALSE)} {day(date)}, {year(date)}")) %&gt;% </w:t>
      </w:r>
    </w:p>
    <w:p w14:paraId="7012518D" w14:textId="77777777" w:rsidR="00FA5967" w:rsidRPr="002F367A" w:rsidRDefault="00434B2B" w:rsidP="002F367A">
      <w:pPr>
        <w:pStyle w:val="CodeWide"/>
      </w:pPr>
      <w:r w:rsidRPr="002F367A">
        <w:t xml:space="preserve">  pull(date_nice_format)</w:t>
      </w:r>
    </w:p>
    <w:p w14:paraId="78C33259" w14:textId="77777777" w:rsidR="00FA5967" w:rsidRPr="002F367A" w:rsidRDefault="00434B2B" w:rsidP="002F367A">
      <w:pPr>
        <w:pStyle w:val="CodeWide"/>
      </w:pPr>
      <w:r w:rsidRPr="002F367A">
        <w:t>```</w:t>
      </w:r>
    </w:p>
    <w:p w14:paraId="14C01AD5" w14:textId="77777777" w:rsidR="00FA5967" w:rsidRPr="002F367A" w:rsidRDefault="00FA5967" w:rsidP="002F367A">
      <w:pPr>
        <w:pStyle w:val="CodeWide"/>
      </w:pPr>
    </w:p>
    <w:p w14:paraId="1DA3F5D2" w14:textId="77777777" w:rsidR="00FA5967" w:rsidRPr="002F367A" w:rsidRDefault="00434B2B" w:rsidP="002F367A">
      <w:pPr>
        <w:pStyle w:val="CodeWide"/>
      </w:pPr>
      <w:r w:rsidRPr="002F367A">
        <w:t># COVID Death Rates as of `r most_recent_day`</w:t>
      </w:r>
    </w:p>
    <w:p w14:paraId="25FD63D3" w14:textId="77777777" w:rsidR="00FA5967" w:rsidRPr="002F367A" w:rsidRDefault="00FA5967" w:rsidP="002F367A">
      <w:pPr>
        <w:pStyle w:val="CodeWide"/>
      </w:pPr>
    </w:p>
    <w:p w14:paraId="5413299F" w14:textId="77777777" w:rsidR="00FA5967" w:rsidRPr="002F367A" w:rsidRDefault="00434B2B" w:rsidP="002F367A">
      <w:pPr>
        <w:pStyle w:val="CodeWide"/>
      </w:pPr>
      <w:r w:rsidRPr="002F367A">
        <w:t>This table shows COVID death rates per 100,000 people in four states states.</w:t>
      </w:r>
    </w:p>
    <w:p w14:paraId="29A5A1E9" w14:textId="77777777" w:rsidR="00FA5967" w:rsidRPr="002F367A" w:rsidRDefault="00FA5967" w:rsidP="002F367A">
      <w:pPr>
        <w:pStyle w:val="CodeWide"/>
      </w:pPr>
    </w:p>
    <w:p w14:paraId="2A2F9E1A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0079A9" w14:textId="77777777" w:rsidR="00FA5967" w:rsidRPr="002F367A" w:rsidRDefault="00434B2B" w:rsidP="002F367A">
      <w:pPr>
        <w:pStyle w:val="CodeWide"/>
      </w:pPr>
      <w:r w:rsidRPr="002F367A">
        <w:t># Make table</w:t>
      </w:r>
    </w:p>
    <w:p w14:paraId="3CA753E3" w14:textId="77777777" w:rsidR="00FA5967" w:rsidRPr="002F367A" w:rsidRDefault="00FA5967" w:rsidP="002F367A">
      <w:pPr>
        <w:pStyle w:val="CodeWide"/>
      </w:pPr>
    </w:p>
    <w:p w14:paraId="06020445" w14:textId="77777777" w:rsidR="00FA5967" w:rsidRPr="002F367A" w:rsidRDefault="00434B2B" w:rsidP="002F367A">
      <w:pPr>
        <w:pStyle w:val="CodeWide"/>
      </w:pPr>
      <w:r w:rsidRPr="002F367A">
        <w:t xml:space="preserve">covid_data %&gt;% </w:t>
      </w:r>
    </w:p>
    <w:p w14:paraId="0D09FD3E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1655F18D" w14:textId="77777777" w:rsidR="00FA5967" w:rsidRPr="002F367A" w:rsidRDefault="00434B2B" w:rsidP="002F367A">
      <w:pPr>
        <w:pStyle w:val="CodeWide"/>
      </w:pPr>
      <w:r w:rsidRPr="002F367A">
        <w:t xml:space="preserve">            n = 1) %&gt;%</w:t>
      </w:r>
    </w:p>
    <w:p w14:paraId="4BA0B00A" w14:textId="77777777" w:rsidR="00FA5967" w:rsidRPr="002F367A" w:rsidRDefault="00434B2B" w:rsidP="002F367A">
      <w:pPr>
        <w:pStyle w:val="CodeWide"/>
      </w:pPr>
      <w:r w:rsidRPr="002F367A">
        <w:t xml:space="preserve">  select(state, deaths_avg_per_100k) %&gt;% </w:t>
      </w:r>
    </w:p>
    <w:p w14:paraId="622A09B3" w14:textId="77777777" w:rsidR="00FA5967" w:rsidRPr="002F367A" w:rsidRDefault="00434B2B" w:rsidP="002F367A">
      <w:pPr>
        <w:pStyle w:val="CodeWide"/>
      </w:pPr>
      <w:r w:rsidRPr="002F367A">
        <w:t xml:space="preserve">  arrange(state) %&gt;% </w:t>
      </w:r>
    </w:p>
    <w:p w14:paraId="2FC297F1" w14:textId="0DA46C09" w:rsidR="00FA5967" w:rsidRPr="002F367A" w:rsidRDefault="00434B2B" w:rsidP="002F367A">
      <w:pPr>
        <w:pStyle w:val="CodeWide"/>
      </w:pPr>
      <w:r w:rsidRPr="002F367A">
        <w:t xml:space="preserve">  set_names("State", "Death rate") %&gt;% </w:t>
      </w:r>
    </w:p>
    <w:p w14:paraId="10270DC9" w14:textId="77777777" w:rsidR="00FA5967" w:rsidRPr="002F367A" w:rsidRDefault="00434B2B" w:rsidP="002F367A">
      <w:pPr>
        <w:pStyle w:val="CodeWide"/>
      </w:pPr>
      <w:r w:rsidRPr="002F367A">
        <w:t xml:space="preserve">  reactable()</w:t>
      </w:r>
    </w:p>
    <w:p w14:paraId="0CF0E3BB" w14:textId="77777777" w:rsidR="00FA5967" w:rsidRPr="002F367A" w:rsidRDefault="00434B2B" w:rsidP="002F367A">
      <w:pPr>
        <w:pStyle w:val="CodeWide"/>
      </w:pPr>
      <w:r w:rsidRPr="002F367A">
        <w:t>```</w:t>
      </w:r>
    </w:p>
    <w:p w14:paraId="64D73E21" w14:textId="77777777" w:rsidR="00FA5967" w:rsidRPr="002F367A" w:rsidRDefault="00FA5967" w:rsidP="002F367A">
      <w:pPr>
        <w:pStyle w:val="CodeWide"/>
      </w:pPr>
    </w:p>
    <w:p w14:paraId="7064F753" w14:textId="77777777" w:rsidR="00FA5967" w:rsidRPr="002F367A" w:rsidRDefault="00434B2B" w:rsidP="002F367A">
      <w:pPr>
        <w:pStyle w:val="CodeWide"/>
      </w:pPr>
      <w:r w:rsidRPr="002F367A">
        <w:t>We can see this same death rate data for all states on a map.</w:t>
      </w:r>
    </w:p>
    <w:p w14:paraId="4D6AEA4A" w14:textId="77777777" w:rsidR="00FA5967" w:rsidRPr="002F367A" w:rsidRDefault="00FA5967" w:rsidP="002F367A">
      <w:pPr>
        <w:pStyle w:val="CodeWide"/>
      </w:pPr>
    </w:p>
    <w:p w14:paraId="4F08EB0D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94750A0" w14:textId="77777777" w:rsidR="00FA5967" w:rsidRPr="002F367A" w:rsidRDefault="00434B2B" w:rsidP="002F367A">
      <w:pPr>
        <w:pStyle w:val="CodeWide"/>
      </w:pPr>
      <w:r w:rsidRPr="002F367A">
        <w:t># Make map</w:t>
      </w:r>
    </w:p>
    <w:p w14:paraId="1BF8632B" w14:textId="77777777" w:rsidR="00FA5967" w:rsidRPr="002F367A" w:rsidRDefault="00FA5967" w:rsidP="002F367A">
      <w:pPr>
        <w:pStyle w:val="CodeWide"/>
      </w:pPr>
    </w:p>
    <w:p w14:paraId="7C0483BC" w14:textId="77777777" w:rsidR="00FA5967" w:rsidRPr="002F367A" w:rsidRDefault="00434B2B" w:rsidP="002F367A">
      <w:pPr>
        <w:pStyle w:val="CodeWide"/>
      </w:pPr>
      <w:r w:rsidRPr="002F367A">
        <w:t xml:space="preserve">most_recent &lt;- us_states %&gt;% </w:t>
      </w:r>
    </w:p>
    <w:p w14:paraId="05A86538" w14:textId="319EA78B" w:rsidR="00FA5967" w:rsidRPr="002F367A" w:rsidRDefault="00434B2B" w:rsidP="002F367A">
      <w:pPr>
        <w:pStyle w:val="CodeWide"/>
      </w:pPr>
      <w:r w:rsidRPr="002F367A">
        <w:t xml:space="preserve">  left_join(covid_data, by = "state") %&gt;% </w:t>
      </w:r>
    </w:p>
    <w:p w14:paraId="30B7A118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4F858FFA" w14:textId="77777777" w:rsidR="00FA5967" w:rsidRPr="002F367A" w:rsidRDefault="00434B2B" w:rsidP="002F367A">
      <w:pPr>
        <w:pStyle w:val="CodeWide"/>
      </w:pPr>
      <w:r w:rsidRPr="002F367A">
        <w:t xml:space="preserve">            n = 1) </w:t>
      </w:r>
    </w:p>
    <w:p w14:paraId="31E2835E" w14:textId="77777777" w:rsidR="00FA5967" w:rsidRPr="002F367A" w:rsidRDefault="00FA5967" w:rsidP="002F367A">
      <w:pPr>
        <w:pStyle w:val="CodeWide"/>
      </w:pPr>
    </w:p>
    <w:p w14:paraId="12FA6CA2" w14:textId="77777777" w:rsidR="00FA5967" w:rsidRPr="002F367A" w:rsidRDefault="00434B2B" w:rsidP="002F367A">
      <w:pPr>
        <w:pStyle w:val="CodeWide"/>
      </w:pPr>
      <w:r w:rsidRPr="002F367A">
        <w:t xml:space="preserve">most_recent %&gt;% </w:t>
      </w:r>
    </w:p>
    <w:p w14:paraId="51919F97" w14:textId="77777777" w:rsidR="00FA5967" w:rsidRPr="002F367A" w:rsidRDefault="00434B2B" w:rsidP="002F367A">
      <w:pPr>
        <w:pStyle w:val="CodeWide"/>
      </w:pPr>
      <w:r w:rsidRPr="002F367A">
        <w:t xml:space="preserve">  ggplot(aes(fill = deaths_avg_per_100k)) +</w:t>
      </w:r>
    </w:p>
    <w:p w14:paraId="6CCDE594" w14:textId="77777777" w:rsidR="00FA5967" w:rsidRPr="002F367A" w:rsidRDefault="00434B2B" w:rsidP="002F367A">
      <w:pPr>
        <w:pStyle w:val="CodeWide"/>
      </w:pPr>
      <w:r w:rsidRPr="002F367A">
        <w:t xml:space="preserve">  geom_sf() +</w:t>
      </w:r>
    </w:p>
    <w:p w14:paraId="7A194525" w14:textId="2628885D" w:rsidR="00FA5967" w:rsidRPr="002F367A" w:rsidRDefault="00434B2B" w:rsidP="002F367A">
      <w:pPr>
        <w:pStyle w:val="CodeWide"/>
      </w:pPr>
      <w:r w:rsidRPr="002F367A">
        <w:t xml:space="preserve">  scale_fill_viridis_c(option = "rocket") +</w:t>
      </w:r>
    </w:p>
    <w:p w14:paraId="3282D54F" w14:textId="4635ECB7" w:rsidR="00FA5967" w:rsidRPr="002F367A" w:rsidRDefault="00434B2B" w:rsidP="002F367A">
      <w:pPr>
        <w:pStyle w:val="CodeWide"/>
      </w:pPr>
      <w:r w:rsidRPr="002F367A">
        <w:t xml:space="preserve">  labs(fill = "Deaths per\n100,000 people") +</w:t>
      </w:r>
    </w:p>
    <w:p w14:paraId="443CFA75" w14:textId="77777777" w:rsidR="00FA5967" w:rsidRPr="002F367A" w:rsidRDefault="00434B2B" w:rsidP="002F367A">
      <w:pPr>
        <w:pStyle w:val="CodeWide"/>
      </w:pPr>
      <w:r w:rsidRPr="002F367A">
        <w:t xml:space="preserve">  theme_void()</w:t>
      </w:r>
    </w:p>
    <w:p w14:paraId="159ACBB9" w14:textId="77777777" w:rsidR="00FA5967" w:rsidRPr="002F367A" w:rsidRDefault="00434B2B" w:rsidP="002F367A">
      <w:pPr>
        <w:pStyle w:val="CodeWide"/>
      </w:pPr>
      <w:r w:rsidRPr="002F367A">
        <w:t>```</w:t>
      </w:r>
    </w:p>
    <w:p w14:paraId="2C8027A9" w14:textId="77777777" w:rsidR="00FA5967" w:rsidRPr="002F367A" w:rsidRDefault="00FA5967" w:rsidP="002F367A">
      <w:pPr>
        <w:pStyle w:val="CodeWide"/>
      </w:pPr>
    </w:p>
    <w:p w14:paraId="4825D1D1" w14:textId="77777777" w:rsidR="00FA5967" w:rsidRPr="002F367A" w:rsidRDefault="00434B2B" w:rsidP="002F367A">
      <w:pPr>
        <w:pStyle w:val="CodeWide"/>
      </w:pPr>
      <w:r w:rsidRPr="002F367A">
        <w:t># COVID Death Rates Over Time</w:t>
      </w:r>
    </w:p>
    <w:p w14:paraId="062EC48E" w14:textId="77777777" w:rsidR="00FA5967" w:rsidRPr="002F367A" w:rsidRDefault="00FA5967" w:rsidP="002F367A">
      <w:pPr>
        <w:pStyle w:val="CodeWide"/>
      </w:pPr>
    </w:p>
    <w:p w14:paraId="1EF2CC0A" w14:textId="77777777" w:rsidR="00FA5967" w:rsidRPr="002F367A" w:rsidRDefault="00434B2B" w:rsidP="002F367A">
      <w:pPr>
        <w:pStyle w:val="CodeWide"/>
      </w:pPr>
      <w:r w:rsidRPr="002F367A">
        <w:lastRenderedPageBreak/>
        <w:t>The following chart shows COVID death rates from the start of COVID in early 2020 until `r most_recent_day`.</w:t>
      </w:r>
    </w:p>
    <w:p w14:paraId="4DA1E47B" w14:textId="77777777" w:rsidR="00FA5967" w:rsidRPr="002F367A" w:rsidRDefault="00FA5967" w:rsidP="002F367A">
      <w:pPr>
        <w:pStyle w:val="CodeWide"/>
      </w:pPr>
    </w:p>
    <w:p w14:paraId="2E1723F1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2040DEA5" w14:textId="77777777" w:rsidR="00FA5967" w:rsidRPr="002F367A" w:rsidRDefault="00434B2B" w:rsidP="002F367A">
      <w:pPr>
        <w:pStyle w:val="CodeWide"/>
      </w:pPr>
      <w:r w:rsidRPr="002F367A">
        <w:t># Make chart</w:t>
      </w:r>
    </w:p>
    <w:p w14:paraId="5F6439C8" w14:textId="77777777" w:rsidR="00FA5967" w:rsidRPr="002F367A" w:rsidRDefault="00FA5967" w:rsidP="002F367A">
      <w:pPr>
        <w:pStyle w:val="CodeWide"/>
      </w:pPr>
    </w:p>
    <w:p w14:paraId="42C4C099" w14:textId="77777777" w:rsidR="00FA5967" w:rsidRPr="002F367A" w:rsidRDefault="00434B2B" w:rsidP="002F367A">
      <w:pPr>
        <w:pStyle w:val="CodeWide"/>
      </w:pPr>
      <w:r w:rsidRPr="002F367A">
        <w:t>library(plotly)</w:t>
      </w:r>
    </w:p>
    <w:p w14:paraId="345CD1DB" w14:textId="77777777" w:rsidR="00FA5967" w:rsidRPr="002F367A" w:rsidRDefault="00FA5967" w:rsidP="002F367A">
      <w:pPr>
        <w:pStyle w:val="CodeWide"/>
      </w:pPr>
    </w:p>
    <w:p w14:paraId="53DAD762" w14:textId="77777777" w:rsidR="00FA5967" w:rsidRPr="002F367A" w:rsidRDefault="00434B2B" w:rsidP="002F367A">
      <w:pPr>
        <w:pStyle w:val="CodeWide"/>
      </w:pPr>
      <w:r w:rsidRPr="002F367A">
        <w:t xml:space="preserve">covid_chart &lt;- covid_data %&gt;% </w:t>
      </w:r>
    </w:p>
    <w:p w14:paraId="5A2D9E4B" w14:textId="73FEF47F" w:rsidR="00FA5967" w:rsidRPr="002F367A" w:rsidRDefault="00434B2B" w:rsidP="002F367A">
      <w:pPr>
        <w:pStyle w:val="CodeWide"/>
      </w:pPr>
      <w:r w:rsidRPr="002F367A">
        <w:t xml:space="preserve">  filter(state %in% c("Alabama",</w:t>
      </w:r>
    </w:p>
    <w:p w14:paraId="63558ACD" w14:textId="0EEB269E" w:rsidR="00FA5967" w:rsidRPr="002F367A" w:rsidRDefault="00434B2B" w:rsidP="002F367A">
      <w:pPr>
        <w:pStyle w:val="CodeWide"/>
      </w:pPr>
      <w:r w:rsidRPr="002F367A">
        <w:t xml:space="preserve">                      "Alaska",</w:t>
      </w:r>
    </w:p>
    <w:p w14:paraId="0F16D68B" w14:textId="08710344" w:rsidR="00FA5967" w:rsidRPr="002F367A" w:rsidRDefault="00434B2B" w:rsidP="002F367A">
      <w:pPr>
        <w:pStyle w:val="CodeWide"/>
      </w:pPr>
      <w:r w:rsidRPr="002F367A">
        <w:t xml:space="preserve">                      "Arizona",</w:t>
      </w:r>
    </w:p>
    <w:p w14:paraId="529D8D5D" w14:textId="27EC45D4" w:rsidR="00FA5967" w:rsidRPr="002F367A" w:rsidRDefault="00434B2B" w:rsidP="002F367A">
      <w:pPr>
        <w:pStyle w:val="CodeWide"/>
      </w:pPr>
      <w:r w:rsidRPr="002F367A">
        <w:t xml:space="preserve">                      "Arkansas")) %&gt;% </w:t>
      </w:r>
    </w:p>
    <w:p w14:paraId="531A5C69" w14:textId="77777777" w:rsidR="00FA5967" w:rsidRPr="002F367A" w:rsidRDefault="00434B2B" w:rsidP="002F367A">
      <w:pPr>
        <w:pStyle w:val="CodeWide"/>
      </w:pPr>
      <w:r w:rsidRPr="002F367A">
        <w:t xml:space="preserve">  ggplot(aes(x = date,</w:t>
      </w:r>
    </w:p>
    <w:p w14:paraId="0FD79514" w14:textId="77777777" w:rsidR="00FA5967" w:rsidRPr="002F367A" w:rsidRDefault="00434B2B" w:rsidP="002F367A">
      <w:pPr>
        <w:pStyle w:val="CodeWide"/>
      </w:pPr>
      <w:r w:rsidRPr="002F367A">
        <w:t xml:space="preserve">             y = deaths_avg_per_100k,</w:t>
      </w:r>
    </w:p>
    <w:p w14:paraId="08D5CE77" w14:textId="77777777" w:rsidR="00FA5967" w:rsidRPr="002F367A" w:rsidRDefault="00434B2B" w:rsidP="002F367A">
      <w:pPr>
        <w:pStyle w:val="CodeWide"/>
      </w:pPr>
      <w:r w:rsidRPr="002F367A">
        <w:t xml:space="preserve">             group = state,</w:t>
      </w:r>
    </w:p>
    <w:p w14:paraId="7A21A361" w14:textId="77777777" w:rsidR="00FA5967" w:rsidRPr="002F367A" w:rsidRDefault="00434B2B" w:rsidP="002F367A">
      <w:pPr>
        <w:pStyle w:val="CodeWide"/>
      </w:pPr>
      <w:r w:rsidRPr="002F367A">
        <w:t xml:space="preserve">             fill = deaths_avg_per_100k)) +</w:t>
      </w:r>
    </w:p>
    <w:p w14:paraId="5D660C90" w14:textId="77777777" w:rsidR="00FA5967" w:rsidRPr="002F367A" w:rsidRDefault="00434B2B" w:rsidP="002F367A">
      <w:pPr>
        <w:pStyle w:val="CodeWide"/>
      </w:pPr>
      <w:r w:rsidRPr="002F367A">
        <w:t xml:space="preserve">  geom_col() +</w:t>
      </w:r>
    </w:p>
    <w:p w14:paraId="3539F0F1" w14:textId="5B0844B7" w:rsidR="00FA5967" w:rsidRPr="002F367A" w:rsidRDefault="00434B2B" w:rsidP="002F367A">
      <w:pPr>
        <w:pStyle w:val="CodeWide"/>
      </w:pPr>
      <w:r w:rsidRPr="002F367A">
        <w:t xml:space="preserve">  scale_fill_viridis_c(option = "rocket") +</w:t>
      </w:r>
    </w:p>
    <w:p w14:paraId="5F31D089" w14:textId="77777777" w:rsidR="00FA5967" w:rsidRPr="002F367A" w:rsidRDefault="00434B2B" w:rsidP="002F367A">
      <w:pPr>
        <w:pStyle w:val="CodeWide"/>
      </w:pPr>
      <w:r w:rsidRPr="002F367A">
        <w:t xml:space="preserve">  theme_minimal() +</w:t>
      </w:r>
    </w:p>
    <w:p w14:paraId="22701BA7" w14:textId="42ECAC2B" w:rsidR="00FA5967" w:rsidRPr="002F367A" w:rsidRDefault="00434B2B" w:rsidP="002F367A">
      <w:pPr>
        <w:pStyle w:val="CodeWide"/>
      </w:pPr>
      <w:r w:rsidRPr="002F367A">
        <w:t xml:space="preserve">  labs(title = "Deaths per 100,000 people over time") +</w:t>
      </w:r>
    </w:p>
    <w:p w14:paraId="064B4B9D" w14:textId="6893513A" w:rsidR="00FA5967" w:rsidRPr="002F367A" w:rsidRDefault="00434B2B" w:rsidP="002F367A">
      <w:pPr>
        <w:pStyle w:val="CodeWide"/>
      </w:pPr>
      <w:r w:rsidRPr="002F367A">
        <w:t xml:space="preserve">  theme(legend.position = "none",</w:t>
      </w:r>
    </w:p>
    <w:p w14:paraId="5617549A" w14:textId="761287FB" w:rsidR="00FA5967" w:rsidRPr="002F367A" w:rsidRDefault="00434B2B" w:rsidP="002F367A">
      <w:pPr>
        <w:pStyle w:val="CodeWide"/>
      </w:pPr>
      <w:r w:rsidRPr="002F367A">
        <w:t xml:space="preserve">        plot.title.position = "plot",</w:t>
      </w:r>
    </w:p>
    <w:p w14:paraId="4D8691FB" w14:textId="1920C571" w:rsidR="00FA5967" w:rsidRPr="002F367A" w:rsidRDefault="00434B2B" w:rsidP="002F367A">
      <w:pPr>
        <w:pStyle w:val="CodeWide"/>
      </w:pPr>
      <w:r w:rsidRPr="002F367A">
        <w:t xml:space="preserve">        plot.title = element_text(face = "bold"),</w:t>
      </w:r>
    </w:p>
    <w:p w14:paraId="5EEA610F" w14:textId="77777777" w:rsidR="00FA5967" w:rsidRPr="002F367A" w:rsidRDefault="00434B2B" w:rsidP="002F367A">
      <w:pPr>
        <w:pStyle w:val="CodeWide"/>
      </w:pPr>
      <w:r w:rsidRPr="002F367A">
        <w:t xml:space="preserve">        panel.grid.minor = element_blank(),</w:t>
      </w:r>
    </w:p>
    <w:p w14:paraId="1F683E77" w14:textId="77777777" w:rsidR="00FA5967" w:rsidRPr="002F367A" w:rsidRDefault="00434B2B" w:rsidP="002F367A">
      <w:pPr>
        <w:pStyle w:val="CodeWide"/>
      </w:pPr>
      <w:r w:rsidRPr="002F367A">
        <w:t xml:space="preserve">        axis.title = element_blank()) +</w:t>
      </w:r>
    </w:p>
    <w:p w14:paraId="6201D9E7" w14:textId="77777777" w:rsidR="00FA5967" w:rsidRPr="002F367A" w:rsidRDefault="00434B2B" w:rsidP="002F367A">
      <w:pPr>
        <w:pStyle w:val="CodeWide"/>
      </w:pPr>
      <w:r w:rsidRPr="002F367A">
        <w:t xml:space="preserve">  facet_wrap(~state,</w:t>
      </w:r>
    </w:p>
    <w:p w14:paraId="3FC2F440" w14:textId="77777777" w:rsidR="00FA5967" w:rsidRPr="002F367A" w:rsidRDefault="00434B2B" w:rsidP="002F367A">
      <w:pPr>
        <w:pStyle w:val="CodeWide"/>
      </w:pPr>
      <w:r w:rsidRPr="002F367A">
        <w:t xml:space="preserve">             nrow = 2)</w:t>
      </w:r>
    </w:p>
    <w:p w14:paraId="51D3DDC9" w14:textId="77777777" w:rsidR="00FA5967" w:rsidRPr="002F367A" w:rsidRDefault="00FA5967" w:rsidP="002F367A">
      <w:pPr>
        <w:pStyle w:val="CodeWide"/>
      </w:pPr>
    </w:p>
    <w:p w14:paraId="66F32867" w14:textId="77777777" w:rsidR="00FA5967" w:rsidRPr="002F367A" w:rsidRDefault="00FA5967" w:rsidP="002F367A">
      <w:pPr>
        <w:pStyle w:val="CodeWide"/>
      </w:pPr>
    </w:p>
    <w:p w14:paraId="5B7A020F" w14:textId="77777777" w:rsidR="00FA5967" w:rsidRPr="002F367A" w:rsidRDefault="00434B2B" w:rsidP="002F367A">
      <w:pPr>
        <w:pStyle w:val="CodeWide"/>
      </w:pPr>
      <w:r w:rsidRPr="002F367A">
        <w:t>ggplotly(covid_chart)</w:t>
      </w:r>
    </w:p>
    <w:p w14:paraId="3CA67804" w14:textId="1961E424" w:rsidR="00434B2B" w:rsidRPr="002F367A" w:rsidRDefault="00434B2B" w:rsidP="002F367A">
      <w:pPr>
        <w:pStyle w:val="CodeWide"/>
      </w:pPr>
      <w:r w:rsidRPr="002F367A">
        <w:t>```</w:t>
      </w:r>
    </w:p>
    <w:p w14:paraId="1543B0FD" w14:textId="089A74F8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panel of R</w:t>
      </w:r>
      <w:ins w:id="102" w:author="Frances" w:date="2023-06-20T10:35:00Z">
        <w:r w:rsidR="002F367A">
          <w:t>S</w:t>
        </w:r>
      </w:ins>
      <w:del w:id="103" w:author="Frances" w:date="2023-06-20T10:35:00Z">
        <w:r w:rsidR="00392F09" w:rsidDel="002F367A">
          <w:delText>s</w:delText>
        </w:r>
      </w:del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01BF7864" w:rsidR="00434B2B" w:rsidRDefault="00434B2B" w:rsidP="00711FE4">
      <w:pPr>
        <w:pStyle w:val="GraphicSlug"/>
      </w:pPr>
      <w:r>
        <w:t>[F100</w:t>
      </w:r>
      <w:r w:rsidR="004650E9">
        <w:t>08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r w:rsidRPr="00FF3AAE">
        <w:rPr>
          <w:rStyle w:val="Italic"/>
        </w:rPr>
        <w:t>index.qmd</w:t>
      </w:r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104" w:name="_Toc134789586"/>
      <w:bookmarkStart w:id="105" w:name="setting-options-for-the-website"/>
      <w:bookmarkEnd w:id="101"/>
      <w:r w:rsidRPr="00A37D42">
        <w:t>Setting Options</w:t>
      </w:r>
      <w:bookmarkEnd w:id="104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_site.yml</w:t>
      </w:r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_quarto.yml</w:t>
      </w:r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064EF96D" w:rsidR="00FA5967" w:rsidRDefault="00434B2B" w:rsidP="002E5FBE">
      <w:pPr>
        <w:pStyle w:val="Code"/>
      </w:pPr>
      <w:r w:rsidRPr="004650E9">
        <w:t xml:space="preserve">  title: </w:t>
      </w:r>
      <w:r w:rsidR="00122585" w:rsidRPr="004650E9">
        <w:t>“</w:t>
      </w:r>
      <w:r w:rsidRPr="004650E9">
        <w:t>covid-website-quarto</w:t>
      </w:r>
      <w:r w:rsidR="00122585" w:rsidRPr="004650E9">
        <w:t>”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href: index.qmd</w:t>
      </w:r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about.qmd</w:t>
      </w:r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lastRenderedPageBreak/>
        <w:t xml:space="preserve">    theme: cosmo</w:t>
      </w:r>
    </w:p>
    <w:p w14:paraId="63DC0A5B" w14:textId="77777777" w:rsidR="00FA5967" w:rsidRDefault="00434B2B" w:rsidP="002E5FBE">
      <w:pPr>
        <w:pStyle w:val="Code"/>
      </w:pPr>
      <w:r w:rsidRPr="004650E9">
        <w:t xml:space="preserve">    css: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_quarto.yml</w:t>
      </w:r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cosmo</w:t>
      </w:r>
    </w:p>
    <w:p w14:paraId="52613844" w14:textId="77777777" w:rsidR="00FA5967" w:rsidRDefault="00434B2B" w:rsidP="002E5FBE">
      <w:pPr>
        <w:pStyle w:val="Code"/>
      </w:pPr>
      <w:r w:rsidRPr="004650E9">
        <w:t xml:space="preserve">    css: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Default="00434B2B" w:rsidP="002E5FBE">
      <w:pPr>
        <w:pStyle w:val="Code"/>
      </w:pPr>
      <w:r w:rsidRPr="004650E9">
        <w:t xml:space="preserve">execute: </w:t>
      </w:r>
    </w:p>
    <w:p w14:paraId="15B4C138" w14:textId="77777777" w:rsidR="00FA5967" w:rsidRDefault="00434B2B" w:rsidP="002E5FBE">
      <w:pPr>
        <w:pStyle w:val="Code"/>
      </w:pPr>
      <w:r w:rsidRPr="004650E9">
        <w:t xml:space="preserve">  echo: false</w:t>
      </w:r>
    </w:p>
    <w:p w14:paraId="1209928C" w14:textId="77777777" w:rsidR="00FA5967" w:rsidRDefault="00434B2B" w:rsidP="002E5FBE">
      <w:pPr>
        <w:pStyle w:val="Code"/>
      </w:pPr>
      <w:r w:rsidRPr="004650E9">
        <w:t xml:space="preserve">  warning: false</w:t>
      </w:r>
    </w:p>
    <w:p w14:paraId="6753E91A" w14:textId="526544B4" w:rsidR="00434B2B" w:rsidRPr="002E5FBE" w:rsidRDefault="00434B2B" w:rsidP="002E5FBE">
      <w:pPr>
        <w:pStyle w:val="Code"/>
      </w:pPr>
      <w:r w:rsidRPr="004650E9">
        <w:t xml:space="preserve">  message: 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2F0A5706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09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r w:rsidRPr="007F078F">
        <w:rPr>
          <w:rStyle w:val="Italic"/>
        </w:rPr>
        <w:t>quarto.yml</w:t>
      </w:r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.qmd</w:t>
      </w:r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106" w:name="_Toc134789587"/>
      <w:bookmarkStart w:id="107" w:name="X6f3692f8dcfb8e61edb07a98ba0494f76b25191"/>
      <w:bookmarkEnd w:id="105"/>
      <w:r w:rsidRPr="00A37D42">
        <w:lastRenderedPageBreak/>
        <w:t>Changing the</w:t>
      </w:r>
      <w:r w:rsidR="005812D3">
        <w:t xml:space="preserve"> Website’s</w:t>
      </w:r>
      <w:r w:rsidRPr="00A37D42">
        <w:t xml:space="preserve"> Appearance</w:t>
      </w:r>
      <w:bookmarkEnd w:id="106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_quarto.yml</w:t>
      </w:r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r w:rsidRPr="007F078F">
        <w:rPr>
          <w:rStyle w:val="Literal"/>
        </w:rPr>
        <w:t>cosmo</w:t>
      </w:r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hyperlink r:id="rId19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css: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5B63DE45" w:rsidR="00434B2B" w:rsidRDefault="00434B2B" w:rsidP="00711FE4">
      <w:pPr>
        <w:pStyle w:val="GraphicSlug"/>
      </w:pPr>
      <w:r>
        <w:t>[F1001</w:t>
      </w:r>
      <w:r w:rsidR="004650E9">
        <w:t>0</w:t>
      </w:r>
      <w:r>
        <w:t>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r w:rsidRPr="002D4E5C">
        <w:rPr>
          <w:rStyle w:val="Literal"/>
        </w:rPr>
        <w:t>css: styles.css</w:t>
      </w:r>
      <w:r>
        <w:t xml:space="preserve"> section in the </w:t>
      </w:r>
      <w:r w:rsidRPr="007F078F">
        <w:rPr>
          <w:rStyle w:val="Italic"/>
        </w:rPr>
        <w:t>_quarto.yml</w:t>
      </w:r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4EB7C553" w:rsidR="00434B2B" w:rsidRDefault="00434B2B" w:rsidP="00711FE4">
      <w:pPr>
        <w:pStyle w:val="GraphicSlug"/>
      </w:pPr>
      <w:r w:rsidRPr="00711FE4">
        <w:t>[F10</w:t>
      </w:r>
      <w:r>
        <w:t>01</w:t>
      </w:r>
      <w:r w:rsidR="004650E9">
        <w:t>1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40D04573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.scss</w:t>
      </w:r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r w:rsidRPr="007F078F">
        <w:rPr>
          <w:rStyle w:val="Italic"/>
        </w:rPr>
        <w:t>styles.scss</w:t>
      </w:r>
      <w:r>
        <w:t xml:space="preserve"> and add a line like this </w:t>
      </w:r>
      <w:r w:rsidR="000347CC">
        <w:t xml:space="preserve">one </w:t>
      </w:r>
      <w:r>
        <w:t xml:space="preserve">to </w:t>
      </w:r>
      <w:r w:rsidR="00E77615">
        <w:t xml:space="preserve">make </w:t>
      </w:r>
      <w:r>
        <w:t xml:space="preserve">the body background </w:t>
      </w:r>
      <w:r w:rsidR="00C209D8">
        <w:t>bright yellow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>/*-- scss:defaults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$body-bg: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r w:rsidRPr="007F078F">
        <w:rPr>
          <w:rStyle w:val="Italic"/>
        </w:rPr>
        <w:t>styles.scss</w:t>
      </w:r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[minty, styles.scss]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css: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1C8BC93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r w:rsidRPr="007F078F">
        <w:rPr>
          <w:rStyle w:val="Italic"/>
        </w:rPr>
        <w:t>styles.scss</w:t>
      </w:r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del w:id="108" w:author="Frances" w:date="2023-06-20T10:37:00Z">
        <w:r w:rsidDel="002F367A">
          <w:delText xml:space="preserve">light gray </w:delText>
        </w:r>
      </w:del>
      <w:commentRangeStart w:id="109"/>
      <w:commentRangeStart w:id="110"/>
      <w:ins w:id="111" w:author="Frances" w:date="2023-06-20T10:37:00Z">
        <w:r w:rsidR="002F367A">
          <w:t xml:space="preserve">bright yellow </w:t>
        </w:r>
      </w:ins>
      <w:r>
        <w:t xml:space="preserve">background </w:t>
      </w:r>
      <w:commentRangeEnd w:id="109"/>
      <w:r w:rsidR="002F367A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09"/>
      </w:r>
      <w:commentRangeEnd w:id="110"/>
      <w:r w:rsidR="00782416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10"/>
      </w:r>
      <w:r>
        <w:t xml:space="preserve">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6F9284AD" w:rsidR="00434B2B" w:rsidRDefault="00434B2B" w:rsidP="00711FE4">
      <w:pPr>
        <w:pStyle w:val="GraphicSlug"/>
      </w:pPr>
      <w:r>
        <w:t>[F1001</w:t>
      </w:r>
      <w:r w:rsidR="004650E9">
        <w:t>2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r w:rsidRPr="007F078F">
        <w:rPr>
          <w:rStyle w:val="Italic"/>
        </w:rPr>
        <w:t>styles.scss</w:t>
      </w:r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r w:rsidR="001229A7">
        <w:rPr>
          <w:rStyle w:val="Italic"/>
        </w:rPr>
        <w:t>scss</w:t>
      </w:r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r w:rsidRPr="007F078F">
        <w:rPr>
          <w:rStyle w:val="Italic"/>
        </w:rPr>
        <w:t>styles.scss</w:t>
      </w:r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_quarto.yml</w:t>
      </w:r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112" w:name="_Toc134789588"/>
      <w:bookmarkStart w:id="113" w:name="X91f13da30d628d2112c2249d59d09d1d8be4dc7"/>
      <w:bookmarkEnd w:id="107"/>
      <w:r w:rsidRPr="00A37D42">
        <w:t>Adjusting the Title and Navigation Bar</w:t>
      </w:r>
      <w:bookmarkEnd w:id="112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_quarto.yml</w:t>
      </w:r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C31F21">
        <w:rPr>
          <w:rPrChange w:id="11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website</w:t>
      </w:r>
      <w:r w:rsidRPr="003513FB">
        <w:rPr>
          <w:rPrChange w:id="11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2461E051" w14:textId="77777777" w:rsidR="00FA5967" w:rsidRDefault="00434B2B" w:rsidP="007C7B1B">
      <w:pPr>
        <w:pStyle w:val="Code"/>
      </w:pPr>
      <w:r w:rsidRPr="003513FB">
        <w:rPr>
          <w:rPrChange w:id="11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17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title</w:t>
      </w:r>
      <w:r w:rsidRPr="003513FB">
        <w:rPr>
          <w:rPrChange w:id="118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19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3513FB">
        <w:rPr>
          <w:rPrChange w:id="120" w:author="Frances" w:date="2023-06-20T10:45:00Z">
            <w:rPr>
              <w:rStyle w:val="String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>"Quarto COVID Website"</w:t>
      </w:r>
    </w:p>
    <w:p w14:paraId="1B95CF84" w14:textId="77777777" w:rsidR="00FA5967" w:rsidRDefault="00434B2B" w:rsidP="007C7B1B">
      <w:pPr>
        <w:pStyle w:val="Code"/>
      </w:pPr>
      <w:r w:rsidRPr="003513FB">
        <w:rPr>
          <w:rPrChange w:id="121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22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navbar</w:t>
      </w:r>
      <w:r w:rsidRPr="003513FB">
        <w:rPr>
          <w:rPrChange w:id="123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7E112770" w14:textId="77777777" w:rsidR="00FA5967" w:rsidRDefault="00434B2B" w:rsidP="007C7B1B">
      <w:pPr>
        <w:pStyle w:val="Code"/>
      </w:pPr>
      <w:r w:rsidRPr="003513FB">
        <w:rPr>
          <w:rPrChange w:id="124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</w:t>
      </w:r>
      <w:r w:rsidRPr="00C31F21">
        <w:rPr>
          <w:rPrChange w:id="125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left</w:t>
      </w:r>
      <w:r w:rsidRPr="003513FB">
        <w:rPr>
          <w:rPrChange w:id="126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1C7AE007" w14:textId="77777777" w:rsidR="00FA5967" w:rsidRDefault="00434B2B" w:rsidP="007C7B1B">
      <w:pPr>
        <w:pStyle w:val="Code"/>
      </w:pPr>
      <w:r w:rsidRPr="003513FB">
        <w:rPr>
          <w:rPrChange w:id="12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28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29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C31F21">
        <w:rPr>
          <w:rPrChange w:id="130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r w:rsidRPr="003513FB">
        <w:rPr>
          <w:rPrChange w:id="131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index.qmd</w:t>
      </w:r>
    </w:p>
    <w:p w14:paraId="32067C35" w14:textId="77777777" w:rsidR="00FA5967" w:rsidRDefault="00434B2B" w:rsidP="007C7B1B">
      <w:pPr>
        <w:pStyle w:val="Code"/>
      </w:pPr>
      <w:r w:rsidRPr="003513FB">
        <w:rPr>
          <w:rPrChange w:id="13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3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3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Home</w:t>
      </w:r>
    </w:p>
    <w:p w14:paraId="1AD6D73D" w14:textId="77777777" w:rsidR="00FA5967" w:rsidRDefault="00434B2B" w:rsidP="007C7B1B">
      <w:pPr>
        <w:pStyle w:val="Code"/>
      </w:pPr>
      <w:r w:rsidRPr="003513FB">
        <w:rPr>
          <w:rPrChange w:id="13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38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39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C31F21">
        <w:rPr>
          <w:rPrChange w:id="140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r w:rsidRPr="003513FB">
        <w:rPr>
          <w:rPrChange w:id="141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4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about.qmd</w:t>
      </w:r>
    </w:p>
    <w:p w14:paraId="2EACA9BF" w14:textId="3DD7CCC1" w:rsidR="00434B2B" w:rsidRPr="007C7B1B" w:rsidRDefault="00434B2B" w:rsidP="007C7B1B">
      <w:pPr>
        <w:pStyle w:val="Code"/>
      </w:pPr>
      <w:r w:rsidRPr="003513FB">
        <w:rPr>
          <w:rPrChange w:id="14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4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4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4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working with </w:t>
      </w:r>
      <w:r w:rsidRPr="002D4E5C">
        <w:rPr>
          <w:rStyle w:val="Literal"/>
        </w:rPr>
        <w:t>distill</w:t>
      </w:r>
      <w:r>
        <w:t xml:space="preserve">. The </w:t>
      </w:r>
      <w:r w:rsidRPr="002D4E5C">
        <w:rPr>
          <w:rStyle w:val="Literal"/>
        </w:rPr>
        <w:t>href</w:t>
      </w:r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35BCF87B" w:rsidR="00434B2B" w:rsidRDefault="00434B2B" w:rsidP="00711FE4">
      <w:pPr>
        <w:pStyle w:val="CaptionLine"/>
      </w:pPr>
      <w:r>
        <w:t xml:space="preserve">The </w:t>
      </w:r>
      <w:del w:id="147" w:author="Frances" w:date="2023-06-20T10:40:00Z">
        <w:r w:rsidDel="003513FB">
          <w:delText xml:space="preserve">website with </w:delText>
        </w:r>
      </w:del>
      <w:r>
        <w:t>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r w:rsidRPr="00483357">
        <w:rPr>
          <w:rStyle w:val="Italic"/>
        </w:rPr>
        <w:t>index.qmd</w:t>
      </w:r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148" w:name="_Toc134789589"/>
      <w:bookmarkStart w:id="149" w:name="creating-wider-layouts"/>
      <w:bookmarkEnd w:id="113"/>
      <w:r w:rsidRPr="00A37D42">
        <w:t>Creating Wider Layouts</w:t>
      </w:r>
      <w:bookmarkEnd w:id="148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the </w:t>
      </w:r>
      <w:r w:rsidRPr="002D4E5C">
        <w:rPr>
          <w:rStyle w:val="Literal"/>
        </w:rPr>
        <w:t>:::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r w:rsidRPr="003513FB">
        <w:rPr>
          <w:rPrChange w:id="150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:::{.column-screen-inset}</w:t>
      </w:r>
    </w:p>
    <w:p w14:paraId="6353A522" w14:textId="77777777" w:rsidR="00FA5967" w:rsidRPr="003513FB" w:rsidRDefault="00434B2B" w:rsidP="007C7B1B">
      <w:pPr>
        <w:pStyle w:val="Code"/>
      </w:pPr>
      <w:r w:rsidRPr="003513FB">
        <w:rPr>
          <w:rPrChange w:id="15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```{r}</w:t>
      </w:r>
    </w:p>
    <w:p w14:paraId="759202FC" w14:textId="77777777" w:rsidR="00FA5967" w:rsidRPr="003513FB" w:rsidRDefault="00434B2B" w:rsidP="007C7B1B">
      <w:pPr>
        <w:pStyle w:val="Code"/>
      </w:pPr>
      <w:r w:rsidRPr="003513FB">
        <w:rPr>
          <w:rPrChange w:id="15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3513FB">
        <w:rPr>
          <w:rPrChange w:id="15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r w:rsidRPr="003513FB">
        <w:rPr>
          <w:rPrChange w:id="15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most_recent &lt;- us_states %&gt;% </w:t>
      </w:r>
    </w:p>
    <w:p w14:paraId="3FFAE4F2" w14:textId="77777777" w:rsidR="00FA5967" w:rsidRPr="003513FB" w:rsidRDefault="00434B2B" w:rsidP="007C7B1B">
      <w:pPr>
        <w:pStyle w:val="Code"/>
      </w:pPr>
      <w:r w:rsidRPr="003513FB">
        <w:rPr>
          <w:rPrChange w:id="15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left_join(covid_data, by = "state") %&gt;% </w:t>
      </w:r>
    </w:p>
    <w:p w14:paraId="5AB412DC" w14:textId="77777777" w:rsidR="00FA5967" w:rsidRPr="003513FB" w:rsidRDefault="00434B2B" w:rsidP="007C7B1B">
      <w:pPr>
        <w:pStyle w:val="Code"/>
      </w:pPr>
      <w:r w:rsidRPr="003513FB">
        <w:rPr>
          <w:rPrChange w:id="15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slice_max(order_by = date,</w:t>
      </w:r>
    </w:p>
    <w:p w14:paraId="5F2AB1E1" w14:textId="77777777" w:rsidR="00FA5967" w:rsidRPr="003513FB" w:rsidRDefault="00434B2B" w:rsidP="007C7B1B">
      <w:pPr>
        <w:pStyle w:val="Code"/>
      </w:pPr>
      <w:r w:rsidRPr="003513FB">
        <w:rPr>
          <w:rPrChange w:id="15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r w:rsidRPr="003513FB">
        <w:rPr>
          <w:rPrChange w:id="15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most_recent %&gt;% </w:t>
      </w:r>
    </w:p>
    <w:p w14:paraId="5DF9BBDD" w14:textId="77777777" w:rsidR="00FA5967" w:rsidRPr="003513FB" w:rsidRDefault="00434B2B" w:rsidP="007C7B1B">
      <w:pPr>
        <w:pStyle w:val="Code"/>
      </w:pPr>
      <w:r w:rsidRPr="003513FB">
        <w:rPr>
          <w:rPrChange w:id="15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ggplot(aes(fill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3513FB">
        <w:rPr>
          <w:rPrChange w:id="16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geom_sf() +</w:t>
      </w:r>
    </w:p>
    <w:p w14:paraId="4A15DD41" w14:textId="77777777" w:rsidR="00FA5967" w:rsidRPr="003513FB" w:rsidRDefault="00434B2B" w:rsidP="007C7B1B">
      <w:pPr>
        <w:pStyle w:val="Code"/>
      </w:pPr>
      <w:r w:rsidRPr="003513FB">
        <w:rPr>
          <w:rPrChange w:id="16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scale_fill_viridis_c(option = "rocket") +</w:t>
      </w:r>
    </w:p>
    <w:p w14:paraId="7DE2C163" w14:textId="77777777" w:rsidR="00FA5967" w:rsidRPr="003513FB" w:rsidRDefault="00434B2B" w:rsidP="007C7B1B">
      <w:pPr>
        <w:pStyle w:val="Code"/>
      </w:pPr>
      <w:r w:rsidRPr="003513FB">
        <w:rPr>
          <w:rPrChange w:id="16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labs(fill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3513FB">
        <w:rPr>
          <w:rPrChange w:id="16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theme_void()</w:t>
      </w:r>
    </w:p>
    <w:p w14:paraId="0C1B5F18" w14:textId="77777777" w:rsidR="00FA5967" w:rsidRPr="003513FB" w:rsidRDefault="00434B2B" w:rsidP="007C7B1B">
      <w:pPr>
        <w:pStyle w:val="Code"/>
      </w:pPr>
      <w:r w:rsidRPr="003513FB">
        <w:rPr>
          <w:rPrChange w:id="16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</w:t>
      </w:r>
    </w:p>
    <w:p w14:paraId="33A65A4F" w14:textId="7FC6E3BA" w:rsidR="00434B2B" w:rsidRPr="003513FB" w:rsidRDefault="00434B2B" w:rsidP="007C7B1B">
      <w:pPr>
        <w:pStyle w:val="Code"/>
      </w:pPr>
      <w:r w:rsidRPr="003513FB">
        <w:rPr>
          <w:rPrChange w:id="165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add </w:t>
      </w:r>
      <w:r w:rsidR="00B2028B" w:rsidRPr="002D4E5C">
        <w:rPr>
          <w:rStyle w:val="Literal"/>
        </w:rPr>
        <w:t>:::{.column-screen-inset}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8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166" w:name="_Toc134789590"/>
      <w:bookmarkStart w:id="167" w:name="hosting-your-quarto-website"/>
      <w:bookmarkEnd w:id="149"/>
      <w:r w:rsidRPr="00A37D42">
        <w:t>Hosting Your Website</w:t>
      </w:r>
      <w:r w:rsidR="00B873FF">
        <w:t xml:space="preserve"> on GitHub Pages and Quarto Pub</w:t>
      </w:r>
      <w:bookmarkEnd w:id="166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r w:rsidRPr="00CB2AE9">
        <w:rPr>
          <w:rStyle w:val="Italic"/>
        </w:rPr>
        <w:t>docs</w:t>
      </w:r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_quarto.yml</w:t>
      </w:r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C31F21">
        <w:rPr>
          <w:rPrChange w:id="168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project</w:t>
      </w:r>
      <w:r w:rsidRPr="003513FB">
        <w:rPr>
          <w:rPrChange w:id="169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34A5D2C9" w14:textId="77777777" w:rsidR="00FA5967" w:rsidRDefault="00434B2B" w:rsidP="002D4E5C">
      <w:pPr>
        <w:pStyle w:val="Code"/>
      </w:pPr>
      <w:r w:rsidRPr="003513FB">
        <w:rPr>
          <w:rPrChange w:id="170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71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type</w:t>
      </w:r>
      <w:r w:rsidRPr="003513FB">
        <w:rPr>
          <w:rPrChange w:id="172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7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output-dir: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r w:rsidRPr="00CB2AE9">
        <w:rPr>
          <w:rStyle w:val="Italic"/>
        </w:rPr>
        <w:t>docs</w:t>
      </w:r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commentRangeStart w:id="174"/>
      <w:commentRangeStart w:id="175"/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>to select a name for your website.</w:t>
      </w:r>
      <w:commentRangeEnd w:id="174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74"/>
      </w:r>
      <w:commentRangeEnd w:id="175"/>
      <w:r w:rsidR="00E45CCE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75"/>
      </w:r>
      <w:r>
        <w:t xml:space="preserve">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1529AA97" w:rsidR="00434B2B" w:rsidRDefault="00434B2B" w:rsidP="00711FE4">
      <w:pPr>
        <w:pStyle w:val="GraphicSlug"/>
      </w:pPr>
      <w:r>
        <w:t>[F100</w:t>
      </w:r>
      <w:r w:rsidR="004650E9">
        <w:t>15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176" w:name="_Toc134789591"/>
      <w:bookmarkStart w:id="177" w:name="Xd5b9a46400c0fcc59e5e089a486bc8f42e1e861"/>
      <w:bookmarkEnd w:id="67"/>
      <w:bookmarkEnd w:id="99"/>
      <w:bookmarkEnd w:id="167"/>
      <w:r>
        <w:t>Conclusion</w:t>
      </w:r>
      <w:bookmarkEnd w:id="176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p w14:paraId="47F3E12E" w14:textId="77777777" w:rsidR="00772C5F" w:rsidRDefault="00772C5F" w:rsidP="006B770B">
      <w:pPr>
        <w:pStyle w:val="Body"/>
      </w:pPr>
    </w:p>
    <w:p w14:paraId="3792173F" w14:textId="7C48213D" w:rsidR="00772C5F" w:rsidRDefault="00772C5F" w:rsidP="00772C5F">
      <w:pPr>
        <w:pStyle w:val="HeadA"/>
      </w:pPr>
      <w:r>
        <w:lastRenderedPageBreak/>
        <w:t>Learn More</w:t>
      </w:r>
    </w:p>
    <w:p w14:paraId="6BC1BE61" w14:textId="1E517F6C" w:rsidR="00772C5F" w:rsidRPr="003D15A6" w:rsidRDefault="00772C5F" w:rsidP="00772C5F">
      <w:pPr>
        <w:pStyle w:val="Body"/>
      </w:pPr>
      <w:r w:rsidRPr="003D15A6">
        <w:t>Consult th</w:t>
      </w:r>
      <w:r>
        <w:t>e following resources to learn the fundamentals of Quarto:</w:t>
      </w:r>
    </w:p>
    <w:p w14:paraId="02B18AB9" w14:textId="77777777" w:rsidR="00772C5F" w:rsidRPr="0050481B" w:rsidRDefault="00772C5F" w:rsidP="00772C5F">
      <w:pPr>
        <w:pStyle w:val="ListPlain"/>
      </w:pPr>
      <w:r w:rsidRPr="00AA00C6">
        <w:rPr>
          <w:rStyle w:val="Italic"/>
        </w:rPr>
        <w:t>Get Started with Quarto</w:t>
      </w:r>
      <w:r>
        <w:t>,</w:t>
      </w:r>
      <w:r w:rsidRPr="0050481B">
        <w:t xml:space="preserve"> workshop materials by Tom Mock (2022)</w:t>
      </w:r>
      <w:r>
        <w:t>,</w:t>
      </w:r>
      <w:r w:rsidRPr="0050481B">
        <w:t xml:space="preserve"> </w:t>
      </w:r>
      <w:hyperlink r:id="rId31" w:history="1">
        <w:r w:rsidRPr="00AA00C6">
          <w:rPr>
            <w:rStyle w:val="LinkURL"/>
          </w:rPr>
          <w:t>https://jthomasmock.github.io/quarto-in-two-hours/</w:t>
        </w:r>
      </w:hyperlink>
    </w:p>
    <w:p w14:paraId="70239BDE" w14:textId="77777777" w:rsidR="00772C5F" w:rsidRPr="00AA00C6" w:rsidRDefault="00772C5F" w:rsidP="00772C5F">
      <w:pPr>
        <w:pStyle w:val="ListPlain"/>
        <w:rPr>
          <w:rStyle w:val="LinkURL"/>
        </w:rPr>
      </w:pPr>
      <w:r w:rsidRPr="00AA00C6">
        <w:rPr>
          <w:rStyle w:val="Italic"/>
        </w:rPr>
        <w:t>From R Markdown to Quarto</w:t>
      </w:r>
      <w:r>
        <w:t>,</w:t>
      </w:r>
      <w:r w:rsidRPr="0050481B">
        <w:t xml:space="preserve"> workshop materials by Andrew Bray, Rebecca Barter, Silvia Canelón, Christophe Dervieu, Devin Pastor, and Tatsu Shigeta (2022)</w:t>
      </w:r>
      <w:r>
        <w:t>,</w:t>
      </w:r>
      <w:r w:rsidRPr="0050481B">
        <w:t xml:space="preserve"> </w:t>
      </w:r>
      <w:hyperlink r:id="rId32" w:history="1">
        <w:r w:rsidRPr="00AA00C6">
          <w:rPr>
            <w:rStyle w:val="LinkURL"/>
          </w:rPr>
          <w:t>https://rstudio-conf-2022.github.io/rmd-to-quarto/</w:t>
        </w:r>
      </w:hyperlink>
    </w:p>
    <w:p w14:paraId="439389D7" w14:textId="77777777" w:rsidR="00772C5F" w:rsidRDefault="00772C5F" w:rsidP="006B770B">
      <w:pPr>
        <w:pStyle w:val="Body"/>
      </w:pPr>
    </w:p>
    <w:bookmarkEnd w:id="1"/>
    <w:bookmarkEnd w:id="177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9" w:author="Frances" w:date="2023-06-20T10:37:00Z" w:initials="FS">
    <w:p w14:paraId="4A3A3C2F" w14:textId="65BCA3C2" w:rsidR="002F367A" w:rsidRDefault="002F367A">
      <w:pPr>
        <w:pStyle w:val="CommentText"/>
      </w:pPr>
      <w:r>
        <w:rPr>
          <w:rStyle w:val="CommentReference"/>
        </w:rPr>
        <w:annotationRef/>
      </w:r>
      <w:r>
        <w:t>Double-check that this is correct</w:t>
      </w:r>
    </w:p>
  </w:comment>
  <w:comment w:id="110" w:author="David Keyes" w:date="2023-07-03T09:47:00Z" w:initials="DK">
    <w:p w14:paraId="1608B27E" w14:textId="77777777" w:rsidR="00782416" w:rsidRDefault="00782416" w:rsidP="00723F57">
      <w:r>
        <w:rPr>
          <w:rStyle w:val="CommentReference"/>
        </w:rPr>
        <w:annotationRef/>
      </w:r>
      <w:r>
        <w:rPr>
          <w:color w:val="000000"/>
        </w:rPr>
        <w:t>Updated language above to fix it</w:t>
      </w:r>
    </w:p>
  </w:comment>
  <w:comment w:id="174" w:author="Frances" w:date="2023-05-31T10:14:00Z" w:initials="FS">
    <w:p w14:paraId="77F1B0D1" w14:textId="5B2ADCB8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64D20A02" w14:textId="0E193ACA" w:rsidR="00511B84" w:rsidRDefault="00511B84" w:rsidP="00511B84">
      <w:pPr>
        <w:pStyle w:val="CommentText"/>
      </w:pPr>
      <w:r>
        <w:rPr>
          <w:rFonts w:eastAsia="Arial Unicode MS" w:cs="Arial Unicode MS"/>
        </w:rPr>
        <w:t>After I created the account on quarto pub, when I return to RStudio terminal I had to type this command line: quarto publish quarto-pub, to publish my website. Could you please add that the user have to do this? Thanks</w:t>
      </w:r>
    </w:p>
  </w:comment>
  <w:comment w:id="175" w:author="David Keyes" w:date="2023-06-01T07:13:00Z" w:initials="DK">
    <w:p w14:paraId="23E67521" w14:textId="77777777" w:rsidR="00E45CCE" w:rsidRDefault="00E45CCE" w:rsidP="00B23894">
      <w:r>
        <w:rPr>
          <w:rStyle w:val="CommentReference"/>
        </w:rPr>
        <w:annotationRef/>
      </w:r>
      <w:r>
        <w:rPr>
          <w:color w:val="000000"/>
        </w:rPr>
        <w:t>I don’t see this behavior when I run the code.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3A3C2F" w15:done="0"/>
  <w15:commentEx w15:paraId="1608B27E" w15:paraIdParent="4A3A3C2F" w15:done="0"/>
  <w15:commentEx w15:paraId="64D20A02" w15:done="0"/>
  <w15:commentEx w15:paraId="23E67521" w15:paraIdParent="64D20A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C0000" w16cex:dateUtc="2023-06-20T15:37:00Z"/>
  <w16cex:commentExtensible w16cex:durableId="284D1797" w16cex:dateUtc="2023-07-03T16:47:00Z"/>
  <w16cex:commentExtensible w16cex:durableId="28219C84" w16cex:dateUtc="2023-05-31T15:14:00Z"/>
  <w16cex:commentExtensible w16cex:durableId="2822C3A2" w16cex:dateUtc="2023-06-01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3A3C2F" w16cid:durableId="283C0000"/>
  <w16cid:commentId w16cid:paraId="1608B27E" w16cid:durableId="284D1797"/>
  <w16cid:commentId w16cid:paraId="64D20A02" w16cid:durableId="28219C84"/>
  <w16cid:commentId w16cid:paraId="23E67521" w16cid:durableId="2822C3A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mbria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Arial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Arial"/>
    <w:panose1 w:val="020B0604020202020204"/>
    <w:charset w:val="02"/>
    <w:family w:val="auto"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Calibri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11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F829CF"/>
    <w:multiLevelType w:val="multilevel"/>
    <w:tmpl w:val="F41EE0E4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922704">
    <w:abstractNumId w:val="1"/>
  </w:num>
  <w:num w:numId="2" w16cid:durableId="1540973086">
    <w:abstractNumId w:val="23"/>
  </w:num>
  <w:num w:numId="3" w16cid:durableId="1418286711">
    <w:abstractNumId w:val="10"/>
  </w:num>
  <w:num w:numId="4" w16cid:durableId="1478759797">
    <w:abstractNumId w:val="20"/>
  </w:num>
  <w:num w:numId="5" w16cid:durableId="1891769074">
    <w:abstractNumId w:val="9"/>
  </w:num>
  <w:num w:numId="6" w16cid:durableId="1912739559">
    <w:abstractNumId w:val="15"/>
  </w:num>
  <w:num w:numId="7" w16cid:durableId="1855992907">
    <w:abstractNumId w:val="5"/>
  </w:num>
  <w:num w:numId="8" w16cid:durableId="619651727">
    <w:abstractNumId w:val="17"/>
  </w:num>
  <w:num w:numId="9" w16cid:durableId="1649243387">
    <w:abstractNumId w:val="11"/>
  </w:num>
  <w:num w:numId="10" w16cid:durableId="376319928">
    <w:abstractNumId w:val="8"/>
  </w:num>
  <w:num w:numId="11" w16cid:durableId="1431899730">
    <w:abstractNumId w:val="22"/>
  </w:num>
  <w:num w:numId="12" w16cid:durableId="382992844">
    <w:abstractNumId w:val="0"/>
  </w:num>
  <w:num w:numId="13" w16cid:durableId="250165071">
    <w:abstractNumId w:val="19"/>
  </w:num>
  <w:num w:numId="14" w16cid:durableId="439759349">
    <w:abstractNumId w:val="2"/>
  </w:num>
  <w:num w:numId="15" w16cid:durableId="1088232222">
    <w:abstractNumId w:val="7"/>
  </w:num>
  <w:num w:numId="16" w16cid:durableId="1988237695">
    <w:abstractNumId w:val="12"/>
  </w:num>
  <w:num w:numId="17" w16cid:durableId="1269898460">
    <w:abstractNumId w:val="14"/>
  </w:num>
  <w:num w:numId="18" w16cid:durableId="1697383605">
    <w:abstractNumId w:val="25"/>
  </w:num>
  <w:num w:numId="19" w16cid:durableId="1032805417">
    <w:abstractNumId w:val="3"/>
  </w:num>
  <w:num w:numId="20" w16cid:durableId="1465539995">
    <w:abstractNumId w:val="21"/>
  </w:num>
  <w:num w:numId="21" w16cid:durableId="1624194521">
    <w:abstractNumId w:val="4"/>
  </w:num>
  <w:num w:numId="22" w16cid:durableId="1584339446">
    <w:abstractNumId w:val="16"/>
  </w:num>
  <w:num w:numId="23" w16cid:durableId="524902851">
    <w:abstractNumId w:val="6"/>
  </w:num>
  <w:num w:numId="24" w16cid:durableId="1198349319">
    <w:abstractNumId w:val="13"/>
  </w:num>
  <w:num w:numId="25" w16cid:durableId="513231995">
    <w:abstractNumId w:val="18"/>
    <w:lvlOverride w:ilvl="0">
      <w:startOverride w:val="1"/>
    </w:lvlOverride>
  </w:num>
  <w:num w:numId="26" w16cid:durableId="2103404118">
    <w:abstractNumId w:val="24"/>
    <w:lvlOverride w:ilvl="0">
      <w:startOverride w:val="1"/>
    </w:lvlOverride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">
    <w15:presenceInfo w15:providerId="None" w15:userId="Frances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3FF2"/>
    <w:rsid w:val="000347CC"/>
    <w:rsid w:val="00040CD4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216F"/>
    <w:rsid w:val="003B59F7"/>
    <w:rsid w:val="003F5E64"/>
    <w:rsid w:val="00412CF8"/>
    <w:rsid w:val="00414AFD"/>
    <w:rsid w:val="00434B2B"/>
    <w:rsid w:val="00434DF7"/>
    <w:rsid w:val="00453179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812D3"/>
    <w:rsid w:val="0059044D"/>
    <w:rsid w:val="00590E04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72C5F"/>
    <w:rsid w:val="00782416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01D9F"/>
    <w:rsid w:val="00C1681E"/>
    <w:rsid w:val="00C209D8"/>
    <w:rsid w:val="00C31F21"/>
    <w:rsid w:val="00C36003"/>
    <w:rsid w:val="00C65FFD"/>
    <w:rsid w:val="00C66992"/>
    <w:rsid w:val="00C765BA"/>
    <w:rsid w:val="00C8372C"/>
    <w:rsid w:val="00CB2AE9"/>
    <w:rsid w:val="00CB30B3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77615"/>
    <w:rsid w:val="00EB5AD3"/>
    <w:rsid w:val="00ED0870"/>
    <w:rsid w:val="00F07521"/>
    <w:rsid w:val="00F132FE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FB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67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67A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67A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367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367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F367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F367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F367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F367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F367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F367A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2F367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F367A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2F367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F367A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2F36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2F367A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2F367A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2F367A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2F367A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2F367A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2F367A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2F367A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2F367A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2F367A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2F367A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2F367A"/>
    <w:pPr>
      <w:numPr>
        <w:numId w:val="7"/>
      </w:numPr>
    </w:pPr>
  </w:style>
  <w:style w:type="paragraph" w:customStyle="1" w:styleId="HeadA">
    <w:name w:val="HeadA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2F367A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2F367A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2F367A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2F367A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2F367A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2F367A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2F367A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2F367A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2F367A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2F367A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2F367A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2F367A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2F367A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2F367A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2F367A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2F367A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2F367A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2F367A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2F367A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2F367A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2F367A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2F367A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2F367A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2F367A"/>
    <w:rPr>
      <w:rFonts w:ascii="Symbol" w:hAnsi="Symbol"/>
    </w:rPr>
  </w:style>
  <w:style w:type="character" w:customStyle="1" w:styleId="Italic">
    <w:name w:val="Italic"/>
    <w:uiPriority w:val="1"/>
    <w:qFormat/>
    <w:rsid w:val="002F367A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2F367A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2F367A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2F367A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2F367A"/>
    <w:rPr>
      <w:color w:val="FF358C"/>
      <w:u w:val="single"/>
    </w:rPr>
  </w:style>
  <w:style w:type="paragraph" w:customStyle="1" w:styleId="PartNumber">
    <w:name w:val="Part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2F367A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2F367A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2F367A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2F367A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2F367A"/>
    <w:rPr>
      <w:b/>
      <w:bCs/>
      <w:color w:val="3366FF"/>
    </w:rPr>
  </w:style>
  <w:style w:type="paragraph" w:customStyle="1" w:styleId="RunInHead">
    <w:name w:val="RunInHead"/>
    <w:rsid w:val="002F367A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2F367A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2F367A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2F367A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2F367A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2F367A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2F367A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2F367A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2F367A"/>
    <w:rPr>
      <w:color w:val="3366FF"/>
      <w:vertAlign w:val="superscript"/>
    </w:rPr>
  </w:style>
  <w:style w:type="paragraph" w:customStyle="1" w:styleId="Footnote">
    <w:name w:val="Footnote"/>
    <w:qFormat/>
    <w:rsid w:val="002F367A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2F367A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2F367A"/>
    <w:rPr>
      <w:color w:val="3366FF"/>
      <w:vertAlign w:val="superscript"/>
    </w:rPr>
  </w:style>
  <w:style w:type="paragraph" w:customStyle="1" w:styleId="QuotePara">
    <w:name w:val="QuotePara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2F367A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2F367A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2F367A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2F367A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2F367A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2F367A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2F367A"/>
    <w:rPr>
      <w:color w:val="3366FF"/>
    </w:rPr>
  </w:style>
  <w:style w:type="table" w:styleId="TableGrid">
    <w:name w:val="Table Grid"/>
    <w:basedOn w:val="TableNormal"/>
    <w:uiPriority w:val="59"/>
    <w:rsid w:val="002F367A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2F367A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2F367A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2F367A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2F367A"/>
    <w:pPr>
      <w:jc w:val="right"/>
    </w:pPr>
  </w:style>
  <w:style w:type="paragraph" w:customStyle="1" w:styleId="ExtractParaContinued">
    <w:name w:val="ExtractParaContinued"/>
    <w:basedOn w:val="ExtractPara"/>
    <w:qFormat/>
    <w:rsid w:val="002F367A"/>
    <w:pPr>
      <w:spacing w:before="0"/>
      <w:ind w:firstLine="360"/>
    </w:pPr>
  </w:style>
  <w:style w:type="paragraph" w:customStyle="1" w:styleId="AppendixNumber">
    <w:name w:val="Appendix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2F367A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2F367A"/>
    <w:rPr>
      <w:color w:val="3366FF"/>
      <w:vertAlign w:val="superscript"/>
    </w:rPr>
  </w:style>
  <w:style w:type="paragraph" w:customStyle="1" w:styleId="Reference">
    <w:name w:val="Reference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2F367A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2F367A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2F367A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2F367A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2F367A"/>
  </w:style>
  <w:style w:type="character" w:styleId="BookTitle">
    <w:name w:val="Book Title"/>
    <w:basedOn w:val="DefaultParagraphFont"/>
    <w:uiPriority w:val="33"/>
    <w:qFormat/>
    <w:rsid w:val="002F367A"/>
    <w:rPr>
      <w:b/>
      <w:bCs/>
      <w:smallCaps/>
      <w:spacing w:val="5"/>
    </w:rPr>
  </w:style>
  <w:style w:type="paragraph" w:customStyle="1" w:styleId="BookTitle0">
    <w:name w:val="BookTitle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2F367A"/>
  </w:style>
  <w:style w:type="paragraph" w:customStyle="1" w:styleId="BookEdition">
    <w:name w:val="BookEdition"/>
    <w:basedOn w:val="BookSubtitle"/>
    <w:qFormat/>
    <w:rsid w:val="002F367A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2F367A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2F367A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2F367A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2F367A"/>
  </w:style>
  <w:style w:type="paragraph" w:customStyle="1" w:styleId="CopyrightHead">
    <w:name w:val="CopyrightHead"/>
    <w:basedOn w:val="CopyrightLOC"/>
    <w:qFormat/>
    <w:rsid w:val="002F367A"/>
    <w:rPr>
      <w:b/>
    </w:rPr>
  </w:style>
  <w:style w:type="paragraph" w:customStyle="1" w:styleId="Dedication">
    <w:name w:val="Dedication"/>
    <w:basedOn w:val="BookPublisher"/>
    <w:qFormat/>
    <w:rsid w:val="002F367A"/>
  </w:style>
  <w:style w:type="paragraph" w:customStyle="1" w:styleId="FrontmatterTitle">
    <w:name w:val="FrontmatterTitle"/>
    <w:basedOn w:val="BackmatterTitle"/>
    <w:qFormat/>
    <w:rsid w:val="002F367A"/>
  </w:style>
  <w:style w:type="paragraph" w:customStyle="1" w:styleId="TOCFM">
    <w:name w:val="TOCFM"/>
    <w:basedOn w:val="Normal"/>
    <w:qFormat/>
    <w:rsid w:val="002F367A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2F367A"/>
    <w:pPr>
      <w:ind w:left="720"/>
    </w:pPr>
    <w:rPr>
      <w:b/>
    </w:rPr>
  </w:style>
  <w:style w:type="paragraph" w:customStyle="1" w:styleId="TOCPart">
    <w:name w:val="TOCPart"/>
    <w:basedOn w:val="TOCH1"/>
    <w:qFormat/>
    <w:rsid w:val="002F367A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2F367A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2F367A"/>
    <w:pPr>
      <w:ind w:left="1080"/>
    </w:pPr>
    <w:rPr>
      <w:i/>
    </w:rPr>
  </w:style>
  <w:style w:type="paragraph" w:customStyle="1" w:styleId="TOCH3">
    <w:name w:val="TOCH3"/>
    <w:basedOn w:val="TOCH1"/>
    <w:qFormat/>
    <w:rsid w:val="002F367A"/>
    <w:pPr>
      <w:ind w:left="1440"/>
    </w:pPr>
    <w:rPr>
      <w:b w:val="0"/>
      <w:i/>
    </w:rPr>
  </w:style>
  <w:style w:type="paragraph" w:customStyle="1" w:styleId="BoxType">
    <w:name w:val="BoxType"/>
    <w:qFormat/>
    <w:rsid w:val="002F367A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2F367A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2F367A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2F367A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2F367A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2F367A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2F367A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2F367A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2F367A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2F367A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2F367A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2F367A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2F367A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2F367A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2F367A"/>
    <w:rPr>
      <w:color w:val="FF0000"/>
      <w:lang w:val="fr-FR"/>
    </w:rPr>
  </w:style>
  <w:style w:type="paragraph" w:customStyle="1" w:styleId="Default">
    <w:name w:val="Default"/>
    <w:rsid w:val="002F367A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2F367A"/>
  </w:style>
  <w:style w:type="paragraph" w:customStyle="1" w:styleId="ReviewHead">
    <w:name w:val="ReviewHead"/>
    <w:basedOn w:val="FrontmatterTitle"/>
    <w:qFormat/>
    <w:rsid w:val="002F367A"/>
  </w:style>
  <w:style w:type="paragraph" w:customStyle="1" w:styleId="ReviewQuote">
    <w:name w:val="ReviewQuote"/>
    <w:basedOn w:val="QuotePara"/>
    <w:qFormat/>
    <w:rsid w:val="002F367A"/>
  </w:style>
  <w:style w:type="paragraph" w:customStyle="1" w:styleId="ReviewSource">
    <w:name w:val="ReviewSource"/>
    <w:basedOn w:val="QuoteSource"/>
    <w:qFormat/>
    <w:rsid w:val="002F367A"/>
  </w:style>
  <w:style w:type="paragraph" w:customStyle="1" w:styleId="ListGraphic">
    <w:name w:val="ListGraphic"/>
    <w:basedOn w:val="GraphicSlug"/>
    <w:qFormat/>
    <w:rsid w:val="002F367A"/>
    <w:pPr>
      <w:ind w:left="0"/>
    </w:pPr>
  </w:style>
  <w:style w:type="paragraph" w:customStyle="1" w:styleId="ListCaption">
    <w:name w:val="ListCaption"/>
    <w:basedOn w:val="CaptionLine"/>
    <w:qFormat/>
    <w:rsid w:val="002F367A"/>
    <w:pPr>
      <w:ind w:left="3600"/>
    </w:pPr>
  </w:style>
  <w:style w:type="paragraph" w:customStyle="1" w:styleId="NoteContinued">
    <w:name w:val="NoteContinued"/>
    <w:basedOn w:val="Note"/>
    <w:qFormat/>
    <w:rsid w:val="002F367A"/>
    <w:pPr>
      <w:spacing w:before="0"/>
      <w:ind w:firstLine="0"/>
    </w:pPr>
  </w:style>
  <w:style w:type="paragraph" w:customStyle="1" w:styleId="NoteCode">
    <w:name w:val="NoteCode"/>
    <w:basedOn w:val="Code"/>
    <w:qFormat/>
    <w:rsid w:val="002F367A"/>
    <w:pPr>
      <w:spacing w:after="240"/>
    </w:pPr>
  </w:style>
  <w:style w:type="paragraph" w:customStyle="1" w:styleId="ListBulletSub">
    <w:name w:val="ListBulletSub"/>
    <w:basedOn w:val="ListBullet"/>
    <w:qFormat/>
    <w:rsid w:val="002F367A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2F367A"/>
    <w:rPr>
      <w:color w:val="00B0F0"/>
    </w:rPr>
  </w:style>
  <w:style w:type="paragraph" w:customStyle="1" w:styleId="CodeCustom2">
    <w:name w:val="CodeCustom2"/>
    <w:basedOn w:val="CodeCustom1"/>
    <w:qFormat/>
    <w:rsid w:val="002F367A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2F367A"/>
    <w:rPr>
      <w:bCs/>
      <w:color w:val="A12126"/>
    </w:rPr>
  </w:style>
  <w:style w:type="paragraph" w:customStyle="1" w:styleId="Equation">
    <w:name w:val="Equation"/>
    <w:basedOn w:val="ListPlain"/>
    <w:qFormat/>
    <w:rsid w:val="002F367A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  <w:pPrChange w:id="0" w:author="Frances" w:date="2023-06-20T10:07:00Z">
        <w:pPr>
          <w:tabs>
            <w:tab w:val="right" w:leader="dot" w:pos="9350"/>
          </w:tabs>
          <w:spacing w:after="100"/>
        </w:pPr>
      </w:pPrChange>
    </w:pPr>
    <w:rPr>
      <w:rPrChange w:id="0" w:author="Frances" w:date="2023-06-20T10:07:00Z">
        <w:rPr>
          <w:rFonts w:ascii="Calibri" w:eastAsiaTheme="minorHAnsi" w:hAnsi="Calibri"/>
          <w:kern w:val="2"/>
          <w:lang w:val="en-US" w:eastAsia="en-US" w:bidi="ar-SA"/>
          <w14:ligatures w14:val="standardContextual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2F367A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2F367A"/>
    <w:rPr>
      <w:vertAlign w:val="superscript"/>
    </w:rPr>
  </w:style>
  <w:style w:type="character" w:customStyle="1" w:styleId="LiteralSubscript">
    <w:name w:val="LiteralSubscript"/>
    <w:uiPriority w:val="1"/>
    <w:qFormat/>
    <w:rsid w:val="002F367A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2F367A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2F367A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2F367A"/>
    <w:pPr>
      <w:ind w:hanging="216"/>
    </w:pPr>
  </w:style>
  <w:style w:type="paragraph" w:customStyle="1" w:styleId="BoxListNumberSub">
    <w:name w:val="BoxListNumberSub"/>
    <w:basedOn w:val="BoxListNumber"/>
    <w:qFormat/>
    <w:rsid w:val="002F367A"/>
    <w:pPr>
      <w:numPr>
        <w:numId w:val="11"/>
      </w:numPr>
      <w:ind w:left="720"/>
    </w:pPr>
  </w:style>
  <w:style w:type="numbering" w:customStyle="1" w:styleId="CurrentList1">
    <w:name w:val="Current List1"/>
    <w:uiPriority w:val="99"/>
    <w:rsid w:val="002F367A"/>
    <w:pPr>
      <w:numPr>
        <w:numId w:val="9"/>
      </w:numPr>
    </w:pPr>
  </w:style>
  <w:style w:type="numbering" w:customStyle="1" w:styleId="CurrentList2">
    <w:name w:val="Current List2"/>
    <w:uiPriority w:val="99"/>
    <w:rsid w:val="002F367A"/>
    <w:pPr>
      <w:numPr>
        <w:numId w:val="10"/>
      </w:numPr>
    </w:pPr>
  </w:style>
  <w:style w:type="paragraph" w:customStyle="1" w:styleId="ListContinued">
    <w:name w:val="ListContinued"/>
    <w:qFormat/>
    <w:rsid w:val="002F367A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2F367A"/>
    <w:pPr>
      <w:ind w:left="1613" w:hanging="216"/>
    </w:pPr>
  </w:style>
  <w:style w:type="paragraph" w:customStyle="1" w:styleId="ListLetter">
    <w:name w:val="ListLetter"/>
    <w:qFormat/>
    <w:rsid w:val="002F367A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2F367A"/>
    <w:pPr>
      <w:numPr>
        <w:numId w:val="15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2F367A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2F367A"/>
    <w:pPr>
      <w:numPr>
        <w:numId w:val="13"/>
      </w:numPr>
    </w:pPr>
  </w:style>
  <w:style w:type="numbering" w:customStyle="1" w:styleId="CurrentList4">
    <w:name w:val="Current List4"/>
    <w:uiPriority w:val="99"/>
    <w:rsid w:val="002F367A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2F367A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2F367A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2F367A"/>
    <w:pPr>
      <w:numPr>
        <w:numId w:val="20"/>
      </w:numPr>
    </w:pPr>
  </w:style>
  <w:style w:type="numbering" w:customStyle="1" w:styleId="CurrentList6">
    <w:name w:val="Current List6"/>
    <w:uiPriority w:val="99"/>
    <w:rsid w:val="002F367A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2F367A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2F367A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2F367A"/>
    <w:rPr>
      <w:i/>
      <w:sz w:val="22"/>
    </w:rPr>
  </w:style>
  <w:style w:type="character" w:customStyle="1" w:styleId="ChineseChar">
    <w:name w:val="ChineseChar"/>
    <w:uiPriority w:val="1"/>
    <w:qFormat/>
    <w:rsid w:val="002F367A"/>
    <w:rPr>
      <w:lang w:val="fr-FR"/>
    </w:rPr>
  </w:style>
  <w:style w:type="character" w:customStyle="1" w:styleId="JapaneseChar">
    <w:name w:val="JapaneseChar"/>
    <w:uiPriority w:val="1"/>
    <w:qFormat/>
    <w:rsid w:val="002F367A"/>
    <w:rPr>
      <w:lang w:val="fr-FR"/>
    </w:rPr>
  </w:style>
  <w:style w:type="character" w:customStyle="1" w:styleId="EmojiChar">
    <w:name w:val="EmojiChar"/>
    <w:uiPriority w:val="99"/>
    <w:qFormat/>
    <w:rsid w:val="002F367A"/>
    <w:rPr>
      <w:lang w:val="fr-FR"/>
    </w:rPr>
  </w:style>
  <w:style w:type="character" w:customStyle="1" w:styleId="Strikethrough">
    <w:name w:val="Strikethrough"/>
    <w:uiPriority w:val="1"/>
    <w:qFormat/>
    <w:rsid w:val="002F367A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2F367A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2F367A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2F367A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2F367A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2F367A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2F367A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2F367A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2F367A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2F367A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2F367A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2F367A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2F367A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2F367A"/>
    <w:rPr>
      <w:lang w:val="fr-FR"/>
    </w:rPr>
  </w:style>
  <w:style w:type="paragraph" w:customStyle="1" w:styleId="TabularList">
    <w:name w:val="TabularList"/>
    <w:basedOn w:val="Body"/>
    <w:qFormat/>
    <w:rsid w:val="002F367A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2F367A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2F367A"/>
    <w:pPr>
      <w:numPr>
        <w:numId w:val="23"/>
      </w:numPr>
    </w:pPr>
  </w:style>
  <w:style w:type="numbering" w:customStyle="1" w:styleId="CurrentList8">
    <w:name w:val="Current List8"/>
    <w:uiPriority w:val="99"/>
    <w:rsid w:val="002F367A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67A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2F367A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2F367A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2F367A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11/relationships/people" Target="people.xml"/><Relationship Id="rId7" Type="http://schemas.openxmlformats.org/officeDocument/2006/relationships/hyperlink" Target="https://quarto.org/docs/reference/cells/cells-knit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18/08/relationships/commentsExtensible" Target="commentsExtensible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quarto.org/docs/presentations/revealjs/themes.html" TargetMode="External"/><Relationship Id="rId24" Type="http://schemas.microsoft.com/office/2016/09/relationships/commentsIds" Target="commentsIds.xml"/><Relationship Id="rId32" Type="http://schemas.openxmlformats.org/officeDocument/2006/relationships/hyperlink" Target="https://rstudio-conf-2022.github.io/rmd-to-quart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demo/" TargetMode="External"/><Relationship Id="rId23" Type="http://schemas.microsoft.com/office/2011/relationships/commentsExtended" Target="commentsExtended.xml"/><Relationship Id="rId28" Type="http://schemas.openxmlformats.org/officeDocument/2006/relationships/hyperlink" Target="https://quarto.org/docs/authoring/article-layou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arto.org/docs/output-formats/html-themes.html" TargetMode="External"/><Relationship Id="rId31" Type="http://schemas.openxmlformats.org/officeDocument/2006/relationships/hyperlink" Target="https://jthomasmock.github.io/quarto-in-two-hou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quarto.org/docs/presentations/revealjs/themes.html" TargetMode="External"/><Relationship Id="rId22" Type="http://schemas.openxmlformats.org/officeDocument/2006/relationships/comments" Target="comments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492</TotalTime>
  <Pages>26</Pages>
  <Words>5103</Words>
  <Characters>29093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160</cp:revision>
  <dcterms:created xsi:type="dcterms:W3CDTF">2023-05-11T17:44:00Z</dcterms:created>
  <dcterms:modified xsi:type="dcterms:W3CDTF">2023-07-03T16:59:00Z</dcterms:modified>
</cp:coreProperties>
</file>