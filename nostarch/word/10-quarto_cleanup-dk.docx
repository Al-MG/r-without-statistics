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1" w:name="X32a5603a952440636ccab0c7d33fe881380bfe0"/>
    <w:p w14:paraId="5B8138BF" w14:textId="13478AF9" w:rsidR="00A17C72" w:rsidRDefault="00183A75" w:rsidP="00AD2E4C">
      <w:pPr>
        <w:pStyle w:val="TOC1"/>
        <w:rPr>
          <w:rFonts w:eastAsiaTheme="minorEastAsia"/>
          <w:noProof/>
          <w:sz w:val="22"/>
          <w:szCs w:val="22"/>
        </w:rPr>
      </w:pPr>
      <w:r>
        <w:rPr>
          <w:rFonts w:eastAsiaTheme="minorHAnsi"/>
        </w:rPr>
        <w:fldChar w:fldCharType="begin"/>
      </w:r>
      <w:r>
        <w:instrText xml:space="preserve"> TOC \o "1-3" \h \z \t "HeadA,1,HeadB,2,HeadC,3" </w:instrText>
      </w:r>
      <w:r>
        <w:rPr>
          <w:rFonts w:eastAsiaTheme="minorHAnsi"/>
        </w:rPr>
        <w:fldChar w:fldCharType="separate"/>
      </w:r>
      <w:hyperlink w:anchor="_Toc134789573" w:history="1">
        <w:r w:rsidR="00A17C72" w:rsidRPr="00A90EA7">
          <w:rPr>
            <w:rStyle w:val="Hyperlink"/>
            <w:noProof/>
          </w:rPr>
          <w:t>Creating a Quarto Document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_Toc134789573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2</w:t>
        </w:r>
        <w:r w:rsidR="00A17C72">
          <w:rPr>
            <w:noProof/>
            <w:webHidden/>
          </w:rPr>
          <w:fldChar w:fldCharType="end"/>
        </w:r>
      </w:hyperlink>
    </w:p>
    <w:p w14:paraId="076AF01A" w14:textId="25C8313F" w:rsidR="00A17C72" w:rsidRDefault="00000000" w:rsidP="00AD2E4C">
      <w:pPr>
        <w:pStyle w:val="TOC1"/>
        <w:rPr>
          <w:rFonts w:eastAsiaTheme="minorEastAsia"/>
          <w:noProof/>
          <w:sz w:val="22"/>
          <w:szCs w:val="22"/>
        </w:rPr>
      </w:pPr>
      <w:hyperlink w:anchor="_Toc134789574" w:history="1">
        <w:r w:rsidR="00A17C72" w:rsidRPr="00A90EA7">
          <w:rPr>
            <w:rStyle w:val="Hyperlink"/>
            <w:noProof/>
          </w:rPr>
          <w:t>Comparing R Markdown and Quarto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_Toc134789574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4</w:t>
        </w:r>
        <w:r w:rsidR="00A17C72">
          <w:rPr>
            <w:noProof/>
            <w:webHidden/>
          </w:rPr>
          <w:fldChar w:fldCharType="end"/>
        </w:r>
      </w:hyperlink>
    </w:p>
    <w:p w14:paraId="2C89BA76" w14:textId="51176E75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75" w:history="1">
        <w:r w:rsidR="00A17C72" w:rsidRPr="00A90EA7">
          <w:rPr>
            <w:rStyle w:val="Hyperlink"/>
            <w:noProof/>
          </w:rPr>
          <w:t>The format and execute YAML Fields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_Toc134789575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4</w:t>
        </w:r>
        <w:r w:rsidR="00A17C72">
          <w:rPr>
            <w:noProof/>
            <w:webHidden/>
          </w:rPr>
          <w:fldChar w:fldCharType="end"/>
        </w:r>
      </w:hyperlink>
    </w:p>
    <w:p w14:paraId="3AC3105E" w14:textId="37A935AB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76" w:history="1">
        <w:r w:rsidR="00A17C72" w:rsidRPr="00A90EA7">
          <w:rPr>
            <w:rStyle w:val="Hyperlink"/>
            <w:noProof/>
          </w:rPr>
          <w:t>Individual Code Chunk Options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_Toc134789576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4</w:t>
        </w:r>
        <w:r w:rsidR="00A17C72">
          <w:rPr>
            <w:noProof/>
            <w:webHidden/>
          </w:rPr>
          <w:fldChar w:fldCharType="end"/>
        </w:r>
      </w:hyperlink>
    </w:p>
    <w:p w14:paraId="6857B545" w14:textId="77CE237C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77" w:history="1">
        <w:r w:rsidR="00A17C72" w:rsidRPr="00A90EA7">
          <w:rPr>
            <w:rStyle w:val="Hyperlink"/>
            <w:noProof/>
          </w:rPr>
          <w:t>Dashes in Option Names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_Toc134789577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5</w:t>
        </w:r>
        <w:r w:rsidR="00A17C72">
          <w:rPr>
            <w:noProof/>
            <w:webHidden/>
          </w:rPr>
          <w:fldChar w:fldCharType="end"/>
        </w:r>
      </w:hyperlink>
    </w:p>
    <w:p w14:paraId="07D21114" w14:textId="4F45A897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78" w:history="1">
        <w:r w:rsidR="00A17C72" w:rsidRPr="00A90EA7">
          <w:rPr>
            <w:rStyle w:val="Hyperlink"/>
            <w:noProof/>
          </w:rPr>
          <w:t>The Render Button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_Toc134789578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5</w:t>
        </w:r>
        <w:r w:rsidR="00A17C72">
          <w:rPr>
            <w:noProof/>
            <w:webHidden/>
          </w:rPr>
          <w:fldChar w:fldCharType="end"/>
        </w:r>
      </w:hyperlink>
    </w:p>
    <w:p w14:paraId="20E5ED28" w14:textId="6B905081" w:rsidR="00A17C72" w:rsidRDefault="00000000" w:rsidP="00AD2E4C">
      <w:pPr>
        <w:pStyle w:val="TOC1"/>
        <w:rPr>
          <w:rFonts w:eastAsiaTheme="minorEastAsia"/>
          <w:noProof/>
          <w:sz w:val="22"/>
          <w:szCs w:val="22"/>
        </w:rPr>
      </w:pPr>
      <w:hyperlink w:anchor="_Toc134789579" w:history="1">
        <w:r w:rsidR="00A17C72" w:rsidRPr="00A90EA7">
          <w:rPr>
            <w:rStyle w:val="Hyperlink"/>
            <w:noProof/>
          </w:rPr>
          <w:t>Parameterized Reporting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_Toc134789579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6</w:t>
        </w:r>
        <w:r w:rsidR="00A17C72">
          <w:rPr>
            <w:noProof/>
            <w:webHidden/>
          </w:rPr>
          <w:fldChar w:fldCharType="end"/>
        </w:r>
      </w:hyperlink>
    </w:p>
    <w:p w14:paraId="2FC7D68C" w14:textId="5108DFB8" w:rsidR="00A17C72" w:rsidRDefault="00000000" w:rsidP="00AD2E4C">
      <w:pPr>
        <w:pStyle w:val="TOC1"/>
        <w:rPr>
          <w:rFonts w:eastAsiaTheme="minorEastAsia"/>
          <w:noProof/>
          <w:sz w:val="22"/>
          <w:szCs w:val="22"/>
        </w:rPr>
      </w:pPr>
      <w:hyperlink w:anchor="_Toc134789580" w:history="1">
        <w:r w:rsidR="00A17C72" w:rsidRPr="00A90EA7">
          <w:rPr>
            <w:rStyle w:val="Hyperlink"/>
            <w:noProof/>
          </w:rPr>
          <w:t>Making Presentations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_Toc134789580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7</w:t>
        </w:r>
        <w:r w:rsidR="00A17C72">
          <w:rPr>
            <w:noProof/>
            <w:webHidden/>
          </w:rPr>
          <w:fldChar w:fldCharType="end"/>
        </w:r>
      </w:hyperlink>
    </w:p>
    <w:p w14:paraId="207E897C" w14:textId="60912126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1" w:history="1">
        <w:r w:rsidR="00A17C72" w:rsidRPr="00A90EA7">
          <w:rPr>
            <w:rStyle w:val="Hyperlink"/>
            <w:noProof/>
          </w:rPr>
          <w:t>Incrementally Revealing Content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_Toc134789581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9</w:t>
        </w:r>
        <w:r w:rsidR="00A17C72">
          <w:rPr>
            <w:noProof/>
            <w:webHidden/>
          </w:rPr>
          <w:fldChar w:fldCharType="end"/>
        </w:r>
      </w:hyperlink>
    </w:p>
    <w:p w14:paraId="316D1E9C" w14:textId="3666C6C4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2" w:history="1">
        <w:r w:rsidR="00A17C72" w:rsidRPr="00A90EA7">
          <w:rPr>
            <w:rStyle w:val="Hyperlink"/>
            <w:noProof/>
          </w:rPr>
          <w:t>Aligning Content and Adding Background Images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_Toc134789582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9</w:t>
        </w:r>
        <w:r w:rsidR="00A17C72">
          <w:rPr>
            <w:noProof/>
            <w:webHidden/>
          </w:rPr>
          <w:fldChar w:fldCharType="end"/>
        </w:r>
      </w:hyperlink>
    </w:p>
    <w:p w14:paraId="423C01DE" w14:textId="7FD77B19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3" w:history="1">
        <w:r w:rsidR="00A17C72" w:rsidRPr="00A90EA7">
          <w:rPr>
            <w:rStyle w:val="Hyperlink"/>
            <w:noProof/>
          </w:rPr>
          <w:t>Customizing Your Slides with Themes and CSS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_Toc134789583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11</w:t>
        </w:r>
        <w:r w:rsidR="00A17C72">
          <w:rPr>
            <w:noProof/>
            <w:webHidden/>
          </w:rPr>
          <w:fldChar w:fldCharType="end"/>
        </w:r>
      </w:hyperlink>
    </w:p>
    <w:p w14:paraId="13206829" w14:textId="4A6839D9" w:rsidR="00A17C72" w:rsidRDefault="00000000" w:rsidP="00AD2E4C">
      <w:pPr>
        <w:pStyle w:val="TOC1"/>
        <w:rPr>
          <w:rFonts w:eastAsiaTheme="minorEastAsia"/>
          <w:noProof/>
          <w:sz w:val="22"/>
          <w:szCs w:val="22"/>
        </w:rPr>
      </w:pPr>
      <w:hyperlink w:anchor="_Toc134789584" w:history="1">
        <w:r w:rsidR="00A17C72" w:rsidRPr="00A90EA7">
          <w:rPr>
            <w:rStyle w:val="Hyperlink"/>
            <w:noProof/>
          </w:rPr>
          <w:t>Making Websites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_Toc134789584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13</w:t>
        </w:r>
        <w:r w:rsidR="00A17C72">
          <w:rPr>
            <w:noProof/>
            <w:webHidden/>
          </w:rPr>
          <w:fldChar w:fldCharType="end"/>
        </w:r>
      </w:hyperlink>
    </w:p>
    <w:p w14:paraId="5D489D72" w14:textId="5C162282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5" w:history="1">
        <w:r w:rsidR="00A17C72" w:rsidRPr="00A90EA7">
          <w:rPr>
            <w:rStyle w:val="Hyperlink"/>
            <w:noProof/>
          </w:rPr>
          <w:t>Building the Website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_Toc134789585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14</w:t>
        </w:r>
        <w:r w:rsidR="00A17C72">
          <w:rPr>
            <w:noProof/>
            <w:webHidden/>
          </w:rPr>
          <w:fldChar w:fldCharType="end"/>
        </w:r>
      </w:hyperlink>
    </w:p>
    <w:p w14:paraId="45CD133A" w14:textId="71F0C727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6" w:history="1">
        <w:r w:rsidR="00A17C72" w:rsidRPr="00A90EA7">
          <w:rPr>
            <w:rStyle w:val="Hyperlink"/>
            <w:noProof/>
          </w:rPr>
          <w:t>Setting Options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_Toc134789586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17</w:t>
        </w:r>
        <w:r w:rsidR="00A17C72">
          <w:rPr>
            <w:noProof/>
            <w:webHidden/>
          </w:rPr>
          <w:fldChar w:fldCharType="end"/>
        </w:r>
      </w:hyperlink>
    </w:p>
    <w:p w14:paraId="676778BA" w14:textId="5E87FCE5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7" w:history="1">
        <w:r w:rsidR="00A17C72" w:rsidRPr="00A90EA7">
          <w:rPr>
            <w:rStyle w:val="Hyperlink"/>
            <w:noProof/>
          </w:rPr>
          <w:t>Changing the Website’s Appearance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_Toc134789587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18</w:t>
        </w:r>
        <w:r w:rsidR="00A17C72">
          <w:rPr>
            <w:noProof/>
            <w:webHidden/>
          </w:rPr>
          <w:fldChar w:fldCharType="end"/>
        </w:r>
      </w:hyperlink>
    </w:p>
    <w:p w14:paraId="078F5D8D" w14:textId="1E402EBB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8" w:history="1">
        <w:r w:rsidR="00A17C72" w:rsidRPr="00A90EA7">
          <w:rPr>
            <w:rStyle w:val="Hyperlink"/>
            <w:noProof/>
          </w:rPr>
          <w:t>Adjusting the Title and Navigation Bar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_Toc134789588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21</w:t>
        </w:r>
        <w:r w:rsidR="00A17C72">
          <w:rPr>
            <w:noProof/>
            <w:webHidden/>
          </w:rPr>
          <w:fldChar w:fldCharType="end"/>
        </w:r>
      </w:hyperlink>
    </w:p>
    <w:p w14:paraId="2204A5DE" w14:textId="3884F519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9" w:history="1">
        <w:r w:rsidR="00A17C72" w:rsidRPr="00A90EA7">
          <w:rPr>
            <w:rStyle w:val="Hyperlink"/>
            <w:noProof/>
          </w:rPr>
          <w:t>Creating Wider Layouts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_Toc134789589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22</w:t>
        </w:r>
        <w:r w:rsidR="00A17C72">
          <w:rPr>
            <w:noProof/>
            <w:webHidden/>
          </w:rPr>
          <w:fldChar w:fldCharType="end"/>
        </w:r>
      </w:hyperlink>
    </w:p>
    <w:p w14:paraId="275BFF9B" w14:textId="2CF14ABC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90" w:history="1">
        <w:r w:rsidR="00A17C72" w:rsidRPr="00A90EA7">
          <w:rPr>
            <w:rStyle w:val="Hyperlink"/>
            <w:noProof/>
          </w:rPr>
          <w:t>Hosting Your Website on GitHub Pages and Quarto Pub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_Toc134789590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23</w:t>
        </w:r>
        <w:r w:rsidR="00A17C72">
          <w:rPr>
            <w:noProof/>
            <w:webHidden/>
          </w:rPr>
          <w:fldChar w:fldCharType="end"/>
        </w:r>
      </w:hyperlink>
    </w:p>
    <w:p w14:paraId="0F699B81" w14:textId="6F13D01D" w:rsidR="00A17C72" w:rsidRDefault="00000000" w:rsidP="00AD2E4C">
      <w:pPr>
        <w:pStyle w:val="TOC1"/>
        <w:rPr>
          <w:rFonts w:eastAsiaTheme="minorEastAsia"/>
          <w:noProof/>
          <w:sz w:val="22"/>
          <w:szCs w:val="22"/>
        </w:rPr>
      </w:pPr>
      <w:hyperlink w:anchor="_Toc134789591" w:history="1">
        <w:r w:rsidR="00A17C72" w:rsidRPr="00A90EA7">
          <w:rPr>
            <w:rStyle w:val="Hyperlink"/>
            <w:noProof/>
          </w:rPr>
          <w:t>Conclusion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_Toc134789591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24</w:t>
        </w:r>
        <w:r w:rsidR="00A17C72">
          <w:rPr>
            <w:noProof/>
            <w:webHidden/>
          </w:rPr>
          <w:fldChar w:fldCharType="end"/>
        </w:r>
      </w:hyperlink>
    </w:p>
    <w:p w14:paraId="53EB8C18" w14:textId="265EEFCE" w:rsidR="008B6555" w:rsidRDefault="00183A75" w:rsidP="003513FB">
      <w:pPr>
        <w:pStyle w:val="ChapterNumber"/>
      </w:pPr>
      <w:r>
        <w:fldChar w:fldCharType="end"/>
      </w:r>
    </w:p>
    <w:p w14:paraId="24746065" w14:textId="26F85A62" w:rsidR="00434B2B" w:rsidRDefault="00434B2B" w:rsidP="008B6555">
      <w:pPr>
        <w:pStyle w:val="ChapterTitle"/>
      </w:pPr>
      <w:r>
        <w:lastRenderedPageBreak/>
        <w:t>Reproducible Reporting</w:t>
      </w:r>
      <w:r w:rsidR="00183A75">
        <w:t xml:space="preserve"> with QUarto</w:t>
      </w:r>
    </w:p>
    <w:p w14:paraId="1FA2C694" w14:textId="369D46F0" w:rsidR="00434B2B" w:rsidRPr="006B770B" w:rsidDel="00391DCC" w:rsidRDefault="00434B2B" w:rsidP="006B770B">
      <w:pPr>
        <w:pStyle w:val="ChapterIntro"/>
        <w:rPr>
          <w:del w:id="2" w:author="Frances" w:date="2023-06-20T10:11:00Z"/>
        </w:rPr>
      </w:pPr>
      <w:del w:id="3" w:author="Frances" w:date="2023-06-20T10:08:00Z">
        <w:r w:rsidRPr="006B770B" w:rsidDel="00AD2E4C">
          <w:delText>In mid-2022, Posit</w:delText>
        </w:r>
        <w:r w:rsidR="007C09D4" w:rsidDel="00AD2E4C">
          <w:delText>,</w:delText>
        </w:r>
        <w:r w:rsidRPr="006B770B" w:rsidDel="00AD2E4C">
          <w:delText xml:space="preserve"> the company that makes the RStudio editor</w:delText>
        </w:r>
        <w:r w:rsidR="007C09D4" w:rsidDel="00AD2E4C">
          <w:delText xml:space="preserve"> and</w:delText>
        </w:r>
        <w:r w:rsidRPr="006B770B" w:rsidDel="00AD2E4C">
          <w:delText xml:space="preserve"> the </w:delText>
        </w:r>
        <w:r w:rsidRPr="002D4E5C" w:rsidDel="00AD2E4C">
          <w:rPr>
            <w:rStyle w:val="Literal"/>
          </w:rPr>
          <w:delText>tidyverse</w:delText>
        </w:r>
        <w:r w:rsidRPr="006B770B" w:rsidDel="00AD2E4C">
          <w:delText xml:space="preserve">, </w:delText>
        </w:r>
        <w:r w:rsidR="007C09D4" w:rsidDel="00AD2E4C">
          <w:delText xml:space="preserve">released </w:delText>
        </w:r>
      </w:del>
      <w:r w:rsidRPr="006B770B">
        <w:t>Quarto, the next-generation version of R Markdown</w:t>
      </w:r>
      <w:ins w:id="4" w:author="Frances" w:date="2023-06-20T10:09:00Z">
        <w:r w:rsidR="00AD2E4C">
          <w:t>,</w:t>
        </w:r>
      </w:ins>
      <w:del w:id="5" w:author="Frances" w:date="2023-06-20T10:08:00Z">
        <w:r w:rsidRPr="006B770B" w:rsidDel="00AD2E4C">
          <w:delText xml:space="preserve">. </w:delText>
        </w:r>
        <w:r w:rsidR="007C09D4" w:rsidDel="00AD2E4C">
          <w:delText>Quarto</w:delText>
        </w:r>
      </w:del>
      <w:r w:rsidR="007C09D4">
        <w:t xml:space="preserve"> offers a few advantages over R Markdown</w:t>
      </w:r>
      <w:ins w:id="6" w:author="Frances" w:date="2023-06-20T10:11:00Z">
        <w:r w:rsidR="00391DCC">
          <w:t xml:space="preserve">. First, </w:t>
        </w:r>
      </w:ins>
      <w:ins w:id="7" w:author="Frances" w:date="2023-06-20T10:12:00Z">
        <w:r w:rsidR="00391DCC">
          <w:t>the</w:t>
        </w:r>
      </w:ins>
      <w:ins w:id="8" w:author="Frances" w:date="2023-06-20T10:11:00Z">
        <w:r w:rsidR="00391DCC">
          <w:t xml:space="preserve"> syntax </w:t>
        </w:r>
      </w:ins>
      <w:ins w:id="9" w:author="Frances" w:date="2023-06-20T10:12:00Z">
        <w:r w:rsidR="00391DCC">
          <w:t xml:space="preserve">it uses across output types </w:t>
        </w:r>
      </w:ins>
      <w:ins w:id="10" w:author="Frances" w:date="2023-06-20T10:11:00Z">
        <w:r w:rsidR="00391DCC">
          <w:t xml:space="preserve">is more consistent. </w:t>
        </w:r>
      </w:ins>
      <w:del w:id="11" w:author="Frances" w:date="2023-06-20T10:11:00Z">
        <w:r w:rsidRPr="006B770B" w:rsidDel="00391DCC">
          <w:delText>:</w:delText>
        </w:r>
      </w:del>
    </w:p>
    <w:p w14:paraId="42A8E4F9" w14:textId="49EB5935" w:rsidR="00434B2B" w:rsidRDefault="00434B2B">
      <w:pPr>
        <w:pStyle w:val="ChapterIntro"/>
        <w:pPrChange w:id="12" w:author="Frances" w:date="2023-06-20T10:11:00Z">
          <w:pPr>
            <w:pStyle w:val="ListPlain"/>
          </w:pPr>
        </w:pPrChange>
      </w:pPr>
      <w:del w:id="13" w:author="Frances" w:date="2023-06-20T10:11:00Z">
        <w:r w:rsidRPr="00336180" w:rsidDel="00391DCC">
          <w:rPr>
            <w:rStyle w:val="Italic"/>
          </w:rPr>
          <w:delText>More consistent syntax</w:delText>
        </w:r>
        <w:r w:rsidR="00183A75" w:rsidDel="00391DCC">
          <w:rPr>
            <w:rStyle w:val="Italic"/>
          </w:rPr>
          <w:delText>.</w:delText>
        </w:r>
        <w:r w:rsidDel="00391DCC">
          <w:delText xml:space="preserve"> </w:delText>
        </w:r>
      </w:del>
      <w:r>
        <w:t xml:space="preserve">As you’ve seen in this book, </w:t>
      </w:r>
      <w:ins w:id="14" w:author="Frances" w:date="2023-06-20T10:17:00Z">
        <w:r w:rsidR="00590E04">
          <w:t xml:space="preserve">R Markdown documents might use a variety of conventions; for example, </w:t>
        </w:r>
      </w:ins>
      <w:del w:id="15" w:author="Frances" w:date="2023-06-20T10:16:00Z">
        <w:r w:rsidDel="00590E04">
          <w:delText xml:space="preserve">the syntax used to create different outputs with R Markdown varies. For example, </w:delText>
        </w:r>
      </w:del>
      <w:r>
        <w:t xml:space="preserve">the </w:t>
      </w:r>
      <w:r w:rsidRPr="002D4E5C">
        <w:rPr>
          <w:rStyle w:val="Literal"/>
        </w:rPr>
        <w:t>distill</w:t>
      </w:r>
      <w:r>
        <w:t xml:space="preserve"> package has layout options that don’t work in </w:t>
      </w:r>
      <w:proofErr w:type="spellStart"/>
      <w:r w:rsidRPr="002D4E5C">
        <w:rPr>
          <w:rStyle w:val="Literal"/>
        </w:rPr>
        <w:t>xaringan</w:t>
      </w:r>
      <w:proofErr w:type="spellEnd"/>
      <w:r w:rsidR="007C09D4">
        <w:t>, a</w:t>
      </w:r>
      <w:r>
        <w:t xml:space="preserve">nd </w:t>
      </w:r>
      <w:proofErr w:type="spellStart"/>
      <w:r w:rsidRPr="002D4E5C">
        <w:rPr>
          <w:rStyle w:val="Literal"/>
        </w:rPr>
        <w:t>xaringan</w:t>
      </w:r>
      <w:proofErr w:type="spellEnd"/>
      <w:r>
        <w:t xml:space="preserve"> uses three dashes to indicate new slides, while three dashes in other output formats would create a horizontal line. </w:t>
      </w:r>
      <w:del w:id="16" w:author="Frances" w:date="2023-06-20T10:16:00Z">
        <w:r w:rsidDel="00590E04">
          <w:delText>Quarto make</w:delText>
        </w:r>
        <w:r w:rsidR="007C09D4" w:rsidDel="00590E04">
          <w:delText>s</w:delText>
        </w:r>
        <w:r w:rsidDel="00590E04">
          <w:delText xml:space="preserve"> the syntax used </w:delText>
        </w:r>
        <w:r w:rsidR="007C09D4" w:rsidDel="00590E04">
          <w:delText>across</w:delText>
        </w:r>
        <w:r w:rsidDel="00590E04">
          <w:delText xml:space="preserve"> output </w:delText>
        </w:r>
        <w:r w:rsidR="007C09D4" w:rsidDel="00590E04">
          <w:delText xml:space="preserve">types </w:delText>
        </w:r>
        <w:r w:rsidDel="00590E04">
          <w:delText>more consistent.</w:delText>
        </w:r>
      </w:del>
    </w:p>
    <w:p w14:paraId="6464E9B0" w14:textId="311D5A98" w:rsidR="00434B2B" w:rsidRPr="00590E04" w:rsidDel="00391DCC" w:rsidRDefault="00391DCC">
      <w:pPr>
        <w:pStyle w:val="Body"/>
        <w:rPr>
          <w:del w:id="17" w:author="Frances" w:date="2023-06-20T10:14:00Z"/>
        </w:rPr>
        <w:pPrChange w:id="18" w:author="Frances" w:date="2023-06-20T10:12:00Z">
          <w:pPr>
            <w:pStyle w:val="ListPlain"/>
          </w:pPr>
        </w:pPrChange>
      </w:pPr>
      <w:ins w:id="19" w:author="Frances" w:date="2023-06-20T10:13:00Z">
        <w:r w:rsidRPr="00391DCC">
          <w:rPr>
            <w:rPrChange w:id="20" w:author="Frances" w:date="2023-06-20T10:13:00Z">
              <w:rPr>
                <w:rStyle w:val="Italic"/>
              </w:rPr>
            </w:rPrChange>
          </w:rPr>
          <w:t>Quarto also s</w:t>
        </w:r>
      </w:ins>
      <w:del w:id="21" w:author="Frances" w:date="2023-06-20T10:13:00Z">
        <w:r w:rsidR="00434B2B" w:rsidRPr="00391DCC" w:rsidDel="00391DCC">
          <w:rPr>
            <w:rPrChange w:id="22" w:author="Frances" w:date="2023-06-20T10:13:00Z">
              <w:rPr>
                <w:rStyle w:val="Italic"/>
              </w:rPr>
            </w:rPrChange>
          </w:rPr>
          <w:delText>S</w:delText>
        </w:r>
      </w:del>
      <w:r w:rsidR="00434B2B" w:rsidRPr="00391DCC">
        <w:rPr>
          <w:rPrChange w:id="23" w:author="Frances" w:date="2023-06-20T10:13:00Z">
            <w:rPr>
              <w:rStyle w:val="Italic"/>
            </w:rPr>
          </w:rPrChange>
        </w:rPr>
        <w:t>upport</w:t>
      </w:r>
      <w:ins w:id="24" w:author="Frances" w:date="2023-06-20T10:13:00Z">
        <w:r w:rsidRPr="00391DCC">
          <w:rPr>
            <w:rPrChange w:id="25" w:author="Frances" w:date="2023-06-20T10:13:00Z">
              <w:rPr>
                <w:rStyle w:val="Italic"/>
              </w:rPr>
            </w:rPrChange>
          </w:rPr>
          <w:t>s</w:t>
        </w:r>
      </w:ins>
      <w:del w:id="26" w:author="Frances" w:date="2023-06-20T10:13:00Z">
        <w:r w:rsidR="00434B2B" w:rsidRPr="00391DCC" w:rsidDel="00391DCC">
          <w:rPr>
            <w:rPrChange w:id="27" w:author="Frances" w:date="2023-06-20T10:13:00Z">
              <w:rPr>
                <w:rStyle w:val="Italic"/>
              </w:rPr>
            </w:rPrChange>
          </w:rPr>
          <w:delText xml:space="preserve"> for</w:delText>
        </w:r>
      </w:del>
      <w:r w:rsidR="00434B2B" w:rsidRPr="00391DCC">
        <w:rPr>
          <w:rPrChange w:id="28" w:author="Frances" w:date="2023-06-20T10:13:00Z">
            <w:rPr>
              <w:rStyle w:val="Italic"/>
            </w:rPr>
          </w:rPrChange>
        </w:rPr>
        <w:t xml:space="preserve"> </w:t>
      </w:r>
      <w:del w:id="29" w:author="Frances" w:date="2023-06-20T10:13:00Z">
        <w:r w:rsidR="00434B2B" w:rsidRPr="00391DCC" w:rsidDel="00391DCC">
          <w:rPr>
            <w:rPrChange w:id="30" w:author="Frances" w:date="2023-06-20T10:13:00Z">
              <w:rPr>
                <w:rStyle w:val="Italic"/>
              </w:rPr>
            </w:rPrChange>
          </w:rPr>
          <w:delText xml:space="preserve">multiple </w:delText>
        </w:r>
      </w:del>
      <w:ins w:id="31" w:author="Frances" w:date="2023-06-20T10:13:00Z">
        <w:r>
          <w:t xml:space="preserve">more </w:t>
        </w:r>
      </w:ins>
      <w:r w:rsidR="00434B2B" w:rsidRPr="00391DCC">
        <w:rPr>
          <w:rPrChange w:id="32" w:author="Frances" w:date="2023-06-20T10:13:00Z">
            <w:rPr>
              <w:rStyle w:val="Italic"/>
            </w:rPr>
          </w:rPrChange>
        </w:rPr>
        <w:t>languages</w:t>
      </w:r>
      <w:ins w:id="33" w:author="Frances" w:date="2023-06-20T10:14:00Z">
        <w:r>
          <w:t xml:space="preserve"> than does R Markdown, as well as multiple code editors.</w:t>
        </w:r>
      </w:ins>
      <w:del w:id="34" w:author="Frances" w:date="2023-06-20T10:14:00Z">
        <w:r w:rsidR="00183A75" w:rsidRPr="00391DCC" w:rsidDel="00391DCC">
          <w:rPr>
            <w:rPrChange w:id="35" w:author="Frances" w:date="2023-06-20T10:13:00Z">
              <w:rPr>
                <w:rStyle w:val="Italic"/>
              </w:rPr>
            </w:rPrChange>
          </w:rPr>
          <w:delText>.</w:delText>
        </w:r>
        <w:r w:rsidR="00434B2B" w:rsidRPr="00391DCC" w:rsidDel="00391DCC">
          <w:delText xml:space="preserve"> While R Markdown does work with languages such as Python, having the word R in the name was off-putting for non-R users. Creating a tool like Quarto was Posit’s “attempt to bring</w:delText>
        </w:r>
        <w:r w:rsidR="00434B2B" w:rsidDel="00391DCC">
          <w:delText xml:space="preserve"> R Markdown to everyone.” Quarto makes it straightforward for users to include code from </w:delText>
        </w:r>
        <w:r w:rsidR="00010E79" w:rsidDel="00391DCC">
          <w:delText xml:space="preserve">Python, Julia, Observable, and R </w:delText>
        </w:r>
        <w:r w:rsidR="00434B2B" w:rsidDel="00391DCC">
          <w:delText>in a single document.</w:delText>
        </w:r>
      </w:del>
      <w:ins w:id="36" w:author="Frances" w:date="2023-06-20T10:14:00Z">
        <w:r>
          <w:rPr>
            <w:rStyle w:val="Italic"/>
          </w:rPr>
          <w:t xml:space="preserve"> </w:t>
        </w:r>
      </w:ins>
      <w:ins w:id="37" w:author="Frances" w:date="2023-06-20T10:18:00Z">
        <w:r w:rsidR="00590E04" w:rsidRPr="00590E04">
          <w:rPr>
            <w:rPrChange w:id="38" w:author="Frances" w:date="2023-06-20T10:18:00Z">
              <w:rPr>
                <w:rStyle w:val="Italic"/>
              </w:rPr>
            </w:rPrChange>
          </w:rPr>
          <w:t xml:space="preserve">While </w:t>
        </w:r>
      </w:ins>
    </w:p>
    <w:p w14:paraId="0E65FED9" w14:textId="54DAE7EB" w:rsidR="00434B2B" w:rsidRDefault="00434B2B">
      <w:pPr>
        <w:pStyle w:val="Body"/>
        <w:pPrChange w:id="39" w:author="Frances" w:date="2023-06-20T10:14:00Z">
          <w:pPr>
            <w:pStyle w:val="ListPlain"/>
          </w:pPr>
        </w:pPrChange>
      </w:pPr>
      <w:del w:id="40" w:author="Frances" w:date="2023-06-20T10:14:00Z">
        <w:r w:rsidRPr="00590E04" w:rsidDel="00391DCC">
          <w:rPr>
            <w:rPrChange w:id="41" w:author="Frances" w:date="2023-06-20T10:18:00Z">
              <w:rPr>
                <w:rStyle w:val="Italic"/>
              </w:rPr>
            </w:rPrChange>
          </w:rPr>
          <w:delText>Support for multiple code editors</w:delText>
        </w:r>
        <w:r w:rsidR="00183A75" w:rsidRPr="00590E04" w:rsidDel="00391DCC">
          <w:rPr>
            <w:rPrChange w:id="42" w:author="Frances" w:date="2023-06-20T10:18:00Z">
              <w:rPr>
                <w:rStyle w:val="Italic"/>
              </w:rPr>
            </w:rPrChange>
          </w:rPr>
          <w:delText>.</w:delText>
        </w:r>
        <w:r w:rsidRPr="00590E04" w:rsidDel="00391DCC">
          <w:delText xml:space="preserve"> </w:delText>
        </w:r>
      </w:del>
      <w:r w:rsidRPr="00590E04">
        <w:t>R</w:t>
      </w:r>
      <w:r>
        <w:t xml:space="preserve"> Markdown is designed to work in the RStudio IDE</w:t>
      </w:r>
      <w:ins w:id="43" w:author="Frances" w:date="2023-06-20T10:18:00Z">
        <w:r w:rsidR="00590E04">
          <w:t>,</w:t>
        </w:r>
      </w:ins>
      <w:del w:id="44" w:author="Frances" w:date="2023-06-20T10:18:00Z">
        <w:r w:rsidDel="00590E04">
          <w:delText>.</w:delText>
        </w:r>
      </w:del>
      <w:r>
        <w:t xml:space="preserve"> Quarto works in RStudio as well as </w:t>
      </w:r>
      <w:r w:rsidR="007C09D4">
        <w:t xml:space="preserve">code </w:t>
      </w:r>
      <w:r>
        <w:t xml:space="preserve">editors such as VS Code and </w:t>
      </w:r>
      <w:proofErr w:type="spellStart"/>
      <w:r>
        <w:t>JupyterLab</w:t>
      </w:r>
      <w:proofErr w:type="spellEnd"/>
      <w:r w:rsidR="007C09D4">
        <w:t>, making it easy to use with multiple languages</w:t>
      </w:r>
      <w:r>
        <w:t>.</w:t>
      </w:r>
    </w:p>
    <w:p w14:paraId="79EE929C" w14:textId="48829BBD" w:rsidR="00434B2B" w:rsidRDefault="007C09D4" w:rsidP="006B770B">
      <w:pPr>
        <w:pStyle w:val="Body"/>
      </w:pPr>
      <w:r>
        <w:t>T</w:t>
      </w:r>
      <w:r w:rsidR="00434B2B">
        <w:t xml:space="preserve">his chapter </w:t>
      </w:r>
      <w:r>
        <w:t xml:space="preserve">focuses </w:t>
      </w:r>
      <w:r w:rsidR="00434B2B">
        <w:t xml:space="preserve">on the benefits </w:t>
      </w:r>
      <w:r>
        <w:t xml:space="preserve">of </w:t>
      </w:r>
      <w:r w:rsidR="00434B2B">
        <w:t>us</w:t>
      </w:r>
      <w:r>
        <w:t>ing</w:t>
      </w:r>
      <w:r w:rsidR="000F1595">
        <w:t xml:space="preserve"> Quarto</w:t>
      </w:r>
      <w:r w:rsidR="00434B2B">
        <w:t xml:space="preserve"> </w:t>
      </w:r>
      <w:r>
        <w:t>as an R user</w:t>
      </w:r>
      <w:r w:rsidR="00434B2B">
        <w:t xml:space="preserve">. </w:t>
      </w:r>
      <w:r>
        <w:t>It</w:t>
      </w:r>
      <w:r w:rsidR="00434B2B">
        <w:t xml:space="preserve"> explain</w:t>
      </w:r>
      <w:r>
        <w:t>s</w:t>
      </w:r>
      <w:r w:rsidR="00434B2B">
        <w:t xml:space="preserve"> how to set up Quarto</w:t>
      </w:r>
      <w:r>
        <w:t>, then covers</w:t>
      </w:r>
      <w:r w:rsidR="00434B2B">
        <w:t xml:space="preserve"> some of the most important differences between Quarto and R Markdown. </w:t>
      </w:r>
      <w:r>
        <w:t xml:space="preserve">Lastly, you’ll learn </w:t>
      </w:r>
      <w:r w:rsidR="00434B2B">
        <w:t xml:space="preserve">how to make the </w:t>
      </w:r>
      <w:r>
        <w:t xml:space="preserve">parameterized reports, presentations, and websites covered </w:t>
      </w:r>
      <w:r w:rsidR="00434B2B">
        <w:t xml:space="preserve">in previous chapters using Quarto. </w:t>
      </w:r>
    </w:p>
    <w:p w14:paraId="507B6B53" w14:textId="2A54F243" w:rsidR="00434B2B" w:rsidRDefault="007C09D4" w:rsidP="00A37D42">
      <w:pPr>
        <w:pStyle w:val="HeadA"/>
      </w:pPr>
      <w:bookmarkStart w:id="45" w:name="_Toc134789573"/>
      <w:bookmarkStart w:id="46" w:name="getting-started-with-quarto"/>
      <w:r>
        <w:t>Creating a Quarto Document</w:t>
      </w:r>
      <w:bookmarkEnd w:id="45"/>
    </w:p>
    <w:p w14:paraId="29D12459" w14:textId="02266B04" w:rsidR="00434B2B" w:rsidRDefault="00183A75" w:rsidP="006B770B">
      <w:pPr>
        <w:pStyle w:val="Body"/>
      </w:pPr>
      <w:del w:id="47" w:author="Frances" w:date="2023-06-20T10:15:00Z">
        <w:r w:rsidDel="00590E04">
          <w:delText>N</w:delText>
        </w:r>
        <w:r w:rsidR="00434B2B" w:rsidDel="00590E04">
          <w:delText xml:space="preserve">ewer </w:delText>
        </w:r>
      </w:del>
      <w:ins w:id="48" w:author="Frances" w:date="2023-06-20T10:15:00Z">
        <w:r w:rsidR="00590E04">
          <w:t>V</w:t>
        </w:r>
      </w:ins>
      <w:del w:id="49" w:author="Frances" w:date="2023-06-20T10:15:00Z">
        <w:r w:rsidR="00434B2B" w:rsidDel="00590E04">
          <w:delText>v</w:delText>
        </w:r>
      </w:del>
      <w:r w:rsidR="00434B2B">
        <w:t xml:space="preserve">ersions of RStudio </w:t>
      </w:r>
      <w:ins w:id="50" w:author="Frances" w:date="2023-06-20T10:15:00Z">
        <w:r w:rsidR="00590E04">
          <w:t>starting with</w:t>
        </w:r>
      </w:ins>
      <w:ins w:id="51" w:author="Frances" w:date="2023-06-20T10:16:00Z">
        <w:r w:rsidR="00590E04">
          <w:t xml:space="preserve"> </w:t>
        </w:r>
      </w:ins>
      <w:del w:id="52" w:author="Frances" w:date="2023-06-20T10:15:00Z">
        <w:r w:rsidR="00434B2B" w:rsidDel="00590E04">
          <w:delText>(</w:delText>
        </w:r>
      </w:del>
      <w:r w:rsidR="00434B2B">
        <w:t>2022.07.1</w:t>
      </w:r>
      <w:del w:id="53" w:author="Frances" w:date="2023-06-20T10:16:00Z">
        <w:r w:rsidR="00434B2B" w:rsidDel="00590E04">
          <w:delText xml:space="preserve"> and later)</w:delText>
        </w:r>
      </w:del>
      <w:r w:rsidR="00434B2B">
        <w:t xml:space="preserve"> come with Quarto installed. To check your RStudio version, click </w:t>
      </w:r>
      <w:r w:rsidR="00434B2B" w:rsidRPr="00336180">
        <w:rPr>
          <w:rStyle w:val="Bold"/>
        </w:rPr>
        <w:t>RStudio</w:t>
      </w:r>
      <w:r w:rsidR="00434B2B">
        <w:t xml:space="preserve"> in the top menu bar, then </w:t>
      </w:r>
      <w:r w:rsidR="00434B2B" w:rsidRPr="00183A75">
        <w:t xml:space="preserve">click </w:t>
      </w:r>
      <w:r w:rsidR="00434B2B" w:rsidRPr="00336180">
        <w:rPr>
          <w:rStyle w:val="Bold"/>
        </w:rPr>
        <w:t>About RStudio</w:t>
      </w:r>
      <w:r w:rsidR="00434B2B">
        <w:t>. If you have an older version of RStudio, update it now</w:t>
      </w:r>
      <w:r>
        <w:t xml:space="preserve"> by reinstalling it, as </w:t>
      </w:r>
      <w:del w:id="54" w:author="David Keyes" w:date="2023-06-01T06:59:00Z">
        <w:r w:rsidR="00434B2B" w:rsidDel="00F33BDD">
          <w:delText xml:space="preserve"> </w:delText>
        </w:r>
      </w:del>
      <w:r w:rsidR="00434B2B">
        <w:t xml:space="preserve">outlined in </w:t>
      </w:r>
      <w:r w:rsidR="00434B2B" w:rsidRPr="00336180">
        <w:rPr>
          <w:rStyle w:val="Xref"/>
        </w:rPr>
        <w:t xml:space="preserve">Chapter </w:t>
      </w:r>
      <w:r w:rsidRPr="00336180">
        <w:rPr>
          <w:rStyle w:val="Xref"/>
        </w:rPr>
        <w:t>1</w:t>
      </w:r>
      <w:r>
        <w:t>.</w:t>
      </w:r>
      <w:r w:rsidR="00434B2B">
        <w:t xml:space="preserve"> Quarto </w:t>
      </w:r>
      <w:r>
        <w:t>should</w:t>
      </w:r>
      <w:r w:rsidR="00434B2B">
        <w:t xml:space="preserve"> </w:t>
      </w:r>
      <w:r w:rsidR="001060F7">
        <w:t xml:space="preserve">then </w:t>
      </w:r>
      <w:r w:rsidR="00434B2B">
        <w:t>be installed for you.</w:t>
      </w:r>
    </w:p>
    <w:p w14:paraId="576C31F6" w14:textId="0116A92A" w:rsidR="00434B2B" w:rsidRDefault="00434B2B" w:rsidP="006B770B">
      <w:pPr>
        <w:pStyle w:val="Body"/>
      </w:pPr>
      <w:r>
        <w:t>Once you</w:t>
      </w:r>
      <w:r w:rsidR="00183A75">
        <w:t>’</w:t>
      </w:r>
      <w:r>
        <w:t xml:space="preserve">ve </w:t>
      </w:r>
      <w:r w:rsidR="00183A75">
        <w:t xml:space="preserve">installed </w:t>
      </w:r>
      <w:r>
        <w:t>Quarto</w:t>
      </w:r>
      <w:r w:rsidR="00183A75">
        <w:t>,</w:t>
      </w:r>
      <w:r>
        <w:t xml:space="preserve"> create a document by clicking </w:t>
      </w:r>
      <w:r w:rsidRPr="00336180">
        <w:rPr>
          <w:rStyle w:val="Bold"/>
        </w:rPr>
        <w:t>File</w:t>
      </w:r>
      <w:r w:rsidR="00183A75" w:rsidRPr="00336180">
        <w:rPr>
          <w:rStyle w:val="MenuArrow"/>
        </w:rPr>
        <w:t>4</w:t>
      </w:r>
      <w:r w:rsidRPr="00336180">
        <w:rPr>
          <w:rStyle w:val="Bold"/>
        </w:rPr>
        <w:t>New File</w:t>
      </w:r>
      <w:r w:rsidR="00183A75" w:rsidRPr="00816AE4">
        <w:rPr>
          <w:rStyle w:val="MenuArrow"/>
        </w:rPr>
        <w:t>4</w:t>
      </w:r>
      <w:r w:rsidRPr="00336180">
        <w:rPr>
          <w:rStyle w:val="Bold"/>
        </w:rPr>
        <w:t>Quarto Document</w:t>
      </w:r>
      <w:r>
        <w:t>. You</w:t>
      </w:r>
      <w:ins w:id="55" w:author="Frances" w:date="2023-06-20T10:19:00Z">
        <w:r w:rsidR="00590E04">
          <w:t xml:space="preserve"> should</w:t>
        </w:r>
      </w:ins>
      <w:del w:id="56" w:author="Frances" w:date="2023-06-20T10:19:00Z">
        <w:r w:rsidDel="00590E04">
          <w:delText>’ll</w:delText>
        </w:r>
      </w:del>
      <w:r>
        <w:t xml:space="preserve"> see a menu, shown in </w:t>
      </w:r>
      <w:r w:rsidR="006B770B">
        <w:t>Figure 10-</w:t>
      </w:r>
      <w:r>
        <w:t xml:space="preserve">1, that looks like </w:t>
      </w:r>
      <w:r w:rsidR="00183A75">
        <w:t xml:space="preserve">the one used to </w:t>
      </w:r>
      <w:r>
        <w:t>creat</w:t>
      </w:r>
      <w:r w:rsidR="00183A75">
        <w:t>e</w:t>
      </w:r>
      <w:r>
        <w:t xml:space="preserve"> an R Markdown document.</w:t>
      </w:r>
    </w:p>
    <w:p w14:paraId="6CC59D14" w14:textId="77777777" w:rsidR="00434B2B" w:rsidRDefault="00434B2B" w:rsidP="00711FE4">
      <w:pPr>
        <w:pStyle w:val="GraphicSlug"/>
      </w:pPr>
      <w:r>
        <w:t>[F10001.png]</w:t>
      </w:r>
    </w:p>
    <w:p w14:paraId="74280BFD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1AB2ED1B" wp14:editId="5D3EE638">
            <wp:extent cx="5334000" cy="3230450"/>
            <wp:effectExtent l="0" t="0" r="0" b="0"/>
            <wp:docPr id="472" name="Picture" descr="Figure 11.1: The RStudio menu for creating a new Quarto docu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" descr="../../assets/new-quarto-doc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60CF56" w14:textId="4A3401C0" w:rsidR="00434B2B" w:rsidRDefault="00434B2B" w:rsidP="00711FE4">
      <w:pPr>
        <w:pStyle w:val="CaptionLine"/>
      </w:pPr>
      <w:r>
        <w:t>The RStudio menu for creating a new Quarto document</w:t>
      </w:r>
    </w:p>
    <w:p w14:paraId="4E07C975" w14:textId="4D266A33" w:rsidR="00434DF7" w:rsidRDefault="00434DF7" w:rsidP="006B770B">
      <w:pPr>
        <w:pStyle w:val="Body"/>
      </w:pPr>
      <w:r>
        <w:t>G</w:t>
      </w:r>
      <w:r w:rsidR="00434B2B">
        <w:t xml:space="preserve">ive </w:t>
      </w:r>
      <w:r>
        <w:t>your</w:t>
      </w:r>
      <w:r w:rsidR="00434B2B">
        <w:t xml:space="preserve"> document a title and choose </w:t>
      </w:r>
      <w:r>
        <w:t>an</w:t>
      </w:r>
      <w:r w:rsidR="00434B2B">
        <w:t xml:space="preserve"> output format. The </w:t>
      </w:r>
      <w:r w:rsidRPr="00AB0F3E">
        <w:rPr>
          <w:rStyle w:val="Italic"/>
        </w:rPr>
        <w:t>E</w:t>
      </w:r>
      <w:r w:rsidR="00434B2B" w:rsidRPr="00AB0F3E">
        <w:rPr>
          <w:rStyle w:val="Italic"/>
        </w:rPr>
        <w:t>ngine</w:t>
      </w:r>
      <w:r w:rsidR="00434B2B">
        <w:t xml:space="preserve"> option allows</w:t>
      </w:r>
      <w:r>
        <w:t xml:space="preserve"> you</w:t>
      </w:r>
      <w:r w:rsidR="00434B2B">
        <w:t xml:space="preserve"> to select a different way to render documents. </w:t>
      </w:r>
      <w:r>
        <w:t>By</w:t>
      </w:r>
      <w:r w:rsidR="00434B2B">
        <w:t xml:space="preserve"> default</w:t>
      </w:r>
      <w:r>
        <w:t xml:space="preserve">, it </w:t>
      </w:r>
      <w:r w:rsidRPr="00434DF7">
        <w:t>uses</w:t>
      </w:r>
      <w:r w:rsidR="00434B2B" w:rsidRPr="00434DF7">
        <w:t xml:space="preserve"> </w:t>
      </w:r>
      <w:proofErr w:type="spellStart"/>
      <w:r w:rsidR="00434B2B" w:rsidRPr="00AB0F3E">
        <w:t>Knitr</w:t>
      </w:r>
      <w:proofErr w:type="spellEnd"/>
      <w:r w:rsidR="00434B2B" w:rsidRPr="00434DF7">
        <w:t>,</w:t>
      </w:r>
      <w:r w:rsidR="00434B2B">
        <w:t xml:space="preserve"> the same </w:t>
      </w:r>
      <w:r w:rsidR="00A17C72">
        <w:t xml:space="preserve">rendering </w:t>
      </w:r>
      <w:r w:rsidR="00434B2B">
        <w:t xml:space="preserve">tool </w:t>
      </w:r>
      <w:r w:rsidR="00A17C72">
        <w:t>used</w:t>
      </w:r>
      <w:r w:rsidR="00434B2B">
        <w:t xml:space="preserve"> </w:t>
      </w:r>
      <w:r w:rsidR="00A17C72">
        <w:t xml:space="preserve">by </w:t>
      </w:r>
      <w:r w:rsidR="00434B2B">
        <w:t xml:space="preserve">R Markdown. </w:t>
      </w:r>
      <w:r>
        <w:t xml:space="preserve">The </w:t>
      </w:r>
      <w:r w:rsidR="00434B2B" w:rsidRPr="00AB0F3E">
        <w:rPr>
          <w:rStyle w:val="Italic"/>
        </w:rPr>
        <w:t>Use visual markdown editor</w:t>
      </w:r>
      <w:r w:rsidR="00434B2B">
        <w:t xml:space="preserve"> </w:t>
      </w:r>
      <w:ins w:id="57" w:author="Frances" w:date="2023-06-20T10:19:00Z">
        <w:r w:rsidR="00590E04">
          <w:t xml:space="preserve">option </w:t>
        </w:r>
      </w:ins>
      <w:r w:rsidR="001060F7">
        <w:t>provides</w:t>
      </w:r>
      <w:r w:rsidR="00434B2B">
        <w:t xml:space="preserve"> an interface that looks more like Microsoft Word, but </w:t>
      </w:r>
      <w:r>
        <w:t>it can be</w:t>
      </w:r>
      <w:r w:rsidR="00434B2B">
        <w:t xml:space="preserve"> finicky</w:t>
      </w:r>
      <w:ins w:id="58" w:author="Frances" w:date="2023-06-20T10:19:00Z">
        <w:r w:rsidR="00590E04">
          <w:t>, so we won’t cover it here</w:t>
        </w:r>
      </w:ins>
      <w:r w:rsidR="00434B2B">
        <w:t xml:space="preserve">. </w:t>
      </w:r>
    </w:p>
    <w:p w14:paraId="7FFEFBC4" w14:textId="4A9A98BE" w:rsidR="00434B2B" w:rsidRDefault="00434B2B" w:rsidP="006B770B">
      <w:pPr>
        <w:pStyle w:val="Body"/>
      </w:pPr>
      <w:r>
        <w:t xml:space="preserve">The </w:t>
      </w:r>
      <w:r w:rsidR="00434DF7">
        <w:t xml:space="preserve">resulting </w:t>
      </w:r>
      <w:r>
        <w:t xml:space="preserve">Quarto document </w:t>
      </w:r>
      <w:r w:rsidR="00434DF7">
        <w:t>should contain</w:t>
      </w:r>
      <w:r>
        <w:t xml:space="preserve"> default content, </w:t>
      </w:r>
      <w:r w:rsidR="001060F7">
        <w:t>as do</w:t>
      </w:r>
      <w:r>
        <w:t xml:space="preserve"> R Markdown documents</w:t>
      </w:r>
      <w:r w:rsidR="00434DF7">
        <w:t>:</w:t>
      </w:r>
    </w:p>
    <w:p w14:paraId="2BA70122" w14:textId="77777777" w:rsidR="00FA5967" w:rsidRPr="00C31F21" w:rsidRDefault="00434B2B" w:rsidP="00F07521">
      <w:pPr>
        <w:pStyle w:val="Code"/>
      </w:pPr>
      <w:r w:rsidRPr="004650E9">
        <w:t>---</w:t>
      </w:r>
    </w:p>
    <w:p w14:paraId="675CCAC5" w14:textId="77777777" w:rsidR="00FA5967" w:rsidRDefault="00434B2B" w:rsidP="00F07521">
      <w:pPr>
        <w:pStyle w:val="Code"/>
      </w:pPr>
      <w:r w:rsidRPr="004650E9">
        <w:t>title: "My Report"</w:t>
      </w:r>
    </w:p>
    <w:p w14:paraId="2526E6F8" w14:textId="77777777" w:rsidR="00FA5967" w:rsidRDefault="00434B2B" w:rsidP="00F07521">
      <w:pPr>
        <w:pStyle w:val="Code"/>
      </w:pPr>
      <w:r w:rsidRPr="004650E9">
        <w:t>format: html</w:t>
      </w:r>
    </w:p>
    <w:p w14:paraId="6346709A" w14:textId="77777777" w:rsidR="00FA5967" w:rsidRPr="00C31F21" w:rsidRDefault="00434B2B" w:rsidP="00F07521">
      <w:pPr>
        <w:pStyle w:val="Code"/>
      </w:pPr>
      <w:r w:rsidRPr="004650E9">
        <w:t>---</w:t>
      </w:r>
    </w:p>
    <w:p w14:paraId="5232995C" w14:textId="77777777" w:rsidR="00FA5967" w:rsidRDefault="00FA5967" w:rsidP="00F07521">
      <w:pPr>
        <w:pStyle w:val="Code"/>
      </w:pPr>
    </w:p>
    <w:p w14:paraId="7468AB37" w14:textId="77777777" w:rsidR="00FA5967" w:rsidRPr="00C31F21" w:rsidRDefault="00434B2B" w:rsidP="00F07521">
      <w:pPr>
        <w:pStyle w:val="Code"/>
      </w:pPr>
      <w:r w:rsidRPr="004650E9">
        <w:t>## Quarto</w:t>
      </w:r>
    </w:p>
    <w:p w14:paraId="58A0BA83" w14:textId="77777777" w:rsidR="00FA5967" w:rsidRDefault="00FA5967" w:rsidP="00F07521">
      <w:pPr>
        <w:pStyle w:val="Code"/>
      </w:pPr>
    </w:p>
    <w:p w14:paraId="4FC0EED6" w14:textId="77777777" w:rsidR="00FA5967" w:rsidRDefault="00434B2B" w:rsidP="00F07521">
      <w:pPr>
        <w:pStyle w:val="Code"/>
      </w:pPr>
      <w:r w:rsidRPr="004650E9">
        <w:t>Quarto enables you to weave together content and executable code into a finished document. To learn more about Quarto see &lt;https://quarto.org&gt;.</w:t>
      </w:r>
    </w:p>
    <w:p w14:paraId="46CF140F" w14:textId="77777777" w:rsidR="00FA5967" w:rsidRDefault="00FA5967" w:rsidP="00F07521">
      <w:pPr>
        <w:pStyle w:val="Code"/>
      </w:pPr>
    </w:p>
    <w:p w14:paraId="122942A1" w14:textId="77777777" w:rsidR="00FA5967" w:rsidRPr="00C31F21" w:rsidRDefault="00434B2B" w:rsidP="00F07521">
      <w:pPr>
        <w:pStyle w:val="Code"/>
      </w:pPr>
      <w:r w:rsidRPr="004650E9">
        <w:t>## Running Code</w:t>
      </w:r>
    </w:p>
    <w:p w14:paraId="65FA8347" w14:textId="77777777" w:rsidR="00FA5967" w:rsidRDefault="00FA5967" w:rsidP="00F07521">
      <w:pPr>
        <w:pStyle w:val="Code"/>
      </w:pPr>
    </w:p>
    <w:p w14:paraId="34F32ADD" w14:textId="77777777" w:rsidR="00FA5967" w:rsidRPr="003513FB" w:rsidRDefault="00434B2B" w:rsidP="00F07521">
      <w:pPr>
        <w:pStyle w:val="Code"/>
      </w:pPr>
      <w:r w:rsidRPr="004650E9">
        <w:t>When you click the **Render** button a document will be generated that includes both content and the output of embedded code. You can embed code like this:</w:t>
      </w:r>
    </w:p>
    <w:p w14:paraId="3B0180A1" w14:textId="77777777" w:rsidR="00FA5967" w:rsidRDefault="00FA5967" w:rsidP="00F07521">
      <w:pPr>
        <w:pStyle w:val="Code"/>
      </w:pPr>
    </w:p>
    <w:p w14:paraId="60C5630E" w14:textId="77777777" w:rsidR="00FA5967" w:rsidRPr="003513FB" w:rsidRDefault="00434B2B" w:rsidP="00F07521">
      <w:pPr>
        <w:pStyle w:val="Code"/>
      </w:pPr>
      <w:r w:rsidRPr="004650E9">
        <w:t>```{r}</w:t>
      </w:r>
    </w:p>
    <w:p w14:paraId="393A3F2B" w14:textId="77777777" w:rsidR="00FA5967" w:rsidRPr="003513FB" w:rsidRDefault="00434B2B" w:rsidP="00F07521">
      <w:pPr>
        <w:pStyle w:val="Code"/>
      </w:pPr>
      <w:r w:rsidRPr="004650E9">
        <w:t>1 + 1</w:t>
      </w:r>
    </w:p>
    <w:p w14:paraId="3C704E56" w14:textId="77777777" w:rsidR="00FA5967" w:rsidRPr="003513FB" w:rsidRDefault="00434B2B" w:rsidP="00F07521">
      <w:pPr>
        <w:pStyle w:val="Code"/>
      </w:pPr>
      <w:r w:rsidRPr="004650E9">
        <w:t>```</w:t>
      </w:r>
    </w:p>
    <w:p w14:paraId="53D0AE98" w14:textId="77777777" w:rsidR="00FA5967" w:rsidRDefault="00FA5967" w:rsidP="00F07521">
      <w:pPr>
        <w:pStyle w:val="Code"/>
      </w:pPr>
    </w:p>
    <w:p w14:paraId="75378975" w14:textId="77777777" w:rsidR="00FA5967" w:rsidRPr="003513FB" w:rsidRDefault="00434B2B" w:rsidP="00F07521">
      <w:pPr>
        <w:pStyle w:val="Code"/>
      </w:pPr>
      <w:r w:rsidRPr="004650E9">
        <w:t xml:space="preserve">You can add options to executable code like this </w:t>
      </w:r>
    </w:p>
    <w:p w14:paraId="3E541D4F" w14:textId="77777777" w:rsidR="00FA5967" w:rsidRDefault="00FA5967" w:rsidP="00F07521">
      <w:pPr>
        <w:pStyle w:val="Code"/>
      </w:pPr>
    </w:p>
    <w:p w14:paraId="4AE96694" w14:textId="77777777" w:rsidR="00FA5967" w:rsidRPr="003513FB" w:rsidRDefault="00434B2B" w:rsidP="00F07521">
      <w:pPr>
        <w:pStyle w:val="Code"/>
      </w:pPr>
      <w:r w:rsidRPr="004650E9">
        <w:t>```{r}</w:t>
      </w:r>
    </w:p>
    <w:p w14:paraId="6673A199" w14:textId="77777777" w:rsidR="00FA5967" w:rsidRPr="003513FB" w:rsidRDefault="00434B2B" w:rsidP="00F07521">
      <w:pPr>
        <w:pStyle w:val="Code"/>
      </w:pPr>
      <w:r w:rsidRPr="004650E9">
        <w:t>#| echo: false</w:t>
      </w:r>
    </w:p>
    <w:p w14:paraId="37661137" w14:textId="77777777" w:rsidR="00FA5967" w:rsidRPr="003513FB" w:rsidRDefault="00434B2B" w:rsidP="00F07521">
      <w:pPr>
        <w:pStyle w:val="Code"/>
      </w:pPr>
      <w:r w:rsidRPr="004650E9">
        <w:lastRenderedPageBreak/>
        <w:t>2 * 2</w:t>
      </w:r>
    </w:p>
    <w:p w14:paraId="182A296B" w14:textId="77777777" w:rsidR="00FA5967" w:rsidRPr="003513FB" w:rsidRDefault="00434B2B" w:rsidP="00F07521">
      <w:pPr>
        <w:pStyle w:val="Code"/>
      </w:pPr>
      <w:r w:rsidRPr="004650E9">
        <w:t>```</w:t>
      </w:r>
    </w:p>
    <w:p w14:paraId="694A5F92" w14:textId="77777777" w:rsidR="00FA5967" w:rsidRDefault="00FA5967" w:rsidP="00F07521">
      <w:pPr>
        <w:pStyle w:val="Code"/>
      </w:pPr>
    </w:p>
    <w:p w14:paraId="740D9320" w14:textId="2483A47F" w:rsidR="00434B2B" w:rsidRPr="00F07521" w:rsidRDefault="00434B2B" w:rsidP="00F07521">
      <w:pPr>
        <w:pStyle w:val="Code"/>
      </w:pPr>
      <w:r w:rsidRPr="004650E9">
        <w:t>The `echo: false` option disables the printing of code (only output is displayed).</w:t>
      </w:r>
    </w:p>
    <w:p w14:paraId="47D21575" w14:textId="4BC63FA3" w:rsidR="00434B2B" w:rsidRDefault="00434DF7" w:rsidP="006B770B">
      <w:pPr>
        <w:pStyle w:val="Body"/>
      </w:pPr>
      <w:r>
        <w:t xml:space="preserve">Although </w:t>
      </w:r>
      <w:r w:rsidR="00434B2B">
        <w:t xml:space="preserve">R Markdown and Quarto </w:t>
      </w:r>
      <w:r>
        <w:t xml:space="preserve">have </w:t>
      </w:r>
      <w:r w:rsidR="00434B2B">
        <w:t>many things in common</w:t>
      </w:r>
      <w:r>
        <w:t>, they also have differences.</w:t>
      </w:r>
      <w:r w:rsidR="00434B2B">
        <w:t xml:space="preserve"> Let’s explore them.</w:t>
      </w:r>
    </w:p>
    <w:p w14:paraId="618DF375" w14:textId="77777777" w:rsidR="00434B2B" w:rsidRDefault="00434B2B" w:rsidP="00A37D42">
      <w:pPr>
        <w:pStyle w:val="HeadA"/>
      </w:pPr>
      <w:bookmarkStart w:id="59" w:name="_Toc134789574"/>
      <w:bookmarkStart w:id="60" w:name="comparing-r-markdown-and-quarto"/>
      <w:bookmarkEnd w:id="46"/>
      <w:r>
        <w:t>Comparing R Markdown and Quarto</w:t>
      </w:r>
      <w:bookmarkEnd w:id="59"/>
    </w:p>
    <w:p w14:paraId="0608680A" w14:textId="668F6223" w:rsidR="0080334E" w:rsidRDefault="00434B2B" w:rsidP="006B770B">
      <w:pPr>
        <w:pStyle w:val="Body"/>
      </w:pPr>
      <w:r>
        <w:t>Quarto and R Markdown</w:t>
      </w:r>
      <w:r w:rsidR="00434DF7">
        <w:t xml:space="preserve"> documents</w:t>
      </w:r>
      <w:r>
        <w:t xml:space="preserve"> have the same basic structure: YAML metadata, followed by a combination of </w:t>
      </w:r>
      <w:r w:rsidR="00434DF7">
        <w:t>M</w:t>
      </w:r>
      <w:r>
        <w:t>arkdown text and code chunks. Despite the similarities</w:t>
      </w:r>
      <w:r w:rsidR="00434DF7">
        <w:t xml:space="preserve"> between the formats</w:t>
      </w:r>
      <w:r>
        <w:t xml:space="preserve">, there are some </w:t>
      </w:r>
      <w:r w:rsidR="00A17C72">
        <w:t>variations in their syntax</w:t>
      </w:r>
      <w:r>
        <w:t xml:space="preserve">. </w:t>
      </w:r>
    </w:p>
    <w:p w14:paraId="2CD74030" w14:textId="300123A2" w:rsidR="0080334E" w:rsidRDefault="0080334E" w:rsidP="00AB0F3E">
      <w:pPr>
        <w:pStyle w:val="HeadB"/>
      </w:pPr>
      <w:bookmarkStart w:id="61" w:name="_Toc134789575"/>
      <w:r>
        <w:t xml:space="preserve">The </w:t>
      </w:r>
      <w:r w:rsidR="00434DF7">
        <w:t>f</w:t>
      </w:r>
      <w:r>
        <w:t xml:space="preserve">ormat </w:t>
      </w:r>
      <w:r w:rsidR="00434DF7">
        <w:t xml:space="preserve">and execute </w:t>
      </w:r>
      <w:r>
        <w:t>YAML Field</w:t>
      </w:r>
      <w:r w:rsidR="00434DF7">
        <w:t>s</w:t>
      </w:r>
      <w:bookmarkEnd w:id="61"/>
      <w:r>
        <w:t xml:space="preserve"> </w:t>
      </w:r>
    </w:p>
    <w:p w14:paraId="56E5A155" w14:textId="7E633C8C" w:rsidR="00434B2B" w:rsidRDefault="00434B2B" w:rsidP="0080334E">
      <w:pPr>
        <w:pStyle w:val="Body"/>
      </w:pPr>
      <w:r>
        <w:t>Quarto</w:t>
      </w:r>
      <w:r w:rsidR="00434DF7">
        <w:t xml:space="preserve"> </w:t>
      </w:r>
      <w:r w:rsidR="001060F7">
        <w:t xml:space="preserve">uses slightly different options in its YAML. It </w:t>
      </w:r>
      <w:r w:rsidR="00434DF7">
        <w:t>replaces the</w:t>
      </w:r>
      <w:r>
        <w:t xml:space="preserve"> </w:t>
      </w:r>
      <w:r w:rsidRPr="002D4E5C">
        <w:rPr>
          <w:rStyle w:val="Literal"/>
        </w:rPr>
        <w:t>output</w:t>
      </w:r>
      <w:r>
        <w:t xml:space="preserve"> </w:t>
      </w:r>
      <w:r w:rsidR="00434DF7">
        <w:t>field</w:t>
      </w:r>
      <w:r>
        <w:t xml:space="preserve"> with </w:t>
      </w:r>
      <w:r w:rsidR="00434DF7">
        <w:t xml:space="preserve">the </w:t>
      </w:r>
      <w:r w:rsidRPr="002D4E5C">
        <w:rPr>
          <w:rStyle w:val="Literal"/>
        </w:rPr>
        <w:t>format</w:t>
      </w:r>
      <w:r w:rsidR="00434DF7" w:rsidRPr="00AB0F3E">
        <w:t xml:space="preserve"> field</w:t>
      </w:r>
      <w:r w:rsidRPr="00434DF7">
        <w:t xml:space="preserve"> </w:t>
      </w:r>
      <w:r>
        <w:t>and</w:t>
      </w:r>
      <w:r w:rsidR="00434DF7">
        <w:t xml:space="preserve"> </w:t>
      </w:r>
      <w:r w:rsidR="00A17C72">
        <w:t>uses the</w:t>
      </w:r>
      <w:r w:rsidR="00434DF7">
        <w:t xml:space="preserve"> value </w:t>
      </w:r>
      <w:r w:rsidRPr="002D4E5C">
        <w:rPr>
          <w:rStyle w:val="Literal"/>
        </w:rPr>
        <w:t>html</w:t>
      </w:r>
      <w:r>
        <w:t xml:space="preserve"> instead of </w:t>
      </w:r>
      <w:proofErr w:type="spellStart"/>
      <w:r w:rsidRPr="002D4E5C">
        <w:rPr>
          <w:rStyle w:val="Literal"/>
        </w:rPr>
        <w:t>html_document</w:t>
      </w:r>
      <w:proofErr w:type="spellEnd"/>
      <w:r w:rsidR="00434DF7">
        <w:t>:</w:t>
      </w:r>
    </w:p>
    <w:p w14:paraId="3A41DEE9" w14:textId="77777777" w:rsidR="00FA5967" w:rsidRPr="0080334E" w:rsidRDefault="00434B2B" w:rsidP="00F07521">
      <w:pPr>
        <w:pStyle w:val="Code"/>
      </w:pPr>
      <w:r w:rsidRPr="004D7A16">
        <w:t>---</w:t>
      </w:r>
    </w:p>
    <w:p w14:paraId="1057A971" w14:textId="77777777" w:rsidR="00FA5967" w:rsidRPr="0080334E" w:rsidRDefault="00434B2B" w:rsidP="00F07521">
      <w:pPr>
        <w:pStyle w:val="Code"/>
      </w:pPr>
      <w:r w:rsidRPr="004D7A16">
        <w:t>title: "My Report"</w:t>
      </w:r>
    </w:p>
    <w:p w14:paraId="7F7DECB8" w14:textId="77777777" w:rsidR="00FA5967" w:rsidRPr="0080334E" w:rsidRDefault="00434B2B" w:rsidP="00F07521">
      <w:pPr>
        <w:pStyle w:val="Code"/>
      </w:pPr>
      <w:r w:rsidRPr="004D7A16">
        <w:t>format: html</w:t>
      </w:r>
    </w:p>
    <w:p w14:paraId="426B1751" w14:textId="0E0C0DE6" w:rsidR="00434B2B" w:rsidRPr="0080334E" w:rsidRDefault="00434B2B" w:rsidP="00F07521">
      <w:pPr>
        <w:pStyle w:val="Code"/>
      </w:pPr>
      <w:r w:rsidRPr="004D7A16">
        <w:t>---</w:t>
      </w:r>
    </w:p>
    <w:p w14:paraId="322E07C5" w14:textId="6D362E1E" w:rsidR="00AB0F3E" w:rsidRDefault="00AB0F3E" w:rsidP="00331E9E">
      <w:pPr>
        <w:pStyle w:val="Body"/>
      </w:pPr>
      <w:r>
        <w:t xml:space="preserve">Other Quarto formats also use slightly different names than their R Markdown counterparts: </w:t>
      </w:r>
      <w:r w:rsidRPr="004D7A16">
        <w:rPr>
          <w:rStyle w:val="Literal"/>
        </w:rPr>
        <w:t>docx</w:t>
      </w:r>
      <w:r>
        <w:t xml:space="preserve"> instead of </w:t>
      </w:r>
      <w:proofErr w:type="spellStart"/>
      <w:r w:rsidRPr="004D7A16">
        <w:rPr>
          <w:rStyle w:val="Literal"/>
        </w:rPr>
        <w:t>word_document</w:t>
      </w:r>
      <w:proofErr w:type="spellEnd"/>
      <w:r>
        <w:t xml:space="preserve"> and </w:t>
      </w:r>
      <w:r w:rsidRPr="004D7A16">
        <w:rPr>
          <w:rStyle w:val="Literal"/>
        </w:rPr>
        <w:t>pdf</w:t>
      </w:r>
      <w:r>
        <w:t xml:space="preserve"> instead of </w:t>
      </w:r>
      <w:proofErr w:type="spellStart"/>
      <w:r w:rsidRPr="004D7A16">
        <w:rPr>
          <w:rStyle w:val="Literal"/>
        </w:rPr>
        <w:t>pdf_document</w:t>
      </w:r>
      <w:proofErr w:type="spellEnd"/>
      <w:r>
        <w:t>, for example.</w:t>
      </w:r>
    </w:p>
    <w:p w14:paraId="216A454F" w14:textId="0B889711" w:rsidR="00434B2B" w:rsidRDefault="00434B2B" w:rsidP="00331E9E">
      <w:pPr>
        <w:pStyle w:val="Body"/>
      </w:pPr>
      <w:r>
        <w:t xml:space="preserve">A second difference between R Markdown and Quarto is that </w:t>
      </w:r>
      <w:r w:rsidR="00434DF7">
        <w:t>Quarto doesn’t use a</w:t>
      </w:r>
      <w:r>
        <w:t xml:space="preserve"> </w:t>
      </w:r>
      <w:r w:rsidRPr="002D4E5C">
        <w:rPr>
          <w:rStyle w:val="Literal"/>
        </w:rPr>
        <w:t>setup</w:t>
      </w:r>
      <w:r>
        <w:t xml:space="preserve"> code chunk</w:t>
      </w:r>
      <w:r w:rsidR="00434DF7">
        <w:t xml:space="preserve"> to set</w:t>
      </w:r>
      <w:r>
        <w:t xml:space="preserve"> default options </w:t>
      </w:r>
      <w:r w:rsidR="00434DF7">
        <w:t>about</w:t>
      </w:r>
      <w:r>
        <w:t xml:space="preserve"> things like whether </w:t>
      </w:r>
      <w:r w:rsidR="00434DF7">
        <w:t>to</w:t>
      </w:r>
      <w:r>
        <w:t xml:space="preserve"> show code, charts</w:t>
      </w:r>
      <w:r w:rsidR="00434DF7">
        <w:t>,</w:t>
      </w:r>
      <w:r>
        <w:t xml:space="preserve"> and other elements in the rendered versions of </w:t>
      </w:r>
      <w:r w:rsidR="00331E9E">
        <w:t>the</w:t>
      </w:r>
      <w:r>
        <w:t xml:space="preserve"> document. </w:t>
      </w:r>
      <w:r w:rsidR="00331E9E">
        <w:t xml:space="preserve">In </w:t>
      </w:r>
      <w:r>
        <w:t xml:space="preserve">Quarto, these options are set in the </w:t>
      </w:r>
      <w:r w:rsidR="00331E9E" w:rsidRPr="002D4E5C">
        <w:rPr>
          <w:rStyle w:val="Literal"/>
        </w:rPr>
        <w:t>execute</w:t>
      </w:r>
      <w:r w:rsidR="00331E9E">
        <w:t xml:space="preserve"> field of the </w:t>
      </w:r>
      <w:r>
        <w:t xml:space="preserve">YAML. For example, </w:t>
      </w:r>
      <w:r w:rsidR="00331E9E">
        <w:t>the following would</w:t>
      </w:r>
      <w:r>
        <w:t xml:space="preserve"> hide code</w:t>
      </w:r>
      <w:r w:rsidR="00331E9E">
        <w:t>,</w:t>
      </w:r>
      <w:r>
        <w:t xml:space="preserve"> as well as all warnings and messages</w:t>
      </w:r>
      <w:r w:rsidR="00331E9E">
        <w:t>,</w:t>
      </w:r>
      <w:r>
        <w:t xml:space="preserve"> from </w:t>
      </w:r>
      <w:r w:rsidR="00331E9E">
        <w:t>the</w:t>
      </w:r>
      <w:r>
        <w:t xml:space="preserve"> rendered document</w:t>
      </w:r>
      <w:r w:rsidR="00331E9E">
        <w:t>:</w:t>
      </w:r>
      <w:r>
        <w:t xml:space="preserve"> </w:t>
      </w:r>
    </w:p>
    <w:p w14:paraId="22E67AA0" w14:textId="77777777" w:rsidR="00FA5967" w:rsidRPr="0080334E" w:rsidRDefault="00434B2B" w:rsidP="00F07521">
      <w:pPr>
        <w:pStyle w:val="Code"/>
      </w:pPr>
      <w:r w:rsidRPr="004D7A16">
        <w:t>---</w:t>
      </w:r>
    </w:p>
    <w:p w14:paraId="7F491BCF" w14:textId="77777777" w:rsidR="00FA5967" w:rsidRPr="0080334E" w:rsidRDefault="00434B2B" w:rsidP="00F07521">
      <w:pPr>
        <w:pStyle w:val="Code"/>
      </w:pPr>
      <w:r w:rsidRPr="004D7A16">
        <w:t>title: "My Report"</w:t>
      </w:r>
    </w:p>
    <w:p w14:paraId="13386DA1" w14:textId="77777777" w:rsidR="00FA5967" w:rsidRPr="0080334E" w:rsidRDefault="00434B2B" w:rsidP="00F07521">
      <w:pPr>
        <w:pStyle w:val="Code"/>
      </w:pPr>
      <w:r w:rsidRPr="004D7A16">
        <w:t>format: html</w:t>
      </w:r>
    </w:p>
    <w:p w14:paraId="053A4869" w14:textId="77777777" w:rsidR="00FA5967" w:rsidRPr="0080334E" w:rsidRDefault="00434B2B" w:rsidP="00F07521">
      <w:pPr>
        <w:pStyle w:val="Code"/>
      </w:pPr>
      <w:r w:rsidRPr="004D7A16">
        <w:t>execute:</w:t>
      </w:r>
    </w:p>
    <w:p w14:paraId="06818493" w14:textId="77777777" w:rsidR="00FA5967" w:rsidRPr="0080334E" w:rsidRDefault="00434B2B" w:rsidP="00F07521">
      <w:pPr>
        <w:pStyle w:val="Code"/>
      </w:pPr>
      <w:r w:rsidRPr="004D7A16">
        <w:t xml:space="preserve">  echo: false</w:t>
      </w:r>
    </w:p>
    <w:p w14:paraId="56FF6337" w14:textId="77777777" w:rsidR="00FA5967" w:rsidRPr="0080334E" w:rsidRDefault="00434B2B" w:rsidP="00F07521">
      <w:pPr>
        <w:pStyle w:val="Code"/>
      </w:pPr>
      <w:r w:rsidRPr="004D7A16">
        <w:t xml:space="preserve">  warning: false</w:t>
      </w:r>
    </w:p>
    <w:p w14:paraId="4E22BA32" w14:textId="77777777" w:rsidR="00FA5967" w:rsidRPr="0080334E" w:rsidRDefault="00434B2B" w:rsidP="00F07521">
      <w:pPr>
        <w:pStyle w:val="Code"/>
      </w:pPr>
      <w:r w:rsidRPr="004D7A16">
        <w:t xml:space="preserve">  message: false</w:t>
      </w:r>
    </w:p>
    <w:p w14:paraId="04F1BB19" w14:textId="1E8E24B3" w:rsidR="00434B2B" w:rsidRPr="0080334E" w:rsidRDefault="00434B2B" w:rsidP="00F07521">
      <w:pPr>
        <w:pStyle w:val="Code"/>
      </w:pPr>
      <w:r w:rsidRPr="004D7A16">
        <w:t>---</w:t>
      </w:r>
    </w:p>
    <w:p w14:paraId="717AD093" w14:textId="48B3989A" w:rsidR="00331E9E" w:rsidRDefault="00331E9E" w:rsidP="00331E9E">
      <w:pPr>
        <w:pStyle w:val="Body"/>
      </w:pPr>
      <w:r>
        <w:t xml:space="preserve">Quarto also allows you to write </w:t>
      </w:r>
      <w:r w:rsidRPr="002D4E5C">
        <w:rPr>
          <w:rStyle w:val="Literal"/>
        </w:rPr>
        <w:t>true</w:t>
      </w:r>
      <w:r>
        <w:t xml:space="preserve"> and </w:t>
      </w:r>
      <w:r w:rsidRPr="002D4E5C">
        <w:rPr>
          <w:rStyle w:val="Literal"/>
        </w:rPr>
        <w:t>false</w:t>
      </w:r>
      <w:r>
        <w:t xml:space="preserve"> in lower case.</w:t>
      </w:r>
    </w:p>
    <w:p w14:paraId="22051F01" w14:textId="70077724" w:rsidR="00331E9E" w:rsidRDefault="00331E9E" w:rsidP="004D7A16">
      <w:pPr>
        <w:pStyle w:val="HeadB"/>
      </w:pPr>
      <w:bookmarkStart w:id="62" w:name="_Toc134789576"/>
      <w:r>
        <w:t>Individual Code Chunk Options</w:t>
      </w:r>
      <w:bookmarkEnd w:id="62"/>
    </w:p>
    <w:p w14:paraId="48A367ED" w14:textId="34003603" w:rsidR="00434B2B" w:rsidRDefault="00434B2B" w:rsidP="006B770B">
      <w:pPr>
        <w:pStyle w:val="Body"/>
      </w:pPr>
      <w:r>
        <w:t>In R Markdown, we override options at the individual code chunk level by adding the</w:t>
      </w:r>
      <w:r w:rsidR="00986737">
        <w:t xml:space="preserve"> new option</w:t>
      </w:r>
      <w:r>
        <w:t xml:space="preserve"> within the curly brackets that start a code chunk. </w:t>
      </w:r>
      <w:r w:rsidR="00986737">
        <w:t>For example, t</w:t>
      </w:r>
      <w:r>
        <w:t xml:space="preserve">he </w:t>
      </w:r>
      <w:r w:rsidR="00986737">
        <w:t>following</w:t>
      </w:r>
      <w:r>
        <w:t xml:space="preserve"> would show both the code </w:t>
      </w:r>
      <w:r w:rsidRPr="002D4E5C">
        <w:rPr>
          <w:rStyle w:val="Literal"/>
        </w:rPr>
        <w:t>2 * 2</w:t>
      </w:r>
      <w:r>
        <w:t xml:space="preserve"> as well as </w:t>
      </w:r>
      <w:r w:rsidR="00986737">
        <w:t>its</w:t>
      </w:r>
      <w:r>
        <w:t xml:space="preserve"> output</w:t>
      </w:r>
      <w:r w:rsidR="00986737">
        <w:t>:</w:t>
      </w:r>
    </w:p>
    <w:p w14:paraId="3CA910E9" w14:textId="77777777" w:rsidR="00FA5967" w:rsidRPr="003513FB" w:rsidRDefault="00434B2B" w:rsidP="00F07521">
      <w:pPr>
        <w:pStyle w:val="Code"/>
      </w:pPr>
      <w:r w:rsidRPr="004650E9">
        <w:t>``</w:t>
      </w:r>
      <w:proofErr w:type="gramStart"/>
      <w:r w:rsidRPr="004650E9">
        <w:t>`{</w:t>
      </w:r>
      <w:proofErr w:type="gramEnd"/>
      <w:r w:rsidRPr="004650E9">
        <w:t>r echo = TRUE}</w:t>
      </w:r>
    </w:p>
    <w:p w14:paraId="73223619" w14:textId="77777777" w:rsidR="00FA5967" w:rsidRPr="003513FB" w:rsidRDefault="00434B2B" w:rsidP="00F07521">
      <w:pPr>
        <w:pStyle w:val="Code"/>
      </w:pPr>
      <w:r w:rsidRPr="004650E9">
        <w:t>2 * 2</w:t>
      </w:r>
    </w:p>
    <w:p w14:paraId="3FD6D1A1" w14:textId="3CFA8DE4" w:rsidR="00434B2B" w:rsidRPr="003513FB" w:rsidRDefault="00434B2B" w:rsidP="00F07521">
      <w:pPr>
        <w:pStyle w:val="Code"/>
      </w:pPr>
      <w:r w:rsidRPr="004650E9">
        <w:lastRenderedPageBreak/>
        <w:t>```</w:t>
      </w:r>
    </w:p>
    <w:p w14:paraId="2F34E1DC" w14:textId="241268AE" w:rsidR="00434B2B" w:rsidRDefault="00434B2B" w:rsidP="006B770B">
      <w:pPr>
        <w:pStyle w:val="Body"/>
      </w:pPr>
      <w:r>
        <w:t xml:space="preserve">Quarto </w:t>
      </w:r>
      <w:r w:rsidR="00986737">
        <w:t xml:space="preserve">instead </w:t>
      </w:r>
      <w:r>
        <w:t>use</w:t>
      </w:r>
      <w:r w:rsidR="00986737">
        <w:t>s</w:t>
      </w:r>
      <w:r>
        <w:t xml:space="preserve"> </w:t>
      </w:r>
      <w:r w:rsidR="00986737">
        <w:t>the following</w:t>
      </w:r>
      <w:r>
        <w:t xml:space="preserve"> syntax to set individual </w:t>
      </w:r>
      <w:r w:rsidR="00986737">
        <w:t xml:space="preserve">code </w:t>
      </w:r>
      <w:r>
        <w:t>chunk-level options</w:t>
      </w:r>
      <w:r w:rsidR="00986737">
        <w:t>:</w:t>
      </w:r>
      <w:r>
        <w:t xml:space="preserve"> </w:t>
      </w:r>
    </w:p>
    <w:p w14:paraId="5B0B7041" w14:textId="77777777" w:rsidR="00FA5967" w:rsidRPr="003513FB" w:rsidRDefault="00434B2B" w:rsidP="00F07521">
      <w:pPr>
        <w:pStyle w:val="Code"/>
      </w:pPr>
      <w:r w:rsidRPr="004650E9">
        <w:t>```{r}</w:t>
      </w:r>
    </w:p>
    <w:p w14:paraId="49C9FCEE" w14:textId="77777777" w:rsidR="00FA5967" w:rsidRPr="003513FB" w:rsidRDefault="00434B2B" w:rsidP="00F07521">
      <w:pPr>
        <w:pStyle w:val="Code"/>
      </w:pPr>
      <w:r w:rsidRPr="004650E9">
        <w:t>#| echo: false</w:t>
      </w:r>
    </w:p>
    <w:p w14:paraId="3FFF0226" w14:textId="77777777" w:rsidR="00FA5967" w:rsidRPr="003513FB" w:rsidRDefault="00434B2B" w:rsidP="00F07521">
      <w:pPr>
        <w:pStyle w:val="Code"/>
      </w:pPr>
      <w:r w:rsidRPr="004650E9">
        <w:t>2 * 2</w:t>
      </w:r>
    </w:p>
    <w:p w14:paraId="0E0BFA7B" w14:textId="77777777" w:rsidR="00986737" w:rsidRPr="003513FB" w:rsidRDefault="00434B2B" w:rsidP="00986737">
      <w:pPr>
        <w:pStyle w:val="Code"/>
      </w:pPr>
      <w:r w:rsidRPr="004650E9">
        <w:t>```</w:t>
      </w:r>
      <w:r w:rsidR="00986737" w:rsidRPr="003513FB">
        <w:t xml:space="preserve"> </w:t>
      </w:r>
    </w:p>
    <w:p w14:paraId="1AC97CA1" w14:textId="54385320" w:rsidR="00434B2B" w:rsidRPr="00F07521" w:rsidRDefault="00986737" w:rsidP="00B12B31">
      <w:pPr>
        <w:pStyle w:val="Body"/>
      </w:pPr>
      <w:r>
        <w:t xml:space="preserve">You can see </w:t>
      </w:r>
      <w:r w:rsidR="008427DA">
        <w:t>that</w:t>
      </w:r>
      <w:r>
        <w:t xml:space="preserve"> the option is set within the code chunk itself. </w:t>
      </w:r>
      <w:r w:rsidR="008427DA">
        <w:t>The characters</w:t>
      </w:r>
      <w:r>
        <w:t xml:space="preserve"> </w:t>
      </w:r>
      <w:r w:rsidRPr="002D4E5C">
        <w:rPr>
          <w:rStyle w:val="Literal"/>
        </w:rPr>
        <w:t>#|</w:t>
      </w:r>
      <w:r>
        <w:t xml:space="preserve"> (known as the </w:t>
      </w:r>
      <w:r w:rsidRPr="00B12B31">
        <w:rPr>
          <w:rStyle w:val="Italic"/>
        </w:rPr>
        <w:t>hash pipe</w:t>
      </w:r>
      <w:r>
        <w:t>) at the start of a line indicate that we are setting options.</w:t>
      </w:r>
    </w:p>
    <w:p w14:paraId="32C225AE" w14:textId="71EBB99D" w:rsidR="002E67C6" w:rsidRDefault="002E67C6" w:rsidP="00B12B31">
      <w:pPr>
        <w:pStyle w:val="HeadB"/>
      </w:pPr>
      <w:bookmarkStart w:id="63" w:name="_Toc134789577"/>
      <w:r>
        <w:t>Dashes in Option Names</w:t>
      </w:r>
      <w:bookmarkEnd w:id="63"/>
    </w:p>
    <w:p w14:paraId="043A8C58" w14:textId="7E84A101" w:rsidR="00434B2B" w:rsidRDefault="00434B2B" w:rsidP="008427DA">
      <w:pPr>
        <w:pStyle w:val="Body"/>
      </w:pPr>
      <w:r>
        <w:t>A</w:t>
      </w:r>
      <w:r w:rsidR="009D41D7">
        <w:t>nother</w:t>
      </w:r>
      <w:r>
        <w:t xml:space="preserve"> difference you’re likely to see if you switch from R Markdown to Quarto is that option names consist</w:t>
      </w:r>
      <w:r w:rsidR="001060F7">
        <w:t>ing</w:t>
      </w:r>
      <w:r>
        <w:t xml:space="preserve"> of two words are separated by a dash rather than a period. R Markdown, for example, uses the code chunk option </w:t>
      </w:r>
      <w:proofErr w:type="spellStart"/>
      <w:proofErr w:type="gramStart"/>
      <w:r w:rsidRPr="002D4E5C">
        <w:rPr>
          <w:rStyle w:val="Literal"/>
        </w:rPr>
        <w:t>fig.height</w:t>
      </w:r>
      <w:proofErr w:type="spellEnd"/>
      <w:proofErr w:type="gramEnd"/>
      <w:r>
        <w:t xml:space="preserve"> to determine the height of plots.</w:t>
      </w:r>
      <w:r w:rsidR="008427DA" w:rsidRPr="004650E9">
        <w:t xml:space="preserve"> </w:t>
      </w:r>
      <w:r>
        <w:t xml:space="preserve">In contrast, Quarto uses </w:t>
      </w:r>
      <w:r w:rsidRPr="002D4E5C">
        <w:rPr>
          <w:rStyle w:val="Literal"/>
        </w:rPr>
        <w:t>fig-height</w:t>
      </w:r>
      <w:r w:rsidR="008427DA">
        <w:t xml:space="preserve">, </w:t>
      </w:r>
      <w:r>
        <w:t>as follows</w:t>
      </w:r>
      <w:r w:rsidR="008427DA">
        <w:t>:</w:t>
      </w:r>
    </w:p>
    <w:p w14:paraId="0962F912" w14:textId="77777777" w:rsidR="00FA5967" w:rsidRPr="00590E04" w:rsidRDefault="00434B2B" w:rsidP="00F07521">
      <w:pPr>
        <w:pStyle w:val="Code"/>
      </w:pPr>
      <w:r w:rsidRPr="004650E9">
        <w:t>```{r}</w:t>
      </w:r>
    </w:p>
    <w:p w14:paraId="6DECD5CC" w14:textId="77777777" w:rsidR="00FA5967" w:rsidRPr="00590E04" w:rsidRDefault="00434B2B" w:rsidP="00F07521">
      <w:pPr>
        <w:pStyle w:val="Code"/>
      </w:pPr>
      <w:r w:rsidRPr="004650E9">
        <w:t>#| fig-height: 10</w:t>
      </w:r>
    </w:p>
    <w:p w14:paraId="04AA975D" w14:textId="77777777" w:rsidR="00FA5967" w:rsidRPr="00590E04" w:rsidRDefault="00FA5967" w:rsidP="00F07521">
      <w:pPr>
        <w:pStyle w:val="Code"/>
      </w:pPr>
    </w:p>
    <w:p w14:paraId="2F05239F" w14:textId="77777777" w:rsidR="00FA5967" w:rsidRPr="00590E04" w:rsidRDefault="00434B2B" w:rsidP="00F07521">
      <w:pPr>
        <w:pStyle w:val="Code"/>
      </w:pPr>
      <w:r w:rsidRPr="004650E9">
        <w:t>library(</w:t>
      </w:r>
      <w:proofErr w:type="spellStart"/>
      <w:r w:rsidRPr="004650E9">
        <w:t>palmerpenguins</w:t>
      </w:r>
      <w:proofErr w:type="spellEnd"/>
      <w:r w:rsidRPr="004650E9">
        <w:t>)</w:t>
      </w:r>
    </w:p>
    <w:p w14:paraId="3A8BAA8F" w14:textId="77777777" w:rsidR="00FA5967" w:rsidRPr="00590E04" w:rsidRDefault="00434B2B" w:rsidP="00F07521">
      <w:pPr>
        <w:pStyle w:val="Code"/>
      </w:pPr>
      <w:r w:rsidRPr="004650E9">
        <w:t>library(tidyverse)</w:t>
      </w:r>
    </w:p>
    <w:p w14:paraId="77AF57EA" w14:textId="77777777" w:rsidR="00FA5967" w:rsidRPr="00590E04" w:rsidRDefault="00FA5967" w:rsidP="00F07521">
      <w:pPr>
        <w:pStyle w:val="Code"/>
      </w:pPr>
    </w:p>
    <w:p w14:paraId="7062431B" w14:textId="77777777" w:rsidR="00FA5967" w:rsidRPr="00590E04" w:rsidRDefault="00434B2B" w:rsidP="00F07521">
      <w:pPr>
        <w:pStyle w:val="Code"/>
      </w:pPr>
      <w:proofErr w:type="gramStart"/>
      <w:r w:rsidRPr="004650E9">
        <w:t>ggplot(</w:t>
      </w:r>
      <w:proofErr w:type="gramEnd"/>
      <w:r w:rsidRPr="004650E9">
        <w:t xml:space="preserve">penguins, </w:t>
      </w:r>
      <w:proofErr w:type="spellStart"/>
      <w:r w:rsidRPr="004650E9">
        <w:t>aes</w:t>
      </w:r>
      <w:proofErr w:type="spellEnd"/>
      <w:r w:rsidRPr="004650E9">
        <w:t xml:space="preserve">(x = </w:t>
      </w:r>
      <w:proofErr w:type="spellStart"/>
      <w:r w:rsidRPr="004650E9">
        <w:t>bill_length_mm</w:t>
      </w:r>
      <w:proofErr w:type="spellEnd"/>
      <w:r w:rsidRPr="004650E9">
        <w:t>,</w:t>
      </w:r>
    </w:p>
    <w:p w14:paraId="3CEF23E9" w14:textId="77777777" w:rsidR="00FA5967" w:rsidRPr="00590E04" w:rsidRDefault="00434B2B" w:rsidP="00F07521">
      <w:pPr>
        <w:pStyle w:val="Code"/>
      </w:pPr>
      <w:r w:rsidRPr="004650E9">
        <w:t xml:space="preserve">                     y = </w:t>
      </w:r>
      <w:proofErr w:type="spellStart"/>
      <w:r w:rsidRPr="004650E9">
        <w:t>bill_depth_mm</w:t>
      </w:r>
      <w:proofErr w:type="spellEnd"/>
      <w:r w:rsidRPr="004650E9">
        <w:t>)) +</w:t>
      </w:r>
    </w:p>
    <w:p w14:paraId="12C3C5E3" w14:textId="77777777" w:rsidR="00FA5967" w:rsidRPr="00590E04" w:rsidRDefault="00434B2B" w:rsidP="00F07521">
      <w:pPr>
        <w:pStyle w:val="Code"/>
      </w:pPr>
      <w:r w:rsidRPr="004650E9">
        <w:t xml:space="preserve">  </w:t>
      </w:r>
      <w:proofErr w:type="spellStart"/>
      <w:r w:rsidRPr="004650E9">
        <w:t>geom_</w:t>
      </w:r>
      <w:proofErr w:type="gramStart"/>
      <w:r w:rsidRPr="004650E9">
        <w:t>point</w:t>
      </w:r>
      <w:proofErr w:type="spellEnd"/>
      <w:r w:rsidRPr="004650E9">
        <w:t>(</w:t>
      </w:r>
      <w:proofErr w:type="gramEnd"/>
      <w:r w:rsidRPr="004650E9">
        <w:t>)</w:t>
      </w:r>
    </w:p>
    <w:p w14:paraId="5526B999" w14:textId="3D41721E" w:rsidR="00434B2B" w:rsidRPr="00590E04" w:rsidRDefault="00434B2B" w:rsidP="00F07521">
      <w:pPr>
        <w:pStyle w:val="Code"/>
      </w:pPr>
      <w:r w:rsidRPr="004650E9">
        <w:t>```</w:t>
      </w:r>
    </w:p>
    <w:p w14:paraId="49AB142C" w14:textId="412196EE" w:rsidR="00434B2B" w:rsidRDefault="00434B2B" w:rsidP="006B770B">
      <w:pPr>
        <w:pStyle w:val="Body"/>
      </w:pPr>
      <w:r>
        <w:t xml:space="preserve">Helpfully for those of us coming from R Markdown, </w:t>
      </w:r>
      <w:proofErr w:type="spellStart"/>
      <w:proofErr w:type="gramStart"/>
      <w:r w:rsidRPr="002D4E5C">
        <w:rPr>
          <w:rStyle w:val="Literal"/>
        </w:rPr>
        <w:t>fig.height</w:t>
      </w:r>
      <w:proofErr w:type="spellEnd"/>
      <w:proofErr w:type="gramEnd"/>
      <w:r>
        <w:t xml:space="preserve"> and similar options with periods in them will continue to work if you forget to make the switch. A list of all code chunk options can be found on the Quarto website</w:t>
      </w:r>
      <w:r w:rsidR="009D41D7">
        <w:t xml:space="preserve"> at</w:t>
      </w:r>
      <w:r>
        <w:t xml:space="preserve"> </w:t>
      </w:r>
      <w:hyperlink r:id="rId7">
        <w:r w:rsidRPr="00B12B31">
          <w:rPr>
            <w:rStyle w:val="LinkURL"/>
          </w:rPr>
          <w:t>https://quarto.org/docs/reference/cells/cells-knitr.html</w:t>
        </w:r>
      </w:hyperlink>
      <w:r>
        <w:t>.</w:t>
      </w:r>
    </w:p>
    <w:p w14:paraId="20B33333" w14:textId="5A0FF42F" w:rsidR="0080334E" w:rsidRDefault="0080334E" w:rsidP="00B12B31">
      <w:pPr>
        <w:pStyle w:val="HeadB"/>
      </w:pPr>
      <w:bookmarkStart w:id="64" w:name="_Toc134789578"/>
      <w:r>
        <w:t>The Render Button</w:t>
      </w:r>
      <w:bookmarkEnd w:id="64"/>
    </w:p>
    <w:p w14:paraId="4331C3E9" w14:textId="4764CCA7" w:rsidR="00434B2B" w:rsidRDefault="001060F7" w:rsidP="006B770B">
      <w:pPr>
        <w:pStyle w:val="Body"/>
      </w:pPr>
      <w:r>
        <w:t xml:space="preserve">You can </w:t>
      </w:r>
      <w:r w:rsidR="00434B2B">
        <w:t xml:space="preserve">follow the same process </w:t>
      </w:r>
      <w:r>
        <w:t xml:space="preserve">to render your Quarto document </w:t>
      </w:r>
      <w:r w:rsidR="00434B2B">
        <w:t xml:space="preserve">as </w:t>
      </w:r>
      <w:r w:rsidR="0021691A">
        <w:t xml:space="preserve">in </w:t>
      </w:r>
      <w:r w:rsidR="00434B2B">
        <w:t>R Markdown</w:t>
      </w:r>
      <w:r w:rsidR="0021691A">
        <w:t>, but in</w:t>
      </w:r>
      <w:r w:rsidR="00434B2B">
        <w:t xml:space="preserve"> Quarto the button is called Render</w:t>
      </w:r>
      <w:r w:rsidR="0021691A">
        <w:t xml:space="preserve"> rather than </w:t>
      </w:r>
      <w:proofErr w:type="gramStart"/>
      <w:r w:rsidR="0021691A">
        <w:t>Knit</w:t>
      </w:r>
      <w:proofErr w:type="gramEnd"/>
      <w:r w:rsidR="00434B2B">
        <w:t xml:space="preserve">. </w:t>
      </w:r>
      <w:r w:rsidR="006B770B">
        <w:t>Figure 10-</w:t>
      </w:r>
      <w:r w:rsidR="00434B2B">
        <w:t>2 shows the Render button.</w:t>
      </w:r>
    </w:p>
    <w:p w14:paraId="67359902" w14:textId="77777777" w:rsidR="00434B2B" w:rsidRDefault="00434B2B" w:rsidP="00711FE4">
      <w:pPr>
        <w:pStyle w:val="GraphicSlug"/>
      </w:pPr>
      <w:r>
        <w:t>[F10002.png]</w:t>
      </w:r>
    </w:p>
    <w:p w14:paraId="0E3BD9FD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5112E223" wp14:editId="5C7A32DA">
            <wp:extent cx="5334000" cy="3230450"/>
            <wp:effectExtent l="0" t="0" r="0" b="0"/>
            <wp:docPr id="477" name="Picture" descr="Figure 11.2: The Render butt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" descr="../../assets/render-button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2686D8" w14:textId="4833F1E0" w:rsidR="00434B2B" w:rsidRDefault="00434B2B" w:rsidP="00711FE4">
      <w:pPr>
        <w:pStyle w:val="CaptionLine"/>
      </w:pPr>
      <w:r>
        <w:t xml:space="preserve">The Render </w:t>
      </w:r>
      <w:proofErr w:type="gramStart"/>
      <w:r>
        <w:t>button</w:t>
      </w:r>
      <w:proofErr w:type="gramEnd"/>
    </w:p>
    <w:p w14:paraId="460FCE55" w14:textId="5C162B35" w:rsidR="00434B2B" w:rsidRDefault="00434B2B" w:rsidP="006B770B">
      <w:pPr>
        <w:pStyle w:val="Body"/>
      </w:pPr>
      <w:r>
        <w:t>Clicking the Render button will turn the Quarto document into an HTML file, Word document, or any other output format you select</w:t>
      </w:r>
      <w:r w:rsidR="00B12666">
        <w:t>, just as we did when working with R Markdown.</w:t>
      </w:r>
    </w:p>
    <w:p w14:paraId="494BE81D" w14:textId="3F04965F" w:rsidR="00434B2B" w:rsidRDefault="00434B2B" w:rsidP="00B12B31">
      <w:pPr>
        <w:pStyle w:val="HeadA"/>
      </w:pPr>
      <w:bookmarkStart w:id="65" w:name="_Toc134789579"/>
      <w:bookmarkStart w:id="66" w:name="parameterized-reporting-with-quarto"/>
      <w:bookmarkStart w:id="67" w:name="X293a05100d17c34fec2d699a880e509d3c82d68"/>
      <w:bookmarkEnd w:id="60"/>
      <w:r>
        <w:t>Parameterized Reporting</w:t>
      </w:r>
      <w:bookmarkEnd w:id="65"/>
    </w:p>
    <w:p w14:paraId="00148E16" w14:textId="3B820713" w:rsidR="00434B2B" w:rsidRDefault="0021691A" w:rsidP="00D041CC">
      <w:pPr>
        <w:pStyle w:val="Body"/>
      </w:pPr>
      <w:bookmarkStart w:id="68" w:name="OLE_LINK10"/>
      <w:bookmarkStart w:id="69" w:name="OLE_LINK11"/>
      <w:r>
        <w:t>Now that you’ve learned how Quarto works, let’s make a few different documents with it,</w:t>
      </w:r>
      <w:r w:rsidR="00434B2B">
        <w:t xml:space="preserve"> start</w:t>
      </w:r>
      <w:r>
        <w:t>ing</w:t>
      </w:r>
      <w:r w:rsidR="00434B2B">
        <w:t xml:space="preserve"> </w:t>
      </w:r>
      <w:r>
        <w:t>with a</w:t>
      </w:r>
      <w:r w:rsidR="00434B2B">
        <w:t xml:space="preserve"> parameterized report. The process of making parameterized reports with Quarto is nearly identical to </w:t>
      </w:r>
      <w:r w:rsidR="00600D45">
        <w:t>doing so</w:t>
      </w:r>
      <w:r w:rsidR="00434B2B">
        <w:t xml:space="preserve"> with R Markdown</w:t>
      </w:r>
      <w:r w:rsidR="00600D45">
        <w:t>. In fact, you can</w:t>
      </w:r>
      <w:r w:rsidR="00434B2B">
        <w:t xml:space="preserve"> take the R Markdown document used to make the Urban Institute COVID Report in </w:t>
      </w:r>
      <w:r w:rsidR="00434B2B" w:rsidRPr="00B12B31">
        <w:rPr>
          <w:rStyle w:val="Xref"/>
        </w:rPr>
        <w:t xml:space="preserve">Chapter </w:t>
      </w:r>
      <w:r w:rsidR="00600D45" w:rsidRPr="00B12B31">
        <w:rPr>
          <w:rStyle w:val="Xref"/>
        </w:rPr>
        <w:t>7</w:t>
      </w:r>
      <w:r w:rsidR="00434B2B">
        <w:t xml:space="preserve"> and adapt it for Quarto by copying the </w:t>
      </w:r>
      <w:r w:rsidR="00434B2B" w:rsidRPr="00B12B31">
        <w:rPr>
          <w:rStyle w:val="Italic"/>
        </w:rPr>
        <w:t>.</w:t>
      </w:r>
      <w:proofErr w:type="spellStart"/>
      <w:r w:rsidR="00434B2B" w:rsidRPr="00B12B31">
        <w:rPr>
          <w:rStyle w:val="Italic"/>
        </w:rPr>
        <w:t>Rmd</w:t>
      </w:r>
      <w:proofErr w:type="spellEnd"/>
      <w:r w:rsidR="00434B2B">
        <w:t xml:space="preserve"> file and changing its extension </w:t>
      </w:r>
      <w:proofErr w:type="gramStart"/>
      <w:r w:rsidR="00434B2B">
        <w:t xml:space="preserve">to </w:t>
      </w:r>
      <w:r w:rsidR="00434B2B" w:rsidRPr="00B12B31">
        <w:rPr>
          <w:rStyle w:val="Italic"/>
        </w:rPr>
        <w:t>.</w:t>
      </w:r>
      <w:proofErr w:type="spellStart"/>
      <w:r w:rsidR="00434B2B" w:rsidRPr="00B12B31">
        <w:rPr>
          <w:rStyle w:val="Italic"/>
        </w:rPr>
        <w:t>qmd</w:t>
      </w:r>
      <w:proofErr w:type="spellEnd"/>
      <w:proofErr w:type="gramEnd"/>
      <w:r w:rsidR="00600D45">
        <w:t>, then</w:t>
      </w:r>
      <w:r w:rsidR="00434B2B">
        <w:t xml:space="preserve"> ma</w:t>
      </w:r>
      <w:r w:rsidR="00600D45">
        <w:t>king</w:t>
      </w:r>
      <w:r w:rsidR="00434B2B">
        <w:t xml:space="preserve"> </w:t>
      </w:r>
      <w:r w:rsidR="00600D45">
        <w:t>a few</w:t>
      </w:r>
      <w:r w:rsidR="00434B2B">
        <w:t xml:space="preserve"> changes:</w:t>
      </w:r>
    </w:p>
    <w:bookmarkEnd w:id="68"/>
    <w:bookmarkEnd w:id="69"/>
    <w:p w14:paraId="6DF7C96B" w14:textId="58F770BF" w:rsidR="00590E04" w:rsidRDefault="00590E04" w:rsidP="004650E9">
      <w:pPr>
        <w:pStyle w:val="ProductionDirective"/>
      </w:pPr>
      <w:r>
        <w:t>Prod: wrapping lines are acceptable here</w:t>
      </w:r>
    </w:p>
    <w:p w14:paraId="2BDE5BAE" w14:textId="77777777" w:rsidR="00FA5967" w:rsidRPr="00C31F21" w:rsidRDefault="00434B2B" w:rsidP="004650E9">
      <w:pPr>
        <w:pStyle w:val="CodeWide"/>
      </w:pPr>
      <w:r w:rsidRPr="004650E9">
        <w:t>---</w:t>
      </w:r>
    </w:p>
    <w:p w14:paraId="3A068B5E" w14:textId="77777777" w:rsidR="00FA5967" w:rsidRDefault="00434B2B" w:rsidP="004650E9">
      <w:pPr>
        <w:pStyle w:val="CodeWide"/>
      </w:pPr>
      <w:r w:rsidRPr="004650E9">
        <w:t>title: "Urban Institute COVID Report"</w:t>
      </w:r>
    </w:p>
    <w:p w14:paraId="0C0F7365" w14:textId="51016151" w:rsidR="00FA5967" w:rsidRDefault="00434B2B" w:rsidP="004650E9">
      <w:pPr>
        <w:pStyle w:val="CodeWide"/>
      </w:pPr>
      <w:r w:rsidRPr="004650E9">
        <w:t>format: html</w:t>
      </w:r>
      <w:r w:rsidR="004B3D87" w:rsidRPr="004650E9">
        <w:t xml:space="preserve"> </w:t>
      </w:r>
      <w:r w:rsidR="002F367A" w:rsidRPr="004650E9">
        <w:rPr>
          <w:rStyle w:val="CodeAnnotation"/>
          <w:rFonts w:eastAsia="Arial Unicode MS"/>
        </w:rPr>
        <w:t>1</w:t>
      </w:r>
    </w:p>
    <w:p w14:paraId="45D0ABB4" w14:textId="77777777" w:rsidR="00FA5967" w:rsidRPr="003513FB" w:rsidRDefault="00434B2B" w:rsidP="004650E9">
      <w:pPr>
        <w:pStyle w:val="CodeWide"/>
      </w:pPr>
      <w:r w:rsidRPr="004650E9">
        <w:t>params:</w:t>
      </w:r>
    </w:p>
    <w:p w14:paraId="557BD889" w14:textId="77777777" w:rsidR="00FA5967" w:rsidRPr="00C31F21" w:rsidRDefault="00434B2B" w:rsidP="004650E9">
      <w:pPr>
        <w:pStyle w:val="CodeWide"/>
      </w:pPr>
      <w:r w:rsidRPr="004650E9">
        <w:t xml:space="preserve">  state: "Alabama"</w:t>
      </w:r>
    </w:p>
    <w:p w14:paraId="223EE63D" w14:textId="282000B8" w:rsidR="00FA5967" w:rsidRDefault="00434B2B" w:rsidP="004650E9">
      <w:pPr>
        <w:pStyle w:val="CodeWide"/>
      </w:pPr>
      <w:r w:rsidRPr="004650E9">
        <w:t>execute:</w:t>
      </w:r>
      <w:r w:rsidR="004B3D87" w:rsidRPr="004650E9">
        <w:t xml:space="preserve"> </w:t>
      </w:r>
      <w:r w:rsidR="002F367A" w:rsidRPr="004650E9">
        <w:rPr>
          <w:rStyle w:val="CodeAnnotation"/>
          <w:rFonts w:eastAsia="Arial Unicode MS"/>
        </w:rPr>
        <w:t>2</w:t>
      </w:r>
    </w:p>
    <w:p w14:paraId="1FFD8F8F" w14:textId="77777777" w:rsidR="00FA5967" w:rsidRPr="00C31F21" w:rsidRDefault="00434B2B" w:rsidP="004650E9">
      <w:pPr>
        <w:pStyle w:val="CodeWide"/>
      </w:pPr>
      <w:r w:rsidRPr="004650E9">
        <w:t xml:space="preserve">  echo: false</w:t>
      </w:r>
    </w:p>
    <w:p w14:paraId="09D4E27B" w14:textId="77777777" w:rsidR="00FA5967" w:rsidRPr="00C31F21" w:rsidRDefault="00434B2B" w:rsidP="004650E9">
      <w:pPr>
        <w:pStyle w:val="CodeWide"/>
      </w:pPr>
      <w:r w:rsidRPr="004650E9">
        <w:t xml:space="preserve">  warning: false</w:t>
      </w:r>
    </w:p>
    <w:p w14:paraId="139C1785" w14:textId="77777777" w:rsidR="00FA5967" w:rsidRPr="00C31F21" w:rsidRDefault="00434B2B" w:rsidP="004650E9">
      <w:pPr>
        <w:pStyle w:val="CodeWide"/>
      </w:pPr>
      <w:r w:rsidRPr="004650E9">
        <w:t xml:space="preserve">  message: false</w:t>
      </w:r>
    </w:p>
    <w:p w14:paraId="1BB3AF8E" w14:textId="77777777" w:rsidR="00FA5967" w:rsidRPr="00C31F21" w:rsidRDefault="00434B2B" w:rsidP="004650E9">
      <w:pPr>
        <w:pStyle w:val="CodeWide"/>
      </w:pPr>
      <w:r w:rsidRPr="004650E9">
        <w:t>---</w:t>
      </w:r>
    </w:p>
    <w:p w14:paraId="7DD66C1D" w14:textId="77777777" w:rsidR="00FA5967" w:rsidRDefault="00FA5967" w:rsidP="004650E9">
      <w:pPr>
        <w:pStyle w:val="CodeWide"/>
      </w:pPr>
    </w:p>
    <w:p w14:paraId="342F564D" w14:textId="77777777" w:rsidR="00FA5967" w:rsidRPr="00C31F21" w:rsidRDefault="00434B2B" w:rsidP="004650E9">
      <w:pPr>
        <w:pStyle w:val="CodeWide"/>
      </w:pPr>
      <w:r w:rsidRPr="004650E9">
        <w:t>```{r}</w:t>
      </w:r>
    </w:p>
    <w:p w14:paraId="28231192" w14:textId="77777777" w:rsidR="00FA5967" w:rsidRPr="00C31F21" w:rsidRDefault="00434B2B" w:rsidP="004650E9">
      <w:pPr>
        <w:pStyle w:val="CodeWide"/>
      </w:pPr>
      <w:r w:rsidRPr="004650E9">
        <w:t>library(tidyverse)</w:t>
      </w:r>
    </w:p>
    <w:p w14:paraId="3349E240" w14:textId="77777777" w:rsidR="00FA5967" w:rsidRPr="00C31F21" w:rsidRDefault="00434B2B" w:rsidP="004650E9">
      <w:pPr>
        <w:pStyle w:val="CodeWide"/>
      </w:pPr>
      <w:r w:rsidRPr="004650E9">
        <w:t>library(</w:t>
      </w:r>
      <w:proofErr w:type="spellStart"/>
      <w:r w:rsidRPr="004650E9">
        <w:t>urbnthemes</w:t>
      </w:r>
      <w:proofErr w:type="spellEnd"/>
      <w:r w:rsidRPr="004650E9">
        <w:t>)</w:t>
      </w:r>
    </w:p>
    <w:p w14:paraId="32E0054D" w14:textId="77777777" w:rsidR="00FA5967" w:rsidRPr="00C31F21" w:rsidRDefault="00434B2B" w:rsidP="004650E9">
      <w:pPr>
        <w:pStyle w:val="CodeWide"/>
      </w:pPr>
      <w:r w:rsidRPr="004650E9">
        <w:t>library(here)</w:t>
      </w:r>
    </w:p>
    <w:p w14:paraId="1F2CE552" w14:textId="77777777" w:rsidR="00FA5967" w:rsidRPr="00C31F21" w:rsidRDefault="00434B2B" w:rsidP="004650E9">
      <w:pPr>
        <w:pStyle w:val="CodeWide"/>
      </w:pPr>
      <w:r w:rsidRPr="004650E9">
        <w:t>library(scales)</w:t>
      </w:r>
    </w:p>
    <w:p w14:paraId="22CD5B18" w14:textId="77777777" w:rsidR="00FA5967" w:rsidRPr="00C31F21" w:rsidRDefault="00434B2B" w:rsidP="004650E9">
      <w:pPr>
        <w:pStyle w:val="CodeWide"/>
      </w:pPr>
      <w:r w:rsidRPr="004650E9">
        <w:lastRenderedPageBreak/>
        <w:t>```</w:t>
      </w:r>
    </w:p>
    <w:p w14:paraId="311AAEAC" w14:textId="77777777" w:rsidR="00FA5967" w:rsidRDefault="00FA5967" w:rsidP="004650E9">
      <w:pPr>
        <w:pStyle w:val="CodeWide"/>
      </w:pPr>
    </w:p>
    <w:p w14:paraId="43C33CEC" w14:textId="77777777" w:rsidR="00FA5967" w:rsidRPr="00C31F21" w:rsidRDefault="00434B2B" w:rsidP="004650E9">
      <w:pPr>
        <w:pStyle w:val="CodeWide"/>
      </w:pPr>
      <w:r w:rsidRPr="004650E9">
        <w:t xml:space="preserve"># `r </w:t>
      </w:r>
      <w:proofErr w:type="spellStart"/>
      <w:r w:rsidRPr="004650E9">
        <w:t>params$state</w:t>
      </w:r>
      <w:proofErr w:type="spellEnd"/>
      <w:r w:rsidRPr="004650E9">
        <w:t>`</w:t>
      </w:r>
    </w:p>
    <w:p w14:paraId="404FC599" w14:textId="77777777" w:rsidR="00FA5967" w:rsidRDefault="00FA5967" w:rsidP="004650E9">
      <w:pPr>
        <w:pStyle w:val="CodeWide"/>
      </w:pPr>
    </w:p>
    <w:p w14:paraId="265F85E6" w14:textId="77777777" w:rsidR="00FA5967" w:rsidRPr="00C31F21" w:rsidRDefault="00434B2B" w:rsidP="004650E9">
      <w:pPr>
        <w:pStyle w:val="CodeWide"/>
      </w:pPr>
      <w:r w:rsidRPr="004650E9">
        <w:t>```{r}</w:t>
      </w:r>
    </w:p>
    <w:p w14:paraId="5DE56384" w14:textId="77777777" w:rsidR="00FA5967" w:rsidRPr="00C31F21" w:rsidRDefault="00434B2B" w:rsidP="004650E9">
      <w:pPr>
        <w:pStyle w:val="CodeWide"/>
      </w:pPr>
      <w:r w:rsidRPr="004650E9">
        <w:t xml:space="preserve">cases &lt;- </w:t>
      </w:r>
      <w:proofErr w:type="spellStart"/>
      <w:r w:rsidRPr="004650E9">
        <w:t>tibble</w:t>
      </w:r>
      <w:proofErr w:type="spellEnd"/>
      <w:r w:rsidRPr="004650E9">
        <w:t>(state.name) %&gt;%</w:t>
      </w:r>
    </w:p>
    <w:p w14:paraId="3EE98C3C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spellStart"/>
      <w:proofErr w:type="gramStart"/>
      <w:r w:rsidRPr="004650E9">
        <w:t>rbind</w:t>
      </w:r>
      <w:proofErr w:type="spellEnd"/>
      <w:r w:rsidRPr="004650E9">
        <w:t>(</w:t>
      </w:r>
      <w:proofErr w:type="gramEnd"/>
      <w:r w:rsidRPr="004650E9">
        <w:t>state.name = "District of Columbia") %&gt;%</w:t>
      </w:r>
    </w:p>
    <w:p w14:paraId="77CD0DF5" w14:textId="77777777" w:rsidR="00FA5967" w:rsidRPr="00C31F21" w:rsidRDefault="00434B2B" w:rsidP="004650E9">
      <w:pPr>
        <w:pStyle w:val="CodeWide"/>
      </w:pPr>
      <w:r w:rsidRPr="004650E9">
        <w:t xml:space="preserve">  left_</w:t>
      </w:r>
      <w:proofErr w:type="gramStart"/>
      <w:r w:rsidRPr="004650E9">
        <w:t>join(</w:t>
      </w:r>
      <w:proofErr w:type="gramEnd"/>
      <w:r w:rsidRPr="004650E9">
        <w:t>read_csv("https://data.rwithoutstatistics.com/united_states_covid19_cases_deaths_and_testing_by_state.csv", skip = 2),</w:t>
      </w:r>
    </w:p>
    <w:p w14:paraId="03900B73" w14:textId="77777777" w:rsidR="00FA5967" w:rsidRPr="00C31F21" w:rsidRDefault="00434B2B" w:rsidP="004650E9">
      <w:pPr>
        <w:pStyle w:val="CodeWide"/>
      </w:pPr>
      <w:r w:rsidRPr="004650E9">
        <w:t xml:space="preserve">            by = </w:t>
      </w:r>
      <w:proofErr w:type="gramStart"/>
      <w:r w:rsidRPr="004650E9">
        <w:t>c(</w:t>
      </w:r>
      <w:proofErr w:type="gramEnd"/>
      <w:r w:rsidRPr="004650E9">
        <w:t>"state.name" = "State/Territory")) %&gt;%</w:t>
      </w:r>
    </w:p>
    <w:p w14:paraId="3FBC2461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select(</w:t>
      </w:r>
      <w:proofErr w:type="spellStart"/>
      <w:proofErr w:type="gramEnd"/>
      <w:r w:rsidRPr="004650E9">
        <w:t>total_cases</w:t>
      </w:r>
      <w:proofErr w:type="spellEnd"/>
      <w:r w:rsidRPr="004650E9">
        <w:t xml:space="preserve"> = `Total Cases`, state.name,</w:t>
      </w:r>
    </w:p>
    <w:p w14:paraId="535CDC4A" w14:textId="77777777" w:rsidR="00FA5967" w:rsidRPr="00C31F21" w:rsidRDefault="00434B2B" w:rsidP="004650E9">
      <w:pPr>
        <w:pStyle w:val="CodeWide"/>
      </w:pPr>
      <w:r w:rsidRPr="004650E9">
        <w:t xml:space="preserve">         cases_per_100000 = `Case Rate per 100000`) %&gt;%</w:t>
      </w:r>
    </w:p>
    <w:p w14:paraId="26C11787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mutate(</w:t>
      </w:r>
      <w:proofErr w:type="gramEnd"/>
      <w:r w:rsidRPr="004650E9">
        <w:t xml:space="preserve">cases_per_100000 = </w:t>
      </w:r>
      <w:proofErr w:type="spellStart"/>
      <w:r w:rsidRPr="004650E9">
        <w:t>parse_number</w:t>
      </w:r>
      <w:proofErr w:type="spellEnd"/>
      <w:r w:rsidRPr="004650E9">
        <w:t xml:space="preserve">(cases_per_100000)) %&gt;% </w:t>
      </w:r>
    </w:p>
    <w:p w14:paraId="01068234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mutate(</w:t>
      </w:r>
      <w:proofErr w:type="spellStart"/>
      <w:proofErr w:type="gramEnd"/>
      <w:r w:rsidRPr="004650E9">
        <w:t>case_rank</w:t>
      </w:r>
      <w:proofErr w:type="spellEnd"/>
      <w:r w:rsidRPr="004650E9">
        <w:t xml:space="preserve"> = rank(-cases_per_100000, </w:t>
      </w:r>
      <w:proofErr w:type="spellStart"/>
      <w:r w:rsidRPr="004650E9">
        <w:t>ties.method</w:t>
      </w:r>
      <w:proofErr w:type="spellEnd"/>
      <w:r w:rsidRPr="004650E9">
        <w:t xml:space="preserve"> = "min"))</w:t>
      </w:r>
    </w:p>
    <w:p w14:paraId="16DDD9BF" w14:textId="77777777" w:rsidR="00FA5967" w:rsidRPr="00C31F21" w:rsidRDefault="00434B2B" w:rsidP="004650E9">
      <w:pPr>
        <w:pStyle w:val="CodeWide"/>
      </w:pPr>
      <w:r w:rsidRPr="004650E9">
        <w:t>```</w:t>
      </w:r>
    </w:p>
    <w:p w14:paraId="41258AEC" w14:textId="77777777" w:rsidR="00FA5967" w:rsidRDefault="00FA5967" w:rsidP="004650E9">
      <w:pPr>
        <w:pStyle w:val="CodeWide"/>
      </w:pPr>
    </w:p>
    <w:p w14:paraId="7543840F" w14:textId="77777777" w:rsidR="00FA5967" w:rsidRPr="00C31F21" w:rsidRDefault="00434B2B" w:rsidP="004650E9">
      <w:pPr>
        <w:pStyle w:val="CodeWide"/>
      </w:pPr>
      <w:r w:rsidRPr="004650E9">
        <w:t>```{r}</w:t>
      </w:r>
    </w:p>
    <w:p w14:paraId="15309114" w14:textId="77777777" w:rsidR="00FA5967" w:rsidRPr="00C31F21" w:rsidRDefault="00434B2B" w:rsidP="004650E9">
      <w:pPr>
        <w:pStyle w:val="CodeWide"/>
      </w:pPr>
      <w:proofErr w:type="spellStart"/>
      <w:r w:rsidRPr="004650E9">
        <w:t>state_text</w:t>
      </w:r>
      <w:proofErr w:type="spellEnd"/>
      <w:r w:rsidRPr="004650E9">
        <w:t xml:space="preserve"> &lt;- </w:t>
      </w:r>
      <w:proofErr w:type="spellStart"/>
      <w:r w:rsidRPr="004650E9">
        <w:t>if_</w:t>
      </w:r>
      <w:proofErr w:type="gramStart"/>
      <w:r w:rsidRPr="004650E9">
        <w:t>else</w:t>
      </w:r>
      <w:proofErr w:type="spellEnd"/>
      <w:r w:rsidRPr="004650E9">
        <w:t>(</w:t>
      </w:r>
      <w:proofErr w:type="spellStart"/>
      <w:proofErr w:type="gramEnd"/>
      <w:r w:rsidRPr="004650E9">
        <w:t>params$state</w:t>
      </w:r>
      <w:proofErr w:type="spellEnd"/>
      <w:r w:rsidRPr="004650E9">
        <w:t xml:space="preserve"> == "District of Columbia", </w:t>
      </w:r>
      <w:proofErr w:type="spellStart"/>
      <w:r w:rsidRPr="004650E9">
        <w:t>str_glue</w:t>
      </w:r>
      <w:proofErr w:type="spellEnd"/>
      <w:r w:rsidRPr="004650E9">
        <w:t xml:space="preserve">("the District of Columbia"), </w:t>
      </w:r>
      <w:proofErr w:type="spellStart"/>
      <w:r w:rsidRPr="004650E9">
        <w:t>str_glue</w:t>
      </w:r>
      <w:proofErr w:type="spellEnd"/>
      <w:r w:rsidRPr="004650E9">
        <w:t>("state of {</w:t>
      </w:r>
      <w:proofErr w:type="spellStart"/>
      <w:r w:rsidRPr="004650E9">
        <w:t>params$state</w:t>
      </w:r>
      <w:proofErr w:type="spellEnd"/>
      <w:r w:rsidRPr="004650E9">
        <w:t>}"))</w:t>
      </w:r>
    </w:p>
    <w:p w14:paraId="73E1D1E3" w14:textId="77777777" w:rsidR="00FA5967" w:rsidRDefault="00FA5967" w:rsidP="004650E9">
      <w:pPr>
        <w:pStyle w:val="CodeWide"/>
      </w:pPr>
    </w:p>
    <w:p w14:paraId="17CEFCFD" w14:textId="77777777" w:rsidR="00FA5967" w:rsidRPr="00C31F21" w:rsidRDefault="00434B2B" w:rsidP="004650E9">
      <w:pPr>
        <w:pStyle w:val="CodeWide"/>
      </w:pPr>
      <w:r w:rsidRPr="004650E9">
        <w:t>state_cases_per_100000 &lt;- cases %&gt;%</w:t>
      </w:r>
    </w:p>
    <w:p w14:paraId="0473B71E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filter(</w:t>
      </w:r>
      <w:proofErr w:type="gramEnd"/>
      <w:r w:rsidRPr="004650E9">
        <w:t xml:space="preserve">state.name == </w:t>
      </w:r>
      <w:proofErr w:type="spellStart"/>
      <w:r w:rsidRPr="004650E9">
        <w:t>params$state</w:t>
      </w:r>
      <w:proofErr w:type="spellEnd"/>
      <w:r w:rsidRPr="004650E9">
        <w:t xml:space="preserve">) %&gt;% </w:t>
      </w:r>
    </w:p>
    <w:p w14:paraId="71F5E1FA" w14:textId="77777777" w:rsidR="00FA5967" w:rsidRPr="00C31F21" w:rsidRDefault="00434B2B" w:rsidP="004650E9">
      <w:pPr>
        <w:pStyle w:val="CodeWide"/>
      </w:pPr>
      <w:r w:rsidRPr="004650E9">
        <w:t xml:space="preserve">  pull(cases_per_100000) %&gt;% </w:t>
      </w:r>
    </w:p>
    <w:p w14:paraId="59FE1E83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comma(</w:t>
      </w:r>
      <w:proofErr w:type="gramEnd"/>
      <w:r w:rsidRPr="004650E9">
        <w:t>)</w:t>
      </w:r>
    </w:p>
    <w:p w14:paraId="70AC2104" w14:textId="77777777" w:rsidR="00FA5967" w:rsidRDefault="00FA5967" w:rsidP="004650E9">
      <w:pPr>
        <w:pStyle w:val="CodeWide"/>
      </w:pPr>
    </w:p>
    <w:p w14:paraId="1A1C6D26" w14:textId="77777777" w:rsidR="00FA5967" w:rsidRPr="00C31F21" w:rsidRDefault="00434B2B" w:rsidP="004650E9">
      <w:pPr>
        <w:pStyle w:val="CodeWide"/>
      </w:pPr>
      <w:proofErr w:type="spellStart"/>
      <w:r w:rsidRPr="004650E9">
        <w:t>state_cases_rank</w:t>
      </w:r>
      <w:proofErr w:type="spellEnd"/>
      <w:r w:rsidRPr="004650E9">
        <w:t xml:space="preserve"> &lt;- cases %&gt;%</w:t>
      </w:r>
    </w:p>
    <w:p w14:paraId="7D8BAAEF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filter(</w:t>
      </w:r>
      <w:proofErr w:type="gramEnd"/>
      <w:r w:rsidRPr="004650E9">
        <w:t xml:space="preserve">state.name == </w:t>
      </w:r>
      <w:proofErr w:type="spellStart"/>
      <w:r w:rsidRPr="004650E9">
        <w:t>params$state</w:t>
      </w:r>
      <w:proofErr w:type="spellEnd"/>
      <w:r w:rsidRPr="004650E9">
        <w:t xml:space="preserve">) %&gt;% </w:t>
      </w:r>
    </w:p>
    <w:p w14:paraId="3FD4E70C" w14:textId="77777777" w:rsidR="00FA5967" w:rsidRPr="00C31F21" w:rsidRDefault="00434B2B" w:rsidP="004650E9">
      <w:pPr>
        <w:pStyle w:val="CodeWide"/>
      </w:pPr>
      <w:r w:rsidRPr="004650E9">
        <w:t xml:space="preserve">  pull(</w:t>
      </w:r>
      <w:proofErr w:type="spellStart"/>
      <w:r w:rsidRPr="004650E9">
        <w:t>case_rank</w:t>
      </w:r>
      <w:proofErr w:type="spellEnd"/>
      <w:r w:rsidRPr="004650E9">
        <w:t>)</w:t>
      </w:r>
    </w:p>
    <w:p w14:paraId="404F33C1" w14:textId="77777777" w:rsidR="00FA5967" w:rsidRPr="00C31F21" w:rsidRDefault="00434B2B" w:rsidP="004650E9">
      <w:pPr>
        <w:pStyle w:val="CodeWide"/>
      </w:pPr>
      <w:r w:rsidRPr="004650E9">
        <w:t>```</w:t>
      </w:r>
    </w:p>
    <w:p w14:paraId="2EF0CFA5" w14:textId="77777777" w:rsidR="00FA5967" w:rsidRDefault="00FA5967" w:rsidP="004650E9">
      <w:pPr>
        <w:pStyle w:val="CodeWide"/>
      </w:pPr>
    </w:p>
    <w:p w14:paraId="1CFC6133" w14:textId="77777777" w:rsidR="00FA5967" w:rsidRDefault="00434B2B" w:rsidP="004650E9">
      <w:pPr>
        <w:pStyle w:val="CodeWide"/>
      </w:pPr>
      <w:r w:rsidRPr="004650E9">
        <w:t xml:space="preserve">In `r </w:t>
      </w:r>
      <w:proofErr w:type="spellStart"/>
      <w:r w:rsidRPr="004650E9">
        <w:t>state_text</w:t>
      </w:r>
      <w:proofErr w:type="spellEnd"/>
      <w:r w:rsidRPr="004650E9">
        <w:t xml:space="preserve">`, there were `r state_cases_per_100000` cases per 100,000 people in the last seven days. This puts `r </w:t>
      </w:r>
      <w:proofErr w:type="spellStart"/>
      <w:r w:rsidRPr="004650E9">
        <w:t>params$state</w:t>
      </w:r>
      <w:proofErr w:type="spellEnd"/>
      <w:r w:rsidRPr="004650E9">
        <w:t xml:space="preserve">` at number `r </w:t>
      </w:r>
      <w:proofErr w:type="spellStart"/>
      <w:r w:rsidRPr="004650E9">
        <w:t>state_cases_rank</w:t>
      </w:r>
      <w:proofErr w:type="spellEnd"/>
      <w:r w:rsidRPr="004650E9">
        <w:t xml:space="preserve">` of 50 states and the District of Columbia. </w:t>
      </w:r>
    </w:p>
    <w:p w14:paraId="6AE45D6E" w14:textId="77777777" w:rsidR="00FA5967" w:rsidRDefault="00FA5967" w:rsidP="004650E9">
      <w:pPr>
        <w:pStyle w:val="CodeWide"/>
      </w:pPr>
    </w:p>
    <w:p w14:paraId="3C1645CD" w14:textId="77777777" w:rsidR="00FA5967" w:rsidRPr="00C31F21" w:rsidRDefault="00434B2B" w:rsidP="004650E9">
      <w:pPr>
        <w:pStyle w:val="CodeWide"/>
      </w:pPr>
      <w:r w:rsidRPr="004650E9">
        <w:t>```{r}</w:t>
      </w:r>
    </w:p>
    <w:p w14:paraId="0AA72A01" w14:textId="682DBFBA" w:rsidR="00FA5967" w:rsidRDefault="00434B2B" w:rsidP="004650E9">
      <w:pPr>
        <w:pStyle w:val="CodeWide"/>
      </w:pPr>
      <w:r w:rsidRPr="004650E9">
        <w:t>#| fig-height: 8</w:t>
      </w:r>
      <w:r w:rsidR="004B3D87" w:rsidRPr="004650E9">
        <w:t xml:space="preserve"> </w:t>
      </w:r>
      <w:r w:rsidR="002F367A" w:rsidRPr="004650E9">
        <w:rPr>
          <w:rStyle w:val="CodeAnnotation"/>
          <w:rFonts w:eastAsia="Arial Unicode MS"/>
        </w:rPr>
        <w:t>3</w:t>
      </w:r>
    </w:p>
    <w:p w14:paraId="77609578" w14:textId="77777777" w:rsidR="00FA5967" w:rsidRDefault="00FA5967" w:rsidP="004650E9">
      <w:pPr>
        <w:pStyle w:val="CodeWide"/>
      </w:pPr>
    </w:p>
    <w:p w14:paraId="4093464E" w14:textId="77777777" w:rsidR="00FA5967" w:rsidRPr="00C31F21" w:rsidRDefault="00434B2B" w:rsidP="004650E9">
      <w:pPr>
        <w:pStyle w:val="CodeWide"/>
      </w:pPr>
      <w:proofErr w:type="spellStart"/>
      <w:r w:rsidRPr="004650E9">
        <w:t>set_urbn_</w:t>
      </w:r>
      <w:proofErr w:type="gramStart"/>
      <w:r w:rsidRPr="004650E9">
        <w:t>defaults</w:t>
      </w:r>
      <w:proofErr w:type="spellEnd"/>
      <w:r w:rsidRPr="004650E9">
        <w:t>(</w:t>
      </w:r>
      <w:proofErr w:type="gramEnd"/>
      <w:r w:rsidRPr="004650E9">
        <w:t>style = "print")</w:t>
      </w:r>
    </w:p>
    <w:p w14:paraId="3F6ACC4A" w14:textId="77777777" w:rsidR="00FA5967" w:rsidRDefault="00FA5967" w:rsidP="004650E9">
      <w:pPr>
        <w:pStyle w:val="CodeWide"/>
      </w:pPr>
    </w:p>
    <w:p w14:paraId="5544C5A8" w14:textId="77777777" w:rsidR="00FA5967" w:rsidRPr="00C31F21" w:rsidRDefault="00434B2B" w:rsidP="004650E9">
      <w:pPr>
        <w:pStyle w:val="CodeWide"/>
      </w:pPr>
      <w:r w:rsidRPr="004650E9">
        <w:t xml:space="preserve">cases %&gt;% </w:t>
      </w:r>
    </w:p>
    <w:p w14:paraId="538272F4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mutate(</w:t>
      </w:r>
      <w:proofErr w:type="spellStart"/>
      <w:proofErr w:type="gramEnd"/>
      <w:r w:rsidRPr="004650E9">
        <w:t>highlight_state</w:t>
      </w:r>
      <w:proofErr w:type="spellEnd"/>
      <w:r w:rsidRPr="004650E9">
        <w:t xml:space="preserve"> = </w:t>
      </w:r>
      <w:proofErr w:type="spellStart"/>
      <w:r w:rsidRPr="004650E9">
        <w:t>if_else</w:t>
      </w:r>
      <w:proofErr w:type="spellEnd"/>
      <w:r w:rsidRPr="004650E9">
        <w:t xml:space="preserve">(state.name == </w:t>
      </w:r>
      <w:proofErr w:type="spellStart"/>
      <w:r w:rsidRPr="004650E9">
        <w:t>params$state</w:t>
      </w:r>
      <w:proofErr w:type="spellEnd"/>
      <w:r w:rsidRPr="004650E9">
        <w:t xml:space="preserve">, "Y", "N")) %&gt;% </w:t>
      </w:r>
    </w:p>
    <w:p w14:paraId="4227648B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mutate(</w:t>
      </w:r>
      <w:proofErr w:type="gramEnd"/>
      <w:r w:rsidRPr="004650E9">
        <w:t xml:space="preserve">state.name = </w:t>
      </w:r>
      <w:proofErr w:type="spellStart"/>
      <w:r w:rsidRPr="004650E9">
        <w:t>fct_reorder</w:t>
      </w:r>
      <w:proofErr w:type="spellEnd"/>
      <w:r w:rsidRPr="004650E9">
        <w:t xml:space="preserve">(state.name, cases_per_100000)) %&gt;% </w:t>
      </w:r>
    </w:p>
    <w:p w14:paraId="15678BE3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ggplot(</w:t>
      </w:r>
      <w:proofErr w:type="spellStart"/>
      <w:proofErr w:type="gramEnd"/>
      <w:r w:rsidRPr="004650E9">
        <w:t>aes</w:t>
      </w:r>
      <w:proofErr w:type="spellEnd"/>
      <w:r w:rsidRPr="004650E9">
        <w:t>(x = cases_per_100000,</w:t>
      </w:r>
    </w:p>
    <w:p w14:paraId="5F8F099A" w14:textId="77777777" w:rsidR="00FA5967" w:rsidRPr="00C31F21" w:rsidRDefault="00434B2B" w:rsidP="004650E9">
      <w:pPr>
        <w:pStyle w:val="CodeWide"/>
      </w:pPr>
      <w:r w:rsidRPr="004650E9">
        <w:t xml:space="preserve">             y = state.name,</w:t>
      </w:r>
    </w:p>
    <w:p w14:paraId="243C5BFD" w14:textId="77777777" w:rsidR="00FA5967" w:rsidRPr="00C31F21" w:rsidRDefault="00434B2B" w:rsidP="004650E9">
      <w:pPr>
        <w:pStyle w:val="CodeWide"/>
      </w:pPr>
      <w:r w:rsidRPr="004650E9">
        <w:t xml:space="preserve">             fill = </w:t>
      </w:r>
      <w:proofErr w:type="spellStart"/>
      <w:r w:rsidRPr="004650E9">
        <w:t>highlight_state</w:t>
      </w:r>
      <w:proofErr w:type="spellEnd"/>
      <w:r w:rsidRPr="004650E9">
        <w:t>)) +</w:t>
      </w:r>
    </w:p>
    <w:p w14:paraId="67BB1F7F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spellStart"/>
      <w:r w:rsidRPr="004650E9">
        <w:t>geom_</w:t>
      </w:r>
      <w:proofErr w:type="gramStart"/>
      <w:r w:rsidRPr="004650E9">
        <w:t>col</w:t>
      </w:r>
      <w:proofErr w:type="spellEnd"/>
      <w:r w:rsidRPr="004650E9">
        <w:t>(</w:t>
      </w:r>
      <w:proofErr w:type="gramEnd"/>
      <w:r w:rsidRPr="004650E9">
        <w:t>) +</w:t>
      </w:r>
    </w:p>
    <w:p w14:paraId="6D25F805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spellStart"/>
      <w:r w:rsidRPr="004650E9">
        <w:t>scale_x_</w:t>
      </w:r>
      <w:proofErr w:type="gramStart"/>
      <w:r w:rsidRPr="004650E9">
        <w:t>continuous</w:t>
      </w:r>
      <w:proofErr w:type="spellEnd"/>
      <w:r w:rsidRPr="004650E9">
        <w:t>(</w:t>
      </w:r>
      <w:proofErr w:type="gramEnd"/>
      <w:r w:rsidRPr="004650E9">
        <w:t xml:space="preserve">labels = </w:t>
      </w:r>
      <w:proofErr w:type="spellStart"/>
      <w:r w:rsidRPr="004650E9">
        <w:t>comma_format</w:t>
      </w:r>
      <w:proofErr w:type="spellEnd"/>
      <w:r w:rsidRPr="004650E9">
        <w:t>()) +</w:t>
      </w:r>
    </w:p>
    <w:p w14:paraId="3AB39DBD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theme(</w:t>
      </w:r>
      <w:proofErr w:type="spellStart"/>
      <w:proofErr w:type="gramEnd"/>
      <w:r w:rsidRPr="004650E9">
        <w:t>legend.position</w:t>
      </w:r>
      <w:proofErr w:type="spellEnd"/>
      <w:r w:rsidRPr="004650E9">
        <w:t xml:space="preserve"> = "none") +</w:t>
      </w:r>
    </w:p>
    <w:p w14:paraId="6A21E5F4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labs(</w:t>
      </w:r>
      <w:proofErr w:type="gramEnd"/>
      <w:r w:rsidRPr="004650E9">
        <w:t>y = NULL,</w:t>
      </w:r>
    </w:p>
    <w:p w14:paraId="0D05AF9A" w14:textId="77777777" w:rsidR="00FA5967" w:rsidRPr="00C31F21" w:rsidRDefault="00434B2B" w:rsidP="004650E9">
      <w:pPr>
        <w:pStyle w:val="CodeWide"/>
      </w:pPr>
      <w:r w:rsidRPr="004650E9">
        <w:t xml:space="preserve">       x = "Cases per 100,000")</w:t>
      </w:r>
    </w:p>
    <w:p w14:paraId="3B9141A8" w14:textId="317FC06C" w:rsidR="00434B2B" w:rsidRPr="00C31F21" w:rsidRDefault="00434B2B" w:rsidP="004650E9">
      <w:pPr>
        <w:pStyle w:val="CodeWide"/>
      </w:pPr>
      <w:r w:rsidRPr="004650E9">
        <w:t>```</w:t>
      </w:r>
    </w:p>
    <w:p w14:paraId="3AD4B008" w14:textId="556F71D4" w:rsidR="00600D45" w:rsidRDefault="00600D45" w:rsidP="00B12B31">
      <w:pPr>
        <w:pStyle w:val="Body"/>
      </w:pPr>
      <w:r>
        <w:t xml:space="preserve">In this code, we’ve switched </w:t>
      </w:r>
      <w:r w:rsidRPr="002D4E5C">
        <w:rPr>
          <w:rStyle w:val="Literal"/>
        </w:rPr>
        <w:t xml:space="preserve">output: </w:t>
      </w:r>
      <w:proofErr w:type="spellStart"/>
      <w:r w:rsidRPr="002D4E5C">
        <w:rPr>
          <w:rStyle w:val="Literal"/>
        </w:rPr>
        <w:t>html_document</w:t>
      </w:r>
      <w:proofErr w:type="spellEnd"/>
      <w:r>
        <w:t xml:space="preserve"> to </w:t>
      </w:r>
      <w:r w:rsidRPr="002D4E5C">
        <w:rPr>
          <w:rStyle w:val="Literal"/>
        </w:rPr>
        <w:t>format: html</w:t>
      </w:r>
      <w:r>
        <w:t xml:space="preserve"> in the YAML </w:t>
      </w:r>
      <w:r w:rsidRPr="004650E9">
        <w:rPr>
          <w:rStyle w:val="CodeAnnotation"/>
          <w:rFonts w:eastAsia="Arial Unicode MS"/>
        </w:rPr>
        <w:t>1</w:t>
      </w:r>
      <w:r w:rsidR="001060F7">
        <w:t>,</w:t>
      </w:r>
      <w:r>
        <w:t xml:space="preserve"> </w:t>
      </w:r>
      <w:r w:rsidR="001060F7">
        <w:t xml:space="preserve">We’ve also </w:t>
      </w:r>
      <w:r>
        <w:t xml:space="preserve">removed the </w:t>
      </w:r>
      <w:r w:rsidRPr="002D4E5C">
        <w:rPr>
          <w:rStyle w:val="Literal"/>
        </w:rPr>
        <w:t>setup</w:t>
      </w:r>
      <w:r>
        <w:t xml:space="preserve"> code chunk and put the options that were there in the YAML </w:t>
      </w:r>
      <w:r w:rsidRPr="004650E9">
        <w:rPr>
          <w:rStyle w:val="CodeAnnotation"/>
          <w:rFonts w:eastAsia="Arial Unicode MS"/>
        </w:rPr>
        <w:t>2</w:t>
      </w:r>
      <w:r w:rsidR="001060F7">
        <w:t>.</w:t>
      </w:r>
      <w:r>
        <w:t xml:space="preserve"> </w:t>
      </w:r>
      <w:r w:rsidR="001060F7">
        <w:t>Lastly, we’ve</w:t>
      </w:r>
      <w:r>
        <w:t xml:space="preserve"> switched the </w:t>
      </w:r>
      <w:proofErr w:type="spellStart"/>
      <w:proofErr w:type="gramStart"/>
      <w:r w:rsidRPr="002D4E5C">
        <w:rPr>
          <w:rStyle w:val="Literal"/>
        </w:rPr>
        <w:t>fig.height</w:t>
      </w:r>
      <w:proofErr w:type="spellEnd"/>
      <w:proofErr w:type="gramEnd"/>
      <w:r>
        <w:t xml:space="preserve"> option in the last code chunk to </w:t>
      </w:r>
      <w:r w:rsidRPr="002D4E5C">
        <w:rPr>
          <w:rStyle w:val="Literal"/>
        </w:rPr>
        <w:t>fig-height</w:t>
      </w:r>
      <w:r>
        <w:t xml:space="preserve"> and used the hash pipe</w:t>
      </w:r>
      <w:r w:rsidR="001060F7">
        <w:t xml:space="preserve"> to label it as an option</w:t>
      </w:r>
      <w:r>
        <w:t xml:space="preserve"> </w:t>
      </w:r>
      <w:r w:rsidRPr="004650E9">
        <w:rPr>
          <w:rStyle w:val="CodeAnnotation"/>
          <w:rFonts w:eastAsia="Arial Unicode MS"/>
        </w:rPr>
        <w:t>3</w:t>
      </w:r>
      <w:r>
        <w:t>.</w:t>
      </w:r>
    </w:p>
    <w:p w14:paraId="6ADD0599" w14:textId="46B5547D" w:rsidR="00434B2B" w:rsidRDefault="00D041CC" w:rsidP="00B12B31">
      <w:pPr>
        <w:pStyle w:val="Body"/>
      </w:pPr>
      <w:r>
        <w:t>Next, to create</w:t>
      </w:r>
      <w:r w:rsidR="00434B2B">
        <w:t xml:space="preserve"> one report for each state</w:t>
      </w:r>
      <w:r>
        <w:t>,</w:t>
      </w:r>
      <w:r w:rsidR="00434B2B">
        <w:t xml:space="preserve"> </w:t>
      </w:r>
      <w:r>
        <w:t>w</w:t>
      </w:r>
      <w:r w:rsidR="00434B2B">
        <w:t xml:space="preserve">e </w:t>
      </w:r>
      <w:r>
        <w:t>must</w:t>
      </w:r>
      <w:r w:rsidR="00434B2B">
        <w:t xml:space="preserve"> </w:t>
      </w:r>
      <w:r>
        <w:t>tweak</w:t>
      </w:r>
      <w:r w:rsidR="00434B2B">
        <w:t xml:space="preserve"> the </w:t>
      </w:r>
      <w:proofErr w:type="spellStart"/>
      <w:proofErr w:type="gramStart"/>
      <w:r w:rsidR="00434B2B" w:rsidRPr="00B12B31">
        <w:rPr>
          <w:rStyle w:val="Italic"/>
        </w:rPr>
        <w:t>render.R</w:t>
      </w:r>
      <w:proofErr w:type="spellEnd"/>
      <w:proofErr w:type="gramEnd"/>
      <w:r w:rsidR="00434B2B">
        <w:t xml:space="preserve"> script file we used to make parameterized reports in </w:t>
      </w:r>
      <w:r w:rsidR="00434B2B" w:rsidRPr="00B12B31">
        <w:rPr>
          <w:rStyle w:val="Xref"/>
        </w:rPr>
        <w:t xml:space="preserve">Chapter </w:t>
      </w:r>
      <w:r w:rsidRPr="00B12B31">
        <w:rPr>
          <w:rStyle w:val="Xref"/>
        </w:rPr>
        <w:t>7</w:t>
      </w:r>
      <w:r>
        <w:t>:</w:t>
      </w:r>
    </w:p>
    <w:p w14:paraId="437AD0F7" w14:textId="77777777" w:rsidR="00FA5967" w:rsidRPr="00C31F21" w:rsidRDefault="00434B2B" w:rsidP="00F07521">
      <w:pPr>
        <w:pStyle w:val="Code"/>
      </w:pPr>
      <w:r w:rsidRPr="004650E9">
        <w:t># Load packages</w:t>
      </w:r>
    </w:p>
    <w:p w14:paraId="3C3612C0" w14:textId="77777777" w:rsidR="00FA5967" w:rsidRDefault="00434B2B" w:rsidP="00F07521">
      <w:pPr>
        <w:pStyle w:val="Code"/>
      </w:pPr>
      <w:r w:rsidRPr="004650E9">
        <w:t>library(tidyverse)</w:t>
      </w:r>
    </w:p>
    <w:p w14:paraId="4812E696" w14:textId="35771415" w:rsidR="00FA5967" w:rsidRDefault="001060F7" w:rsidP="00B12B31">
      <w:pPr>
        <w:pStyle w:val="CodeAnnotated"/>
      </w:pPr>
      <w:r w:rsidRPr="004650E9">
        <w:rPr>
          <w:rStyle w:val="CodeAnnotation"/>
          <w:rFonts w:eastAsia="Arial Unicode MS"/>
        </w:rPr>
        <w:lastRenderedPageBreak/>
        <w:t>1</w:t>
      </w:r>
      <w:r w:rsidRPr="00B12B31">
        <w:rPr>
          <w:rFonts w:eastAsia="Arial Unicode MS"/>
        </w:rPr>
        <w:t xml:space="preserve"> </w:t>
      </w:r>
      <w:r w:rsidR="00434B2B" w:rsidRPr="00B12B31">
        <w:t>library</w:t>
      </w:r>
      <w:r w:rsidR="00434B2B" w:rsidRPr="004650E9">
        <w:t>(quarto)</w:t>
      </w:r>
      <w:r w:rsidR="00414AFD" w:rsidRPr="004650E9">
        <w:t xml:space="preserve"> </w:t>
      </w:r>
    </w:p>
    <w:p w14:paraId="59901993" w14:textId="77777777" w:rsidR="00FA5967" w:rsidRDefault="00FA5967" w:rsidP="00F07521">
      <w:pPr>
        <w:pStyle w:val="Code"/>
      </w:pPr>
    </w:p>
    <w:p w14:paraId="020ADFD1" w14:textId="77777777" w:rsidR="00FA5967" w:rsidRPr="00C31F21" w:rsidRDefault="00434B2B" w:rsidP="00F07521">
      <w:pPr>
        <w:pStyle w:val="Code"/>
      </w:pPr>
      <w:r w:rsidRPr="004650E9">
        <w:t># Create a vector of all states and the District of Columbia</w:t>
      </w:r>
    </w:p>
    <w:p w14:paraId="0571642F" w14:textId="77777777" w:rsidR="00FA5967" w:rsidRDefault="00434B2B" w:rsidP="00F07521">
      <w:pPr>
        <w:pStyle w:val="Code"/>
      </w:pPr>
      <w:r w:rsidRPr="004650E9">
        <w:t xml:space="preserve">state &lt;- </w:t>
      </w:r>
      <w:proofErr w:type="spellStart"/>
      <w:r w:rsidRPr="004650E9">
        <w:t>tibble</w:t>
      </w:r>
      <w:proofErr w:type="spellEnd"/>
      <w:r w:rsidRPr="004650E9">
        <w:t>(state.name) %&gt;%</w:t>
      </w:r>
    </w:p>
    <w:p w14:paraId="75891D7B" w14:textId="77777777" w:rsidR="00FA5967" w:rsidRDefault="00434B2B" w:rsidP="00F07521">
      <w:pPr>
        <w:pStyle w:val="Code"/>
      </w:pPr>
      <w:r w:rsidRPr="004650E9">
        <w:t xml:space="preserve">  </w:t>
      </w:r>
      <w:proofErr w:type="spellStart"/>
      <w:proofErr w:type="gramStart"/>
      <w:r w:rsidRPr="004650E9">
        <w:t>rbind</w:t>
      </w:r>
      <w:proofErr w:type="spellEnd"/>
      <w:r w:rsidRPr="004650E9">
        <w:t>(</w:t>
      </w:r>
      <w:proofErr w:type="gramEnd"/>
      <w:r w:rsidRPr="004650E9">
        <w:t xml:space="preserve">"District of Columbia") %&gt;% </w:t>
      </w:r>
    </w:p>
    <w:p w14:paraId="4654CD55" w14:textId="77777777" w:rsidR="00FA5967" w:rsidRDefault="00434B2B" w:rsidP="00F07521">
      <w:pPr>
        <w:pStyle w:val="Code"/>
      </w:pPr>
      <w:r w:rsidRPr="004650E9">
        <w:t xml:space="preserve">  pull(state.name)</w:t>
      </w:r>
    </w:p>
    <w:p w14:paraId="06583B03" w14:textId="77777777" w:rsidR="00FA5967" w:rsidRDefault="00FA5967" w:rsidP="00F07521">
      <w:pPr>
        <w:pStyle w:val="Code"/>
      </w:pPr>
    </w:p>
    <w:p w14:paraId="05BED4B9" w14:textId="77777777" w:rsidR="00FA5967" w:rsidRPr="00C31F21" w:rsidRDefault="00434B2B" w:rsidP="00F07521">
      <w:pPr>
        <w:pStyle w:val="Code"/>
      </w:pPr>
      <w:r w:rsidRPr="004650E9">
        <w:t xml:space="preserve"># Create a </w:t>
      </w:r>
      <w:proofErr w:type="spellStart"/>
      <w:r w:rsidRPr="004650E9">
        <w:t>tibble</w:t>
      </w:r>
      <w:proofErr w:type="spellEnd"/>
      <w:r w:rsidRPr="004650E9">
        <w:t xml:space="preserve"> with information on the:</w:t>
      </w:r>
    </w:p>
    <w:p w14:paraId="0ADAAADF" w14:textId="77777777" w:rsidR="00FA5967" w:rsidRPr="00C31F21" w:rsidRDefault="00434B2B" w:rsidP="00F07521">
      <w:pPr>
        <w:pStyle w:val="Code"/>
      </w:pPr>
      <w:r w:rsidRPr="004650E9">
        <w:t># input R Markdown document</w:t>
      </w:r>
    </w:p>
    <w:p w14:paraId="1FDA31C6" w14:textId="77777777" w:rsidR="00FA5967" w:rsidRPr="00C31F21" w:rsidRDefault="00434B2B" w:rsidP="00F07521">
      <w:pPr>
        <w:pStyle w:val="Code"/>
      </w:pPr>
      <w:r w:rsidRPr="004650E9">
        <w:t># output HTML file</w:t>
      </w:r>
    </w:p>
    <w:p w14:paraId="7040F30E" w14:textId="77777777" w:rsidR="00FA5967" w:rsidRPr="00C31F21" w:rsidRDefault="00434B2B" w:rsidP="00F07521">
      <w:pPr>
        <w:pStyle w:val="Code"/>
      </w:pPr>
      <w:r w:rsidRPr="004650E9">
        <w:t># parameters needed to knit the document</w:t>
      </w:r>
    </w:p>
    <w:p w14:paraId="0D658E9A" w14:textId="77777777" w:rsidR="00FA5967" w:rsidRDefault="00434B2B" w:rsidP="00F07521">
      <w:pPr>
        <w:pStyle w:val="Code"/>
      </w:pPr>
      <w:r w:rsidRPr="004650E9">
        <w:t xml:space="preserve">reports &lt;- </w:t>
      </w:r>
      <w:proofErr w:type="spellStart"/>
      <w:proofErr w:type="gramStart"/>
      <w:r w:rsidRPr="004650E9">
        <w:t>tibble</w:t>
      </w:r>
      <w:proofErr w:type="spellEnd"/>
      <w:r w:rsidRPr="004650E9">
        <w:t>(</w:t>
      </w:r>
      <w:proofErr w:type="gramEnd"/>
    </w:p>
    <w:p w14:paraId="3638F56B" w14:textId="1BC115AC" w:rsidR="00FA5967" w:rsidRDefault="001060F7" w:rsidP="004650E9">
      <w:pPr>
        <w:pStyle w:val="CodeAnnotated"/>
      </w:pPr>
      <w:r w:rsidRPr="004650E9">
        <w:rPr>
          <w:rStyle w:val="CodeAnnotation"/>
          <w:rFonts w:eastAsia="Arial Unicode MS"/>
        </w:rPr>
        <w:t>2</w:t>
      </w:r>
      <w:r w:rsidR="00434B2B" w:rsidRPr="004650E9">
        <w:t xml:space="preserve"> </w:t>
      </w:r>
      <w:proofErr w:type="gramStart"/>
      <w:r w:rsidR="00434B2B" w:rsidRPr="004650E9">
        <w:t>input</w:t>
      </w:r>
      <w:proofErr w:type="gramEnd"/>
      <w:r w:rsidR="00434B2B" w:rsidRPr="004650E9">
        <w:t xml:space="preserve"> = "urban-covid-budget-</w:t>
      </w:r>
      <w:proofErr w:type="spellStart"/>
      <w:r w:rsidR="00434B2B" w:rsidRPr="004650E9">
        <w:t>report.qmd</w:t>
      </w:r>
      <w:proofErr w:type="spellEnd"/>
      <w:r w:rsidR="00434B2B" w:rsidRPr="004650E9">
        <w:t>",</w:t>
      </w:r>
      <w:r w:rsidR="00414AFD" w:rsidRPr="004650E9">
        <w:t xml:space="preserve"> </w:t>
      </w:r>
    </w:p>
    <w:p w14:paraId="26338CAA" w14:textId="77777777" w:rsidR="00FA5967" w:rsidRDefault="00434B2B" w:rsidP="00F07521">
      <w:pPr>
        <w:pStyle w:val="Code"/>
      </w:pPr>
      <w:r w:rsidRPr="004650E9">
        <w:t xml:space="preserve">  </w:t>
      </w:r>
      <w:proofErr w:type="spellStart"/>
      <w:r w:rsidRPr="004650E9">
        <w:t>output_file</w:t>
      </w:r>
      <w:proofErr w:type="spellEnd"/>
      <w:r w:rsidRPr="004650E9">
        <w:t xml:space="preserve"> = </w:t>
      </w:r>
      <w:proofErr w:type="spellStart"/>
      <w:r w:rsidRPr="004650E9">
        <w:t>str_glue</w:t>
      </w:r>
      <w:proofErr w:type="spellEnd"/>
      <w:r w:rsidRPr="004650E9">
        <w:t>("{state}.html"),</w:t>
      </w:r>
    </w:p>
    <w:p w14:paraId="28147F51" w14:textId="305E9F7D" w:rsidR="00FA5967" w:rsidRDefault="001060F7" w:rsidP="00F07521">
      <w:pPr>
        <w:pStyle w:val="Code"/>
      </w:pPr>
      <w:r w:rsidRPr="004650E9">
        <w:rPr>
          <w:rStyle w:val="CodeAnnotation"/>
          <w:rFonts w:eastAsia="Arial Unicode MS"/>
        </w:rPr>
        <w:t>3</w:t>
      </w:r>
      <w:r w:rsidR="00434B2B" w:rsidRPr="004650E9">
        <w:t xml:space="preserve"> </w:t>
      </w:r>
      <w:proofErr w:type="spellStart"/>
      <w:r w:rsidR="00434B2B" w:rsidRPr="004650E9">
        <w:t>execute_params</w:t>
      </w:r>
      <w:proofErr w:type="spellEnd"/>
      <w:r w:rsidR="00434B2B" w:rsidRPr="004650E9">
        <w:t xml:space="preserve"> = </w:t>
      </w:r>
      <w:proofErr w:type="gramStart"/>
      <w:r w:rsidR="00434B2B" w:rsidRPr="004650E9">
        <w:t>map(</w:t>
      </w:r>
      <w:proofErr w:type="gramEnd"/>
      <w:r w:rsidR="00434B2B" w:rsidRPr="004650E9">
        <w:t>state, ~list(state = .))</w:t>
      </w:r>
      <w:r w:rsidR="00414AFD" w:rsidRPr="004650E9">
        <w:t xml:space="preserve"> </w:t>
      </w:r>
    </w:p>
    <w:p w14:paraId="02A50D1D" w14:textId="77777777" w:rsidR="00FA5967" w:rsidRPr="003513FB" w:rsidRDefault="00434B2B" w:rsidP="00F07521">
      <w:pPr>
        <w:pStyle w:val="Code"/>
      </w:pPr>
      <w:r w:rsidRPr="004650E9">
        <w:t>)</w:t>
      </w:r>
    </w:p>
    <w:p w14:paraId="18A9FC1B" w14:textId="77777777" w:rsidR="00FA5967" w:rsidRDefault="00FA5967" w:rsidP="00F07521">
      <w:pPr>
        <w:pStyle w:val="Code"/>
      </w:pPr>
    </w:p>
    <w:p w14:paraId="4C2F8B05" w14:textId="77777777" w:rsidR="00FA5967" w:rsidRPr="00C31F21" w:rsidRDefault="00434B2B" w:rsidP="00F07521">
      <w:pPr>
        <w:pStyle w:val="Code"/>
      </w:pPr>
      <w:r w:rsidRPr="004650E9">
        <w:t># Generate all of our reports</w:t>
      </w:r>
    </w:p>
    <w:p w14:paraId="149FEC9E" w14:textId="77777777" w:rsidR="00FA5967" w:rsidRDefault="00434B2B" w:rsidP="00F07521">
      <w:pPr>
        <w:pStyle w:val="Code"/>
      </w:pPr>
      <w:r w:rsidRPr="004650E9">
        <w:t>reports %&gt;%</w:t>
      </w:r>
    </w:p>
    <w:p w14:paraId="3C2CBCFD" w14:textId="1AA0B4D7" w:rsidR="00434B2B" w:rsidRPr="00F07521" w:rsidRDefault="001060F7" w:rsidP="004650E9">
      <w:pPr>
        <w:pStyle w:val="CodeAnnotated"/>
      </w:pPr>
      <w:r w:rsidRPr="004650E9">
        <w:rPr>
          <w:rStyle w:val="CodeAnnotation"/>
          <w:rFonts w:eastAsia="Arial Unicode MS"/>
        </w:rPr>
        <w:t>4</w:t>
      </w:r>
      <w:r w:rsidR="00434B2B" w:rsidRPr="004650E9">
        <w:t xml:space="preserve"> </w:t>
      </w:r>
      <w:proofErr w:type="spellStart"/>
      <w:r w:rsidR="00434B2B" w:rsidRPr="004650E9">
        <w:t>pwalk</w:t>
      </w:r>
      <w:proofErr w:type="spellEnd"/>
      <w:r w:rsidR="00434B2B" w:rsidRPr="004650E9">
        <w:t>(</w:t>
      </w:r>
      <w:proofErr w:type="spellStart"/>
      <w:r w:rsidR="00434B2B" w:rsidRPr="004650E9">
        <w:t>quarto_render</w:t>
      </w:r>
      <w:proofErr w:type="spellEnd"/>
      <w:r w:rsidR="00434B2B" w:rsidRPr="004650E9">
        <w:t>)</w:t>
      </w:r>
      <w:r w:rsidR="00414AFD" w:rsidRPr="004650E9">
        <w:t xml:space="preserve"> </w:t>
      </w:r>
    </w:p>
    <w:p w14:paraId="1B5AF9DF" w14:textId="5D044C11" w:rsidR="00434B2B" w:rsidRDefault="00D041CC" w:rsidP="00D041CC">
      <w:pPr>
        <w:pStyle w:val="Body"/>
      </w:pPr>
      <w:bookmarkStart w:id="70" w:name="OLE_LINK12"/>
      <w:bookmarkStart w:id="71" w:name="OLE_LINK13"/>
      <w:r>
        <w:t xml:space="preserve">This updated </w:t>
      </w:r>
      <w:proofErr w:type="spellStart"/>
      <w:proofErr w:type="gramStart"/>
      <w:r w:rsidRPr="00B12B31">
        <w:rPr>
          <w:rStyle w:val="Italic"/>
        </w:rPr>
        <w:t>render.R</w:t>
      </w:r>
      <w:proofErr w:type="spellEnd"/>
      <w:proofErr w:type="gramEnd"/>
      <w:r>
        <w:t xml:space="preserve"> file loads the </w:t>
      </w:r>
      <w:r w:rsidRPr="002D4E5C">
        <w:rPr>
          <w:rStyle w:val="Literal"/>
        </w:rPr>
        <w:t>quarto</w:t>
      </w:r>
      <w:r>
        <w:t xml:space="preserve"> package instead of the </w:t>
      </w:r>
      <w:proofErr w:type="spellStart"/>
      <w:r w:rsidRPr="002D4E5C">
        <w:rPr>
          <w:rStyle w:val="Literal"/>
        </w:rPr>
        <w:t>rmarkdown</w:t>
      </w:r>
      <w:proofErr w:type="spellEnd"/>
      <w:r>
        <w:t xml:space="preserve"> package </w:t>
      </w:r>
      <w:r w:rsidRPr="004650E9">
        <w:rPr>
          <w:rStyle w:val="CodeAnnotation"/>
          <w:rFonts w:eastAsia="Arial Unicode MS"/>
        </w:rPr>
        <w:t>1</w:t>
      </w:r>
      <w:r>
        <w:t xml:space="preserve"> and changes the input file to </w:t>
      </w:r>
      <w:r w:rsidRPr="00B12B31">
        <w:rPr>
          <w:rStyle w:val="Italic"/>
        </w:rPr>
        <w:t>urban-covid-budget-</w:t>
      </w:r>
      <w:proofErr w:type="spellStart"/>
      <w:r w:rsidRPr="00B12B31">
        <w:rPr>
          <w:rStyle w:val="Italic"/>
        </w:rPr>
        <w:t>report.qmd</w:t>
      </w:r>
      <w:proofErr w:type="spellEnd"/>
      <w:r>
        <w:t xml:space="preserve"> </w:t>
      </w:r>
      <w:r w:rsidRPr="004650E9">
        <w:rPr>
          <w:rStyle w:val="CodeAnnotation"/>
          <w:rFonts w:eastAsia="Arial Unicode MS"/>
        </w:rPr>
        <w:t>2</w:t>
      </w:r>
      <w:r w:rsidRPr="00B12B31">
        <w:rPr>
          <w:rFonts w:eastAsia="Arial Unicode MS"/>
        </w:rPr>
        <w:t xml:space="preserve">. </w:t>
      </w:r>
      <w:r w:rsidRPr="00D041CC">
        <w:t xml:space="preserve">In </w:t>
      </w:r>
      <w:r>
        <w:t xml:space="preserve">the </w:t>
      </w:r>
      <w:r w:rsidRPr="002D4E5C">
        <w:rPr>
          <w:rStyle w:val="Literal"/>
        </w:rPr>
        <w:t>reports</w:t>
      </w:r>
      <w:r>
        <w:t xml:space="preserve"> </w:t>
      </w:r>
      <w:proofErr w:type="spellStart"/>
      <w:r>
        <w:t>tibble</w:t>
      </w:r>
      <w:proofErr w:type="spellEnd"/>
      <w:r>
        <w:t xml:space="preserve">, we use </w:t>
      </w:r>
      <w:proofErr w:type="spellStart"/>
      <w:r w:rsidRPr="002D4E5C">
        <w:rPr>
          <w:rStyle w:val="Literal"/>
        </w:rPr>
        <w:t>execute_params</w:t>
      </w:r>
      <w:proofErr w:type="spellEnd"/>
      <w:r>
        <w:t xml:space="preserve"> instead of </w:t>
      </w:r>
      <w:r w:rsidRPr="002D4E5C">
        <w:rPr>
          <w:rStyle w:val="Literal"/>
        </w:rPr>
        <w:t>params</w:t>
      </w:r>
      <w:r>
        <w:t xml:space="preserve"> </w:t>
      </w:r>
      <w:r w:rsidRPr="004650E9">
        <w:rPr>
          <w:rStyle w:val="CodeAnnotation"/>
          <w:rFonts w:eastAsia="Arial Unicode MS"/>
        </w:rPr>
        <w:t>3</w:t>
      </w:r>
      <w:r w:rsidR="00474744" w:rsidRPr="004D7A16">
        <w:rPr>
          <w:rFonts w:eastAsia="Arial Unicode MS"/>
        </w:rPr>
        <w:t xml:space="preserve"> because this is the argument that the </w:t>
      </w:r>
      <w:proofErr w:type="spellStart"/>
      <w:r w:rsidR="00474744" w:rsidRPr="004D7A16">
        <w:rPr>
          <w:rStyle w:val="Literal"/>
          <w:rFonts w:eastAsia="Arial Unicode MS"/>
        </w:rPr>
        <w:t>quarto_</w:t>
      </w:r>
      <w:proofErr w:type="gramStart"/>
      <w:r w:rsidR="00474744" w:rsidRPr="004D7A16">
        <w:rPr>
          <w:rStyle w:val="Literal"/>
          <w:rFonts w:eastAsia="Arial Unicode MS"/>
        </w:rPr>
        <w:t>render</w:t>
      </w:r>
      <w:proofErr w:type="spellEnd"/>
      <w:r w:rsidR="00474744" w:rsidRPr="004D7A16">
        <w:rPr>
          <w:rStyle w:val="Literal"/>
          <w:rFonts w:eastAsia="Arial Unicode MS"/>
        </w:rPr>
        <w:t>(</w:t>
      </w:r>
      <w:proofErr w:type="gramEnd"/>
      <w:r w:rsidR="00474744" w:rsidRPr="004D7A16">
        <w:rPr>
          <w:rStyle w:val="Literal"/>
          <w:rFonts w:eastAsia="Arial Unicode MS"/>
        </w:rPr>
        <w:t>)</w:t>
      </w:r>
      <w:r w:rsidR="00474744" w:rsidRPr="004D7A16">
        <w:rPr>
          <w:rFonts w:eastAsia="Arial Unicode MS"/>
        </w:rPr>
        <w:t>function expects</w:t>
      </w:r>
      <w:r w:rsidRPr="00B12B31">
        <w:rPr>
          <w:rFonts w:eastAsia="Arial Unicode MS"/>
        </w:rPr>
        <w:t>.</w:t>
      </w:r>
      <w:r>
        <w:t xml:space="preserve"> To render the reports, we use the </w:t>
      </w:r>
      <w:proofErr w:type="spellStart"/>
      <w:r w:rsidRPr="002D4E5C">
        <w:rPr>
          <w:rStyle w:val="Literal"/>
        </w:rPr>
        <w:t>quarto_</w:t>
      </w:r>
      <w:proofErr w:type="gramStart"/>
      <w:r w:rsidRPr="002D4E5C">
        <w:rPr>
          <w:rStyle w:val="Literal"/>
        </w:rPr>
        <w:t>render</w:t>
      </w:r>
      <w:proofErr w:type="spellEnd"/>
      <w:r w:rsidRPr="002D4E5C">
        <w:rPr>
          <w:rStyle w:val="Literal"/>
        </w:rPr>
        <w:t>(</w:t>
      </w:r>
      <w:proofErr w:type="gramEnd"/>
      <w:r w:rsidRPr="002D4E5C">
        <w:rPr>
          <w:rStyle w:val="Literal"/>
        </w:rPr>
        <w:t>)</w:t>
      </w:r>
      <w:r>
        <w:t xml:space="preserve"> function instead of the </w:t>
      </w:r>
      <w:r w:rsidRPr="002D4E5C">
        <w:rPr>
          <w:rStyle w:val="Literal"/>
        </w:rPr>
        <w:t>render()</w:t>
      </w:r>
      <w:r>
        <w:t xml:space="preserve"> function from the </w:t>
      </w:r>
      <w:r w:rsidRPr="002D4E5C">
        <w:rPr>
          <w:rStyle w:val="Literal"/>
        </w:rPr>
        <w:t>markdown</w:t>
      </w:r>
      <w:r>
        <w:t xml:space="preserve"> package </w:t>
      </w:r>
      <w:r w:rsidRPr="004650E9">
        <w:rPr>
          <w:rStyle w:val="CodeAnnotation"/>
          <w:rFonts w:eastAsia="Arial Unicode MS"/>
        </w:rPr>
        <w:t>4</w:t>
      </w:r>
      <w:r w:rsidRPr="00B12B31">
        <w:rPr>
          <w:rFonts w:eastAsia="Arial Unicode MS"/>
        </w:rPr>
        <w:t>.</w:t>
      </w:r>
      <w:r w:rsidRPr="00D041CC">
        <w:t xml:space="preserve"> </w:t>
      </w:r>
      <w:r>
        <w:t>A</w:t>
      </w:r>
      <w:r w:rsidR="00434B2B">
        <w:t xml:space="preserve">s in </w:t>
      </w:r>
      <w:r w:rsidR="00434B2B" w:rsidRPr="00B12B31">
        <w:rPr>
          <w:rStyle w:val="Xref"/>
        </w:rPr>
        <w:t xml:space="preserve">Chapter </w:t>
      </w:r>
      <w:r w:rsidR="001C718C" w:rsidRPr="00B12B31">
        <w:rPr>
          <w:rStyle w:val="Xref"/>
        </w:rPr>
        <w:t>7</w:t>
      </w:r>
      <w:r w:rsidR="00434B2B">
        <w:t xml:space="preserve">, running this code </w:t>
      </w:r>
      <w:r>
        <w:t>should</w:t>
      </w:r>
      <w:r w:rsidR="00434B2B">
        <w:t xml:space="preserve"> produce one report for each state.</w:t>
      </w:r>
    </w:p>
    <w:p w14:paraId="0C30B030" w14:textId="652A8A6E" w:rsidR="00434B2B" w:rsidRDefault="00434B2B" w:rsidP="00FA1766">
      <w:pPr>
        <w:pStyle w:val="HeadA"/>
      </w:pPr>
      <w:bookmarkStart w:id="72" w:name="_Toc134789580"/>
      <w:bookmarkStart w:id="73" w:name="making-presentations-with-quarto"/>
      <w:bookmarkEnd w:id="66"/>
      <w:bookmarkEnd w:id="70"/>
      <w:bookmarkEnd w:id="71"/>
      <w:r>
        <w:t>Making Presentations</w:t>
      </w:r>
      <w:bookmarkEnd w:id="72"/>
      <w:r>
        <w:t xml:space="preserve"> </w:t>
      </w:r>
    </w:p>
    <w:p w14:paraId="42E3E28D" w14:textId="26F4FA9E" w:rsidR="00434B2B" w:rsidRDefault="00434B2B" w:rsidP="006B770B">
      <w:pPr>
        <w:pStyle w:val="Body"/>
      </w:pPr>
      <w:r>
        <w:t xml:space="preserve">Quarto can produce presentations like those </w:t>
      </w:r>
      <w:r w:rsidR="00A73C5B">
        <w:t>you</w:t>
      </w:r>
      <w:r>
        <w:t xml:space="preserve"> made in </w:t>
      </w:r>
      <w:r w:rsidRPr="00FA1766">
        <w:rPr>
          <w:rStyle w:val="Xref"/>
        </w:rPr>
        <w:t xml:space="preserve">Chapter </w:t>
      </w:r>
      <w:r w:rsidR="00A73C5B">
        <w:rPr>
          <w:rStyle w:val="Xref"/>
        </w:rPr>
        <w:t>8</w:t>
      </w:r>
      <w:r>
        <w:t xml:space="preserve"> with the </w:t>
      </w:r>
      <w:proofErr w:type="spellStart"/>
      <w:r w:rsidRPr="002D4E5C">
        <w:rPr>
          <w:rStyle w:val="Literal"/>
        </w:rPr>
        <w:t>xaringan</w:t>
      </w:r>
      <w:proofErr w:type="spellEnd"/>
      <w:r>
        <w:t xml:space="preserve"> package. To make a presentation with Quarto, click </w:t>
      </w:r>
      <w:r w:rsidRPr="00FA1766">
        <w:rPr>
          <w:rStyle w:val="Bold"/>
        </w:rPr>
        <w:t>File</w:t>
      </w:r>
      <w:r w:rsidR="00D041CC" w:rsidRPr="00816AE4">
        <w:rPr>
          <w:rStyle w:val="MenuArrow"/>
        </w:rPr>
        <w:t>4</w:t>
      </w:r>
      <w:r w:rsidRPr="00FA1766">
        <w:rPr>
          <w:rStyle w:val="Bold"/>
        </w:rPr>
        <w:t>New File</w:t>
      </w:r>
      <w:r w:rsidR="00D041CC" w:rsidRPr="00816AE4">
        <w:rPr>
          <w:rStyle w:val="MenuArrow"/>
        </w:rPr>
        <w:t>4</w:t>
      </w:r>
      <w:r w:rsidRPr="00FA1766">
        <w:rPr>
          <w:rStyle w:val="Bold"/>
        </w:rPr>
        <w:t>Quarto Presentation</w:t>
      </w:r>
      <w:r>
        <w:t xml:space="preserve">. </w:t>
      </w:r>
      <w:r w:rsidR="00D041CC">
        <w:t>C</w:t>
      </w:r>
      <w:r>
        <w:t xml:space="preserve">hoose Reveal JS to make your slides and leave the Engine and Editor options untouched, as </w:t>
      </w:r>
      <w:r w:rsidR="00A73C5B">
        <w:t>shown</w:t>
      </w:r>
      <w:r>
        <w:t xml:space="preserve"> in </w:t>
      </w:r>
      <w:r w:rsidR="006B770B">
        <w:t>Figure 10-</w:t>
      </w:r>
      <w:r>
        <w:t>3.</w:t>
      </w:r>
    </w:p>
    <w:p w14:paraId="3B770F25" w14:textId="77777777" w:rsidR="00434B2B" w:rsidRDefault="00434B2B" w:rsidP="00711FE4">
      <w:pPr>
        <w:pStyle w:val="GraphicSlug"/>
      </w:pPr>
      <w:r w:rsidRPr="00711FE4">
        <w:t>[F10</w:t>
      </w:r>
      <w:r>
        <w:t>003.png]</w:t>
      </w:r>
    </w:p>
    <w:p w14:paraId="618CC2B3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56FDC2BD" wp14:editId="6024BBED">
            <wp:extent cx="5334000" cy="3230450"/>
            <wp:effectExtent l="0" t="0" r="0" b="0"/>
            <wp:docPr id="482" name="Picture" descr="Figure 11.3: The RStudio menu to make a new Quarto present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" descr="../../assets/quarto-new-presentation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163912" w14:textId="0BD2F106" w:rsidR="00434B2B" w:rsidRDefault="00434B2B" w:rsidP="00711FE4">
      <w:pPr>
        <w:pStyle w:val="CaptionLine"/>
      </w:pPr>
      <w:r>
        <w:t>The RStudio menu to make a new Quarto presentation</w:t>
      </w:r>
    </w:p>
    <w:p w14:paraId="1F9864E5" w14:textId="7B03AE58" w:rsidR="00434B2B" w:rsidRDefault="00434B2B" w:rsidP="006B770B">
      <w:pPr>
        <w:pStyle w:val="Body"/>
      </w:pPr>
      <w:r>
        <w:t xml:space="preserve">The slides we’ll make use the </w:t>
      </w:r>
      <w:r w:rsidRPr="00FA1766">
        <w:rPr>
          <w:rStyle w:val="Literal"/>
        </w:rPr>
        <w:t>reveal.js</w:t>
      </w:r>
      <w:r>
        <w:t xml:space="preserve"> </w:t>
      </w:r>
      <w:r w:rsidR="00D041CC">
        <w:t>Ja</w:t>
      </w:r>
      <w:r>
        <w:t>va</w:t>
      </w:r>
      <w:r w:rsidR="00D041CC">
        <w:t>S</w:t>
      </w:r>
      <w:r>
        <w:t>cript library under the hood</w:t>
      </w:r>
      <w:r w:rsidR="00D041CC">
        <w:t>, a technique</w:t>
      </w:r>
      <w:r>
        <w:t xml:space="preserve"> similar to making slides with </w:t>
      </w:r>
      <w:proofErr w:type="spellStart"/>
      <w:r w:rsidRPr="002D4E5C">
        <w:rPr>
          <w:rStyle w:val="Literal"/>
        </w:rPr>
        <w:t>xaringan</w:t>
      </w:r>
      <w:proofErr w:type="spellEnd"/>
      <w:r>
        <w:t xml:space="preserve">. </w:t>
      </w:r>
      <w:r w:rsidR="00D041CC">
        <w:t>The following</w:t>
      </w:r>
      <w:r>
        <w:t xml:space="preserve"> code </w:t>
      </w:r>
      <w:r w:rsidR="00D041CC">
        <w:t>updates the</w:t>
      </w:r>
      <w:r>
        <w:t xml:space="preserve"> presentation </w:t>
      </w:r>
      <w:r w:rsidR="00D041CC">
        <w:t xml:space="preserve">made </w:t>
      </w:r>
      <w:r>
        <w:t xml:space="preserve">in </w:t>
      </w:r>
      <w:r w:rsidRPr="00FA1766">
        <w:rPr>
          <w:rStyle w:val="Xref"/>
        </w:rPr>
        <w:t xml:space="preserve">Chapter </w:t>
      </w:r>
      <w:r w:rsidR="00A73C5B">
        <w:rPr>
          <w:rStyle w:val="Xref"/>
        </w:rPr>
        <w:t>8</w:t>
      </w:r>
      <w:r>
        <w:t xml:space="preserve"> </w:t>
      </w:r>
      <w:r w:rsidR="00D041CC">
        <w:t>so it</w:t>
      </w:r>
      <w:r>
        <w:t xml:space="preserve"> work</w:t>
      </w:r>
      <w:r w:rsidR="00D041CC">
        <w:t>s</w:t>
      </w:r>
      <w:r>
        <w:t xml:space="preserve"> with Quarto</w:t>
      </w:r>
      <w:r w:rsidR="00D041CC">
        <w:t>:</w:t>
      </w:r>
    </w:p>
    <w:p w14:paraId="6F481241" w14:textId="44F1D111" w:rsidR="00563AEF" w:rsidRDefault="00563AEF" w:rsidP="004650E9">
      <w:pPr>
        <w:pStyle w:val="ProductionDirective"/>
      </w:pPr>
      <w:r>
        <w:t>Prod: wrapping lines are acceptable here</w:t>
      </w:r>
    </w:p>
    <w:p w14:paraId="37F266B3" w14:textId="77777777" w:rsidR="00FA5967" w:rsidRPr="002F367A" w:rsidRDefault="00434B2B" w:rsidP="004650E9">
      <w:pPr>
        <w:pStyle w:val="CodeWide"/>
      </w:pPr>
      <w:r w:rsidRPr="004650E9">
        <w:t>---</w:t>
      </w:r>
    </w:p>
    <w:p w14:paraId="55B78B3D" w14:textId="77777777" w:rsidR="00FA5967" w:rsidRPr="002F367A" w:rsidRDefault="00434B2B" w:rsidP="004650E9">
      <w:pPr>
        <w:pStyle w:val="CodeWide"/>
      </w:pPr>
      <w:r w:rsidRPr="004650E9">
        <w:t>title: "Penguins Report"</w:t>
      </w:r>
    </w:p>
    <w:p w14:paraId="396DBB31" w14:textId="77777777" w:rsidR="00FA5967" w:rsidRPr="002F367A" w:rsidRDefault="00434B2B" w:rsidP="004650E9">
      <w:pPr>
        <w:pStyle w:val="CodeWide"/>
      </w:pPr>
      <w:r w:rsidRPr="004650E9">
        <w:t>author: "David Keyes"</w:t>
      </w:r>
    </w:p>
    <w:p w14:paraId="0CA52B89" w14:textId="77777777" w:rsidR="00FA5967" w:rsidRPr="002F367A" w:rsidRDefault="00434B2B" w:rsidP="004650E9">
      <w:pPr>
        <w:pStyle w:val="CodeWide"/>
      </w:pPr>
      <w:r w:rsidRPr="004650E9">
        <w:t xml:space="preserve">format: </w:t>
      </w:r>
      <w:proofErr w:type="spellStart"/>
      <w:r w:rsidRPr="004650E9">
        <w:t>revealjs</w:t>
      </w:r>
      <w:proofErr w:type="spellEnd"/>
    </w:p>
    <w:p w14:paraId="571C42C9" w14:textId="77777777" w:rsidR="00FA5967" w:rsidRPr="002F367A" w:rsidRDefault="00434B2B" w:rsidP="004650E9">
      <w:pPr>
        <w:pStyle w:val="CodeWide"/>
      </w:pPr>
      <w:r w:rsidRPr="004650E9">
        <w:t xml:space="preserve">execute: </w:t>
      </w:r>
    </w:p>
    <w:p w14:paraId="59644086" w14:textId="77777777" w:rsidR="00FA5967" w:rsidRPr="002F367A" w:rsidRDefault="00434B2B" w:rsidP="004650E9">
      <w:pPr>
        <w:pStyle w:val="CodeWide"/>
      </w:pPr>
      <w:r w:rsidRPr="004650E9">
        <w:t xml:space="preserve">  echo: false</w:t>
      </w:r>
    </w:p>
    <w:p w14:paraId="509A455C" w14:textId="77777777" w:rsidR="00FA5967" w:rsidRPr="002F367A" w:rsidRDefault="00434B2B" w:rsidP="004650E9">
      <w:pPr>
        <w:pStyle w:val="CodeWide"/>
      </w:pPr>
      <w:r w:rsidRPr="004650E9">
        <w:t xml:space="preserve">  warning: false</w:t>
      </w:r>
    </w:p>
    <w:p w14:paraId="147C982F" w14:textId="77777777" w:rsidR="00FA5967" w:rsidRPr="002F367A" w:rsidRDefault="00434B2B" w:rsidP="004650E9">
      <w:pPr>
        <w:pStyle w:val="CodeWide"/>
      </w:pPr>
      <w:r w:rsidRPr="004650E9">
        <w:t xml:space="preserve">  message: false</w:t>
      </w:r>
    </w:p>
    <w:p w14:paraId="58FD975C" w14:textId="77777777" w:rsidR="00FA5967" w:rsidRPr="002F367A" w:rsidRDefault="00434B2B" w:rsidP="004650E9">
      <w:pPr>
        <w:pStyle w:val="CodeWide"/>
      </w:pPr>
      <w:r w:rsidRPr="004650E9">
        <w:t>---</w:t>
      </w:r>
    </w:p>
    <w:p w14:paraId="2A9D8A38" w14:textId="77777777" w:rsidR="00FA5967" w:rsidRPr="002F367A" w:rsidRDefault="00FA5967" w:rsidP="004650E9">
      <w:pPr>
        <w:pStyle w:val="CodeWide"/>
      </w:pPr>
    </w:p>
    <w:p w14:paraId="4F1AB038" w14:textId="77777777" w:rsidR="00FA5967" w:rsidRPr="002F367A" w:rsidRDefault="00434B2B" w:rsidP="004650E9">
      <w:pPr>
        <w:pStyle w:val="CodeWide"/>
      </w:pPr>
      <w:r w:rsidRPr="004650E9">
        <w:t># Introduction</w:t>
      </w:r>
    </w:p>
    <w:p w14:paraId="376823D1" w14:textId="77777777" w:rsidR="00FA5967" w:rsidRPr="002F367A" w:rsidRDefault="00FA5967" w:rsidP="004650E9">
      <w:pPr>
        <w:pStyle w:val="CodeWide"/>
      </w:pPr>
    </w:p>
    <w:p w14:paraId="09297FC2" w14:textId="77777777" w:rsidR="00FA5967" w:rsidRPr="002F367A" w:rsidRDefault="00434B2B" w:rsidP="004650E9">
      <w:pPr>
        <w:pStyle w:val="CodeWide"/>
      </w:pPr>
      <w:r w:rsidRPr="004650E9">
        <w:t>```{r}</w:t>
      </w:r>
    </w:p>
    <w:p w14:paraId="4083BADE" w14:textId="77777777" w:rsidR="00FA5967" w:rsidRPr="002F367A" w:rsidRDefault="00434B2B" w:rsidP="004650E9">
      <w:pPr>
        <w:pStyle w:val="CodeWide"/>
      </w:pPr>
      <w:r w:rsidRPr="004650E9">
        <w:t>library(tidyverse)</w:t>
      </w:r>
    </w:p>
    <w:p w14:paraId="7F924E68" w14:textId="77777777" w:rsidR="00FA5967" w:rsidRPr="002F367A" w:rsidRDefault="00434B2B" w:rsidP="004650E9">
      <w:pPr>
        <w:pStyle w:val="CodeWide"/>
      </w:pPr>
      <w:r w:rsidRPr="004650E9">
        <w:t>```</w:t>
      </w:r>
    </w:p>
    <w:p w14:paraId="145B5AF3" w14:textId="77777777" w:rsidR="00FA5967" w:rsidRPr="002F367A" w:rsidRDefault="00FA5967" w:rsidP="004650E9">
      <w:pPr>
        <w:pStyle w:val="CodeWide"/>
      </w:pPr>
    </w:p>
    <w:p w14:paraId="5A248927" w14:textId="77777777" w:rsidR="00FA5967" w:rsidRPr="002F367A" w:rsidRDefault="00434B2B" w:rsidP="004650E9">
      <w:pPr>
        <w:pStyle w:val="CodeWide"/>
      </w:pPr>
      <w:r w:rsidRPr="004650E9">
        <w:t>```{r}</w:t>
      </w:r>
    </w:p>
    <w:p w14:paraId="31D58E56" w14:textId="77777777" w:rsidR="00FA5967" w:rsidRPr="002F367A" w:rsidRDefault="00434B2B" w:rsidP="004650E9">
      <w:pPr>
        <w:pStyle w:val="CodeWide"/>
      </w:pPr>
      <w:r w:rsidRPr="004650E9">
        <w:t>penguins &lt;- read_csv("https://raw.githubusercontent.com/rfortherestofus/r-without-statistics/main/data/penguins-2008.csv")</w:t>
      </w:r>
    </w:p>
    <w:p w14:paraId="7D797228" w14:textId="77777777" w:rsidR="00FA5967" w:rsidRPr="002F367A" w:rsidRDefault="00434B2B" w:rsidP="004650E9">
      <w:pPr>
        <w:pStyle w:val="CodeWide"/>
      </w:pPr>
      <w:r w:rsidRPr="004650E9">
        <w:t>```</w:t>
      </w:r>
    </w:p>
    <w:p w14:paraId="7EA6A1B3" w14:textId="77777777" w:rsidR="00FA5967" w:rsidRPr="002F367A" w:rsidRDefault="00FA5967" w:rsidP="004650E9">
      <w:pPr>
        <w:pStyle w:val="CodeWide"/>
      </w:pPr>
    </w:p>
    <w:p w14:paraId="735D7E1C" w14:textId="77777777" w:rsidR="00FA5967" w:rsidRPr="002F367A" w:rsidRDefault="00434B2B" w:rsidP="004650E9">
      <w:pPr>
        <w:pStyle w:val="CodeWide"/>
      </w:pPr>
      <w:r w:rsidRPr="004650E9">
        <w:t>We are writing a report about the **Palmer Penguins**. These penguins are *really* amazing. There are three species:</w:t>
      </w:r>
    </w:p>
    <w:p w14:paraId="1A036EE6" w14:textId="77777777" w:rsidR="00FA5967" w:rsidRPr="002F367A" w:rsidRDefault="00FA5967" w:rsidP="004650E9">
      <w:pPr>
        <w:pStyle w:val="CodeWide"/>
      </w:pPr>
    </w:p>
    <w:p w14:paraId="037F95D0" w14:textId="77777777" w:rsidR="00FA5967" w:rsidRPr="002F367A" w:rsidRDefault="00434B2B" w:rsidP="004650E9">
      <w:pPr>
        <w:pStyle w:val="CodeWide"/>
      </w:pPr>
      <w:r w:rsidRPr="004650E9">
        <w:t>- Adelie</w:t>
      </w:r>
    </w:p>
    <w:p w14:paraId="197EA336" w14:textId="77777777" w:rsidR="00FA5967" w:rsidRPr="002F367A" w:rsidRDefault="00434B2B" w:rsidP="004650E9">
      <w:pPr>
        <w:pStyle w:val="CodeWide"/>
      </w:pPr>
      <w:r w:rsidRPr="004650E9">
        <w:t>- Gentoo</w:t>
      </w:r>
    </w:p>
    <w:p w14:paraId="292031E6" w14:textId="77777777" w:rsidR="00FA5967" w:rsidRPr="002F367A" w:rsidRDefault="00434B2B" w:rsidP="004650E9">
      <w:pPr>
        <w:pStyle w:val="CodeWide"/>
      </w:pPr>
      <w:r w:rsidRPr="004650E9">
        <w:t>- Chinstrap</w:t>
      </w:r>
    </w:p>
    <w:p w14:paraId="1CA0D311" w14:textId="77777777" w:rsidR="00FA5967" w:rsidRPr="002F367A" w:rsidRDefault="00FA5967" w:rsidP="004650E9">
      <w:pPr>
        <w:pStyle w:val="CodeWide"/>
      </w:pPr>
    </w:p>
    <w:p w14:paraId="58FEE4D8" w14:textId="77777777" w:rsidR="00FA5967" w:rsidRPr="002F367A" w:rsidRDefault="00434B2B" w:rsidP="004650E9">
      <w:pPr>
        <w:pStyle w:val="CodeWide"/>
      </w:pPr>
      <w:r w:rsidRPr="004650E9">
        <w:t>## Bill Length</w:t>
      </w:r>
    </w:p>
    <w:p w14:paraId="5C3F5961" w14:textId="77777777" w:rsidR="00FA5967" w:rsidRPr="002F367A" w:rsidRDefault="00FA5967" w:rsidP="004650E9">
      <w:pPr>
        <w:pStyle w:val="CodeWide"/>
      </w:pPr>
    </w:p>
    <w:p w14:paraId="1D54D261" w14:textId="77777777" w:rsidR="00FA5967" w:rsidRPr="002F367A" w:rsidRDefault="00434B2B" w:rsidP="004650E9">
      <w:pPr>
        <w:pStyle w:val="CodeWide"/>
      </w:pPr>
      <w:r w:rsidRPr="004650E9">
        <w:lastRenderedPageBreak/>
        <w:t>We can make a histogram to see the distribution of bill lengths.</w:t>
      </w:r>
    </w:p>
    <w:p w14:paraId="585D9530" w14:textId="77777777" w:rsidR="00FA5967" w:rsidRPr="002F367A" w:rsidRDefault="00FA5967" w:rsidP="004650E9">
      <w:pPr>
        <w:pStyle w:val="CodeWide"/>
      </w:pPr>
    </w:p>
    <w:p w14:paraId="1067FB5A" w14:textId="77777777" w:rsidR="00FA5967" w:rsidRPr="002F367A" w:rsidRDefault="00434B2B" w:rsidP="004650E9">
      <w:pPr>
        <w:pStyle w:val="CodeWide"/>
      </w:pPr>
      <w:r w:rsidRPr="004650E9">
        <w:t>```{r}</w:t>
      </w:r>
    </w:p>
    <w:p w14:paraId="453923A9" w14:textId="77777777" w:rsidR="00FA5967" w:rsidRPr="002F367A" w:rsidRDefault="00434B2B" w:rsidP="004650E9">
      <w:pPr>
        <w:pStyle w:val="CodeWide"/>
      </w:pPr>
      <w:r w:rsidRPr="004650E9">
        <w:t xml:space="preserve">penguins %&gt;% </w:t>
      </w:r>
    </w:p>
    <w:p w14:paraId="47F6D61F" w14:textId="77777777" w:rsidR="00FA5967" w:rsidRPr="002F367A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ggplot(</w:t>
      </w:r>
      <w:proofErr w:type="spellStart"/>
      <w:proofErr w:type="gramEnd"/>
      <w:r w:rsidRPr="004650E9">
        <w:t>aes</w:t>
      </w:r>
      <w:proofErr w:type="spellEnd"/>
      <w:r w:rsidRPr="004650E9">
        <w:t xml:space="preserve">(x = </w:t>
      </w:r>
      <w:proofErr w:type="spellStart"/>
      <w:r w:rsidRPr="004650E9">
        <w:t>bill_length_mm</w:t>
      </w:r>
      <w:proofErr w:type="spellEnd"/>
      <w:r w:rsidRPr="004650E9">
        <w:t>)) +</w:t>
      </w:r>
    </w:p>
    <w:p w14:paraId="726AA516" w14:textId="77777777" w:rsidR="00FA5967" w:rsidRPr="002F367A" w:rsidRDefault="00434B2B" w:rsidP="004650E9">
      <w:pPr>
        <w:pStyle w:val="CodeWide"/>
      </w:pPr>
      <w:r w:rsidRPr="004650E9">
        <w:t xml:space="preserve">  </w:t>
      </w:r>
      <w:proofErr w:type="spellStart"/>
      <w:r w:rsidRPr="004650E9">
        <w:t>geom_</w:t>
      </w:r>
      <w:proofErr w:type="gramStart"/>
      <w:r w:rsidRPr="004650E9">
        <w:t>histogram</w:t>
      </w:r>
      <w:proofErr w:type="spellEnd"/>
      <w:r w:rsidRPr="004650E9">
        <w:t>(</w:t>
      </w:r>
      <w:proofErr w:type="gramEnd"/>
      <w:r w:rsidRPr="004650E9">
        <w:t>) +</w:t>
      </w:r>
    </w:p>
    <w:p w14:paraId="052B37A4" w14:textId="77777777" w:rsidR="00FA5967" w:rsidRPr="002F367A" w:rsidRDefault="00434B2B" w:rsidP="004650E9">
      <w:pPr>
        <w:pStyle w:val="CodeWide"/>
      </w:pPr>
      <w:r w:rsidRPr="004650E9">
        <w:t xml:space="preserve">  </w:t>
      </w:r>
      <w:proofErr w:type="spellStart"/>
      <w:r w:rsidRPr="004650E9">
        <w:t>theme_</w:t>
      </w:r>
      <w:proofErr w:type="gramStart"/>
      <w:r w:rsidRPr="004650E9">
        <w:t>minimal</w:t>
      </w:r>
      <w:proofErr w:type="spellEnd"/>
      <w:r w:rsidRPr="004650E9">
        <w:t>(</w:t>
      </w:r>
      <w:proofErr w:type="gramEnd"/>
      <w:r w:rsidRPr="004650E9">
        <w:t>)</w:t>
      </w:r>
    </w:p>
    <w:p w14:paraId="7E961FAC" w14:textId="77777777" w:rsidR="00FA5967" w:rsidRPr="002F367A" w:rsidRDefault="00434B2B" w:rsidP="004650E9">
      <w:pPr>
        <w:pStyle w:val="CodeWide"/>
      </w:pPr>
      <w:r w:rsidRPr="004650E9">
        <w:t>```</w:t>
      </w:r>
    </w:p>
    <w:p w14:paraId="11968B61" w14:textId="77777777" w:rsidR="00FA5967" w:rsidRPr="002F367A" w:rsidRDefault="00FA5967" w:rsidP="004650E9">
      <w:pPr>
        <w:pStyle w:val="CodeWide"/>
      </w:pPr>
    </w:p>
    <w:p w14:paraId="29D5357D" w14:textId="77777777" w:rsidR="00FA5967" w:rsidRPr="002F367A" w:rsidRDefault="00434B2B" w:rsidP="004650E9">
      <w:pPr>
        <w:pStyle w:val="CodeWide"/>
      </w:pPr>
      <w:r w:rsidRPr="004650E9">
        <w:t>```{r}</w:t>
      </w:r>
    </w:p>
    <w:p w14:paraId="6D5B3347" w14:textId="77777777" w:rsidR="00FA5967" w:rsidRPr="002F367A" w:rsidRDefault="00434B2B" w:rsidP="004650E9">
      <w:pPr>
        <w:pStyle w:val="CodeWide"/>
      </w:pPr>
      <w:proofErr w:type="spellStart"/>
      <w:r w:rsidRPr="004650E9">
        <w:t>average_bill_length</w:t>
      </w:r>
      <w:proofErr w:type="spellEnd"/>
      <w:r w:rsidRPr="004650E9">
        <w:t xml:space="preserve"> &lt;- penguins %&gt;% </w:t>
      </w:r>
    </w:p>
    <w:p w14:paraId="324BD53F" w14:textId="77777777" w:rsidR="00FA5967" w:rsidRPr="002F367A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summarize(</w:t>
      </w:r>
      <w:proofErr w:type="spellStart"/>
      <w:proofErr w:type="gramEnd"/>
      <w:r w:rsidRPr="004650E9">
        <w:t>avg_bill_length</w:t>
      </w:r>
      <w:proofErr w:type="spellEnd"/>
      <w:r w:rsidRPr="004650E9">
        <w:t xml:space="preserve"> = mean(</w:t>
      </w:r>
      <w:proofErr w:type="spellStart"/>
      <w:r w:rsidRPr="004650E9">
        <w:t>bill_length_mm</w:t>
      </w:r>
      <w:proofErr w:type="spellEnd"/>
      <w:r w:rsidRPr="004650E9">
        <w:t>,</w:t>
      </w:r>
    </w:p>
    <w:p w14:paraId="27256371" w14:textId="77777777" w:rsidR="00FA5967" w:rsidRPr="002F367A" w:rsidRDefault="00434B2B" w:rsidP="004650E9">
      <w:pPr>
        <w:pStyle w:val="CodeWide"/>
      </w:pPr>
      <w:r w:rsidRPr="004650E9">
        <w:t xml:space="preserve">                                   na.rm = TRUE)) %&gt;% </w:t>
      </w:r>
    </w:p>
    <w:p w14:paraId="106AEA4F" w14:textId="77777777" w:rsidR="00FA5967" w:rsidRPr="002F367A" w:rsidRDefault="00434B2B" w:rsidP="004650E9">
      <w:pPr>
        <w:pStyle w:val="CodeWide"/>
      </w:pPr>
      <w:r w:rsidRPr="004650E9">
        <w:t xml:space="preserve">  pull(</w:t>
      </w:r>
      <w:proofErr w:type="spellStart"/>
      <w:r w:rsidRPr="004650E9">
        <w:t>avg_bill_length</w:t>
      </w:r>
      <w:proofErr w:type="spellEnd"/>
      <w:r w:rsidRPr="004650E9">
        <w:t>)</w:t>
      </w:r>
    </w:p>
    <w:p w14:paraId="034F67F1" w14:textId="77777777" w:rsidR="00FA5967" w:rsidRPr="002F367A" w:rsidRDefault="00434B2B" w:rsidP="004650E9">
      <w:pPr>
        <w:pStyle w:val="CodeWide"/>
      </w:pPr>
      <w:r w:rsidRPr="004650E9">
        <w:t>```</w:t>
      </w:r>
    </w:p>
    <w:p w14:paraId="4C4F68EC" w14:textId="77777777" w:rsidR="00FA5967" w:rsidRPr="002F367A" w:rsidRDefault="00FA5967" w:rsidP="004650E9">
      <w:pPr>
        <w:pStyle w:val="CodeWide"/>
      </w:pPr>
    </w:p>
    <w:p w14:paraId="34637AB0" w14:textId="18533CC7" w:rsidR="00434B2B" w:rsidRPr="00453179" w:rsidRDefault="00434B2B" w:rsidP="004650E9">
      <w:pPr>
        <w:pStyle w:val="CodeWide"/>
      </w:pPr>
      <w:r w:rsidRPr="004650E9">
        <w:t xml:space="preserve">The chart shows the distribution of bill lengths. The average bill length is `r </w:t>
      </w:r>
      <w:proofErr w:type="spellStart"/>
      <w:r w:rsidRPr="004650E9">
        <w:t>average_bill_length</w:t>
      </w:r>
      <w:proofErr w:type="spellEnd"/>
      <w:r w:rsidRPr="004650E9">
        <w:t>` millimeters.</w:t>
      </w:r>
    </w:p>
    <w:p w14:paraId="670746E9" w14:textId="6911F889" w:rsidR="00434B2B" w:rsidRDefault="004D7A16" w:rsidP="00B46546">
      <w:pPr>
        <w:pStyle w:val="Body"/>
      </w:pPr>
      <w:r>
        <w:t>In</w:t>
      </w:r>
      <w:r w:rsidR="00B46546">
        <w:t xml:space="preserve"> </w:t>
      </w:r>
      <w:r w:rsidR="00FA1766">
        <w:t xml:space="preserve">the YAML, </w:t>
      </w:r>
      <w:r>
        <w:t xml:space="preserve">we </w:t>
      </w:r>
      <w:r w:rsidR="00FA1766">
        <w:t xml:space="preserve">set </w:t>
      </w:r>
      <w:r w:rsidR="00FA1766" w:rsidRPr="004D7A16">
        <w:rPr>
          <w:rStyle w:val="Literal"/>
        </w:rPr>
        <w:t xml:space="preserve">format: </w:t>
      </w:r>
      <w:proofErr w:type="spellStart"/>
      <w:r w:rsidR="00FA1766" w:rsidRPr="004D7A16">
        <w:rPr>
          <w:rStyle w:val="Literal"/>
        </w:rPr>
        <w:t>revealjs</w:t>
      </w:r>
      <w:proofErr w:type="spellEnd"/>
      <w:r w:rsidR="00FA1766">
        <w:t xml:space="preserve"> to make a presentation and </w:t>
      </w:r>
      <w:r>
        <w:t xml:space="preserve">add </w:t>
      </w:r>
      <w:r w:rsidR="00FA1766">
        <w:t xml:space="preserve">several global code chunk options in the </w:t>
      </w:r>
      <w:r w:rsidR="00FA1766" w:rsidRPr="004D7A16">
        <w:rPr>
          <w:rStyle w:val="Literal"/>
        </w:rPr>
        <w:t>execute</w:t>
      </w:r>
      <w:r w:rsidR="00FA1766">
        <w:t xml:space="preserve"> section. </w:t>
      </w:r>
      <w:r>
        <w:t>We</w:t>
      </w:r>
      <w:r w:rsidR="00B46546">
        <w:t xml:space="preserve"> remove the three dashes used to make slide breaks</w:t>
      </w:r>
      <w:r>
        <w:t>,</w:t>
      </w:r>
      <w:r w:rsidR="00B46546">
        <w:t xml:space="preserve"> because </w:t>
      </w:r>
      <w:r>
        <w:t>in</w:t>
      </w:r>
      <w:r w:rsidR="00B46546">
        <w:t xml:space="preserve"> Quarto, first- or second-level head</w:t>
      </w:r>
      <w:r>
        <w:t>ing</w:t>
      </w:r>
      <w:ins w:id="74" w:author="Frances" w:date="2023-06-20T10:26:00Z">
        <w:r w:rsidR="00563AEF">
          <w:t>s</w:t>
        </w:r>
      </w:ins>
      <w:r w:rsidR="00B46546">
        <w:t xml:space="preserve"> make new slides (though you can use three dashes to manually add slide breaks). </w:t>
      </w:r>
      <w:r w:rsidR="00434B2B">
        <w:t xml:space="preserve">When </w:t>
      </w:r>
      <w:r w:rsidR="00166F16">
        <w:t>you</w:t>
      </w:r>
      <w:r w:rsidR="00434B2B">
        <w:t xml:space="preserve"> render this</w:t>
      </w:r>
      <w:r w:rsidR="00166F16">
        <w:t xml:space="preserve"> code</w:t>
      </w:r>
      <w:r w:rsidR="00434B2B">
        <w:t xml:space="preserve">, </w:t>
      </w:r>
      <w:r w:rsidR="00166F16">
        <w:t>you should</w:t>
      </w:r>
      <w:r w:rsidR="00434B2B">
        <w:t xml:space="preserve"> get an HTML file with </w:t>
      </w:r>
      <w:r w:rsidR="00166F16">
        <w:t>y</w:t>
      </w:r>
      <w:r w:rsidR="00434B2B">
        <w:t>our slides</w:t>
      </w:r>
      <w:r w:rsidR="00D02263">
        <w:t xml:space="preserve">. </w:t>
      </w:r>
      <w:r>
        <w:t>T</w:t>
      </w:r>
      <w:r w:rsidR="00434B2B">
        <w:t xml:space="preserve">he output </w:t>
      </w:r>
      <w:r>
        <w:t xml:space="preserve">should </w:t>
      </w:r>
      <w:r w:rsidR="00434B2B">
        <w:t xml:space="preserve">look similar to the default </w:t>
      </w:r>
      <w:proofErr w:type="spellStart"/>
      <w:r w:rsidR="00434B2B" w:rsidRPr="002D4E5C">
        <w:rPr>
          <w:rStyle w:val="Literal"/>
        </w:rPr>
        <w:t>xaringan</w:t>
      </w:r>
      <w:proofErr w:type="spellEnd"/>
      <w:r w:rsidR="00434B2B">
        <w:t xml:space="preserve"> slides we made. </w:t>
      </w:r>
    </w:p>
    <w:p w14:paraId="1D3846F1" w14:textId="77777777" w:rsidR="00434B2B" w:rsidRPr="00A37D42" w:rsidRDefault="00434B2B" w:rsidP="005A3928">
      <w:pPr>
        <w:pStyle w:val="HeadB"/>
      </w:pPr>
      <w:bookmarkStart w:id="75" w:name="_Toc134789581"/>
      <w:bookmarkStart w:id="76" w:name="incrementally-revealing-content-1"/>
      <w:r w:rsidRPr="00A37D42">
        <w:t>Incrementally Revealing Content</w:t>
      </w:r>
      <w:bookmarkEnd w:id="75"/>
    </w:p>
    <w:p w14:paraId="13064D6A" w14:textId="4A868D52" w:rsidR="00434B2B" w:rsidRDefault="00434B2B" w:rsidP="006B770B">
      <w:pPr>
        <w:pStyle w:val="Body"/>
      </w:pPr>
      <w:r>
        <w:t xml:space="preserve">Quarto slides </w:t>
      </w:r>
      <w:r w:rsidR="00166F16">
        <w:t xml:space="preserve">can </w:t>
      </w:r>
      <w:r>
        <w:t>incrementally reveal content</w:t>
      </w:r>
      <w:r w:rsidR="00166F16">
        <w:t>.</w:t>
      </w:r>
      <w:r>
        <w:t xml:space="preserve"> </w:t>
      </w:r>
      <w:r w:rsidR="00166F16">
        <w:t>To reveal b</w:t>
      </w:r>
      <w:r>
        <w:t>ulleted and numbered lists</w:t>
      </w:r>
      <w:r w:rsidR="00FD4DC1">
        <w:t xml:space="preserve"> one item at a time </w:t>
      </w:r>
      <w:r>
        <w:t>by default</w:t>
      </w:r>
      <w:r w:rsidR="00FD4DC1">
        <w:t>,</w:t>
      </w:r>
      <w:r>
        <w:t xml:space="preserve"> add </w:t>
      </w:r>
      <w:r w:rsidRPr="002D4E5C">
        <w:rPr>
          <w:rStyle w:val="Literal"/>
        </w:rPr>
        <w:t>incremental: true</w:t>
      </w:r>
      <w:r>
        <w:t xml:space="preserve"> to the </w:t>
      </w:r>
      <w:r w:rsidR="00166F16">
        <w:t xml:space="preserve">document’s </w:t>
      </w:r>
      <w:r>
        <w:t>YAML</w:t>
      </w:r>
      <w:r w:rsidR="00166F16">
        <w:t>:</w:t>
      </w:r>
    </w:p>
    <w:p w14:paraId="48E57A10" w14:textId="77777777" w:rsidR="00FA5967" w:rsidRPr="00C31F21" w:rsidRDefault="00434B2B" w:rsidP="00453179">
      <w:pPr>
        <w:pStyle w:val="Code"/>
      </w:pPr>
      <w:r w:rsidRPr="004650E9">
        <w:t>---</w:t>
      </w:r>
    </w:p>
    <w:p w14:paraId="5EC476CC" w14:textId="77777777" w:rsidR="00FA5967" w:rsidRDefault="00434B2B" w:rsidP="00453179">
      <w:pPr>
        <w:pStyle w:val="Code"/>
      </w:pPr>
      <w:r w:rsidRPr="004650E9">
        <w:t>title: "Penguins Report"</w:t>
      </w:r>
    </w:p>
    <w:p w14:paraId="6C09407C" w14:textId="77777777" w:rsidR="00FA5967" w:rsidRDefault="00434B2B" w:rsidP="00453179">
      <w:pPr>
        <w:pStyle w:val="Code"/>
      </w:pPr>
      <w:r w:rsidRPr="004650E9">
        <w:t>author: "David Keyes"</w:t>
      </w:r>
    </w:p>
    <w:p w14:paraId="0D56283E" w14:textId="77777777" w:rsidR="00FA5967" w:rsidRPr="003513FB" w:rsidRDefault="00434B2B" w:rsidP="003513FB">
      <w:pPr>
        <w:pStyle w:val="Code"/>
      </w:pPr>
      <w:r w:rsidRPr="004650E9">
        <w:t xml:space="preserve">format: </w:t>
      </w:r>
    </w:p>
    <w:p w14:paraId="2552787D" w14:textId="77777777" w:rsidR="00FA5967" w:rsidRPr="00C31F21" w:rsidRDefault="00434B2B" w:rsidP="00453179">
      <w:pPr>
        <w:pStyle w:val="Code"/>
      </w:pPr>
      <w:r w:rsidRPr="004650E9">
        <w:t xml:space="preserve">  </w:t>
      </w:r>
      <w:proofErr w:type="spellStart"/>
      <w:r w:rsidRPr="004650E9">
        <w:t>revealjs</w:t>
      </w:r>
      <w:proofErr w:type="spellEnd"/>
      <w:r w:rsidRPr="004650E9">
        <w:t>:</w:t>
      </w:r>
    </w:p>
    <w:p w14:paraId="5ACCC709" w14:textId="77777777" w:rsidR="00FA5967" w:rsidRPr="005A3928" w:rsidRDefault="00434B2B" w:rsidP="00453179">
      <w:pPr>
        <w:pStyle w:val="Code"/>
        <w:rPr>
          <w:rStyle w:val="Bold"/>
        </w:rPr>
      </w:pPr>
      <w:r w:rsidRPr="005A3928">
        <w:rPr>
          <w:rStyle w:val="Bold"/>
        </w:rPr>
        <w:t xml:space="preserve">      incremental: true</w:t>
      </w:r>
    </w:p>
    <w:p w14:paraId="023333A9" w14:textId="77777777" w:rsidR="00FA5967" w:rsidRPr="003513FB" w:rsidRDefault="00434B2B" w:rsidP="003513FB">
      <w:pPr>
        <w:pStyle w:val="Code"/>
      </w:pPr>
      <w:r w:rsidRPr="004650E9">
        <w:t xml:space="preserve">execute: </w:t>
      </w:r>
    </w:p>
    <w:p w14:paraId="309FB6FB" w14:textId="77777777" w:rsidR="00FA5967" w:rsidRPr="00C31F21" w:rsidRDefault="00434B2B" w:rsidP="00453179">
      <w:pPr>
        <w:pStyle w:val="Code"/>
      </w:pPr>
      <w:r w:rsidRPr="004650E9">
        <w:t xml:space="preserve">  echo: false</w:t>
      </w:r>
    </w:p>
    <w:p w14:paraId="58DF55B7" w14:textId="77777777" w:rsidR="00FA5967" w:rsidRPr="00C31F21" w:rsidRDefault="00434B2B" w:rsidP="00453179">
      <w:pPr>
        <w:pStyle w:val="Code"/>
      </w:pPr>
      <w:r w:rsidRPr="004650E9">
        <w:t xml:space="preserve">  warning: false</w:t>
      </w:r>
    </w:p>
    <w:p w14:paraId="0B0A9A7E" w14:textId="77777777" w:rsidR="00FA5967" w:rsidRPr="00C31F21" w:rsidRDefault="00434B2B" w:rsidP="00453179">
      <w:pPr>
        <w:pStyle w:val="Code"/>
      </w:pPr>
      <w:r w:rsidRPr="004650E9">
        <w:t xml:space="preserve">  message: false</w:t>
      </w:r>
    </w:p>
    <w:p w14:paraId="73D4A862" w14:textId="0AE840CC" w:rsidR="00434B2B" w:rsidRPr="00C31F21" w:rsidRDefault="00434B2B" w:rsidP="00453179">
      <w:pPr>
        <w:pStyle w:val="Code"/>
      </w:pPr>
      <w:r w:rsidRPr="004650E9">
        <w:t>---</w:t>
      </w:r>
    </w:p>
    <w:p w14:paraId="404C9F61" w14:textId="5A97A68B" w:rsidR="00434B2B" w:rsidRDefault="00166F16" w:rsidP="006B770B">
      <w:pPr>
        <w:pStyle w:val="Body"/>
      </w:pPr>
      <w:r>
        <w:t>As a result</w:t>
      </w:r>
      <w:r w:rsidR="00434B2B">
        <w:t xml:space="preserve">, the content in all lists in </w:t>
      </w:r>
      <w:r>
        <w:t>the</w:t>
      </w:r>
      <w:r w:rsidR="00434B2B">
        <w:t xml:space="preserve"> presentation </w:t>
      </w:r>
      <w:r w:rsidR="00FD4DC1">
        <w:t>should appear on the slide</w:t>
      </w:r>
      <w:r w:rsidR="00434B2B">
        <w:t xml:space="preserve"> one item at a time. You can also set just some lists to incrementally reveal using this format:</w:t>
      </w:r>
    </w:p>
    <w:p w14:paraId="0D5E9525" w14:textId="77777777" w:rsidR="00FA5967" w:rsidRPr="003513FB" w:rsidRDefault="00434B2B" w:rsidP="00453179">
      <w:pPr>
        <w:pStyle w:val="Code"/>
      </w:pPr>
      <w:proofErr w:type="gramStart"/>
      <w:r w:rsidRPr="004650E9">
        <w:t>:::</w:t>
      </w:r>
      <w:proofErr w:type="gramEnd"/>
      <w:r w:rsidRPr="004650E9">
        <w:t xml:space="preserve"> {.incremental}</w:t>
      </w:r>
    </w:p>
    <w:p w14:paraId="26B5701C" w14:textId="77777777" w:rsidR="00FA5967" w:rsidRDefault="00434B2B" w:rsidP="00453179">
      <w:pPr>
        <w:pStyle w:val="Code"/>
      </w:pPr>
      <w:r w:rsidRPr="004650E9">
        <w:t>- Adelie</w:t>
      </w:r>
    </w:p>
    <w:p w14:paraId="5EEF6A7D" w14:textId="77777777" w:rsidR="00FA5967" w:rsidRDefault="00434B2B" w:rsidP="00453179">
      <w:pPr>
        <w:pStyle w:val="Code"/>
      </w:pPr>
      <w:r w:rsidRPr="004650E9">
        <w:t>- Gentoo</w:t>
      </w:r>
    </w:p>
    <w:p w14:paraId="07FC479D" w14:textId="77777777" w:rsidR="00FA5967" w:rsidRDefault="00434B2B" w:rsidP="00453179">
      <w:pPr>
        <w:pStyle w:val="Code"/>
      </w:pPr>
      <w:r w:rsidRPr="004650E9">
        <w:t>- Chinstrap</w:t>
      </w:r>
    </w:p>
    <w:p w14:paraId="568B15BE" w14:textId="21D51E68" w:rsidR="00434B2B" w:rsidRPr="003513FB" w:rsidRDefault="00434B2B" w:rsidP="00453179">
      <w:pPr>
        <w:pStyle w:val="Code"/>
      </w:pPr>
      <w:r w:rsidRPr="004650E9">
        <w:t>:::</w:t>
      </w:r>
    </w:p>
    <w:p w14:paraId="30CDFB22" w14:textId="19BD30B3" w:rsidR="00434B2B" w:rsidRDefault="00166F16" w:rsidP="006B770B">
      <w:pPr>
        <w:pStyle w:val="Body"/>
      </w:pPr>
      <w:proofErr w:type="gramStart"/>
      <w:r>
        <w:t>U</w:t>
      </w:r>
      <w:r w:rsidR="00434B2B">
        <w:t xml:space="preserve">sing </w:t>
      </w:r>
      <w:r w:rsidR="00434B2B" w:rsidRPr="002D4E5C">
        <w:rPr>
          <w:rStyle w:val="Literal"/>
        </w:rPr>
        <w:t>:</w:t>
      </w:r>
      <w:proofErr w:type="gramEnd"/>
      <w:r w:rsidR="00434B2B" w:rsidRPr="002D4E5C">
        <w:rPr>
          <w:rStyle w:val="Literal"/>
        </w:rPr>
        <w:t>::</w:t>
      </w:r>
      <w:r w:rsidR="00434B2B">
        <w:t xml:space="preserve"> to start and end a </w:t>
      </w:r>
      <w:r>
        <w:t>segment of the document</w:t>
      </w:r>
      <w:r w:rsidR="00434B2B">
        <w:t xml:space="preserve"> creates a section in the resulting HTML file known as a </w:t>
      </w:r>
      <w:r w:rsidR="00434B2B" w:rsidRPr="002D4E5C">
        <w:rPr>
          <w:rStyle w:val="Literal"/>
        </w:rPr>
        <w:t>&lt;div&gt;</w:t>
      </w:r>
      <w:r w:rsidR="00434B2B">
        <w:t xml:space="preserve">. The HTML </w:t>
      </w:r>
      <w:r w:rsidR="00434B2B" w:rsidRPr="002D4E5C">
        <w:rPr>
          <w:rStyle w:val="Literal"/>
        </w:rPr>
        <w:t>&lt;div&gt;</w:t>
      </w:r>
      <w:r w:rsidR="00434B2B">
        <w:t xml:space="preserve"> tag allows you to define properties within that section. In th</w:t>
      </w:r>
      <w:r>
        <w:t>is</w:t>
      </w:r>
      <w:r w:rsidR="00434B2B">
        <w:t xml:space="preserve"> code, adding </w:t>
      </w:r>
      <w:proofErr w:type="gramStart"/>
      <w:r w:rsidR="00434B2B" w:rsidRPr="002D4E5C">
        <w:rPr>
          <w:rStyle w:val="Literal"/>
        </w:rPr>
        <w:t>{.incremental</w:t>
      </w:r>
      <w:proofErr w:type="gramEnd"/>
      <w:r w:rsidR="00434B2B" w:rsidRPr="002D4E5C">
        <w:rPr>
          <w:rStyle w:val="Literal"/>
        </w:rPr>
        <w:t>}</w:t>
      </w:r>
      <w:r w:rsidR="00434B2B">
        <w:t xml:space="preserve"> sets a custom CSS class that makes the list reveal incrementally.</w:t>
      </w:r>
    </w:p>
    <w:p w14:paraId="69280A69" w14:textId="1A30A7B3" w:rsidR="00434B2B" w:rsidRPr="00A37D42" w:rsidRDefault="00434B2B" w:rsidP="005D32E8">
      <w:pPr>
        <w:pStyle w:val="HeadB"/>
      </w:pPr>
      <w:bookmarkStart w:id="77" w:name="_Toc134789582"/>
      <w:bookmarkStart w:id="78" w:name="aligning-content-1"/>
      <w:bookmarkEnd w:id="76"/>
      <w:r w:rsidRPr="00A37D42">
        <w:lastRenderedPageBreak/>
        <w:t>Aligning Content</w:t>
      </w:r>
      <w:r w:rsidR="009E486F">
        <w:t xml:space="preserve"> and Adding Background Images</w:t>
      </w:r>
      <w:bookmarkEnd w:id="77"/>
    </w:p>
    <w:p w14:paraId="40244DCA" w14:textId="385472A7" w:rsidR="00434B2B" w:rsidRDefault="00434B2B" w:rsidP="006B770B">
      <w:pPr>
        <w:pStyle w:val="Body"/>
      </w:pPr>
      <w:r>
        <w:t xml:space="preserve">We </w:t>
      </w:r>
      <w:r w:rsidR="00166F16">
        <w:t xml:space="preserve">can use a </w:t>
      </w:r>
      <w:r w:rsidR="00166F16" w:rsidRPr="005D32E8">
        <w:rPr>
          <w:rStyle w:val="Literal"/>
        </w:rPr>
        <w:t>&lt;div&gt;</w:t>
      </w:r>
      <w:r w:rsidR="00166F16">
        <w:t xml:space="preserve"> to </w:t>
      </w:r>
      <w:r>
        <w:t>creat</w:t>
      </w:r>
      <w:r w:rsidR="00166F16">
        <w:t>e</w:t>
      </w:r>
      <w:r>
        <w:t xml:space="preserve"> columns in Quarto slides</w:t>
      </w:r>
      <w:r w:rsidR="00166F16">
        <w:t>, too</w:t>
      </w:r>
      <w:r>
        <w:t xml:space="preserve">. Let’s say we want to create a slide with content in two columns, as in </w:t>
      </w:r>
      <w:r w:rsidR="006B770B">
        <w:t>Figure 10-</w:t>
      </w:r>
      <w:r w:rsidR="00E12D01">
        <w:t>4</w:t>
      </w:r>
      <w:r>
        <w:t>.</w:t>
      </w:r>
    </w:p>
    <w:p w14:paraId="4BC90A96" w14:textId="48BDD132" w:rsidR="00434B2B" w:rsidRDefault="00434B2B" w:rsidP="00711FE4">
      <w:pPr>
        <w:pStyle w:val="GraphicSlug"/>
      </w:pPr>
      <w:r>
        <w:t>[F1000</w:t>
      </w:r>
      <w:r w:rsidR="004650E9">
        <w:t>4</w:t>
      </w:r>
      <w:r>
        <w:t>.png]</w:t>
      </w:r>
    </w:p>
    <w:p w14:paraId="7AA7EBEA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43BA162B" wp14:editId="54F1389A">
            <wp:extent cx="5334000" cy="2953888"/>
            <wp:effectExtent l="0" t="0" r="0" b="0"/>
            <wp:docPr id="489" name="Picture" descr="Figure 11.5: A slide with two colum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Picture" descr="../../assets/quarto-slides-two-column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125E88" w14:textId="495B558E" w:rsidR="00434B2B" w:rsidRDefault="00434B2B" w:rsidP="00711FE4">
      <w:pPr>
        <w:pStyle w:val="CaptionLine"/>
      </w:pPr>
      <w:r>
        <w:t>A slide with two columns</w:t>
      </w:r>
    </w:p>
    <w:p w14:paraId="36C137E3" w14:textId="519B7884" w:rsidR="00434B2B" w:rsidRDefault="00434B2B" w:rsidP="006B770B">
      <w:pPr>
        <w:pStyle w:val="Body"/>
      </w:pPr>
      <w:r>
        <w:t>The</w:t>
      </w:r>
      <w:r w:rsidR="00E702C0">
        <w:t xml:space="preserve"> following</w:t>
      </w:r>
      <w:r>
        <w:t xml:space="preserve"> code create</w:t>
      </w:r>
      <w:r w:rsidR="00E702C0">
        <w:t>d</w:t>
      </w:r>
      <w:r>
        <w:t xml:space="preserve"> th</w:t>
      </w:r>
      <w:r w:rsidR="00E702C0">
        <w:t>is</w:t>
      </w:r>
      <w:r>
        <w:t xml:space="preserve"> two-column slide</w:t>
      </w:r>
      <w:r w:rsidR="004D5504">
        <w:t>:</w:t>
      </w:r>
      <w:r>
        <w:t xml:space="preserve"> </w:t>
      </w:r>
    </w:p>
    <w:p w14:paraId="555BD029" w14:textId="77777777" w:rsidR="00FA5967" w:rsidRPr="003513FB" w:rsidRDefault="00434B2B" w:rsidP="000653A2">
      <w:pPr>
        <w:pStyle w:val="Code"/>
      </w:pPr>
      <w:proofErr w:type="gramStart"/>
      <w:r w:rsidRPr="004650E9">
        <w:t>::::</w:t>
      </w:r>
      <w:proofErr w:type="gramEnd"/>
      <w:r w:rsidRPr="004650E9">
        <w:t xml:space="preserve"> {.columns}</w:t>
      </w:r>
    </w:p>
    <w:p w14:paraId="3FB19C3F" w14:textId="77777777" w:rsidR="00FA5967" w:rsidRDefault="00FA5967" w:rsidP="000653A2">
      <w:pPr>
        <w:pStyle w:val="Code"/>
      </w:pPr>
    </w:p>
    <w:p w14:paraId="4713D84B" w14:textId="77777777" w:rsidR="00FA5967" w:rsidRPr="003513FB" w:rsidRDefault="00434B2B" w:rsidP="000653A2">
      <w:pPr>
        <w:pStyle w:val="Code"/>
      </w:pPr>
      <w:proofErr w:type="gramStart"/>
      <w:r w:rsidRPr="004650E9">
        <w:t>:::</w:t>
      </w:r>
      <w:proofErr w:type="gramEnd"/>
      <w:r w:rsidRPr="004650E9">
        <w:t xml:space="preserve"> {.column width="50%"}</w:t>
      </w:r>
    </w:p>
    <w:p w14:paraId="26326F0B" w14:textId="77777777" w:rsidR="00FA5967" w:rsidRPr="003513FB" w:rsidRDefault="00434B2B" w:rsidP="000653A2">
      <w:pPr>
        <w:pStyle w:val="Code"/>
      </w:pPr>
      <w:r w:rsidRPr="004650E9">
        <w:t>```{r}</w:t>
      </w:r>
    </w:p>
    <w:p w14:paraId="1B6DABC0" w14:textId="77777777" w:rsidR="00FA5967" w:rsidRPr="003513FB" w:rsidRDefault="00434B2B" w:rsidP="000653A2">
      <w:pPr>
        <w:pStyle w:val="Code"/>
      </w:pPr>
      <w:r w:rsidRPr="004650E9">
        <w:t xml:space="preserve">penguins %&gt;% </w:t>
      </w:r>
    </w:p>
    <w:p w14:paraId="3ADD880C" w14:textId="77777777" w:rsidR="00FA5967" w:rsidRPr="003513FB" w:rsidRDefault="00434B2B" w:rsidP="000653A2">
      <w:pPr>
        <w:pStyle w:val="Code"/>
      </w:pPr>
      <w:r w:rsidRPr="004650E9">
        <w:t xml:space="preserve">  </w:t>
      </w:r>
      <w:proofErr w:type="gramStart"/>
      <w:r w:rsidRPr="004650E9">
        <w:t>ggplot(</w:t>
      </w:r>
      <w:proofErr w:type="spellStart"/>
      <w:proofErr w:type="gramEnd"/>
      <w:r w:rsidRPr="004650E9">
        <w:t>aes</w:t>
      </w:r>
      <w:proofErr w:type="spellEnd"/>
      <w:r w:rsidRPr="004650E9">
        <w:t xml:space="preserve">(x = </w:t>
      </w:r>
      <w:proofErr w:type="spellStart"/>
      <w:r w:rsidRPr="004650E9">
        <w:t>bill_length_mm</w:t>
      </w:r>
      <w:proofErr w:type="spellEnd"/>
      <w:r w:rsidRPr="004650E9">
        <w:t>)) +</w:t>
      </w:r>
    </w:p>
    <w:p w14:paraId="58B05437" w14:textId="77777777" w:rsidR="00FA5967" w:rsidRPr="003513FB" w:rsidRDefault="00434B2B" w:rsidP="000653A2">
      <w:pPr>
        <w:pStyle w:val="Code"/>
      </w:pPr>
      <w:r w:rsidRPr="004650E9">
        <w:t xml:space="preserve">  </w:t>
      </w:r>
      <w:proofErr w:type="spellStart"/>
      <w:r w:rsidRPr="004650E9">
        <w:t>geom_</w:t>
      </w:r>
      <w:proofErr w:type="gramStart"/>
      <w:r w:rsidRPr="004650E9">
        <w:t>histogram</w:t>
      </w:r>
      <w:proofErr w:type="spellEnd"/>
      <w:r w:rsidRPr="004650E9">
        <w:t>(</w:t>
      </w:r>
      <w:proofErr w:type="gramEnd"/>
      <w:r w:rsidRPr="004650E9">
        <w:t>) +</w:t>
      </w:r>
    </w:p>
    <w:p w14:paraId="136FEE07" w14:textId="77777777" w:rsidR="00FA5967" w:rsidRPr="003513FB" w:rsidRDefault="00434B2B" w:rsidP="000653A2">
      <w:pPr>
        <w:pStyle w:val="Code"/>
      </w:pPr>
      <w:r w:rsidRPr="004650E9">
        <w:t xml:space="preserve">  </w:t>
      </w:r>
      <w:proofErr w:type="spellStart"/>
      <w:r w:rsidRPr="004650E9">
        <w:t>theme_</w:t>
      </w:r>
      <w:proofErr w:type="gramStart"/>
      <w:r w:rsidRPr="004650E9">
        <w:t>minimal</w:t>
      </w:r>
      <w:proofErr w:type="spellEnd"/>
      <w:r w:rsidRPr="004650E9">
        <w:t>(</w:t>
      </w:r>
      <w:proofErr w:type="gramEnd"/>
      <w:r w:rsidRPr="004650E9">
        <w:t>)</w:t>
      </w:r>
    </w:p>
    <w:p w14:paraId="730719C2" w14:textId="77777777" w:rsidR="00FA5967" w:rsidRPr="003513FB" w:rsidRDefault="00434B2B" w:rsidP="000653A2">
      <w:pPr>
        <w:pStyle w:val="Code"/>
      </w:pPr>
      <w:r w:rsidRPr="004650E9">
        <w:t>```</w:t>
      </w:r>
    </w:p>
    <w:p w14:paraId="6CCCD3D6" w14:textId="77777777" w:rsidR="00FA5967" w:rsidRDefault="00FA5967" w:rsidP="000653A2">
      <w:pPr>
        <w:pStyle w:val="Code"/>
      </w:pPr>
    </w:p>
    <w:p w14:paraId="3933D5C1" w14:textId="77777777" w:rsidR="00FA5967" w:rsidRPr="003513FB" w:rsidRDefault="00434B2B" w:rsidP="000653A2">
      <w:pPr>
        <w:pStyle w:val="Code"/>
      </w:pPr>
      <w:r w:rsidRPr="004650E9">
        <w:t>:::</w:t>
      </w:r>
    </w:p>
    <w:p w14:paraId="4284335C" w14:textId="77777777" w:rsidR="00FA5967" w:rsidRDefault="00FA5967" w:rsidP="000653A2">
      <w:pPr>
        <w:pStyle w:val="Code"/>
      </w:pPr>
    </w:p>
    <w:p w14:paraId="48FBB76A" w14:textId="77777777" w:rsidR="00FA5967" w:rsidRPr="003513FB" w:rsidRDefault="00434B2B" w:rsidP="000653A2">
      <w:pPr>
        <w:pStyle w:val="Code"/>
      </w:pPr>
      <w:proofErr w:type="gramStart"/>
      <w:r w:rsidRPr="004650E9">
        <w:t>:::</w:t>
      </w:r>
      <w:proofErr w:type="gramEnd"/>
      <w:r w:rsidRPr="004650E9">
        <w:t xml:space="preserve"> {.column width="50%"}</w:t>
      </w:r>
    </w:p>
    <w:p w14:paraId="681E613F" w14:textId="77777777" w:rsidR="00FA5967" w:rsidRPr="003513FB" w:rsidRDefault="00434B2B" w:rsidP="000653A2">
      <w:pPr>
        <w:pStyle w:val="Code"/>
      </w:pPr>
      <w:r w:rsidRPr="004650E9">
        <w:t>```{r}</w:t>
      </w:r>
    </w:p>
    <w:p w14:paraId="532F7D21" w14:textId="77777777" w:rsidR="00FA5967" w:rsidRPr="003513FB" w:rsidRDefault="00434B2B" w:rsidP="000653A2">
      <w:pPr>
        <w:pStyle w:val="Code"/>
      </w:pPr>
      <w:r w:rsidRPr="004650E9">
        <w:t xml:space="preserve">penguins %&gt;% </w:t>
      </w:r>
    </w:p>
    <w:p w14:paraId="3A9ED4ED" w14:textId="77777777" w:rsidR="00FA5967" w:rsidRPr="003513FB" w:rsidRDefault="00434B2B" w:rsidP="000653A2">
      <w:pPr>
        <w:pStyle w:val="Code"/>
      </w:pPr>
      <w:r w:rsidRPr="004650E9">
        <w:t xml:space="preserve">  </w:t>
      </w:r>
      <w:proofErr w:type="gramStart"/>
      <w:r w:rsidRPr="004650E9">
        <w:t>ggplot(</w:t>
      </w:r>
      <w:proofErr w:type="spellStart"/>
      <w:proofErr w:type="gramEnd"/>
      <w:r w:rsidRPr="004650E9">
        <w:t>aes</w:t>
      </w:r>
      <w:proofErr w:type="spellEnd"/>
      <w:r w:rsidRPr="004650E9">
        <w:t xml:space="preserve">(x = </w:t>
      </w:r>
      <w:proofErr w:type="spellStart"/>
      <w:r w:rsidRPr="004650E9">
        <w:t>bill_depth_mm</w:t>
      </w:r>
      <w:proofErr w:type="spellEnd"/>
      <w:r w:rsidRPr="004650E9">
        <w:t>)) +</w:t>
      </w:r>
    </w:p>
    <w:p w14:paraId="1C9B5EF3" w14:textId="77777777" w:rsidR="00FA5967" w:rsidRPr="003513FB" w:rsidRDefault="00434B2B" w:rsidP="000653A2">
      <w:pPr>
        <w:pStyle w:val="Code"/>
      </w:pPr>
      <w:r w:rsidRPr="004650E9">
        <w:t xml:space="preserve">  </w:t>
      </w:r>
      <w:proofErr w:type="spellStart"/>
      <w:r w:rsidRPr="004650E9">
        <w:t>geom_</w:t>
      </w:r>
      <w:proofErr w:type="gramStart"/>
      <w:r w:rsidRPr="004650E9">
        <w:t>histogram</w:t>
      </w:r>
      <w:proofErr w:type="spellEnd"/>
      <w:r w:rsidRPr="004650E9">
        <w:t>(</w:t>
      </w:r>
      <w:proofErr w:type="gramEnd"/>
      <w:r w:rsidRPr="004650E9">
        <w:t>) +</w:t>
      </w:r>
    </w:p>
    <w:p w14:paraId="1774DDF4" w14:textId="77777777" w:rsidR="00FA5967" w:rsidRPr="003513FB" w:rsidRDefault="00434B2B" w:rsidP="000653A2">
      <w:pPr>
        <w:pStyle w:val="Code"/>
      </w:pPr>
      <w:r w:rsidRPr="004650E9">
        <w:t xml:space="preserve">  </w:t>
      </w:r>
      <w:proofErr w:type="spellStart"/>
      <w:r w:rsidRPr="004650E9">
        <w:t>theme_</w:t>
      </w:r>
      <w:proofErr w:type="gramStart"/>
      <w:r w:rsidRPr="004650E9">
        <w:t>minimal</w:t>
      </w:r>
      <w:proofErr w:type="spellEnd"/>
      <w:r w:rsidRPr="004650E9">
        <w:t>(</w:t>
      </w:r>
      <w:proofErr w:type="gramEnd"/>
      <w:r w:rsidRPr="004650E9">
        <w:t>)</w:t>
      </w:r>
    </w:p>
    <w:p w14:paraId="63832C57" w14:textId="77777777" w:rsidR="00FA5967" w:rsidRPr="003513FB" w:rsidRDefault="00434B2B" w:rsidP="000653A2">
      <w:pPr>
        <w:pStyle w:val="Code"/>
      </w:pPr>
      <w:r w:rsidRPr="004650E9">
        <w:t>```</w:t>
      </w:r>
    </w:p>
    <w:p w14:paraId="1CC73B04" w14:textId="77777777" w:rsidR="00FA5967" w:rsidRDefault="00FA5967" w:rsidP="000653A2">
      <w:pPr>
        <w:pStyle w:val="Code"/>
      </w:pPr>
    </w:p>
    <w:p w14:paraId="1BA2B2A3" w14:textId="77777777" w:rsidR="00FA5967" w:rsidRPr="003513FB" w:rsidRDefault="00434B2B" w:rsidP="000653A2">
      <w:pPr>
        <w:pStyle w:val="Code"/>
      </w:pPr>
      <w:r w:rsidRPr="004650E9">
        <w:t>:::</w:t>
      </w:r>
    </w:p>
    <w:p w14:paraId="19CDAB7E" w14:textId="77777777" w:rsidR="00FA5967" w:rsidRDefault="00FA5967" w:rsidP="000653A2">
      <w:pPr>
        <w:pStyle w:val="Code"/>
      </w:pPr>
    </w:p>
    <w:p w14:paraId="2D89C6F3" w14:textId="4BABD315" w:rsidR="00434B2B" w:rsidRPr="003513FB" w:rsidRDefault="00434B2B" w:rsidP="000653A2">
      <w:pPr>
        <w:pStyle w:val="Code"/>
      </w:pPr>
      <w:r w:rsidRPr="004650E9">
        <w:t>::::</w:t>
      </w:r>
    </w:p>
    <w:p w14:paraId="43CFA4E1" w14:textId="6CF209FE" w:rsidR="00E702C0" w:rsidRDefault="00E702C0" w:rsidP="006B770B">
      <w:pPr>
        <w:pStyle w:val="Body"/>
      </w:pPr>
      <w:r>
        <w:t xml:space="preserve">Notice </w:t>
      </w:r>
      <w:proofErr w:type="gramStart"/>
      <w:r>
        <w:t xml:space="preserve">the </w:t>
      </w:r>
      <w:r w:rsidRPr="002D4E5C">
        <w:rPr>
          <w:rStyle w:val="Literal"/>
        </w:rPr>
        <w:t>:</w:t>
      </w:r>
      <w:proofErr w:type="gramEnd"/>
      <w:r w:rsidRPr="002D4E5C">
        <w:rPr>
          <w:rStyle w:val="Literal"/>
        </w:rPr>
        <w:t>::</w:t>
      </w:r>
      <w:r>
        <w:t xml:space="preserve">, as well as </w:t>
      </w:r>
      <w:r w:rsidRPr="002D4E5C">
        <w:rPr>
          <w:rStyle w:val="Literal"/>
        </w:rPr>
        <w:t>::::</w:t>
      </w:r>
      <w:r>
        <w:t xml:space="preserve">, which creates nested </w:t>
      </w:r>
      <w:r w:rsidRPr="005D32E8">
        <w:rPr>
          <w:rStyle w:val="Literal"/>
        </w:rPr>
        <w:t>&lt;div&gt;</w:t>
      </w:r>
      <w:ins w:id="79" w:author="Frances" w:date="2023-06-20T10:26:00Z">
        <w:r w:rsidR="00563AEF" w:rsidRPr="00563AEF">
          <w:rPr>
            <w:rPrChange w:id="80" w:author="Frances" w:date="2023-06-20T10:27:00Z">
              <w:rPr>
                <w:rStyle w:val="Literal"/>
              </w:rPr>
            </w:rPrChange>
          </w:rPr>
          <w:t xml:space="preserve"> se</w:t>
        </w:r>
      </w:ins>
      <w:ins w:id="81" w:author="Frances" w:date="2023-06-20T10:27:00Z">
        <w:r w:rsidR="00563AEF" w:rsidRPr="00563AEF">
          <w:rPr>
            <w:rPrChange w:id="82" w:author="Frances" w:date="2023-06-20T10:27:00Z">
              <w:rPr>
                <w:rStyle w:val="Literal"/>
              </w:rPr>
            </w:rPrChange>
          </w:rPr>
          <w:t>ctions</w:t>
        </w:r>
      </w:ins>
      <w:del w:id="83" w:author="Frances" w:date="2023-06-20T10:26:00Z">
        <w:r w:rsidRPr="00563AEF" w:rsidDel="00563AEF">
          <w:delText>s</w:delText>
        </w:r>
      </w:del>
      <w:r w:rsidRPr="00563AEF">
        <w:t>.</w:t>
      </w:r>
      <w:r>
        <w:t xml:space="preserve"> We first use a </w:t>
      </w:r>
      <w:r w:rsidRPr="002D4E5C">
        <w:rPr>
          <w:rStyle w:val="Literal"/>
        </w:rPr>
        <w:t>columns</w:t>
      </w:r>
      <w:r>
        <w:t xml:space="preserve"> class, which tells the HTML that all content within </w:t>
      </w:r>
      <w:proofErr w:type="gramStart"/>
      <w:r>
        <w:t xml:space="preserve">the </w:t>
      </w:r>
      <w:r w:rsidRPr="002D4E5C">
        <w:rPr>
          <w:rStyle w:val="Literal"/>
        </w:rPr>
        <w:t>:</w:t>
      </w:r>
      <w:proofErr w:type="gramEnd"/>
      <w:r w:rsidRPr="002D4E5C">
        <w:rPr>
          <w:rStyle w:val="Literal"/>
        </w:rPr>
        <w:t>:::</w:t>
      </w:r>
      <w:r>
        <w:t xml:space="preserve"> should be laid out as columns. Then, we </w:t>
      </w:r>
      <w:proofErr w:type="gramStart"/>
      <w:r>
        <w:t xml:space="preserve">use </w:t>
      </w:r>
      <w:r w:rsidRPr="002D4E5C">
        <w:rPr>
          <w:rStyle w:val="Literal"/>
        </w:rPr>
        <w:t>:</w:t>
      </w:r>
      <w:proofErr w:type="gramEnd"/>
      <w:r w:rsidRPr="002D4E5C">
        <w:rPr>
          <w:rStyle w:val="Literal"/>
        </w:rPr>
        <w:t xml:space="preserve">:: {.column </w:t>
      </w:r>
      <w:r w:rsidRPr="002D4E5C">
        <w:rPr>
          <w:rStyle w:val="Literal"/>
        </w:rPr>
        <w:lastRenderedPageBreak/>
        <w:t>width="50%"}</w:t>
      </w:r>
      <w:r>
        <w:t xml:space="preserve"> to start a </w:t>
      </w:r>
      <w:r w:rsidR="004D5504" w:rsidRPr="005D32E8">
        <w:rPr>
          <w:rStyle w:val="Literal"/>
        </w:rPr>
        <w:t>&lt;</w:t>
      </w:r>
      <w:r w:rsidRPr="005D32E8">
        <w:rPr>
          <w:rStyle w:val="Literal"/>
        </w:rPr>
        <w:t>div</w:t>
      </w:r>
      <w:r w:rsidR="004D5504" w:rsidRPr="005D32E8">
        <w:rPr>
          <w:rStyle w:val="Literal"/>
        </w:rPr>
        <w:t>&gt;</w:t>
      </w:r>
      <w:r>
        <w:t xml:space="preserve"> that takes up half the width of the slide. With use </w:t>
      </w:r>
      <w:proofErr w:type="gramStart"/>
      <w:r>
        <w:t xml:space="preserve">closing </w:t>
      </w:r>
      <w:r w:rsidRPr="002D4E5C">
        <w:rPr>
          <w:rStyle w:val="Literal"/>
        </w:rPr>
        <w:t>:</w:t>
      </w:r>
      <w:proofErr w:type="gramEnd"/>
      <w:r w:rsidRPr="002D4E5C">
        <w:rPr>
          <w:rStyle w:val="Literal"/>
        </w:rPr>
        <w:t>:::</w:t>
      </w:r>
      <w:r>
        <w:t xml:space="preserve"> and </w:t>
      </w:r>
      <w:r w:rsidRPr="002D4E5C">
        <w:rPr>
          <w:rStyle w:val="Literal"/>
        </w:rPr>
        <w:t>:::</w:t>
      </w:r>
      <w:r>
        <w:t xml:space="preserve"> to indicate the end of the section.</w:t>
      </w:r>
    </w:p>
    <w:p w14:paraId="19A216B2" w14:textId="0D2CC57C" w:rsidR="00434B2B" w:rsidRDefault="00434B2B" w:rsidP="006B770B">
      <w:pPr>
        <w:pStyle w:val="Body"/>
      </w:pPr>
      <w:r>
        <w:t>W</w:t>
      </w:r>
      <w:r w:rsidR="004D5504">
        <w:t>hen using</w:t>
      </w:r>
      <w:r>
        <w:t xml:space="preserve"> </w:t>
      </w:r>
      <w:proofErr w:type="spellStart"/>
      <w:r w:rsidRPr="002D4E5C">
        <w:rPr>
          <w:rStyle w:val="Literal"/>
        </w:rPr>
        <w:t>xaringan</w:t>
      </w:r>
      <w:proofErr w:type="spellEnd"/>
      <w:r w:rsidR="004D5504">
        <w:t xml:space="preserve">, </w:t>
      </w:r>
      <w:r>
        <w:t>we easily center</w:t>
      </w:r>
      <w:r w:rsidR="004D5504">
        <w:t>ed</w:t>
      </w:r>
      <w:r>
        <w:t xml:space="preserve"> content on </w:t>
      </w:r>
      <w:r w:rsidR="004D5504">
        <w:t>a</w:t>
      </w:r>
      <w:r>
        <w:t xml:space="preserve"> slide by surrounding it </w:t>
      </w:r>
      <w:proofErr w:type="gramStart"/>
      <w:r>
        <w:t xml:space="preserve">with </w:t>
      </w:r>
      <w:r w:rsidRPr="002D4E5C">
        <w:rPr>
          <w:rStyle w:val="Literal"/>
        </w:rPr>
        <w:t>.center</w:t>
      </w:r>
      <w:proofErr w:type="gramEnd"/>
      <w:r w:rsidRPr="002D4E5C">
        <w:rPr>
          <w:rStyle w:val="Literal"/>
        </w:rPr>
        <w:t>[]</w:t>
      </w:r>
      <w:r>
        <w:t>. Doing the same thing in Quarto is slightly more complicated. Quarto has no built-in CSS class to center content</w:t>
      </w:r>
      <w:r w:rsidR="004D5504">
        <w:t>,</w:t>
      </w:r>
      <w:r>
        <w:t xml:space="preserve"> so we need to create </w:t>
      </w:r>
      <w:r w:rsidR="004D5504">
        <w:t>one</w:t>
      </w:r>
      <w:r>
        <w:t xml:space="preserve"> ourselves. </w:t>
      </w:r>
      <w:r w:rsidR="004D5504">
        <w:t>B</w:t>
      </w:r>
      <w:r>
        <w:t xml:space="preserve">egin a CSS code chunk and a custom class called </w:t>
      </w:r>
      <w:r w:rsidRPr="002D4E5C">
        <w:rPr>
          <w:rStyle w:val="Literal"/>
        </w:rPr>
        <w:t>center-slide</w:t>
      </w:r>
      <w:r w:rsidR="004D5504">
        <w:t>:</w:t>
      </w:r>
      <w:r>
        <w:t xml:space="preserve"> </w:t>
      </w:r>
    </w:p>
    <w:p w14:paraId="54288FC4" w14:textId="77777777" w:rsidR="00FA5967" w:rsidRPr="003513FB" w:rsidRDefault="00434B2B" w:rsidP="00122952">
      <w:pPr>
        <w:pStyle w:val="Code"/>
      </w:pPr>
      <w:r w:rsidRPr="004650E9">
        <w:t>```{</w:t>
      </w:r>
      <w:proofErr w:type="spellStart"/>
      <w:r w:rsidRPr="004650E9">
        <w:t>css</w:t>
      </w:r>
      <w:proofErr w:type="spellEnd"/>
      <w:r w:rsidRPr="004650E9">
        <w:t>}</w:t>
      </w:r>
    </w:p>
    <w:p w14:paraId="764BF364" w14:textId="77777777" w:rsidR="00FA5967" w:rsidRDefault="00434B2B" w:rsidP="00122952">
      <w:pPr>
        <w:pStyle w:val="Code"/>
      </w:pPr>
      <w:proofErr w:type="gramStart"/>
      <w:r w:rsidRPr="004650E9">
        <w:t>.center</w:t>
      </w:r>
      <w:proofErr w:type="gramEnd"/>
      <w:r w:rsidRPr="004650E9">
        <w:t>-slide {</w:t>
      </w:r>
    </w:p>
    <w:p w14:paraId="596110BF" w14:textId="77777777" w:rsidR="00FA5967" w:rsidRDefault="00434B2B" w:rsidP="00122952">
      <w:pPr>
        <w:pStyle w:val="Code"/>
      </w:pPr>
      <w:r w:rsidRPr="004650E9">
        <w:t xml:space="preserve">    text-align: center;</w:t>
      </w:r>
    </w:p>
    <w:p w14:paraId="67C020A1" w14:textId="77777777" w:rsidR="00FA5967" w:rsidRPr="003513FB" w:rsidRDefault="00434B2B" w:rsidP="00122952">
      <w:pPr>
        <w:pStyle w:val="Code"/>
      </w:pPr>
      <w:r w:rsidRPr="004650E9">
        <w:t>}</w:t>
      </w:r>
    </w:p>
    <w:p w14:paraId="7A4D69E6" w14:textId="7BCC4D58" w:rsidR="00434B2B" w:rsidRPr="003513FB" w:rsidRDefault="00434B2B" w:rsidP="00122952">
      <w:pPr>
        <w:pStyle w:val="Code"/>
      </w:pPr>
      <w:r w:rsidRPr="004650E9">
        <w:t>```</w:t>
      </w:r>
    </w:p>
    <w:p w14:paraId="06E4A873" w14:textId="7D8E9B46" w:rsidR="00434B2B" w:rsidRDefault="004D5504" w:rsidP="006B770B">
      <w:pPr>
        <w:pStyle w:val="Body"/>
      </w:pPr>
      <w:r>
        <w:t xml:space="preserve">Using CSS, we center-align all content. (The </w:t>
      </w:r>
      <w:r w:rsidRPr="002D4E5C">
        <w:rPr>
          <w:rStyle w:val="Literal"/>
        </w:rPr>
        <w:t>text-align</w:t>
      </w:r>
      <w:r>
        <w:t xml:space="preserve"> property aligns images, too, not just text.) We</w:t>
      </w:r>
      <w:r w:rsidR="00434B2B">
        <w:t xml:space="preserve"> then apply the new </w:t>
      </w:r>
      <w:r w:rsidR="00434B2B" w:rsidRPr="002D4E5C">
        <w:rPr>
          <w:rStyle w:val="Literal"/>
        </w:rPr>
        <w:t>center-slide</w:t>
      </w:r>
      <w:r w:rsidR="00434B2B">
        <w:t xml:space="preserve"> class by putting it next to the title of the slide</w:t>
      </w:r>
      <w:r>
        <w:t>,</w:t>
      </w:r>
      <w:r w:rsidR="00434B2B">
        <w:t xml:space="preserve"> as follows</w:t>
      </w:r>
      <w:r>
        <w:t>:</w:t>
      </w:r>
    </w:p>
    <w:p w14:paraId="0D1EFC0D" w14:textId="77777777" w:rsidR="00434B2B" w:rsidRPr="00122952" w:rsidRDefault="00434B2B" w:rsidP="00122952">
      <w:pPr>
        <w:pStyle w:val="Code"/>
      </w:pPr>
      <w:r w:rsidRPr="004650E9">
        <w:t xml:space="preserve">## Bill Length </w:t>
      </w:r>
      <w:proofErr w:type="gramStart"/>
      <w:r w:rsidRPr="004650E9">
        <w:t>{.center</w:t>
      </w:r>
      <w:proofErr w:type="gramEnd"/>
      <w:r w:rsidRPr="004650E9">
        <w:t>-slide}</w:t>
      </w:r>
    </w:p>
    <w:p w14:paraId="14F00941" w14:textId="3544880C" w:rsidR="00434B2B" w:rsidRDefault="00434B2B" w:rsidP="005D32E8">
      <w:pPr>
        <w:pStyle w:val="Body"/>
      </w:pPr>
      <w:r>
        <w:t xml:space="preserve">With </w:t>
      </w:r>
      <w:r w:rsidR="004D5504">
        <w:t>the</w:t>
      </w:r>
      <w:r>
        <w:t xml:space="preserve"> custom CSS applied, the slide</w:t>
      </w:r>
      <w:r w:rsidR="004D5504">
        <w:t xml:space="preserve"> should</w:t>
      </w:r>
      <w:r>
        <w:t xml:space="preserve"> now</w:t>
      </w:r>
      <w:r w:rsidR="004D5504">
        <w:t xml:space="preserve"> center</w:t>
      </w:r>
      <w:r>
        <w:t xml:space="preserve"> all content</w:t>
      </w:r>
      <w:r w:rsidR="00E702C0">
        <w:t>.</w:t>
      </w:r>
    </w:p>
    <w:p w14:paraId="25FF57AF" w14:textId="6887C0B7" w:rsidR="00434B2B" w:rsidRDefault="009E486F" w:rsidP="006B770B">
      <w:pPr>
        <w:pStyle w:val="Body"/>
      </w:pPr>
      <w:bookmarkStart w:id="84" w:name="adding-background-images-to-slides-1"/>
      <w:bookmarkEnd w:id="78"/>
      <w:r>
        <w:t>Lastly, w</w:t>
      </w:r>
      <w:r w:rsidR="004D5504">
        <w:t>hen w</w:t>
      </w:r>
      <w:r w:rsidR="00434B2B">
        <w:t xml:space="preserve">orking in </w:t>
      </w:r>
      <w:proofErr w:type="spellStart"/>
      <w:r w:rsidR="00434B2B" w:rsidRPr="002D4E5C">
        <w:rPr>
          <w:rStyle w:val="Literal"/>
        </w:rPr>
        <w:t>xaringan</w:t>
      </w:r>
      <w:proofErr w:type="spellEnd"/>
      <w:r w:rsidR="004D5504">
        <w:t xml:space="preserve">, </w:t>
      </w:r>
      <w:r w:rsidR="00434B2B">
        <w:t xml:space="preserve">we added a background image to </w:t>
      </w:r>
      <w:r w:rsidR="004D5504">
        <w:t>a</w:t>
      </w:r>
      <w:r w:rsidR="00434B2B">
        <w:t xml:space="preserve"> slide. We can do the same thing in Quarto by applying the </w:t>
      </w:r>
      <w:r w:rsidR="00434B2B" w:rsidRPr="002D4E5C">
        <w:rPr>
          <w:rStyle w:val="Literal"/>
        </w:rPr>
        <w:t>background-image</w:t>
      </w:r>
      <w:r w:rsidR="00434B2B">
        <w:t xml:space="preserve"> attribute to a slide</w:t>
      </w:r>
      <w:r w:rsidR="004D5504">
        <w:t>,</w:t>
      </w:r>
      <w:r w:rsidR="00434B2B">
        <w:t xml:space="preserve"> as follows</w:t>
      </w:r>
      <w:r w:rsidR="004D5504">
        <w:t>:</w:t>
      </w:r>
    </w:p>
    <w:p w14:paraId="4FD3972F" w14:textId="77777777" w:rsidR="00434B2B" w:rsidRPr="00122952" w:rsidRDefault="00434B2B" w:rsidP="00122952">
      <w:pPr>
        <w:pStyle w:val="Code"/>
      </w:pPr>
      <w:r w:rsidRPr="004650E9">
        <w:t>## Penguins {background-image="penguins.jpg"}</w:t>
      </w:r>
    </w:p>
    <w:p w14:paraId="035BD246" w14:textId="2DE102A2" w:rsidR="00434B2B" w:rsidRDefault="00434B2B" w:rsidP="006B770B">
      <w:pPr>
        <w:pStyle w:val="Body"/>
      </w:pPr>
      <w:r>
        <w:t>This</w:t>
      </w:r>
      <w:r w:rsidR="004D5504">
        <w:t xml:space="preserve"> should</w:t>
      </w:r>
      <w:r>
        <w:t xml:space="preserve"> add a slide with the text </w:t>
      </w:r>
      <w:r w:rsidRPr="005D32E8">
        <w:rPr>
          <w:rStyle w:val="Italic"/>
        </w:rPr>
        <w:t>Penguins</w:t>
      </w:r>
      <w:r>
        <w:t xml:space="preserve"> in front of </w:t>
      </w:r>
      <w:r w:rsidR="00A17C72">
        <w:t>the</w:t>
      </w:r>
      <w:r>
        <w:t xml:space="preserve"> </w:t>
      </w:r>
      <w:r w:rsidR="00A17C72">
        <w:t xml:space="preserve">selected </w:t>
      </w:r>
      <w:r>
        <w:t>image.</w:t>
      </w:r>
    </w:p>
    <w:p w14:paraId="02A6FFE3" w14:textId="77777777" w:rsidR="00434B2B" w:rsidRPr="00A37D42" w:rsidRDefault="00434B2B" w:rsidP="004D7754">
      <w:pPr>
        <w:pStyle w:val="HeadB"/>
      </w:pPr>
      <w:bookmarkStart w:id="85" w:name="_Toc134789583"/>
      <w:bookmarkStart w:id="86" w:name="Xedcf9df7cad0a175fde93feef3cbccc1460b636"/>
      <w:bookmarkEnd w:id="84"/>
      <w:r w:rsidRPr="00A37D42">
        <w:t>Customizing Your Slides with Themes and CSS</w:t>
      </w:r>
      <w:bookmarkEnd w:id="85"/>
    </w:p>
    <w:p w14:paraId="2B07AEC7" w14:textId="06E8D13E" w:rsidR="00434B2B" w:rsidRDefault="00434B2B" w:rsidP="004D7754">
      <w:pPr>
        <w:pStyle w:val="Body"/>
      </w:pPr>
      <w:r>
        <w:t xml:space="preserve">We’ve started making some changes to the look-and-feel of </w:t>
      </w:r>
      <w:r w:rsidR="00A17C72">
        <w:t>the</w:t>
      </w:r>
      <w:r>
        <w:t xml:space="preserve"> Quarto slides. As with </w:t>
      </w:r>
      <w:proofErr w:type="spellStart"/>
      <w:r w:rsidRPr="002D4E5C">
        <w:rPr>
          <w:rStyle w:val="Literal"/>
        </w:rPr>
        <w:t>xaringan</w:t>
      </w:r>
      <w:proofErr w:type="spellEnd"/>
      <w:r>
        <w:t xml:space="preserve">, there are two main ways to </w:t>
      </w:r>
      <w:r w:rsidR="00A17C72">
        <w:t xml:space="preserve">further </w:t>
      </w:r>
      <w:r>
        <w:t>customize your slides:</w:t>
      </w:r>
      <w:r w:rsidR="00351D43">
        <w:t xml:space="preserve"> u</w:t>
      </w:r>
      <w:r>
        <w:t>sing existing themes</w:t>
      </w:r>
      <w:r w:rsidR="00351D43">
        <w:t xml:space="preserve"> and c</w:t>
      </w:r>
      <w:r>
        <w:t>hanging the CSS</w:t>
      </w:r>
      <w:r w:rsidR="00351D43">
        <w:t>.</w:t>
      </w:r>
    </w:p>
    <w:p w14:paraId="60C8C030" w14:textId="1CE691E0" w:rsidR="00434B2B" w:rsidRDefault="00434B2B" w:rsidP="006B770B">
      <w:pPr>
        <w:pStyle w:val="Body"/>
      </w:pPr>
      <w:r>
        <w:t>Themes are the easiest way to change what your slides look like. Quarto has many themes you can apply by adding their name to your YAML</w:t>
      </w:r>
      <w:r w:rsidR="00351D43">
        <w:t>,</w:t>
      </w:r>
      <w:r>
        <w:t xml:space="preserve"> as follows:</w:t>
      </w:r>
    </w:p>
    <w:p w14:paraId="229614C2" w14:textId="77777777" w:rsidR="00FA5967" w:rsidRPr="00C31F21" w:rsidRDefault="00434B2B" w:rsidP="002E5FBE">
      <w:pPr>
        <w:pStyle w:val="Code"/>
      </w:pPr>
      <w:r w:rsidRPr="004650E9">
        <w:t>---</w:t>
      </w:r>
    </w:p>
    <w:p w14:paraId="0FF307C3" w14:textId="77777777" w:rsidR="00FA5967" w:rsidRDefault="00434B2B" w:rsidP="002E5FBE">
      <w:pPr>
        <w:pStyle w:val="Code"/>
      </w:pPr>
      <w:r w:rsidRPr="004650E9">
        <w:t>title: "Penguins Report"</w:t>
      </w:r>
    </w:p>
    <w:p w14:paraId="5C153E95" w14:textId="77777777" w:rsidR="00FA5967" w:rsidRPr="003513FB" w:rsidRDefault="00434B2B" w:rsidP="003513FB">
      <w:pPr>
        <w:pStyle w:val="Code"/>
      </w:pPr>
      <w:r w:rsidRPr="004650E9">
        <w:t>format:</w:t>
      </w:r>
    </w:p>
    <w:p w14:paraId="6D3D8136" w14:textId="77777777" w:rsidR="00FA5967" w:rsidRPr="00C31F21" w:rsidRDefault="00434B2B" w:rsidP="002E5FBE">
      <w:pPr>
        <w:pStyle w:val="Code"/>
      </w:pPr>
      <w:r w:rsidRPr="004650E9">
        <w:t xml:space="preserve">  </w:t>
      </w:r>
      <w:proofErr w:type="spellStart"/>
      <w:r w:rsidRPr="004650E9">
        <w:t>revealjs</w:t>
      </w:r>
      <w:proofErr w:type="spellEnd"/>
      <w:r w:rsidRPr="004650E9">
        <w:t xml:space="preserve">: </w:t>
      </w:r>
    </w:p>
    <w:p w14:paraId="7E0C41F3" w14:textId="77777777" w:rsidR="00FA5967" w:rsidRPr="004D7754" w:rsidRDefault="00434B2B" w:rsidP="002E5FBE">
      <w:pPr>
        <w:pStyle w:val="Code"/>
        <w:rPr>
          <w:rStyle w:val="LiteralBold"/>
        </w:rPr>
      </w:pPr>
      <w:r w:rsidRPr="004650E9">
        <w:t xml:space="preserve">    </w:t>
      </w:r>
      <w:r w:rsidRPr="004D7754">
        <w:rPr>
          <w:rStyle w:val="LiteralBold"/>
        </w:rPr>
        <w:t>theme: dark</w:t>
      </w:r>
    </w:p>
    <w:p w14:paraId="1081DE9C" w14:textId="6B92E947" w:rsidR="00434B2B" w:rsidRPr="00C31F21" w:rsidRDefault="00434B2B" w:rsidP="002E5FBE">
      <w:pPr>
        <w:pStyle w:val="Code"/>
      </w:pPr>
      <w:r w:rsidRPr="004650E9">
        <w:t>---</w:t>
      </w:r>
    </w:p>
    <w:p w14:paraId="0EC8A4EC" w14:textId="7F0D6CA7" w:rsidR="00351D43" w:rsidRDefault="00434B2B" w:rsidP="00351D43">
      <w:pPr>
        <w:pStyle w:val="Body"/>
      </w:pPr>
      <w:r>
        <w:t xml:space="preserve">Using this </w:t>
      </w:r>
      <w:r w:rsidR="00351D43">
        <w:t>option should</w:t>
      </w:r>
      <w:r>
        <w:t xml:space="preserve"> change </w:t>
      </w:r>
      <w:r w:rsidR="00351D43">
        <w:t xml:space="preserve">the theme </w:t>
      </w:r>
      <w:r>
        <w:t xml:space="preserve">from the default </w:t>
      </w:r>
      <w:r w:rsidR="00351D43">
        <w:t xml:space="preserve">of </w:t>
      </w:r>
      <w:r>
        <w:t xml:space="preserve">light to a dark theme. </w:t>
      </w:r>
      <w:r w:rsidR="00351D43">
        <w:t>You can see t</w:t>
      </w:r>
      <w:r>
        <w:t xml:space="preserve">he title slide with the dark theme applied in </w:t>
      </w:r>
      <w:r w:rsidR="006B770B">
        <w:t>Figure 10-</w:t>
      </w:r>
      <w:r w:rsidR="00E12D01">
        <w:t>5</w:t>
      </w:r>
      <w:r>
        <w:t>.</w:t>
      </w:r>
      <w:r w:rsidR="00351D43" w:rsidRPr="00351D43">
        <w:t xml:space="preserve"> </w:t>
      </w:r>
      <w:r w:rsidR="00351D43">
        <w:t xml:space="preserve">To see the full list of available themes, go to </w:t>
      </w:r>
      <w:hyperlink r:id="rId11">
        <w:r w:rsidR="00351D43" w:rsidRPr="004D7754">
          <w:rPr>
            <w:rStyle w:val="LinkURL"/>
          </w:rPr>
          <w:t>https://quarto.org/docs/presentations/revealjs/themes.html</w:t>
        </w:r>
      </w:hyperlink>
      <w:r w:rsidR="00351D43">
        <w:t>.</w:t>
      </w:r>
    </w:p>
    <w:p w14:paraId="4EC04A69" w14:textId="3B39B8C5" w:rsidR="00434B2B" w:rsidRDefault="00434B2B" w:rsidP="00711FE4">
      <w:pPr>
        <w:pStyle w:val="GraphicSlug"/>
      </w:pPr>
      <w:r>
        <w:t>[F1000</w:t>
      </w:r>
      <w:r w:rsidR="004650E9">
        <w:t>5</w:t>
      </w:r>
      <w:r>
        <w:t>.png]</w:t>
      </w:r>
    </w:p>
    <w:p w14:paraId="41F3804D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7502D14B" wp14:editId="08243205">
            <wp:extent cx="5334000" cy="2953888"/>
            <wp:effectExtent l="0" t="0" r="0" b="0"/>
            <wp:docPr id="500" name="Picture" descr="Figure 11.8: A slide with the dark theme appli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" descr="../../assets/quarto-slide-dark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8DE1DD" w14:textId="43FD0CE8" w:rsidR="00434B2B" w:rsidRDefault="00434B2B" w:rsidP="00711FE4">
      <w:pPr>
        <w:pStyle w:val="CaptionLine"/>
      </w:pPr>
      <w:r>
        <w:t>A slide with the dark theme applied</w:t>
      </w:r>
    </w:p>
    <w:p w14:paraId="78763A07" w14:textId="0A48F78A" w:rsidR="00434B2B" w:rsidRDefault="00434B2B" w:rsidP="006B770B">
      <w:pPr>
        <w:pStyle w:val="Body"/>
      </w:pPr>
      <w:r>
        <w:t>You can also write custom CSS to change your slides further. Quarto uses a type of CSS called Sass</w:t>
      </w:r>
      <w:r w:rsidR="00351D43">
        <w:t xml:space="preserve"> that lets us</w:t>
      </w:r>
      <w:r>
        <w:t xml:space="preserve"> </w:t>
      </w:r>
      <w:r w:rsidR="00351D43">
        <w:t>include</w:t>
      </w:r>
      <w:r>
        <w:t xml:space="preserve"> variables in </w:t>
      </w:r>
      <w:r w:rsidR="00351D43">
        <w:t>the</w:t>
      </w:r>
      <w:r>
        <w:t xml:space="preserve"> CSS. </w:t>
      </w:r>
      <w:r w:rsidR="00351D43">
        <w:t>These variables resemble</w:t>
      </w:r>
      <w:r>
        <w:t xml:space="preserve"> th</w:t>
      </w:r>
      <w:r w:rsidR="00351D43">
        <w:t>os</w:t>
      </w:r>
      <w:r>
        <w:t>e</w:t>
      </w:r>
      <w:r w:rsidR="00351D43">
        <w:t xml:space="preserve"> from the</w:t>
      </w:r>
      <w:r>
        <w:t xml:space="preserve"> </w:t>
      </w:r>
      <w:proofErr w:type="spellStart"/>
      <w:r w:rsidRPr="002D4E5C">
        <w:rPr>
          <w:rStyle w:val="Literal"/>
        </w:rPr>
        <w:t>xaringanthemer</w:t>
      </w:r>
      <w:proofErr w:type="spellEnd"/>
      <w:r>
        <w:t xml:space="preserve"> package</w:t>
      </w:r>
      <w:r w:rsidR="00351D43">
        <w:t>, which</w:t>
      </w:r>
      <w:r>
        <w:t xml:space="preserve"> allowed us to </w:t>
      </w:r>
      <w:r w:rsidR="00351D43">
        <w:t>set values for</w:t>
      </w:r>
      <w:r>
        <w:t xml:space="preserve"> </w:t>
      </w:r>
      <w:r w:rsidR="000C4C1F">
        <w:t xml:space="preserve">header formatting using </w:t>
      </w:r>
      <w:r w:rsidRPr="002D4E5C">
        <w:rPr>
          <w:rStyle w:val="Literal"/>
        </w:rPr>
        <w:t>header_h2_font_size</w:t>
      </w:r>
      <w:r>
        <w:t xml:space="preserve"> and </w:t>
      </w:r>
      <w:proofErr w:type="spellStart"/>
      <w:r w:rsidRPr="002D4E5C">
        <w:rPr>
          <w:rStyle w:val="Literal"/>
        </w:rPr>
        <w:t>header_color</w:t>
      </w:r>
      <w:proofErr w:type="spellEnd"/>
      <w:r>
        <w:t>.</w:t>
      </w:r>
    </w:p>
    <w:p w14:paraId="6A9D0963" w14:textId="243E94C0" w:rsidR="00434B2B" w:rsidRDefault="00DF05CB" w:rsidP="00283FAA">
      <w:pPr>
        <w:pStyle w:val="Body"/>
      </w:pPr>
      <w:r>
        <w:t xml:space="preserve">Go to </w:t>
      </w:r>
      <w:r w:rsidR="00283FAA">
        <w:rPr>
          <w:rStyle w:val="Bold"/>
        </w:rPr>
        <w:t>File</w:t>
      </w:r>
      <w:r w:rsidR="00283FAA" w:rsidRPr="004650E9">
        <w:rPr>
          <w:rStyle w:val="MenuArrow"/>
          <w:rFonts w:eastAsiaTheme="majorEastAsia"/>
        </w:rPr>
        <w:sym w:font="Webdings" w:char="F034"/>
      </w:r>
      <w:r w:rsidR="00283FAA">
        <w:rPr>
          <w:rStyle w:val="Bold"/>
        </w:rPr>
        <w:t>New File</w:t>
      </w:r>
      <w:r w:rsidR="00283FAA" w:rsidRPr="004650E9">
        <w:rPr>
          <w:rStyle w:val="MenuArrow"/>
          <w:rFonts w:eastAsiaTheme="majorEastAsia"/>
        </w:rPr>
        <w:sym w:font="Webdings" w:char="F034"/>
      </w:r>
      <w:r w:rsidR="00283FAA">
        <w:rPr>
          <w:rStyle w:val="Bold"/>
        </w:rPr>
        <w:t>New Text File</w:t>
      </w:r>
      <w:ins w:id="87" w:author="Frances" w:date="2023-06-20T10:28:00Z">
        <w:r w:rsidR="00563AEF">
          <w:t>,</w:t>
        </w:r>
      </w:ins>
      <w:ins w:id="88" w:author="David Keyes" w:date="2023-06-01T07:03:00Z">
        <w:del w:id="89" w:author="Frances" w:date="2023-06-20T10:28:00Z">
          <w:r w:rsidR="00283FAA" w:rsidDel="00563AEF">
            <w:delText xml:space="preserve"> </w:delText>
          </w:r>
        </w:del>
      </w:ins>
      <w:ins w:id="90" w:author="David Keyes" w:date="2023-06-01T07:02:00Z">
        <w:del w:id="91" w:author="Frances" w:date="2023-06-20T10:28:00Z">
          <w:r w:rsidDel="00563AEF">
            <w:delText>and</w:delText>
          </w:r>
        </w:del>
        <w:r>
          <w:t xml:space="preserve"> c</w:t>
        </w:r>
      </w:ins>
      <w:del w:id="92" w:author="David Keyes" w:date="2023-06-01T07:02:00Z">
        <w:r w:rsidR="00351D43" w:rsidDel="00DF05CB">
          <w:delText>C</w:delText>
        </w:r>
      </w:del>
      <w:r w:rsidR="00434B2B">
        <w:t xml:space="preserve">reate a Sass file called </w:t>
      </w:r>
      <w:proofErr w:type="spellStart"/>
      <w:proofErr w:type="gramStart"/>
      <w:r w:rsidR="00434B2B" w:rsidRPr="004D7754">
        <w:rPr>
          <w:rStyle w:val="Italic"/>
        </w:rPr>
        <w:t>theme.scss</w:t>
      </w:r>
      <w:proofErr w:type="spellEnd"/>
      <w:proofErr w:type="gramEnd"/>
      <w:ins w:id="93" w:author="Frances" w:date="2023-06-20T10:28:00Z">
        <w:r w:rsidR="00563AEF">
          <w:t xml:space="preserve">, </w:t>
        </w:r>
      </w:ins>
      <w:del w:id="94" w:author="Frances" w:date="2023-06-20T10:28:00Z">
        <w:r w:rsidR="00434B2B" w:rsidDel="00563AEF">
          <w:delText xml:space="preserve"> </w:delText>
        </w:r>
      </w:del>
      <w:r w:rsidR="00434B2B">
        <w:t>and add</w:t>
      </w:r>
      <w:ins w:id="95" w:author="Frances" w:date="2023-06-20T10:28:00Z">
        <w:r w:rsidR="00563AEF">
          <w:t xml:space="preserve"> the following</w:t>
        </w:r>
      </w:ins>
      <w:r w:rsidR="00434B2B">
        <w:t xml:space="preserve"> two </w:t>
      </w:r>
      <w:ins w:id="96" w:author="Frances" w:date="2023-06-20T10:28:00Z">
        <w:r w:rsidR="00563AEF">
          <w:t xml:space="preserve">mandatory </w:t>
        </w:r>
      </w:ins>
      <w:r w:rsidR="00434B2B">
        <w:t>sections</w:t>
      </w:r>
      <w:del w:id="97" w:author="Frances" w:date="2023-06-20T10:28:00Z">
        <w:r w:rsidR="000E08B7" w:rsidDel="00563AEF">
          <w:delText>, which must be in place,</w:delText>
        </w:r>
      </w:del>
      <w:r w:rsidR="00434B2B">
        <w:t xml:space="preserve"> to it as follows:</w:t>
      </w:r>
    </w:p>
    <w:p w14:paraId="52C71E50" w14:textId="77777777" w:rsidR="00FA5967" w:rsidRPr="00C31F21" w:rsidRDefault="00434B2B" w:rsidP="002E5FBE">
      <w:pPr>
        <w:pStyle w:val="Code"/>
      </w:pPr>
      <w:r w:rsidRPr="004650E9">
        <w:t xml:space="preserve">/*-- </w:t>
      </w:r>
      <w:proofErr w:type="spellStart"/>
      <w:proofErr w:type="gramStart"/>
      <w:r w:rsidRPr="004650E9">
        <w:t>scss:defaults</w:t>
      </w:r>
      <w:proofErr w:type="spellEnd"/>
      <w:proofErr w:type="gramEnd"/>
      <w:r w:rsidRPr="004650E9">
        <w:t xml:space="preserve"> --*/</w:t>
      </w:r>
    </w:p>
    <w:p w14:paraId="039E254B" w14:textId="77777777" w:rsidR="00FA5967" w:rsidRDefault="00FA5967" w:rsidP="002E5FBE">
      <w:pPr>
        <w:pStyle w:val="Code"/>
      </w:pPr>
    </w:p>
    <w:p w14:paraId="257E1C11" w14:textId="3BE2B748" w:rsidR="00434B2B" w:rsidRPr="00C31F21" w:rsidRDefault="00434B2B" w:rsidP="002E5FBE">
      <w:pPr>
        <w:pStyle w:val="Code"/>
      </w:pPr>
      <w:r w:rsidRPr="004650E9">
        <w:t xml:space="preserve">/*-- </w:t>
      </w:r>
      <w:proofErr w:type="spellStart"/>
      <w:r w:rsidRPr="004650E9">
        <w:t>scss:rules</w:t>
      </w:r>
      <w:proofErr w:type="spellEnd"/>
      <w:r w:rsidRPr="004650E9">
        <w:t xml:space="preserve"> --*/</w:t>
      </w:r>
    </w:p>
    <w:p w14:paraId="720790BD" w14:textId="4A9C4A22" w:rsidR="00434B2B" w:rsidRDefault="00434B2B" w:rsidP="006B770B">
      <w:pPr>
        <w:pStyle w:val="Body"/>
      </w:pPr>
      <w:r>
        <w:t xml:space="preserve">In the </w:t>
      </w:r>
      <w:proofErr w:type="spellStart"/>
      <w:proofErr w:type="gramStart"/>
      <w:r w:rsidRPr="002D4E5C">
        <w:rPr>
          <w:rStyle w:val="Literal"/>
        </w:rPr>
        <w:t>scss:defaults</w:t>
      </w:r>
      <w:proofErr w:type="spellEnd"/>
      <w:proofErr w:type="gramEnd"/>
      <w:r>
        <w:t xml:space="preserve"> section, we can use the Quarto Sass variables. For example, to change the color and size of first-level headers, add this code:</w:t>
      </w:r>
    </w:p>
    <w:p w14:paraId="3438E4E8" w14:textId="77777777" w:rsidR="00FA5967" w:rsidRPr="00C31F21" w:rsidRDefault="00434B2B" w:rsidP="002E5FBE">
      <w:pPr>
        <w:pStyle w:val="Code"/>
      </w:pPr>
      <w:r w:rsidRPr="004650E9">
        <w:t xml:space="preserve">/*-- </w:t>
      </w:r>
      <w:proofErr w:type="spellStart"/>
      <w:proofErr w:type="gramStart"/>
      <w:r w:rsidRPr="004650E9">
        <w:t>scss:defaults</w:t>
      </w:r>
      <w:proofErr w:type="spellEnd"/>
      <w:proofErr w:type="gramEnd"/>
      <w:r w:rsidRPr="004650E9">
        <w:t xml:space="preserve"> --*/</w:t>
      </w:r>
    </w:p>
    <w:p w14:paraId="270AE0E1" w14:textId="77777777" w:rsidR="00FA5967" w:rsidRDefault="00434B2B" w:rsidP="002E5FBE">
      <w:pPr>
        <w:pStyle w:val="Code"/>
      </w:pPr>
      <w:r w:rsidRPr="004650E9">
        <w:t>$presentation-heading-color: red;</w:t>
      </w:r>
    </w:p>
    <w:p w14:paraId="30BD4C20" w14:textId="77777777" w:rsidR="00FA5967" w:rsidRDefault="00434B2B" w:rsidP="002E5FBE">
      <w:pPr>
        <w:pStyle w:val="Code"/>
      </w:pPr>
      <w:r w:rsidRPr="004650E9">
        <w:t>$presentation-h1-font-size: 150px;</w:t>
      </w:r>
    </w:p>
    <w:p w14:paraId="44C5D1D0" w14:textId="77777777" w:rsidR="00FA5967" w:rsidRDefault="00FA5967" w:rsidP="002E5FBE">
      <w:pPr>
        <w:pStyle w:val="Code"/>
      </w:pPr>
    </w:p>
    <w:p w14:paraId="27489753" w14:textId="691E26DD" w:rsidR="00434B2B" w:rsidRPr="00C31F21" w:rsidRDefault="00434B2B" w:rsidP="002E5FBE">
      <w:pPr>
        <w:pStyle w:val="Code"/>
      </w:pPr>
      <w:r w:rsidRPr="004650E9">
        <w:t xml:space="preserve">/*-- </w:t>
      </w:r>
      <w:proofErr w:type="spellStart"/>
      <w:r w:rsidRPr="004650E9">
        <w:t>scss:rules</w:t>
      </w:r>
      <w:proofErr w:type="spellEnd"/>
      <w:r w:rsidRPr="004650E9">
        <w:t xml:space="preserve"> --*/</w:t>
      </w:r>
    </w:p>
    <w:p w14:paraId="26E21DF3" w14:textId="7CFEFFA7" w:rsidR="00434B2B" w:rsidRDefault="000E08B7" w:rsidP="002822E5">
      <w:pPr>
        <w:pStyle w:val="Body"/>
      </w:pPr>
      <w:r>
        <w:t xml:space="preserve">All Quarto Sass variables start with a dollar sign, followed by a name. </w:t>
      </w:r>
      <w:r w:rsidR="00434B2B">
        <w:t xml:space="preserve">To apply these tweaks to </w:t>
      </w:r>
      <w:r w:rsidR="00351D43">
        <w:t>your</w:t>
      </w:r>
      <w:r w:rsidR="00434B2B">
        <w:t xml:space="preserve"> slides, adjust </w:t>
      </w:r>
      <w:r w:rsidR="00351D43">
        <w:t>your</w:t>
      </w:r>
      <w:r w:rsidR="00434B2B">
        <w:t xml:space="preserve"> YAML to tell Quarto use </w:t>
      </w:r>
      <w:r w:rsidR="00351D43">
        <w:t>the</w:t>
      </w:r>
      <w:r w:rsidR="00434B2B">
        <w:t xml:space="preserve"> custom </w:t>
      </w:r>
      <w:proofErr w:type="spellStart"/>
      <w:r w:rsidR="00434B2B" w:rsidRPr="0022291D">
        <w:rPr>
          <w:rStyle w:val="Italic"/>
        </w:rPr>
        <w:t>theme.scss</w:t>
      </w:r>
      <w:proofErr w:type="spellEnd"/>
      <w:r w:rsidR="00434B2B">
        <w:t xml:space="preserve"> file</w:t>
      </w:r>
      <w:r w:rsidR="00351D43">
        <w:t>:</w:t>
      </w:r>
      <w:r w:rsidR="00434B2B">
        <w:t xml:space="preserve"> </w:t>
      </w:r>
    </w:p>
    <w:p w14:paraId="7D2B42F0" w14:textId="77777777" w:rsidR="00FA5967" w:rsidRPr="00C31F21" w:rsidRDefault="00434B2B" w:rsidP="002E5FBE">
      <w:pPr>
        <w:pStyle w:val="Code"/>
      </w:pPr>
      <w:r w:rsidRPr="004650E9">
        <w:t>---</w:t>
      </w:r>
    </w:p>
    <w:p w14:paraId="36880C55" w14:textId="77777777" w:rsidR="00FA5967" w:rsidRDefault="00434B2B" w:rsidP="002E5FBE">
      <w:pPr>
        <w:pStyle w:val="Code"/>
      </w:pPr>
      <w:r w:rsidRPr="004650E9">
        <w:t>title: "Penguins Reports"</w:t>
      </w:r>
    </w:p>
    <w:p w14:paraId="74F8136D" w14:textId="77777777" w:rsidR="00FA5967" w:rsidRPr="003513FB" w:rsidRDefault="00434B2B" w:rsidP="003513FB">
      <w:pPr>
        <w:pStyle w:val="Code"/>
      </w:pPr>
      <w:r w:rsidRPr="004650E9">
        <w:t>format:</w:t>
      </w:r>
    </w:p>
    <w:p w14:paraId="79A6D18F" w14:textId="77777777" w:rsidR="00FA5967" w:rsidRPr="00C31F21" w:rsidRDefault="00434B2B" w:rsidP="002E5FBE">
      <w:pPr>
        <w:pStyle w:val="Code"/>
      </w:pPr>
      <w:r w:rsidRPr="004650E9">
        <w:t xml:space="preserve">  </w:t>
      </w:r>
      <w:proofErr w:type="spellStart"/>
      <w:r w:rsidRPr="004650E9">
        <w:t>revealjs</w:t>
      </w:r>
      <w:proofErr w:type="spellEnd"/>
      <w:r w:rsidRPr="004650E9">
        <w:t xml:space="preserve">: </w:t>
      </w:r>
    </w:p>
    <w:p w14:paraId="2FF024BE" w14:textId="77777777" w:rsidR="00FA5967" w:rsidRPr="00C31F21" w:rsidRDefault="00434B2B" w:rsidP="002E5FBE">
      <w:pPr>
        <w:pStyle w:val="Code"/>
      </w:pPr>
      <w:r w:rsidRPr="004650E9">
        <w:t xml:space="preserve">    theme: </w:t>
      </w:r>
      <w:proofErr w:type="spellStart"/>
      <w:proofErr w:type="gramStart"/>
      <w:r w:rsidRPr="004650E9">
        <w:t>theme.scss</w:t>
      </w:r>
      <w:proofErr w:type="spellEnd"/>
      <w:proofErr w:type="gramEnd"/>
    </w:p>
    <w:p w14:paraId="4BA3C21A" w14:textId="0FC266D8" w:rsidR="00434B2B" w:rsidRPr="00C31F21" w:rsidRDefault="00434B2B" w:rsidP="002E5FBE">
      <w:pPr>
        <w:pStyle w:val="Code"/>
      </w:pPr>
      <w:r w:rsidRPr="004650E9">
        <w:t>---</w:t>
      </w:r>
    </w:p>
    <w:p w14:paraId="645A3C94" w14:textId="14B2F556" w:rsidR="00434B2B" w:rsidRDefault="006B770B" w:rsidP="006B770B">
      <w:pPr>
        <w:pStyle w:val="Body"/>
      </w:pPr>
      <w:r>
        <w:t>Figure 10-</w:t>
      </w:r>
      <w:r w:rsidR="00E12D01">
        <w:t>6</w:t>
      </w:r>
      <w:r w:rsidR="00434B2B">
        <w:t xml:space="preserve"> shows the changes applied to </w:t>
      </w:r>
      <w:r w:rsidR="00351D43">
        <w:t>the</w:t>
      </w:r>
      <w:r w:rsidR="00434B2B">
        <w:t xml:space="preserve"> rendered slides.</w:t>
      </w:r>
    </w:p>
    <w:p w14:paraId="74D2F180" w14:textId="5C067C96" w:rsidR="00434B2B" w:rsidRDefault="00434B2B" w:rsidP="00711FE4">
      <w:pPr>
        <w:pStyle w:val="GraphicSlug"/>
      </w:pPr>
      <w:r>
        <w:lastRenderedPageBreak/>
        <w:t>[F1000</w:t>
      </w:r>
      <w:r w:rsidR="004650E9">
        <w:t>6</w:t>
      </w:r>
      <w:r>
        <w:t>.png]</w:t>
      </w:r>
    </w:p>
    <w:p w14:paraId="5B879F61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6F9FA262" wp14:editId="5A258F1F">
            <wp:extent cx="5334000" cy="2953888"/>
            <wp:effectExtent l="0" t="0" r="0" b="0"/>
            <wp:docPr id="504" name="Picture" descr="Figure 11.9: A slide with custom CSS applied to 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Picture" descr="../../assets/quarto-slide-scss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FA2B05" w14:textId="33A38C3A" w:rsidR="00434B2B" w:rsidRDefault="00434B2B" w:rsidP="00711FE4">
      <w:pPr>
        <w:pStyle w:val="CaptionLine"/>
      </w:pPr>
      <w:r>
        <w:t>A slide with custom CSS applied to it</w:t>
      </w:r>
    </w:p>
    <w:p w14:paraId="24515667" w14:textId="751C4ED2" w:rsidR="00434B2B" w:rsidRDefault="009E486F" w:rsidP="006B770B">
      <w:pPr>
        <w:pStyle w:val="Body"/>
      </w:pPr>
      <w:r>
        <w:t>All pre-defined variables should go in t</w:t>
      </w:r>
      <w:r w:rsidR="00434B2B">
        <w:t xml:space="preserve">he </w:t>
      </w:r>
      <w:proofErr w:type="spellStart"/>
      <w:r w:rsidR="00434B2B" w:rsidRPr="002D4E5C">
        <w:rPr>
          <w:rStyle w:val="Literal"/>
        </w:rPr>
        <w:t>scss:defaults</w:t>
      </w:r>
      <w:proofErr w:type="spellEnd"/>
      <w:r w:rsidR="00434B2B">
        <w:t xml:space="preserve"> section</w:t>
      </w:r>
      <w:r>
        <w:t>, and you can find</w:t>
      </w:r>
      <w:r w:rsidR="00434B2B">
        <w:t xml:space="preserve"> the full list of variables at </w:t>
      </w:r>
      <w:hyperlink r:id="rId14" w:anchor="sass-variables">
        <w:r w:rsidR="00434B2B" w:rsidRPr="0022291D">
          <w:rPr>
            <w:rStyle w:val="LinkURL"/>
          </w:rPr>
          <w:t>https://quarto.org/docs/presentations/revealjs/themes.html#sass-variables</w:t>
        </w:r>
      </w:hyperlink>
      <w:r w:rsidR="00434B2B">
        <w:t xml:space="preserve">. </w:t>
      </w:r>
      <w:r>
        <w:t>In t</w:t>
      </w:r>
      <w:r w:rsidR="00434B2B">
        <w:t xml:space="preserve">he </w:t>
      </w:r>
      <w:proofErr w:type="spellStart"/>
      <w:r w:rsidR="00434B2B" w:rsidRPr="002D4E5C">
        <w:rPr>
          <w:rStyle w:val="Literal"/>
        </w:rPr>
        <w:t>sass:rules</w:t>
      </w:r>
      <w:proofErr w:type="spellEnd"/>
      <w:r w:rsidR="00434B2B">
        <w:t xml:space="preserve"> section</w:t>
      </w:r>
      <w:r>
        <w:t>,</w:t>
      </w:r>
      <w:r w:rsidR="00434B2B">
        <w:t xml:space="preserve"> </w:t>
      </w:r>
      <w:r>
        <w:t xml:space="preserve">you can </w:t>
      </w:r>
      <w:r w:rsidR="00434B2B">
        <w:t xml:space="preserve">add additional </w:t>
      </w:r>
      <w:r>
        <w:t xml:space="preserve">CSS </w:t>
      </w:r>
      <w:r w:rsidR="00434B2B">
        <w:t xml:space="preserve">tweaks </w:t>
      </w:r>
      <w:r>
        <w:t>for which there are no existing</w:t>
      </w:r>
      <w:r w:rsidR="00434B2B">
        <w:t xml:space="preserve"> variables. For example, </w:t>
      </w:r>
      <w:r>
        <w:t>you</w:t>
      </w:r>
      <w:r w:rsidR="00434B2B">
        <w:t xml:space="preserve"> could </w:t>
      </w:r>
      <w:r>
        <w:t>place the</w:t>
      </w:r>
      <w:r w:rsidR="00434B2B">
        <w:t xml:space="preserve"> code </w:t>
      </w:r>
      <w:r>
        <w:t xml:space="preserve">you wrote </w:t>
      </w:r>
      <w:r w:rsidR="00434B2B">
        <w:t xml:space="preserve">to center the </w:t>
      </w:r>
      <w:r>
        <w:t xml:space="preserve">slide’s </w:t>
      </w:r>
      <w:r w:rsidR="00434B2B">
        <w:t xml:space="preserve">content in </w:t>
      </w:r>
      <w:r>
        <w:t xml:space="preserve">this </w:t>
      </w:r>
      <w:r w:rsidR="00434B2B">
        <w:t>section</w:t>
      </w:r>
      <w:r>
        <w:t>:</w:t>
      </w:r>
    </w:p>
    <w:p w14:paraId="621BC4E2" w14:textId="77777777" w:rsidR="00FA5967" w:rsidRPr="00C31F21" w:rsidRDefault="00434B2B" w:rsidP="002E5FBE">
      <w:pPr>
        <w:pStyle w:val="Code"/>
      </w:pPr>
      <w:r w:rsidRPr="004650E9">
        <w:t xml:space="preserve">/*-- </w:t>
      </w:r>
      <w:proofErr w:type="spellStart"/>
      <w:proofErr w:type="gramStart"/>
      <w:r w:rsidRPr="004650E9">
        <w:t>scss:defaults</w:t>
      </w:r>
      <w:proofErr w:type="spellEnd"/>
      <w:proofErr w:type="gramEnd"/>
      <w:r w:rsidRPr="004650E9">
        <w:t xml:space="preserve"> --*/</w:t>
      </w:r>
    </w:p>
    <w:p w14:paraId="2FAE98E3" w14:textId="77777777" w:rsidR="00FA5967" w:rsidRDefault="00434B2B" w:rsidP="002E5FBE">
      <w:pPr>
        <w:pStyle w:val="Code"/>
      </w:pPr>
      <w:r w:rsidRPr="004650E9">
        <w:t>$presentation-heading-color: red;</w:t>
      </w:r>
    </w:p>
    <w:p w14:paraId="2A24D0C4" w14:textId="77777777" w:rsidR="00FA5967" w:rsidRDefault="00434B2B" w:rsidP="002E5FBE">
      <w:pPr>
        <w:pStyle w:val="Code"/>
      </w:pPr>
      <w:r w:rsidRPr="004650E9">
        <w:t>$presentation-h1-font-size: 150px;</w:t>
      </w:r>
    </w:p>
    <w:p w14:paraId="2F5E7EAF" w14:textId="77777777" w:rsidR="00FA5967" w:rsidRDefault="00FA5967" w:rsidP="002E5FBE">
      <w:pPr>
        <w:pStyle w:val="Code"/>
      </w:pPr>
    </w:p>
    <w:p w14:paraId="36F95B7D" w14:textId="77777777" w:rsidR="00FA5967" w:rsidRPr="00C31F21" w:rsidRDefault="00434B2B" w:rsidP="002E5FBE">
      <w:pPr>
        <w:pStyle w:val="Code"/>
      </w:pPr>
      <w:r w:rsidRPr="004650E9">
        <w:t xml:space="preserve">/*-- </w:t>
      </w:r>
      <w:proofErr w:type="spellStart"/>
      <w:r w:rsidRPr="004650E9">
        <w:t>scss:rules</w:t>
      </w:r>
      <w:proofErr w:type="spellEnd"/>
      <w:r w:rsidRPr="004650E9">
        <w:t xml:space="preserve"> --*/</w:t>
      </w:r>
    </w:p>
    <w:p w14:paraId="4B5A6BCB" w14:textId="77777777" w:rsidR="00FA5967" w:rsidRDefault="00434B2B" w:rsidP="002E5FBE">
      <w:pPr>
        <w:pStyle w:val="Code"/>
      </w:pPr>
      <w:proofErr w:type="gramStart"/>
      <w:r w:rsidRPr="004650E9">
        <w:t>.center</w:t>
      </w:r>
      <w:proofErr w:type="gramEnd"/>
      <w:r w:rsidRPr="004650E9">
        <w:t>-slide {</w:t>
      </w:r>
    </w:p>
    <w:p w14:paraId="280D6989" w14:textId="77777777" w:rsidR="00FA5967" w:rsidRDefault="00434B2B" w:rsidP="002E5FBE">
      <w:pPr>
        <w:pStyle w:val="Code"/>
      </w:pPr>
      <w:r w:rsidRPr="004650E9">
        <w:t xml:space="preserve">  text-align: center;</w:t>
      </w:r>
    </w:p>
    <w:p w14:paraId="5F6C835C" w14:textId="66E631B2" w:rsidR="00434B2B" w:rsidRPr="003513FB" w:rsidRDefault="00434B2B" w:rsidP="002E5FBE">
      <w:pPr>
        <w:pStyle w:val="Code"/>
      </w:pPr>
      <w:r w:rsidRPr="004650E9">
        <w:t>}</w:t>
      </w:r>
    </w:p>
    <w:p w14:paraId="60F8475F" w14:textId="312DC7BE" w:rsidR="00434B2B" w:rsidRDefault="00434B2B" w:rsidP="006B770B">
      <w:pPr>
        <w:pStyle w:val="Body"/>
      </w:pPr>
      <w:r>
        <w:t>Because rendered Quarto slides are HTML documents, you can tweak them however you</w:t>
      </w:r>
      <w:r w:rsidR="009E486F">
        <w:t xml:space="preserve"> woul</w:t>
      </w:r>
      <w:r>
        <w:t xml:space="preserve">d like with custom CSS. What’s more, because </w:t>
      </w:r>
      <w:r w:rsidR="009E486F">
        <w:t>the</w:t>
      </w:r>
      <w:r>
        <w:t xml:space="preserve"> slides use </w:t>
      </w:r>
      <w:r w:rsidRPr="0022291D">
        <w:rPr>
          <w:rStyle w:val="Literal"/>
        </w:rPr>
        <w:t>reveal.js</w:t>
      </w:r>
      <w:r>
        <w:t xml:space="preserve"> under the hood, </w:t>
      </w:r>
      <w:r w:rsidR="009E486F">
        <w:t>any</w:t>
      </w:r>
      <w:r>
        <w:t xml:space="preserve"> features built into that Java</w:t>
      </w:r>
      <w:r w:rsidR="009E486F">
        <w:t>S</w:t>
      </w:r>
      <w:r>
        <w:t>cript library work in Quarto. Th</w:t>
      </w:r>
      <w:r w:rsidR="009E486F">
        <w:t>is library includes</w:t>
      </w:r>
      <w:r>
        <w:t xml:space="preserve"> easy ways to add transitions, animations, interactive content, and much more. The demo Quarto presentation available at </w:t>
      </w:r>
      <w:hyperlink r:id="rId15">
        <w:r w:rsidRPr="0022291D">
          <w:rPr>
            <w:rStyle w:val="LinkURL"/>
          </w:rPr>
          <w:t>https://quarto.org/docs/presentations/revealjs/demo/</w:t>
        </w:r>
      </w:hyperlink>
      <w:r w:rsidRPr="0022291D">
        <w:rPr>
          <w:rStyle w:val="LinkURL"/>
        </w:rPr>
        <w:t xml:space="preserve"> </w:t>
      </w:r>
      <w:r>
        <w:t>show many of these features in action.</w:t>
      </w:r>
    </w:p>
    <w:p w14:paraId="2FD6F762" w14:textId="014B9ED4" w:rsidR="00434B2B" w:rsidRDefault="00434B2B" w:rsidP="00C66992">
      <w:pPr>
        <w:pStyle w:val="HeadA"/>
      </w:pPr>
      <w:bookmarkStart w:id="98" w:name="_Toc134789584"/>
      <w:bookmarkStart w:id="99" w:name="making-websites-with-quarto"/>
      <w:bookmarkEnd w:id="73"/>
      <w:bookmarkEnd w:id="86"/>
      <w:r>
        <w:t>Making Websites</w:t>
      </w:r>
      <w:bookmarkEnd w:id="98"/>
    </w:p>
    <w:p w14:paraId="1F6583D2" w14:textId="2032F675" w:rsidR="00434B2B" w:rsidRDefault="00434B2B" w:rsidP="00A63A99">
      <w:pPr>
        <w:pStyle w:val="Body"/>
      </w:pPr>
      <w:r>
        <w:t>Quarto can make websites without</w:t>
      </w:r>
      <w:r w:rsidR="00D02263">
        <w:t xml:space="preserve"> requiring the use</w:t>
      </w:r>
      <w:r>
        <w:t xml:space="preserve"> </w:t>
      </w:r>
      <w:r w:rsidR="00D02263">
        <w:t xml:space="preserve">of </w:t>
      </w:r>
      <w:r>
        <w:t xml:space="preserve">an external package like </w:t>
      </w:r>
      <w:r w:rsidRPr="002D4E5C">
        <w:rPr>
          <w:rStyle w:val="Literal"/>
        </w:rPr>
        <w:t>distill</w:t>
      </w:r>
      <w:r>
        <w:t xml:space="preserve">. To create a Quarto website, go to </w:t>
      </w:r>
      <w:r w:rsidRPr="00C66992">
        <w:rPr>
          <w:rStyle w:val="Bold"/>
        </w:rPr>
        <w:t>File</w:t>
      </w:r>
      <w:r w:rsidR="00D02263" w:rsidRPr="00816AE4">
        <w:rPr>
          <w:rStyle w:val="MenuArrow"/>
        </w:rPr>
        <w:t>4</w:t>
      </w:r>
      <w:r w:rsidRPr="00C66992">
        <w:rPr>
          <w:rStyle w:val="Bold"/>
        </w:rPr>
        <w:t>New Project</w:t>
      </w:r>
      <w:r>
        <w:t xml:space="preserve">. </w:t>
      </w:r>
      <w:r w:rsidR="00D02263">
        <w:t>S</w:t>
      </w:r>
      <w:r>
        <w:t xml:space="preserve">elect </w:t>
      </w:r>
      <w:r w:rsidRPr="00C66992">
        <w:rPr>
          <w:rStyle w:val="Bold"/>
        </w:rPr>
        <w:t>New Directory</w:t>
      </w:r>
      <w:r w:rsidR="00D02263">
        <w:t>,</w:t>
      </w:r>
      <w:r>
        <w:t xml:space="preserve"> </w:t>
      </w:r>
      <w:r w:rsidR="00A63A99">
        <w:t>then</w:t>
      </w:r>
      <w:r>
        <w:t xml:space="preserve"> </w:t>
      </w:r>
      <w:r w:rsidRPr="00C66992">
        <w:rPr>
          <w:rStyle w:val="Bold"/>
        </w:rPr>
        <w:t>Quarto website</w:t>
      </w:r>
      <w:r w:rsidR="00D02263">
        <w:t>.</w:t>
      </w:r>
      <w:r>
        <w:t xml:space="preserve"> </w:t>
      </w:r>
      <w:r w:rsidR="00D02263">
        <w:t>Y</w:t>
      </w:r>
      <w:r>
        <w:t xml:space="preserve">ou’ll be prompted to choose a directory </w:t>
      </w:r>
      <w:r w:rsidR="00D02263">
        <w:t xml:space="preserve">in </w:t>
      </w:r>
      <w:r w:rsidR="00D02263">
        <w:lastRenderedPageBreak/>
        <w:t xml:space="preserve">which </w:t>
      </w:r>
      <w:r>
        <w:t xml:space="preserve">to place </w:t>
      </w:r>
      <w:r w:rsidR="00D02263">
        <w:t>your project</w:t>
      </w:r>
      <w:r>
        <w:t xml:space="preserve">. Keep the default </w:t>
      </w:r>
      <w:r w:rsidR="00D02263">
        <w:t>e</w:t>
      </w:r>
      <w:r>
        <w:t>ngine (</w:t>
      </w:r>
      <w:proofErr w:type="spellStart"/>
      <w:r>
        <w:t>Knitr</w:t>
      </w:r>
      <w:proofErr w:type="spellEnd"/>
      <w:r>
        <w:t xml:space="preserve">), check </w:t>
      </w:r>
      <w:r w:rsidRPr="00C66992">
        <w:rPr>
          <w:rStyle w:val="Bold"/>
        </w:rPr>
        <w:t>Create a git repository</w:t>
      </w:r>
      <w:r>
        <w:t xml:space="preserve"> (</w:t>
      </w:r>
      <w:r w:rsidR="00D02263">
        <w:t>which should</w:t>
      </w:r>
      <w:r>
        <w:t xml:space="preserve"> show up </w:t>
      </w:r>
      <w:r w:rsidR="00D02263">
        <w:t xml:space="preserve">only </w:t>
      </w:r>
      <w:r>
        <w:t>if you</w:t>
      </w:r>
      <w:r w:rsidR="00D02263">
        <w:t>’</w:t>
      </w:r>
      <w:r>
        <w:t>ve already installed git)</w:t>
      </w:r>
      <w:r w:rsidR="00D02263">
        <w:t>.</w:t>
      </w:r>
      <w:r>
        <w:t xml:space="preserve"> and leave everything else unchecked. Your screen should look like </w:t>
      </w:r>
      <w:r w:rsidR="006B770B">
        <w:t>Figure 10-</w:t>
      </w:r>
      <w:r w:rsidR="00E12D01">
        <w:t>7</w:t>
      </w:r>
      <w:r>
        <w:t>.</w:t>
      </w:r>
    </w:p>
    <w:p w14:paraId="147ED773" w14:textId="05EB9099" w:rsidR="00434B2B" w:rsidRDefault="00434B2B" w:rsidP="00711FE4">
      <w:pPr>
        <w:pStyle w:val="GraphicSlug"/>
      </w:pPr>
      <w:r>
        <w:t>[F100</w:t>
      </w:r>
      <w:r w:rsidR="004650E9">
        <w:t>07</w:t>
      </w:r>
      <w:r>
        <w:t>.png]</w:t>
      </w:r>
    </w:p>
    <w:p w14:paraId="611C072E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7012EEF3" wp14:editId="2165CD3A">
            <wp:extent cx="5334000" cy="3230450"/>
            <wp:effectExtent l="0" t="0" r="0" b="0"/>
            <wp:docPr id="514" name="Picture" descr="Figure 11.11: The RStudio menu to create a Quarto websi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" descr="../../assets/create-quarto-websit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4C5697" w14:textId="793BB60E" w:rsidR="00434B2B" w:rsidRDefault="00434B2B" w:rsidP="00711FE4">
      <w:pPr>
        <w:pStyle w:val="CaptionLine"/>
      </w:pPr>
      <w:r>
        <w:t>The RStudio menu to create a Quarto website</w:t>
      </w:r>
    </w:p>
    <w:p w14:paraId="0AA2A165" w14:textId="54D499E9" w:rsidR="00434B2B" w:rsidRDefault="00D02263" w:rsidP="006B770B">
      <w:pPr>
        <w:pStyle w:val="Body"/>
      </w:pPr>
      <w:r>
        <w:t>Click</w:t>
      </w:r>
      <w:r w:rsidR="00434B2B">
        <w:t xml:space="preserve"> </w:t>
      </w:r>
      <w:r w:rsidR="00434B2B" w:rsidRPr="00C66992">
        <w:rPr>
          <w:rStyle w:val="Bold"/>
        </w:rPr>
        <w:t>Create Project</w:t>
      </w:r>
      <w:r w:rsidR="00434B2B">
        <w:t xml:space="preserve">, </w:t>
      </w:r>
      <w:r>
        <w:t>which should create</w:t>
      </w:r>
      <w:r w:rsidR="00434B2B">
        <w:t xml:space="preserve"> a series of files</w:t>
      </w:r>
      <w:r>
        <w:t>:</w:t>
      </w:r>
      <w:r w:rsidR="00434B2B">
        <w:t xml:space="preserve"> </w:t>
      </w:r>
      <w:proofErr w:type="spellStart"/>
      <w:r w:rsidR="00434B2B" w:rsidRPr="00C66992">
        <w:rPr>
          <w:rStyle w:val="Italic"/>
        </w:rPr>
        <w:t>index.qmd</w:t>
      </w:r>
      <w:proofErr w:type="spellEnd"/>
      <w:r>
        <w:t xml:space="preserve">, </w:t>
      </w:r>
      <w:proofErr w:type="spellStart"/>
      <w:r w:rsidR="00434B2B" w:rsidRPr="00C66992">
        <w:rPr>
          <w:rStyle w:val="Italic"/>
        </w:rPr>
        <w:t>about.qmd</w:t>
      </w:r>
      <w:proofErr w:type="spellEnd"/>
      <w:r>
        <w:t>,</w:t>
      </w:r>
      <w:r w:rsidR="00434B2B">
        <w:t xml:space="preserve"> </w:t>
      </w:r>
      <w:r w:rsidR="00434B2B" w:rsidRPr="00C66992">
        <w:rPr>
          <w:rStyle w:val="Italic"/>
        </w:rPr>
        <w:t>_</w:t>
      </w:r>
      <w:proofErr w:type="spellStart"/>
      <w:r w:rsidR="00434B2B" w:rsidRPr="00C66992">
        <w:rPr>
          <w:rStyle w:val="Italic"/>
        </w:rPr>
        <w:t>quarto.yml</w:t>
      </w:r>
      <w:proofErr w:type="spellEnd"/>
      <w:r>
        <w:t xml:space="preserve">, </w:t>
      </w:r>
      <w:r w:rsidR="00434B2B">
        <w:t xml:space="preserve">and </w:t>
      </w:r>
      <w:r w:rsidR="00434B2B" w:rsidRPr="00C66992">
        <w:rPr>
          <w:rStyle w:val="Italic"/>
        </w:rPr>
        <w:t>styles.css</w:t>
      </w:r>
      <w:r w:rsidR="00434B2B">
        <w:t xml:space="preserve">. These files </w:t>
      </w:r>
      <w:r>
        <w:t>resemble those created by</w:t>
      </w:r>
      <w:r w:rsidR="00434B2B">
        <w:t xml:space="preserve"> the </w:t>
      </w:r>
      <w:r w:rsidR="00434B2B" w:rsidRPr="002D4E5C">
        <w:rPr>
          <w:rStyle w:val="Literal"/>
        </w:rPr>
        <w:t>distill</w:t>
      </w:r>
      <w:r w:rsidR="00434B2B">
        <w:t xml:space="preserve"> package. The </w:t>
      </w:r>
      <w:r w:rsidR="00434B2B" w:rsidRPr="00C66992">
        <w:rPr>
          <w:rStyle w:val="Italic"/>
        </w:rPr>
        <w:t>.</w:t>
      </w:r>
      <w:proofErr w:type="spellStart"/>
      <w:r w:rsidR="00434B2B" w:rsidRPr="00C66992">
        <w:rPr>
          <w:rStyle w:val="Italic"/>
        </w:rPr>
        <w:t>qmd</w:t>
      </w:r>
      <w:proofErr w:type="spellEnd"/>
      <w:r w:rsidR="00434B2B">
        <w:t xml:space="preserve"> files are where we’ll add content</w:t>
      </w:r>
      <w:r w:rsidR="00310BDC">
        <w:t>,</w:t>
      </w:r>
      <w:r w:rsidR="00434B2B">
        <w:t xml:space="preserve"> the </w:t>
      </w:r>
      <w:r w:rsidR="00434B2B" w:rsidRPr="00C66992">
        <w:rPr>
          <w:rStyle w:val="Italic"/>
        </w:rPr>
        <w:t>_</w:t>
      </w:r>
      <w:proofErr w:type="spellStart"/>
      <w:r w:rsidR="00434B2B" w:rsidRPr="00C66992">
        <w:rPr>
          <w:rStyle w:val="Italic"/>
        </w:rPr>
        <w:t>quarto.yml</w:t>
      </w:r>
      <w:proofErr w:type="spellEnd"/>
      <w:r w:rsidR="00434B2B">
        <w:t xml:space="preserve"> file is where we’ll set options for the </w:t>
      </w:r>
      <w:r w:rsidR="00392F09">
        <w:t xml:space="preserve">entire </w:t>
      </w:r>
      <w:r w:rsidR="00434B2B">
        <w:t>website</w:t>
      </w:r>
      <w:r w:rsidR="00310BDC">
        <w:t>,</w:t>
      </w:r>
      <w:r w:rsidR="00434B2B">
        <w:t xml:space="preserve"> and the </w:t>
      </w:r>
      <w:r w:rsidR="00434B2B" w:rsidRPr="00C66992">
        <w:rPr>
          <w:rStyle w:val="Italic"/>
        </w:rPr>
        <w:t>styles.css</w:t>
      </w:r>
      <w:r w:rsidR="00434B2B">
        <w:t xml:space="preserve"> file is where we’ll add CSS to customize the </w:t>
      </w:r>
      <w:r w:rsidR="00310BDC">
        <w:t xml:space="preserve">website’s </w:t>
      </w:r>
      <w:r w:rsidR="00434B2B">
        <w:t>appearance.</w:t>
      </w:r>
    </w:p>
    <w:p w14:paraId="1C165E8F" w14:textId="77777777" w:rsidR="00434B2B" w:rsidRPr="00A37D42" w:rsidRDefault="00434B2B" w:rsidP="00C66992">
      <w:pPr>
        <w:pStyle w:val="HeadB"/>
      </w:pPr>
      <w:bookmarkStart w:id="100" w:name="_Toc134789585"/>
      <w:bookmarkStart w:id="101" w:name="building-the-website"/>
      <w:r w:rsidRPr="00A37D42">
        <w:t>Building the Website</w:t>
      </w:r>
      <w:bookmarkEnd w:id="100"/>
    </w:p>
    <w:p w14:paraId="213656A3" w14:textId="002BCEAB" w:rsidR="00434B2B" w:rsidRDefault="00434B2B" w:rsidP="006B770B">
      <w:pPr>
        <w:pStyle w:val="Body"/>
      </w:pPr>
      <w:r>
        <w:t xml:space="preserve">Let’s start </w:t>
      </w:r>
      <w:r w:rsidR="00C65FFD">
        <w:t>by modifying</w:t>
      </w:r>
      <w:r>
        <w:t xml:space="preserve"> the </w:t>
      </w:r>
      <w:r w:rsidRPr="00C66992">
        <w:rPr>
          <w:rStyle w:val="Italic"/>
        </w:rPr>
        <w:t>.</w:t>
      </w:r>
      <w:proofErr w:type="spellStart"/>
      <w:r w:rsidRPr="00C66992">
        <w:rPr>
          <w:rStyle w:val="Italic"/>
        </w:rPr>
        <w:t>qmd</w:t>
      </w:r>
      <w:proofErr w:type="spellEnd"/>
      <w:r>
        <w:t xml:space="preserve"> files. Open</w:t>
      </w:r>
      <w:r w:rsidR="00C65FFD">
        <w:t xml:space="preserve"> the home page file,</w:t>
      </w:r>
      <w:r>
        <w:t xml:space="preserve"> </w:t>
      </w:r>
      <w:proofErr w:type="spellStart"/>
      <w:r w:rsidRPr="00C66992">
        <w:rPr>
          <w:rStyle w:val="Italic"/>
        </w:rPr>
        <w:t>index.qmd</w:t>
      </w:r>
      <w:proofErr w:type="spellEnd"/>
      <w:r w:rsidR="00C65FFD" w:rsidRPr="00C66992">
        <w:t>,</w:t>
      </w:r>
      <w:r w:rsidRPr="00C65FFD">
        <w:t xml:space="preserve"> </w:t>
      </w:r>
      <w:r>
        <w:t xml:space="preserve">delete the default content </w:t>
      </w:r>
      <w:r w:rsidR="00283FAA">
        <w:t>below the YAML</w:t>
      </w:r>
      <w:r w:rsidR="00C65FFD">
        <w:t xml:space="preserve"> </w:t>
      </w:r>
      <w:r>
        <w:t xml:space="preserve">and replace it with the content from website </w:t>
      </w:r>
      <w:r w:rsidR="00C65FFD">
        <w:t>you</w:t>
      </w:r>
      <w:r>
        <w:t xml:space="preserve"> made in </w:t>
      </w:r>
      <w:r w:rsidRPr="00C66992">
        <w:rPr>
          <w:rStyle w:val="Xref"/>
        </w:rPr>
        <w:t xml:space="preserve">Chapter </w:t>
      </w:r>
      <w:r w:rsidR="00C65FFD">
        <w:rPr>
          <w:rStyle w:val="Xref"/>
        </w:rPr>
        <w:t>9</w:t>
      </w:r>
      <w:r>
        <w:t xml:space="preserve">. </w:t>
      </w:r>
      <w:r w:rsidR="00C65FFD">
        <w:t>R</w:t>
      </w:r>
      <w:r>
        <w:t xml:space="preserve">emove the </w:t>
      </w:r>
      <w:r w:rsidRPr="002D4E5C">
        <w:rPr>
          <w:rStyle w:val="Literal"/>
        </w:rPr>
        <w:t>layout = "l-page"</w:t>
      </w:r>
      <w:r>
        <w:t xml:space="preserve"> </w:t>
      </w:r>
      <w:r w:rsidR="00C65FFD">
        <w:t>element, which</w:t>
      </w:r>
      <w:r>
        <w:t xml:space="preserve"> we used to wide</w:t>
      </w:r>
      <w:r w:rsidR="00C65FFD">
        <w:t>n the</w:t>
      </w:r>
      <w:r>
        <w:t xml:space="preserve"> layout</w:t>
      </w:r>
      <w:r w:rsidR="00C65FFD">
        <w:t>.</w:t>
      </w:r>
      <w:r>
        <w:t xml:space="preserve"> </w:t>
      </w:r>
      <w:r w:rsidR="00C65FFD">
        <w:t>W</w:t>
      </w:r>
      <w:r>
        <w:t>e’ll discuss how to</w:t>
      </w:r>
      <w:r w:rsidR="00C65FFD">
        <w:t xml:space="preserve"> change the</w:t>
      </w:r>
      <w:r>
        <w:t xml:space="preserve"> </w:t>
      </w:r>
      <w:r w:rsidR="00C65FFD">
        <w:t xml:space="preserve">page’s </w:t>
      </w:r>
      <w:r>
        <w:t>layout in Quarto</w:t>
      </w:r>
      <w:r w:rsidR="00392F09">
        <w:t xml:space="preserve"> later in this section</w:t>
      </w:r>
      <w:r w:rsidR="00C65FFD">
        <w:t>:</w:t>
      </w:r>
    </w:p>
    <w:p w14:paraId="6E5375D2" w14:textId="36250547" w:rsidR="002F367A" w:rsidRDefault="002F367A" w:rsidP="002F367A">
      <w:pPr>
        <w:pStyle w:val="ProductionDirective"/>
      </w:pPr>
      <w:r>
        <w:t>Prod: wrapping lines are acceptable here</w:t>
      </w:r>
    </w:p>
    <w:p w14:paraId="160DF604" w14:textId="77777777" w:rsidR="00FA5967" w:rsidRPr="002F367A" w:rsidRDefault="00434B2B" w:rsidP="002F367A">
      <w:pPr>
        <w:pStyle w:val="CodeWide"/>
      </w:pPr>
      <w:r w:rsidRPr="002F367A">
        <w:t>```{r}</w:t>
      </w:r>
    </w:p>
    <w:p w14:paraId="1525B880" w14:textId="77777777" w:rsidR="00FA5967" w:rsidRPr="002F367A" w:rsidRDefault="00434B2B" w:rsidP="002F367A">
      <w:pPr>
        <w:pStyle w:val="CodeWide"/>
      </w:pPr>
      <w:r w:rsidRPr="002F367A">
        <w:t># Load packages</w:t>
      </w:r>
    </w:p>
    <w:p w14:paraId="70D2AD40" w14:textId="77777777" w:rsidR="00FA5967" w:rsidRPr="002F367A" w:rsidRDefault="00FA5967" w:rsidP="002F367A">
      <w:pPr>
        <w:pStyle w:val="CodeWide"/>
      </w:pPr>
    </w:p>
    <w:p w14:paraId="7E6A0943" w14:textId="77777777" w:rsidR="00FA5967" w:rsidRPr="002F367A" w:rsidRDefault="00434B2B" w:rsidP="002F367A">
      <w:pPr>
        <w:pStyle w:val="CodeWide"/>
      </w:pPr>
      <w:r w:rsidRPr="002F367A">
        <w:t>library(tidyverse)</w:t>
      </w:r>
    </w:p>
    <w:p w14:paraId="1D7B097C" w14:textId="77777777" w:rsidR="00FA5967" w:rsidRPr="002F367A" w:rsidRDefault="00434B2B" w:rsidP="002F367A">
      <w:pPr>
        <w:pStyle w:val="CodeWide"/>
      </w:pPr>
      <w:r w:rsidRPr="002F367A">
        <w:t>library(janitor)</w:t>
      </w:r>
    </w:p>
    <w:p w14:paraId="50E80BC0" w14:textId="77777777" w:rsidR="00FA5967" w:rsidRPr="002F367A" w:rsidRDefault="00434B2B" w:rsidP="002F367A">
      <w:pPr>
        <w:pStyle w:val="CodeWide"/>
      </w:pPr>
      <w:r w:rsidRPr="002F367A">
        <w:t>library(</w:t>
      </w:r>
      <w:proofErr w:type="spellStart"/>
      <w:r w:rsidRPr="002F367A">
        <w:t>tigris</w:t>
      </w:r>
      <w:proofErr w:type="spellEnd"/>
      <w:r w:rsidRPr="002F367A">
        <w:t>)</w:t>
      </w:r>
    </w:p>
    <w:p w14:paraId="32E6B01F" w14:textId="77777777" w:rsidR="00FA5967" w:rsidRPr="002F367A" w:rsidRDefault="00434B2B" w:rsidP="002F367A">
      <w:pPr>
        <w:pStyle w:val="CodeWide"/>
      </w:pPr>
      <w:r w:rsidRPr="002F367A">
        <w:t>library(</w:t>
      </w:r>
      <w:proofErr w:type="spellStart"/>
      <w:r w:rsidRPr="002F367A">
        <w:t>gt</w:t>
      </w:r>
      <w:proofErr w:type="spellEnd"/>
      <w:r w:rsidRPr="002F367A">
        <w:t>)</w:t>
      </w:r>
    </w:p>
    <w:p w14:paraId="2061899A" w14:textId="77777777" w:rsidR="00FA5967" w:rsidRPr="002F367A" w:rsidRDefault="00434B2B" w:rsidP="002F367A">
      <w:pPr>
        <w:pStyle w:val="CodeWide"/>
      </w:pPr>
      <w:r w:rsidRPr="002F367A">
        <w:t>library(</w:t>
      </w:r>
      <w:proofErr w:type="spellStart"/>
      <w:r w:rsidRPr="002F367A">
        <w:t>lubridate</w:t>
      </w:r>
      <w:proofErr w:type="spellEnd"/>
      <w:r w:rsidRPr="002F367A">
        <w:t>)</w:t>
      </w:r>
    </w:p>
    <w:p w14:paraId="6F95F7EB" w14:textId="77777777" w:rsidR="00FA5967" w:rsidRPr="002F367A" w:rsidRDefault="00434B2B" w:rsidP="002F367A">
      <w:pPr>
        <w:pStyle w:val="CodeWide"/>
      </w:pPr>
      <w:r w:rsidRPr="002F367A">
        <w:t>library(</w:t>
      </w:r>
      <w:proofErr w:type="spellStart"/>
      <w:r w:rsidRPr="002F367A">
        <w:t>reactable</w:t>
      </w:r>
      <w:proofErr w:type="spellEnd"/>
      <w:r w:rsidRPr="002F367A">
        <w:t>)</w:t>
      </w:r>
    </w:p>
    <w:p w14:paraId="3CB1F3C7" w14:textId="77777777" w:rsidR="00FA5967" w:rsidRPr="002F367A" w:rsidRDefault="00434B2B" w:rsidP="002F367A">
      <w:pPr>
        <w:pStyle w:val="CodeWide"/>
      </w:pPr>
      <w:r w:rsidRPr="002F367A">
        <w:t>```</w:t>
      </w:r>
    </w:p>
    <w:p w14:paraId="21B26E20" w14:textId="77777777" w:rsidR="00FA5967" w:rsidRPr="002F367A" w:rsidRDefault="00FA5967" w:rsidP="002F367A">
      <w:pPr>
        <w:pStyle w:val="CodeWide"/>
      </w:pPr>
    </w:p>
    <w:p w14:paraId="4C7D0DA4" w14:textId="77777777" w:rsidR="00FA5967" w:rsidRPr="002F367A" w:rsidRDefault="00434B2B" w:rsidP="002F367A">
      <w:pPr>
        <w:pStyle w:val="CodeWide"/>
      </w:pPr>
      <w:r w:rsidRPr="002F367A">
        <w:t>```{r}</w:t>
      </w:r>
    </w:p>
    <w:p w14:paraId="1B523589" w14:textId="77777777" w:rsidR="00FA5967" w:rsidRPr="002F367A" w:rsidRDefault="00434B2B" w:rsidP="002F367A">
      <w:pPr>
        <w:pStyle w:val="CodeWide"/>
      </w:pPr>
      <w:r w:rsidRPr="002F367A">
        <w:t># Import data</w:t>
      </w:r>
    </w:p>
    <w:p w14:paraId="15BC815F" w14:textId="77777777" w:rsidR="00FA5967" w:rsidRPr="002F367A" w:rsidRDefault="00FA5967" w:rsidP="002F367A">
      <w:pPr>
        <w:pStyle w:val="CodeWide"/>
      </w:pPr>
    </w:p>
    <w:p w14:paraId="6EE1D583" w14:textId="77777777" w:rsidR="00FA5967" w:rsidRPr="002F367A" w:rsidRDefault="00434B2B" w:rsidP="002F367A">
      <w:pPr>
        <w:pStyle w:val="CodeWide"/>
      </w:pPr>
      <w:proofErr w:type="spellStart"/>
      <w:r w:rsidRPr="002F367A">
        <w:t>us_states</w:t>
      </w:r>
      <w:proofErr w:type="spellEnd"/>
      <w:r w:rsidRPr="002F367A">
        <w:t xml:space="preserve"> &lt;- </w:t>
      </w:r>
      <w:proofErr w:type="gramStart"/>
      <w:r w:rsidRPr="002F367A">
        <w:t>states(</w:t>
      </w:r>
      <w:proofErr w:type="spellStart"/>
      <w:proofErr w:type="gramEnd"/>
      <w:r w:rsidRPr="002F367A">
        <w:t>cb</w:t>
      </w:r>
      <w:proofErr w:type="spellEnd"/>
      <w:r w:rsidRPr="002F367A">
        <w:t xml:space="preserve"> = TRUE, </w:t>
      </w:r>
    </w:p>
    <w:p w14:paraId="7E4FA799" w14:textId="6ECD6284" w:rsidR="00FA5967" w:rsidRPr="002F367A" w:rsidRDefault="00434B2B" w:rsidP="002F367A">
      <w:pPr>
        <w:pStyle w:val="CodeWide"/>
      </w:pPr>
      <w:r w:rsidRPr="002F367A">
        <w:t xml:space="preserve">                    resolution = "20m",</w:t>
      </w:r>
    </w:p>
    <w:p w14:paraId="60FBC02D" w14:textId="77777777" w:rsidR="00FA5967" w:rsidRPr="002F367A" w:rsidRDefault="00434B2B" w:rsidP="002F367A">
      <w:pPr>
        <w:pStyle w:val="CodeWide"/>
      </w:pPr>
      <w:r w:rsidRPr="002F367A">
        <w:t xml:space="preserve">                    </w:t>
      </w:r>
      <w:proofErr w:type="spellStart"/>
      <w:r w:rsidRPr="002F367A">
        <w:t>progress_bar</w:t>
      </w:r>
      <w:proofErr w:type="spellEnd"/>
      <w:r w:rsidRPr="002F367A">
        <w:t xml:space="preserve"> = FALSE) %&gt;%</w:t>
      </w:r>
    </w:p>
    <w:p w14:paraId="1D0F10E5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shift_</w:t>
      </w:r>
      <w:proofErr w:type="gramStart"/>
      <w:r w:rsidRPr="002F367A">
        <w:t>geometry</w:t>
      </w:r>
      <w:proofErr w:type="spellEnd"/>
      <w:r w:rsidRPr="002F367A">
        <w:t>(</w:t>
      </w:r>
      <w:proofErr w:type="gramEnd"/>
      <w:r w:rsidRPr="002F367A">
        <w:t xml:space="preserve">) %&gt;% </w:t>
      </w:r>
    </w:p>
    <w:p w14:paraId="5859348E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clean_</w:t>
      </w:r>
      <w:proofErr w:type="gramStart"/>
      <w:r w:rsidRPr="002F367A">
        <w:t>names</w:t>
      </w:r>
      <w:proofErr w:type="spellEnd"/>
      <w:r w:rsidRPr="002F367A">
        <w:t>(</w:t>
      </w:r>
      <w:proofErr w:type="gramEnd"/>
      <w:r w:rsidRPr="002F367A">
        <w:t xml:space="preserve">) %&gt;% </w:t>
      </w:r>
    </w:p>
    <w:p w14:paraId="0F077F0E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select(</w:t>
      </w:r>
      <w:proofErr w:type="gramEnd"/>
      <w:r w:rsidRPr="002F367A">
        <w:t xml:space="preserve">geoid, name) %&gt;% </w:t>
      </w:r>
    </w:p>
    <w:p w14:paraId="38AF7624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rename(</w:t>
      </w:r>
      <w:proofErr w:type="gramEnd"/>
      <w:r w:rsidRPr="002F367A">
        <w:t xml:space="preserve">state = name) %&gt;% </w:t>
      </w:r>
    </w:p>
    <w:p w14:paraId="39BE4DE0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filter(</w:t>
      </w:r>
      <w:proofErr w:type="gramEnd"/>
      <w:r w:rsidRPr="002F367A">
        <w:t>state %in% state.name)</w:t>
      </w:r>
    </w:p>
    <w:p w14:paraId="24DE3D43" w14:textId="77777777" w:rsidR="00FA5967" w:rsidRPr="002F367A" w:rsidRDefault="00FA5967" w:rsidP="002F367A">
      <w:pPr>
        <w:pStyle w:val="CodeWide"/>
      </w:pPr>
    </w:p>
    <w:p w14:paraId="5C7F2086" w14:textId="10E2FA51" w:rsidR="00FA5967" w:rsidRPr="002F367A" w:rsidRDefault="00434B2B" w:rsidP="002F367A">
      <w:pPr>
        <w:pStyle w:val="CodeWide"/>
      </w:pPr>
      <w:proofErr w:type="spellStart"/>
      <w:r w:rsidRPr="002F367A">
        <w:t>covid_data</w:t>
      </w:r>
      <w:proofErr w:type="spellEnd"/>
      <w:r w:rsidRPr="002F367A">
        <w:t xml:space="preserve"> &lt;- read_csv("https://raw.githubusercontent.com/nytimes/covid-19-data/master/rolling-averages/us-states.csv") %&gt;% </w:t>
      </w:r>
    </w:p>
    <w:p w14:paraId="38872031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filter(</w:t>
      </w:r>
      <w:proofErr w:type="gramEnd"/>
      <w:r w:rsidRPr="002F367A">
        <w:t xml:space="preserve">state %in% state.name) %&gt;% </w:t>
      </w:r>
    </w:p>
    <w:p w14:paraId="7174408C" w14:textId="0092F722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mutate(</w:t>
      </w:r>
      <w:proofErr w:type="gramEnd"/>
      <w:r w:rsidRPr="002F367A">
        <w:t xml:space="preserve">geoid = </w:t>
      </w:r>
      <w:proofErr w:type="spellStart"/>
      <w:r w:rsidRPr="002F367A">
        <w:t>str_remove</w:t>
      </w:r>
      <w:proofErr w:type="spellEnd"/>
      <w:r w:rsidRPr="002F367A">
        <w:t xml:space="preserve">(geoid, "USA-")) </w:t>
      </w:r>
    </w:p>
    <w:p w14:paraId="25FF4B4A" w14:textId="77777777" w:rsidR="00FA5967" w:rsidRPr="002F367A" w:rsidRDefault="00FA5967" w:rsidP="002F367A">
      <w:pPr>
        <w:pStyle w:val="CodeWide"/>
      </w:pPr>
    </w:p>
    <w:p w14:paraId="43715338" w14:textId="77777777" w:rsidR="00FA5967" w:rsidRPr="002F367A" w:rsidRDefault="00434B2B" w:rsidP="002F367A">
      <w:pPr>
        <w:pStyle w:val="CodeWide"/>
      </w:pPr>
      <w:proofErr w:type="spellStart"/>
      <w:r w:rsidRPr="002F367A">
        <w:t>most_recent_day</w:t>
      </w:r>
      <w:proofErr w:type="spellEnd"/>
      <w:r w:rsidRPr="002F367A">
        <w:t xml:space="preserve"> &lt;- </w:t>
      </w:r>
      <w:proofErr w:type="spellStart"/>
      <w:r w:rsidRPr="002F367A">
        <w:t>covid_data</w:t>
      </w:r>
      <w:proofErr w:type="spellEnd"/>
      <w:r w:rsidRPr="002F367A">
        <w:t xml:space="preserve"> %&gt;% </w:t>
      </w:r>
    </w:p>
    <w:p w14:paraId="229A00C2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slice_</w:t>
      </w:r>
      <w:proofErr w:type="gramStart"/>
      <w:r w:rsidRPr="002F367A">
        <w:t>max</w:t>
      </w:r>
      <w:proofErr w:type="spellEnd"/>
      <w:r w:rsidRPr="002F367A">
        <w:t>(</w:t>
      </w:r>
      <w:proofErr w:type="spellStart"/>
      <w:proofErr w:type="gramEnd"/>
      <w:r w:rsidRPr="002F367A">
        <w:t>order_by</w:t>
      </w:r>
      <w:proofErr w:type="spellEnd"/>
      <w:r w:rsidRPr="002F367A">
        <w:t xml:space="preserve"> = date,</w:t>
      </w:r>
    </w:p>
    <w:p w14:paraId="0E03BF96" w14:textId="77777777" w:rsidR="00FA5967" w:rsidRPr="002F367A" w:rsidRDefault="00434B2B" w:rsidP="002F367A">
      <w:pPr>
        <w:pStyle w:val="CodeWide"/>
      </w:pPr>
      <w:r w:rsidRPr="002F367A">
        <w:t xml:space="preserve">            n = 1) %&gt;% </w:t>
      </w:r>
    </w:p>
    <w:p w14:paraId="75B80A78" w14:textId="77777777" w:rsidR="00FA5967" w:rsidRPr="002F367A" w:rsidRDefault="00434B2B" w:rsidP="002F367A">
      <w:pPr>
        <w:pStyle w:val="CodeWide"/>
      </w:pPr>
      <w:r w:rsidRPr="002F367A">
        <w:t xml:space="preserve">  distinct(date) %&gt;% </w:t>
      </w:r>
    </w:p>
    <w:p w14:paraId="5111F28C" w14:textId="51AC82E1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mutate(</w:t>
      </w:r>
      <w:proofErr w:type="spellStart"/>
      <w:proofErr w:type="gramEnd"/>
      <w:r w:rsidRPr="002F367A">
        <w:t>date_nice_format</w:t>
      </w:r>
      <w:proofErr w:type="spellEnd"/>
      <w:r w:rsidRPr="002F367A">
        <w:t xml:space="preserve"> = </w:t>
      </w:r>
      <w:proofErr w:type="spellStart"/>
      <w:r w:rsidRPr="002F367A">
        <w:t>str_glue</w:t>
      </w:r>
      <w:proofErr w:type="spellEnd"/>
      <w:r w:rsidRPr="002F367A">
        <w:t xml:space="preserve">("{month(date, label = TRUE, </w:t>
      </w:r>
      <w:proofErr w:type="spellStart"/>
      <w:r w:rsidRPr="002F367A">
        <w:t>abbr</w:t>
      </w:r>
      <w:proofErr w:type="spellEnd"/>
      <w:r w:rsidRPr="002F367A">
        <w:t xml:space="preserve"> = FALSE)} {day(date)}, {year(date)}")) %&gt;% </w:t>
      </w:r>
    </w:p>
    <w:p w14:paraId="7012518D" w14:textId="77777777" w:rsidR="00FA5967" w:rsidRPr="002F367A" w:rsidRDefault="00434B2B" w:rsidP="002F367A">
      <w:pPr>
        <w:pStyle w:val="CodeWide"/>
      </w:pPr>
      <w:r w:rsidRPr="002F367A">
        <w:t xml:space="preserve">  pull(</w:t>
      </w:r>
      <w:proofErr w:type="spellStart"/>
      <w:r w:rsidRPr="002F367A">
        <w:t>date_nice_format</w:t>
      </w:r>
      <w:proofErr w:type="spellEnd"/>
      <w:r w:rsidRPr="002F367A">
        <w:t>)</w:t>
      </w:r>
    </w:p>
    <w:p w14:paraId="78C33259" w14:textId="77777777" w:rsidR="00FA5967" w:rsidRPr="002F367A" w:rsidRDefault="00434B2B" w:rsidP="002F367A">
      <w:pPr>
        <w:pStyle w:val="CodeWide"/>
      </w:pPr>
      <w:r w:rsidRPr="002F367A">
        <w:t>```</w:t>
      </w:r>
    </w:p>
    <w:p w14:paraId="14C01AD5" w14:textId="77777777" w:rsidR="00FA5967" w:rsidRPr="002F367A" w:rsidRDefault="00FA5967" w:rsidP="002F367A">
      <w:pPr>
        <w:pStyle w:val="CodeWide"/>
      </w:pPr>
    </w:p>
    <w:p w14:paraId="1DA3F5D2" w14:textId="77777777" w:rsidR="00FA5967" w:rsidRPr="002F367A" w:rsidRDefault="00434B2B" w:rsidP="002F367A">
      <w:pPr>
        <w:pStyle w:val="CodeWide"/>
      </w:pPr>
      <w:r w:rsidRPr="002F367A">
        <w:t xml:space="preserve"># COVID Death Rates as of `r </w:t>
      </w:r>
      <w:proofErr w:type="spellStart"/>
      <w:r w:rsidRPr="002F367A">
        <w:t>most_recent_day</w:t>
      </w:r>
      <w:proofErr w:type="spellEnd"/>
      <w:r w:rsidRPr="002F367A">
        <w:t>`</w:t>
      </w:r>
    </w:p>
    <w:p w14:paraId="25FD63D3" w14:textId="77777777" w:rsidR="00FA5967" w:rsidRPr="002F367A" w:rsidRDefault="00FA5967" w:rsidP="002F367A">
      <w:pPr>
        <w:pStyle w:val="CodeWide"/>
      </w:pPr>
    </w:p>
    <w:p w14:paraId="5413299F" w14:textId="77777777" w:rsidR="00FA5967" w:rsidRPr="002F367A" w:rsidRDefault="00434B2B" w:rsidP="002F367A">
      <w:pPr>
        <w:pStyle w:val="CodeWide"/>
      </w:pPr>
      <w:r w:rsidRPr="002F367A">
        <w:t xml:space="preserve">This table shows COVID death rates per 100,000 people in four states </w:t>
      </w:r>
      <w:proofErr w:type="spellStart"/>
      <w:r w:rsidRPr="002F367A">
        <w:t>states</w:t>
      </w:r>
      <w:proofErr w:type="spellEnd"/>
      <w:r w:rsidRPr="002F367A">
        <w:t>.</w:t>
      </w:r>
    </w:p>
    <w:p w14:paraId="29A5A1E9" w14:textId="77777777" w:rsidR="00FA5967" w:rsidRPr="002F367A" w:rsidRDefault="00FA5967" w:rsidP="002F367A">
      <w:pPr>
        <w:pStyle w:val="CodeWide"/>
      </w:pPr>
    </w:p>
    <w:p w14:paraId="2A2F9E1A" w14:textId="77777777" w:rsidR="00FA5967" w:rsidRPr="002F367A" w:rsidRDefault="00434B2B" w:rsidP="002F367A">
      <w:pPr>
        <w:pStyle w:val="CodeWide"/>
      </w:pPr>
      <w:r w:rsidRPr="002F367A">
        <w:t>```{r}</w:t>
      </w:r>
    </w:p>
    <w:p w14:paraId="150079A9" w14:textId="77777777" w:rsidR="00FA5967" w:rsidRPr="002F367A" w:rsidRDefault="00434B2B" w:rsidP="002F367A">
      <w:pPr>
        <w:pStyle w:val="CodeWide"/>
      </w:pPr>
      <w:r w:rsidRPr="002F367A">
        <w:t># Make table</w:t>
      </w:r>
    </w:p>
    <w:p w14:paraId="3CA753E3" w14:textId="77777777" w:rsidR="00FA5967" w:rsidRPr="002F367A" w:rsidRDefault="00FA5967" w:rsidP="002F367A">
      <w:pPr>
        <w:pStyle w:val="CodeWide"/>
      </w:pPr>
    </w:p>
    <w:p w14:paraId="06020445" w14:textId="77777777" w:rsidR="00FA5967" w:rsidRPr="002F367A" w:rsidRDefault="00434B2B" w:rsidP="002F367A">
      <w:pPr>
        <w:pStyle w:val="CodeWide"/>
      </w:pPr>
      <w:proofErr w:type="spellStart"/>
      <w:r w:rsidRPr="002F367A">
        <w:t>covid_data</w:t>
      </w:r>
      <w:proofErr w:type="spellEnd"/>
      <w:r w:rsidRPr="002F367A">
        <w:t xml:space="preserve"> %&gt;% </w:t>
      </w:r>
    </w:p>
    <w:p w14:paraId="0D09FD3E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slice_</w:t>
      </w:r>
      <w:proofErr w:type="gramStart"/>
      <w:r w:rsidRPr="002F367A">
        <w:t>max</w:t>
      </w:r>
      <w:proofErr w:type="spellEnd"/>
      <w:r w:rsidRPr="002F367A">
        <w:t>(</w:t>
      </w:r>
      <w:proofErr w:type="spellStart"/>
      <w:proofErr w:type="gramEnd"/>
      <w:r w:rsidRPr="002F367A">
        <w:t>order_by</w:t>
      </w:r>
      <w:proofErr w:type="spellEnd"/>
      <w:r w:rsidRPr="002F367A">
        <w:t xml:space="preserve"> = date,</w:t>
      </w:r>
    </w:p>
    <w:p w14:paraId="1655F18D" w14:textId="77777777" w:rsidR="00FA5967" w:rsidRPr="002F367A" w:rsidRDefault="00434B2B" w:rsidP="002F367A">
      <w:pPr>
        <w:pStyle w:val="CodeWide"/>
      </w:pPr>
      <w:r w:rsidRPr="002F367A">
        <w:t xml:space="preserve">            n = 1) %&gt;%</w:t>
      </w:r>
    </w:p>
    <w:p w14:paraId="4BA0B00A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select(</w:t>
      </w:r>
      <w:proofErr w:type="gramEnd"/>
      <w:r w:rsidRPr="002F367A">
        <w:t xml:space="preserve">state, deaths_avg_per_100k) %&gt;% </w:t>
      </w:r>
    </w:p>
    <w:p w14:paraId="622A09B3" w14:textId="77777777" w:rsidR="00FA5967" w:rsidRPr="002F367A" w:rsidRDefault="00434B2B" w:rsidP="002F367A">
      <w:pPr>
        <w:pStyle w:val="CodeWide"/>
      </w:pPr>
      <w:r w:rsidRPr="002F367A">
        <w:t xml:space="preserve">  arrange(state) %&gt;% </w:t>
      </w:r>
    </w:p>
    <w:p w14:paraId="2FC297F1" w14:textId="0DA46C09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set_</w:t>
      </w:r>
      <w:proofErr w:type="gramStart"/>
      <w:r w:rsidRPr="002F367A">
        <w:t>names</w:t>
      </w:r>
      <w:proofErr w:type="spellEnd"/>
      <w:r w:rsidRPr="002F367A">
        <w:t>(</w:t>
      </w:r>
      <w:proofErr w:type="gramEnd"/>
      <w:r w:rsidRPr="002F367A">
        <w:t xml:space="preserve">"State", "Death rate") %&gt;% </w:t>
      </w:r>
    </w:p>
    <w:p w14:paraId="10270DC9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proofErr w:type="gramStart"/>
      <w:r w:rsidRPr="002F367A">
        <w:t>reactable</w:t>
      </w:r>
      <w:proofErr w:type="spellEnd"/>
      <w:r w:rsidRPr="002F367A">
        <w:t>(</w:t>
      </w:r>
      <w:proofErr w:type="gramEnd"/>
      <w:r w:rsidRPr="002F367A">
        <w:t>)</w:t>
      </w:r>
    </w:p>
    <w:p w14:paraId="0CF0E3BB" w14:textId="77777777" w:rsidR="00FA5967" w:rsidRPr="002F367A" w:rsidRDefault="00434B2B" w:rsidP="002F367A">
      <w:pPr>
        <w:pStyle w:val="CodeWide"/>
      </w:pPr>
      <w:r w:rsidRPr="002F367A">
        <w:t>```</w:t>
      </w:r>
    </w:p>
    <w:p w14:paraId="64D73E21" w14:textId="77777777" w:rsidR="00FA5967" w:rsidRPr="002F367A" w:rsidRDefault="00FA5967" w:rsidP="002F367A">
      <w:pPr>
        <w:pStyle w:val="CodeWide"/>
      </w:pPr>
    </w:p>
    <w:p w14:paraId="7064F753" w14:textId="77777777" w:rsidR="00FA5967" w:rsidRPr="002F367A" w:rsidRDefault="00434B2B" w:rsidP="002F367A">
      <w:pPr>
        <w:pStyle w:val="CodeWide"/>
      </w:pPr>
      <w:r w:rsidRPr="002F367A">
        <w:t>We can see this same death rate data for all states on a map.</w:t>
      </w:r>
    </w:p>
    <w:p w14:paraId="4D6AEA4A" w14:textId="77777777" w:rsidR="00FA5967" w:rsidRPr="002F367A" w:rsidRDefault="00FA5967" w:rsidP="002F367A">
      <w:pPr>
        <w:pStyle w:val="CodeWide"/>
      </w:pPr>
    </w:p>
    <w:p w14:paraId="4F08EB0D" w14:textId="77777777" w:rsidR="00FA5967" w:rsidRPr="002F367A" w:rsidRDefault="00434B2B" w:rsidP="002F367A">
      <w:pPr>
        <w:pStyle w:val="CodeWide"/>
      </w:pPr>
      <w:r w:rsidRPr="002F367A">
        <w:t>```{r}</w:t>
      </w:r>
    </w:p>
    <w:p w14:paraId="194750A0" w14:textId="77777777" w:rsidR="00FA5967" w:rsidRPr="002F367A" w:rsidRDefault="00434B2B" w:rsidP="002F367A">
      <w:pPr>
        <w:pStyle w:val="CodeWide"/>
      </w:pPr>
      <w:r w:rsidRPr="002F367A">
        <w:t># Make map</w:t>
      </w:r>
    </w:p>
    <w:p w14:paraId="1BF8632B" w14:textId="77777777" w:rsidR="00FA5967" w:rsidRPr="002F367A" w:rsidRDefault="00FA5967" w:rsidP="002F367A">
      <w:pPr>
        <w:pStyle w:val="CodeWide"/>
      </w:pPr>
    </w:p>
    <w:p w14:paraId="7C0483BC" w14:textId="77777777" w:rsidR="00FA5967" w:rsidRPr="002F367A" w:rsidRDefault="00434B2B" w:rsidP="002F367A">
      <w:pPr>
        <w:pStyle w:val="CodeWide"/>
      </w:pPr>
      <w:proofErr w:type="spellStart"/>
      <w:r w:rsidRPr="002F367A">
        <w:t>most_recent</w:t>
      </w:r>
      <w:proofErr w:type="spellEnd"/>
      <w:r w:rsidRPr="002F367A">
        <w:t xml:space="preserve"> &lt;- </w:t>
      </w:r>
      <w:proofErr w:type="spellStart"/>
      <w:r w:rsidRPr="002F367A">
        <w:t>us_states</w:t>
      </w:r>
      <w:proofErr w:type="spellEnd"/>
      <w:r w:rsidRPr="002F367A">
        <w:t xml:space="preserve"> %&gt;% </w:t>
      </w:r>
    </w:p>
    <w:p w14:paraId="05A86538" w14:textId="319EA78B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left_</w:t>
      </w:r>
      <w:proofErr w:type="gramStart"/>
      <w:r w:rsidRPr="002F367A">
        <w:t>join</w:t>
      </w:r>
      <w:proofErr w:type="spellEnd"/>
      <w:r w:rsidRPr="002F367A">
        <w:t>(</w:t>
      </w:r>
      <w:proofErr w:type="spellStart"/>
      <w:proofErr w:type="gramEnd"/>
      <w:r w:rsidRPr="002F367A">
        <w:t>covid_data</w:t>
      </w:r>
      <w:proofErr w:type="spellEnd"/>
      <w:r w:rsidRPr="002F367A">
        <w:t xml:space="preserve">, by = "state") %&gt;% </w:t>
      </w:r>
    </w:p>
    <w:p w14:paraId="30B7A118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slice_</w:t>
      </w:r>
      <w:proofErr w:type="gramStart"/>
      <w:r w:rsidRPr="002F367A">
        <w:t>max</w:t>
      </w:r>
      <w:proofErr w:type="spellEnd"/>
      <w:r w:rsidRPr="002F367A">
        <w:t>(</w:t>
      </w:r>
      <w:proofErr w:type="spellStart"/>
      <w:proofErr w:type="gramEnd"/>
      <w:r w:rsidRPr="002F367A">
        <w:t>order_by</w:t>
      </w:r>
      <w:proofErr w:type="spellEnd"/>
      <w:r w:rsidRPr="002F367A">
        <w:t xml:space="preserve"> = date,</w:t>
      </w:r>
    </w:p>
    <w:p w14:paraId="4F858FFA" w14:textId="77777777" w:rsidR="00FA5967" w:rsidRPr="002F367A" w:rsidRDefault="00434B2B" w:rsidP="002F367A">
      <w:pPr>
        <w:pStyle w:val="CodeWide"/>
      </w:pPr>
      <w:r w:rsidRPr="002F367A">
        <w:t xml:space="preserve">            n = 1) </w:t>
      </w:r>
    </w:p>
    <w:p w14:paraId="31E2835E" w14:textId="77777777" w:rsidR="00FA5967" w:rsidRPr="002F367A" w:rsidRDefault="00FA5967" w:rsidP="002F367A">
      <w:pPr>
        <w:pStyle w:val="CodeWide"/>
      </w:pPr>
    </w:p>
    <w:p w14:paraId="12FA6CA2" w14:textId="77777777" w:rsidR="00FA5967" w:rsidRPr="002F367A" w:rsidRDefault="00434B2B" w:rsidP="002F367A">
      <w:pPr>
        <w:pStyle w:val="CodeWide"/>
      </w:pPr>
      <w:proofErr w:type="spellStart"/>
      <w:r w:rsidRPr="002F367A">
        <w:t>most_recent</w:t>
      </w:r>
      <w:proofErr w:type="spellEnd"/>
      <w:r w:rsidRPr="002F367A">
        <w:t xml:space="preserve"> %&gt;% </w:t>
      </w:r>
    </w:p>
    <w:p w14:paraId="51919F97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ggplot(</w:t>
      </w:r>
      <w:proofErr w:type="spellStart"/>
      <w:proofErr w:type="gramEnd"/>
      <w:r w:rsidRPr="002F367A">
        <w:t>aes</w:t>
      </w:r>
      <w:proofErr w:type="spellEnd"/>
      <w:r w:rsidRPr="002F367A">
        <w:t>(fill = deaths_avg_per_100k)) +</w:t>
      </w:r>
    </w:p>
    <w:p w14:paraId="6CCDE594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geom_</w:t>
      </w:r>
      <w:proofErr w:type="gramStart"/>
      <w:r w:rsidRPr="002F367A">
        <w:t>sf</w:t>
      </w:r>
      <w:proofErr w:type="spellEnd"/>
      <w:r w:rsidRPr="002F367A">
        <w:t>(</w:t>
      </w:r>
      <w:proofErr w:type="gramEnd"/>
      <w:r w:rsidRPr="002F367A">
        <w:t>) +</w:t>
      </w:r>
    </w:p>
    <w:p w14:paraId="7A194525" w14:textId="2628885D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scale_fill_viridis_</w:t>
      </w:r>
      <w:proofErr w:type="gramStart"/>
      <w:r w:rsidRPr="002F367A">
        <w:t>c</w:t>
      </w:r>
      <w:proofErr w:type="spellEnd"/>
      <w:r w:rsidRPr="002F367A">
        <w:t>(</w:t>
      </w:r>
      <w:proofErr w:type="gramEnd"/>
      <w:r w:rsidRPr="002F367A">
        <w:t>option = "rocket") +</w:t>
      </w:r>
    </w:p>
    <w:p w14:paraId="3282D54F" w14:textId="4635ECB7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labs(</w:t>
      </w:r>
      <w:proofErr w:type="gramEnd"/>
      <w:r w:rsidRPr="002F367A">
        <w:t>fill = "Deaths per\n100,000 people") +</w:t>
      </w:r>
    </w:p>
    <w:p w14:paraId="443CFA75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theme_</w:t>
      </w:r>
      <w:proofErr w:type="gramStart"/>
      <w:r w:rsidRPr="002F367A">
        <w:t>void</w:t>
      </w:r>
      <w:proofErr w:type="spellEnd"/>
      <w:r w:rsidRPr="002F367A">
        <w:t>(</w:t>
      </w:r>
      <w:proofErr w:type="gramEnd"/>
      <w:r w:rsidRPr="002F367A">
        <w:t>)</w:t>
      </w:r>
    </w:p>
    <w:p w14:paraId="159ACBB9" w14:textId="77777777" w:rsidR="00FA5967" w:rsidRPr="002F367A" w:rsidRDefault="00434B2B" w:rsidP="002F367A">
      <w:pPr>
        <w:pStyle w:val="CodeWide"/>
      </w:pPr>
      <w:r w:rsidRPr="002F367A">
        <w:t>```</w:t>
      </w:r>
    </w:p>
    <w:p w14:paraId="2C8027A9" w14:textId="77777777" w:rsidR="00FA5967" w:rsidRPr="002F367A" w:rsidRDefault="00FA5967" w:rsidP="002F367A">
      <w:pPr>
        <w:pStyle w:val="CodeWide"/>
      </w:pPr>
    </w:p>
    <w:p w14:paraId="4825D1D1" w14:textId="77777777" w:rsidR="00FA5967" w:rsidRPr="002F367A" w:rsidRDefault="00434B2B" w:rsidP="002F367A">
      <w:pPr>
        <w:pStyle w:val="CodeWide"/>
      </w:pPr>
      <w:r w:rsidRPr="002F367A">
        <w:t># COVID Death Rates Over Time</w:t>
      </w:r>
    </w:p>
    <w:p w14:paraId="062EC48E" w14:textId="77777777" w:rsidR="00FA5967" w:rsidRPr="002F367A" w:rsidRDefault="00FA5967" w:rsidP="002F367A">
      <w:pPr>
        <w:pStyle w:val="CodeWide"/>
      </w:pPr>
    </w:p>
    <w:p w14:paraId="1EF2CC0A" w14:textId="77777777" w:rsidR="00FA5967" w:rsidRPr="002F367A" w:rsidRDefault="00434B2B" w:rsidP="002F367A">
      <w:pPr>
        <w:pStyle w:val="CodeWide"/>
      </w:pPr>
      <w:r w:rsidRPr="002F367A">
        <w:lastRenderedPageBreak/>
        <w:t xml:space="preserve">The following chart shows COVID death rates from the start of COVID in early 2020 until `r </w:t>
      </w:r>
      <w:proofErr w:type="spellStart"/>
      <w:r w:rsidRPr="002F367A">
        <w:t>most_recent_day</w:t>
      </w:r>
      <w:proofErr w:type="spellEnd"/>
      <w:r w:rsidRPr="002F367A">
        <w:t>`.</w:t>
      </w:r>
    </w:p>
    <w:p w14:paraId="4DA1E47B" w14:textId="77777777" w:rsidR="00FA5967" w:rsidRPr="002F367A" w:rsidRDefault="00FA5967" w:rsidP="002F367A">
      <w:pPr>
        <w:pStyle w:val="CodeWide"/>
      </w:pPr>
    </w:p>
    <w:p w14:paraId="2E1723F1" w14:textId="77777777" w:rsidR="00FA5967" w:rsidRPr="002F367A" w:rsidRDefault="00434B2B" w:rsidP="002F367A">
      <w:pPr>
        <w:pStyle w:val="CodeWide"/>
      </w:pPr>
      <w:r w:rsidRPr="002F367A">
        <w:t>```{r}</w:t>
      </w:r>
    </w:p>
    <w:p w14:paraId="2040DEA5" w14:textId="77777777" w:rsidR="00FA5967" w:rsidRPr="002F367A" w:rsidRDefault="00434B2B" w:rsidP="002F367A">
      <w:pPr>
        <w:pStyle w:val="CodeWide"/>
      </w:pPr>
      <w:r w:rsidRPr="002F367A">
        <w:t># Make chart</w:t>
      </w:r>
    </w:p>
    <w:p w14:paraId="5F6439C8" w14:textId="77777777" w:rsidR="00FA5967" w:rsidRPr="002F367A" w:rsidRDefault="00FA5967" w:rsidP="002F367A">
      <w:pPr>
        <w:pStyle w:val="CodeWide"/>
      </w:pPr>
    </w:p>
    <w:p w14:paraId="42C4C099" w14:textId="77777777" w:rsidR="00FA5967" w:rsidRPr="002F367A" w:rsidRDefault="00434B2B" w:rsidP="002F367A">
      <w:pPr>
        <w:pStyle w:val="CodeWide"/>
      </w:pPr>
      <w:r w:rsidRPr="002F367A">
        <w:t>library(</w:t>
      </w:r>
      <w:proofErr w:type="spellStart"/>
      <w:r w:rsidRPr="002F367A">
        <w:t>plotly</w:t>
      </w:r>
      <w:proofErr w:type="spellEnd"/>
      <w:r w:rsidRPr="002F367A">
        <w:t>)</w:t>
      </w:r>
    </w:p>
    <w:p w14:paraId="345CD1DB" w14:textId="77777777" w:rsidR="00FA5967" w:rsidRPr="002F367A" w:rsidRDefault="00FA5967" w:rsidP="002F367A">
      <w:pPr>
        <w:pStyle w:val="CodeWide"/>
      </w:pPr>
    </w:p>
    <w:p w14:paraId="53DAD762" w14:textId="77777777" w:rsidR="00FA5967" w:rsidRPr="002F367A" w:rsidRDefault="00434B2B" w:rsidP="002F367A">
      <w:pPr>
        <w:pStyle w:val="CodeWide"/>
      </w:pPr>
      <w:proofErr w:type="spellStart"/>
      <w:r w:rsidRPr="002F367A">
        <w:t>covid_chart</w:t>
      </w:r>
      <w:proofErr w:type="spellEnd"/>
      <w:r w:rsidRPr="002F367A">
        <w:t xml:space="preserve"> &lt;- </w:t>
      </w:r>
      <w:proofErr w:type="spellStart"/>
      <w:r w:rsidRPr="002F367A">
        <w:t>covid_data</w:t>
      </w:r>
      <w:proofErr w:type="spellEnd"/>
      <w:r w:rsidRPr="002F367A">
        <w:t xml:space="preserve"> %&gt;% </w:t>
      </w:r>
    </w:p>
    <w:p w14:paraId="5A2D9E4B" w14:textId="73FEF47F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filter(</w:t>
      </w:r>
      <w:proofErr w:type="gramEnd"/>
      <w:r w:rsidRPr="002F367A">
        <w:t>state %in% c("Alabama",</w:t>
      </w:r>
    </w:p>
    <w:p w14:paraId="63558ACD" w14:textId="0EEB269E" w:rsidR="00FA5967" w:rsidRPr="002F367A" w:rsidRDefault="00434B2B" w:rsidP="002F367A">
      <w:pPr>
        <w:pStyle w:val="CodeWide"/>
      </w:pPr>
      <w:r w:rsidRPr="002F367A">
        <w:t xml:space="preserve">                      "Alaska",</w:t>
      </w:r>
    </w:p>
    <w:p w14:paraId="0F16D68B" w14:textId="08710344" w:rsidR="00FA5967" w:rsidRPr="002F367A" w:rsidRDefault="00434B2B" w:rsidP="002F367A">
      <w:pPr>
        <w:pStyle w:val="CodeWide"/>
      </w:pPr>
      <w:r w:rsidRPr="002F367A">
        <w:t xml:space="preserve">                      "Arizona",</w:t>
      </w:r>
    </w:p>
    <w:p w14:paraId="529D8D5D" w14:textId="27EC45D4" w:rsidR="00FA5967" w:rsidRPr="002F367A" w:rsidRDefault="00434B2B" w:rsidP="002F367A">
      <w:pPr>
        <w:pStyle w:val="CodeWide"/>
      </w:pPr>
      <w:r w:rsidRPr="002F367A">
        <w:t xml:space="preserve">                      "Arkansas")) %&gt;% </w:t>
      </w:r>
    </w:p>
    <w:p w14:paraId="531A5C69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ggplot(</w:t>
      </w:r>
      <w:proofErr w:type="spellStart"/>
      <w:proofErr w:type="gramEnd"/>
      <w:r w:rsidRPr="002F367A">
        <w:t>aes</w:t>
      </w:r>
      <w:proofErr w:type="spellEnd"/>
      <w:r w:rsidRPr="002F367A">
        <w:t>(x = date,</w:t>
      </w:r>
    </w:p>
    <w:p w14:paraId="0FD79514" w14:textId="77777777" w:rsidR="00FA5967" w:rsidRPr="002F367A" w:rsidRDefault="00434B2B" w:rsidP="002F367A">
      <w:pPr>
        <w:pStyle w:val="CodeWide"/>
      </w:pPr>
      <w:r w:rsidRPr="002F367A">
        <w:t xml:space="preserve">             y = deaths_avg_per_100k,</w:t>
      </w:r>
    </w:p>
    <w:p w14:paraId="08D5CE77" w14:textId="77777777" w:rsidR="00FA5967" w:rsidRPr="002F367A" w:rsidRDefault="00434B2B" w:rsidP="002F367A">
      <w:pPr>
        <w:pStyle w:val="CodeWide"/>
      </w:pPr>
      <w:r w:rsidRPr="002F367A">
        <w:t xml:space="preserve">             group = state,</w:t>
      </w:r>
    </w:p>
    <w:p w14:paraId="7A21A361" w14:textId="77777777" w:rsidR="00FA5967" w:rsidRPr="002F367A" w:rsidRDefault="00434B2B" w:rsidP="002F367A">
      <w:pPr>
        <w:pStyle w:val="CodeWide"/>
      </w:pPr>
      <w:r w:rsidRPr="002F367A">
        <w:t xml:space="preserve">             fill = deaths_avg_per_100k)) +</w:t>
      </w:r>
    </w:p>
    <w:p w14:paraId="5D660C90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geom_</w:t>
      </w:r>
      <w:proofErr w:type="gramStart"/>
      <w:r w:rsidRPr="002F367A">
        <w:t>col</w:t>
      </w:r>
      <w:proofErr w:type="spellEnd"/>
      <w:r w:rsidRPr="002F367A">
        <w:t>(</w:t>
      </w:r>
      <w:proofErr w:type="gramEnd"/>
      <w:r w:rsidRPr="002F367A">
        <w:t>) +</w:t>
      </w:r>
    </w:p>
    <w:p w14:paraId="3539F0F1" w14:textId="5B0844B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scale_fill_viridis_</w:t>
      </w:r>
      <w:proofErr w:type="gramStart"/>
      <w:r w:rsidRPr="002F367A">
        <w:t>c</w:t>
      </w:r>
      <w:proofErr w:type="spellEnd"/>
      <w:r w:rsidRPr="002F367A">
        <w:t>(</w:t>
      </w:r>
      <w:proofErr w:type="gramEnd"/>
      <w:r w:rsidRPr="002F367A">
        <w:t>option = "rocket") +</w:t>
      </w:r>
    </w:p>
    <w:p w14:paraId="5F31D089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theme_</w:t>
      </w:r>
      <w:proofErr w:type="gramStart"/>
      <w:r w:rsidRPr="002F367A">
        <w:t>minimal</w:t>
      </w:r>
      <w:proofErr w:type="spellEnd"/>
      <w:r w:rsidRPr="002F367A">
        <w:t>(</w:t>
      </w:r>
      <w:proofErr w:type="gramEnd"/>
      <w:r w:rsidRPr="002F367A">
        <w:t>) +</w:t>
      </w:r>
    </w:p>
    <w:p w14:paraId="22701BA7" w14:textId="42ECAC2B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labs(</w:t>
      </w:r>
      <w:proofErr w:type="gramEnd"/>
      <w:r w:rsidRPr="002F367A">
        <w:t>title = "Deaths per 100,000 people over time") +</w:t>
      </w:r>
    </w:p>
    <w:p w14:paraId="064B4B9D" w14:textId="6893513A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theme(</w:t>
      </w:r>
      <w:proofErr w:type="spellStart"/>
      <w:proofErr w:type="gramEnd"/>
      <w:r w:rsidRPr="002F367A">
        <w:t>legend.position</w:t>
      </w:r>
      <w:proofErr w:type="spellEnd"/>
      <w:r w:rsidRPr="002F367A">
        <w:t xml:space="preserve"> = "none",</w:t>
      </w:r>
    </w:p>
    <w:p w14:paraId="5617549A" w14:textId="761287FB" w:rsidR="00FA5967" w:rsidRPr="002F367A" w:rsidRDefault="00434B2B" w:rsidP="002F367A">
      <w:pPr>
        <w:pStyle w:val="CodeWide"/>
      </w:pPr>
      <w:r w:rsidRPr="002F367A">
        <w:t xml:space="preserve">        </w:t>
      </w:r>
      <w:proofErr w:type="spellStart"/>
      <w:proofErr w:type="gramStart"/>
      <w:r w:rsidRPr="002F367A">
        <w:t>plot.title</w:t>
      </w:r>
      <w:proofErr w:type="gramEnd"/>
      <w:r w:rsidRPr="002F367A">
        <w:t>.position</w:t>
      </w:r>
      <w:proofErr w:type="spellEnd"/>
      <w:r w:rsidRPr="002F367A">
        <w:t xml:space="preserve"> = "plot",</w:t>
      </w:r>
    </w:p>
    <w:p w14:paraId="4D8691FB" w14:textId="1920C571" w:rsidR="00FA5967" w:rsidRPr="002F367A" w:rsidRDefault="00434B2B" w:rsidP="002F367A">
      <w:pPr>
        <w:pStyle w:val="CodeWide"/>
      </w:pPr>
      <w:r w:rsidRPr="002F367A">
        <w:t xml:space="preserve">        </w:t>
      </w:r>
      <w:proofErr w:type="spellStart"/>
      <w:proofErr w:type="gramStart"/>
      <w:r w:rsidRPr="002F367A">
        <w:t>plot.title</w:t>
      </w:r>
      <w:proofErr w:type="spellEnd"/>
      <w:proofErr w:type="gramEnd"/>
      <w:r w:rsidRPr="002F367A">
        <w:t xml:space="preserve"> = </w:t>
      </w:r>
      <w:proofErr w:type="spellStart"/>
      <w:r w:rsidRPr="002F367A">
        <w:t>element_text</w:t>
      </w:r>
      <w:proofErr w:type="spellEnd"/>
      <w:r w:rsidRPr="002F367A">
        <w:t>(face = "bold"),</w:t>
      </w:r>
    </w:p>
    <w:p w14:paraId="5EEA610F" w14:textId="77777777" w:rsidR="00FA5967" w:rsidRPr="002F367A" w:rsidRDefault="00434B2B" w:rsidP="002F367A">
      <w:pPr>
        <w:pStyle w:val="CodeWide"/>
      </w:pPr>
      <w:r w:rsidRPr="002F367A">
        <w:t xml:space="preserve">        </w:t>
      </w:r>
      <w:proofErr w:type="spellStart"/>
      <w:proofErr w:type="gramStart"/>
      <w:r w:rsidRPr="002F367A">
        <w:t>panel.grid</w:t>
      </w:r>
      <w:proofErr w:type="gramEnd"/>
      <w:r w:rsidRPr="002F367A">
        <w:t>.minor</w:t>
      </w:r>
      <w:proofErr w:type="spellEnd"/>
      <w:r w:rsidRPr="002F367A">
        <w:t xml:space="preserve"> = </w:t>
      </w:r>
      <w:proofErr w:type="spellStart"/>
      <w:r w:rsidRPr="002F367A">
        <w:t>element_blank</w:t>
      </w:r>
      <w:proofErr w:type="spellEnd"/>
      <w:r w:rsidRPr="002F367A">
        <w:t>(),</w:t>
      </w:r>
    </w:p>
    <w:p w14:paraId="1F683E77" w14:textId="77777777" w:rsidR="00FA5967" w:rsidRPr="002F367A" w:rsidRDefault="00434B2B" w:rsidP="002F367A">
      <w:pPr>
        <w:pStyle w:val="CodeWide"/>
      </w:pPr>
      <w:r w:rsidRPr="002F367A">
        <w:t xml:space="preserve">        </w:t>
      </w:r>
      <w:proofErr w:type="spellStart"/>
      <w:proofErr w:type="gramStart"/>
      <w:r w:rsidRPr="002F367A">
        <w:t>axis.title</w:t>
      </w:r>
      <w:proofErr w:type="spellEnd"/>
      <w:proofErr w:type="gramEnd"/>
      <w:r w:rsidRPr="002F367A">
        <w:t xml:space="preserve"> = </w:t>
      </w:r>
      <w:proofErr w:type="spellStart"/>
      <w:r w:rsidRPr="002F367A">
        <w:t>element_blank</w:t>
      </w:r>
      <w:proofErr w:type="spellEnd"/>
      <w:r w:rsidRPr="002F367A">
        <w:t>()) +</w:t>
      </w:r>
    </w:p>
    <w:p w14:paraId="6201D9E7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facet_</w:t>
      </w:r>
      <w:proofErr w:type="gramStart"/>
      <w:r w:rsidRPr="002F367A">
        <w:t>wrap</w:t>
      </w:r>
      <w:proofErr w:type="spellEnd"/>
      <w:r w:rsidRPr="002F367A">
        <w:t>(</w:t>
      </w:r>
      <w:proofErr w:type="gramEnd"/>
      <w:r w:rsidRPr="002F367A">
        <w:t>~state,</w:t>
      </w:r>
    </w:p>
    <w:p w14:paraId="3FC2F440" w14:textId="77777777" w:rsidR="00FA5967" w:rsidRPr="002F367A" w:rsidRDefault="00434B2B" w:rsidP="002F367A">
      <w:pPr>
        <w:pStyle w:val="CodeWide"/>
      </w:pPr>
      <w:r w:rsidRPr="002F367A">
        <w:t xml:space="preserve">             </w:t>
      </w:r>
      <w:proofErr w:type="spellStart"/>
      <w:r w:rsidRPr="002F367A">
        <w:t>nrow</w:t>
      </w:r>
      <w:proofErr w:type="spellEnd"/>
      <w:r w:rsidRPr="002F367A">
        <w:t xml:space="preserve"> = 2)</w:t>
      </w:r>
    </w:p>
    <w:p w14:paraId="51D3DDC9" w14:textId="77777777" w:rsidR="00FA5967" w:rsidRPr="002F367A" w:rsidRDefault="00FA5967" w:rsidP="002F367A">
      <w:pPr>
        <w:pStyle w:val="CodeWide"/>
      </w:pPr>
    </w:p>
    <w:p w14:paraId="66F32867" w14:textId="77777777" w:rsidR="00FA5967" w:rsidRPr="002F367A" w:rsidRDefault="00FA5967" w:rsidP="002F367A">
      <w:pPr>
        <w:pStyle w:val="CodeWide"/>
      </w:pPr>
    </w:p>
    <w:p w14:paraId="5B7A020F" w14:textId="77777777" w:rsidR="00FA5967" w:rsidRPr="002F367A" w:rsidRDefault="00434B2B" w:rsidP="002F367A">
      <w:pPr>
        <w:pStyle w:val="CodeWide"/>
      </w:pPr>
      <w:proofErr w:type="spellStart"/>
      <w:r w:rsidRPr="002F367A">
        <w:t>ggplotly</w:t>
      </w:r>
      <w:proofErr w:type="spellEnd"/>
      <w:r w:rsidRPr="002F367A">
        <w:t>(</w:t>
      </w:r>
      <w:proofErr w:type="spellStart"/>
      <w:r w:rsidRPr="002F367A">
        <w:t>covid_chart</w:t>
      </w:r>
      <w:proofErr w:type="spellEnd"/>
      <w:r w:rsidRPr="002F367A">
        <w:t>)</w:t>
      </w:r>
    </w:p>
    <w:p w14:paraId="3CA67804" w14:textId="1961E424" w:rsidR="00434B2B" w:rsidRPr="002F367A" w:rsidRDefault="00434B2B" w:rsidP="002F367A">
      <w:pPr>
        <w:pStyle w:val="CodeWide"/>
      </w:pPr>
      <w:r w:rsidRPr="002F367A">
        <w:t>```</w:t>
      </w:r>
    </w:p>
    <w:p w14:paraId="1543B0FD" w14:textId="089A74F8" w:rsidR="00434B2B" w:rsidRDefault="00960701" w:rsidP="00960701">
      <w:pPr>
        <w:pStyle w:val="Body"/>
      </w:pPr>
      <w:r>
        <w:t>To render</w:t>
      </w:r>
      <w:r w:rsidR="00434B2B">
        <w:t xml:space="preserve"> a Quarto website</w:t>
      </w:r>
      <w:r>
        <w:t>,</w:t>
      </w:r>
      <w:r w:rsidR="00434B2B">
        <w:t xml:space="preserve"> </w:t>
      </w:r>
      <w:r>
        <w:t>l</w:t>
      </w:r>
      <w:r w:rsidR="00434B2B">
        <w:t xml:space="preserve">ook for the Build tab in the top right of RStudio and click </w:t>
      </w:r>
      <w:r w:rsidR="00434B2B" w:rsidRPr="00C66992">
        <w:rPr>
          <w:rStyle w:val="Bold"/>
        </w:rPr>
        <w:t>Render Website</w:t>
      </w:r>
      <w:r w:rsidR="00434B2B">
        <w:t>. The rendered website should now appear in the Viewer pane on the bottom</w:t>
      </w:r>
      <w:r w:rsidR="00122585">
        <w:t>-</w:t>
      </w:r>
      <w:r w:rsidR="00434B2B">
        <w:t>right panel of R</w:t>
      </w:r>
      <w:ins w:id="102" w:author="Frances" w:date="2023-06-20T10:35:00Z">
        <w:r w:rsidR="002F367A">
          <w:t>S</w:t>
        </w:r>
      </w:ins>
      <w:del w:id="103" w:author="Frances" w:date="2023-06-20T10:35:00Z">
        <w:r w:rsidR="00392F09" w:rsidDel="002F367A">
          <w:delText>s</w:delText>
        </w:r>
      </w:del>
      <w:r w:rsidR="00434B2B">
        <w:t xml:space="preserve">tudio. If you </w:t>
      </w:r>
      <w:r w:rsidR="00122585">
        <w:t>navigate</w:t>
      </w:r>
      <w:r w:rsidR="00434B2B">
        <w:t xml:space="preserve"> to the Files pane on the same panel</w:t>
      </w:r>
      <w:r w:rsidR="00122585">
        <w:t>,</w:t>
      </w:r>
      <w:r w:rsidR="00434B2B">
        <w:t xml:space="preserve"> you </w:t>
      </w:r>
      <w:r w:rsidR="00122585">
        <w:t>should</w:t>
      </w:r>
      <w:r w:rsidR="00434B2B">
        <w:t xml:space="preserve"> also see that a </w:t>
      </w:r>
      <w:r w:rsidR="00434B2B" w:rsidRPr="00C66992">
        <w:rPr>
          <w:rStyle w:val="Italic"/>
        </w:rPr>
        <w:t>_site</w:t>
      </w:r>
      <w:r w:rsidR="00434B2B">
        <w:t xml:space="preserve"> folder has been created</w:t>
      </w:r>
      <w:r w:rsidR="00122585">
        <w:t xml:space="preserve"> to hold</w:t>
      </w:r>
      <w:r w:rsidR="00434B2B">
        <w:t xml:space="preserve"> the content </w:t>
      </w:r>
      <w:r w:rsidR="00122585">
        <w:t>of</w:t>
      </w:r>
      <w:r w:rsidR="00434B2B">
        <w:t xml:space="preserve"> </w:t>
      </w:r>
      <w:r w:rsidR="00122585">
        <w:t>the</w:t>
      </w:r>
      <w:r w:rsidR="00434B2B">
        <w:t xml:space="preserve"> rendered site. </w:t>
      </w:r>
      <w:r w:rsidR="00122585">
        <w:t xml:space="preserve">Try </w:t>
      </w:r>
      <w:r w:rsidR="00434B2B">
        <w:t>open</w:t>
      </w:r>
      <w:r w:rsidR="00122585">
        <w:t>ing</w:t>
      </w:r>
      <w:r w:rsidR="00434B2B">
        <w:t xml:space="preserve"> the </w:t>
      </w:r>
      <w:r w:rsidR="00434B2B" w:rsidRPr="00C66992">
        <w:rPr>
          <w:rStyle w:val="Italic"/>
        </w:rPr>
        <w:t>index.html</w:t>
      </w:r>
      <w:r w:rsidR="00434B2B">
        <w:t xml:space="preserve"> file in</w:t>
      </w:r>
      <w:r w:rsidR="00122585">
        <w:t xml:space="preserve"> your</w:t>
      </w:r>
      <w:r w:rsidR="00434B2B">
        <w:t xml:space="preserve"> web browser. You </w:t>
      </w:r>
      <w:r w:rsidR="00122585">
        <w:t>should</w:t>
      </w:r>
      <w:r w:rsidR="00434B2B">
        <w:t xml:space="preserve"> see the website in </w:t>
      </w:r>
      <w:r w:rsidR="006B770B">
        <w:t>Figure 10-</w:t>
      </w:r>
      <w:r w:rsidR="00E12D01">
        <w:t>8.</w:t>
      </w:r>
    </w:p>
    <w:p w14:paraId="60E99F84" w14:textId="01BF7864" w:rsidR="00434B2B" w:rsidRDefault="00434B2B" w:rsidP="00711FE4">
      <w:pPr>
        <w:pStyle w:val="GraphicSlug"/>
      </w:pPr>
      <w:r>
        <w:t>[F100</w:t>
      </w:r>
      <w:r w:rsidR="004650E9">
        <w:t>08</w:t>
      </w:r>
      <w:r>
        <w:t>.png]</w:t>
      </w:r>
    </w:p>
    <w:p w14:paraId="7D998156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6ADC05AC" wp14:editId="15D27AC4">
            <wp:extent cx="5334000" cy="3230450"/>
            <wp:effectExtent l="0" t="0" r="0" b="0"/>
            <wp:docPr id="520" name="Picture" descr="Figure 11.13: The Quarto website with warnings and messag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Picture" descr="../../assets/covid-website-messages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03C026" w14:textId="3D981779" w:rsidR="00434B2B" w:rsidRDefault="00434B2B" w:rsidP="00711FE4">
      <w:pPr>
        <w:pStyle w:val="CaptionLine"/>
      </w:pPr>
      <w:r>
        <w:t>The Quarto website with warnings and messages</w:t>
      </w:r>
    </w:p>
    <w:p w14:paraId="7BEF27AD" w14:textId="126311E3" w:rsidR="00434B2B" w:rsidRDefault="00434B2B" w:rsidP="006B770B">
      <w:pPr>
        <w:pStyle w:val="Body"/>
      </w:pPr>
      <w:r>
        <w:t>As you can see, the</w:t>
      </w:r>
      <w:r w:rsidR="00122585">
        <w:t xml:space="preserve"> web page includes</w:t>
      </w:r>
      <w:r>
        <w:t xml:space="preserve"> </w:t>
      </w:r>
      <w:r w:rsidR="00122585">
        <w:t>many</w:t>
      </w:r>
      <w:r>
        <w:t xml:space="preserve"> warnings and messages that we don’t want to show. In R Markdown</w:t>
      </w:r>
      <w:r w:rsidR="00122585">
        <w:t>,</w:t>
      </w:r>
      <w:r>
        <w:t xml:space="preserve"> we removed these in our </w:t>
      </w:r>
      <w:r w:rsidRPr="002D4E5C">
        <w:rPr>
          <w:rStyle w:val="Literal"/>
        </w:rPr>
        <w:t>setup</w:t>
      </w:r>
      <w:r>
        <w:t xml:space="preserve"> code chunk</w:t>
      </w:r>
      <w:r w:rsidR="00122585">
        <w:t>;</w:t>
      </w:r>
      <w:r>
        <w:t xml:space="preserve"> </w:t>
      </w:r>
      <w:r w:rsidR="00122585">
        <w:t xml:space="preserve">in </w:t>
      </w:r>
      <w:r>
        <w:t>Quarto</w:t>
      </w:r>
      <w:r w:rsidR="00122585">
        <w:t>,</w:t>
      </w:r>
      <w:r>
        <w:t xml:space="preserve"> we </w:t>
      </w:r>
      <w:r w:rsidR="00122585">
        <w:t xml:space="preserve">can </w:t>
      </w:r>
      <w:r>
        <w:t xml:space="preserve">do </w:t>
      </w:r>
      <w:r w:rsidR="00122585">
        <w:t>this</w:t>
      </w:r>
      <w:r>
        <w:t xml:space="preserve"> in the YAML. </w:t>
      </w:r>
      <w:r w:rsidR="00122585">
        <w:t>A</w:t>
      </w:r>
      <w:r>
        <w:t>dd th</w:t>
      </w:r>
      <w:r w:rsidR="00122585">
        <w:t>e</w:t>
      </w:r>
      <w:r>
        <w:t xml:space="preserve"> </w:t>
      </w:r>
      <w:r w:rsidR="00122585">
        <w:t xml:space="preserve">following </w:t>
      </w:r>
      <w:r>
        <w:t xml:space="preserve">code to the </w:t>
      </w:r>
      <w:proofErr w:type="spellStart"/>
      <w:r w:rsidRPr="00FF3AAE">
        <w:rPr>
          <w:rStyle w:val="Italic"/>
        </w:rPr>
        <w:t>index.qmd</w:t>
      </w:r>
      <w:proofErr w:type="spellEnd"/>
      <w:r>
        <w:t xml:space="preserve"> YAML to remove all code, warnings, and messages from the output:</w:t>
      </w:r>
    </w:p>
    <w:p w14:paraId="1116D4FD" w14:textId="77777777" w:rsidR="00FA5967" w:rsidRPr="003513FB" w:rsidRDefault="00434B2B" w:rsidP="003513FB">
      <w:pPr>
        <w:pStyle w:val="Code"/>
      </w:pPr>
      <w:r w:rsidRPr="004650E9">
        <w:t xml:space="preserve">execute: </w:t>
      </w:r>
    </w:p>
    <w:p w14:paraId="741D0387" w14:textId="77777777" w:rsidR="00FA5967" w:rsidRPr="003513FB" w:rsidRDefault="00434B2B" w:rsidP="002E5FBE">
      <w:pPr>
        <w:pStyle w:val="Code"/>
      </w:pPr>
      <w:r w:rsidRPr="004650E9">
        <w:t xml:space="preserve">  echo: false</w:t>
      </w:r>
    </w:p>
    <w:p w14:paraId="34F7EE85" w14:textId="77777777" w:rsidR="00FA5967" w:rsidRPr="003513FB" w:rsidRDefault="00434B2B" w:rsidP="002E5FBE">
      <w:pPr>
        <w:pStyle w:val="Code"/>
      </w:pPr>
      <w:r w:rsidRPr="004650E9">
        <w:t xml:space="preserve">  warning: false</w:t>
      </w:r>
    </w:p>
    <w:p w14:paraId="20D208B1" w14:textId="181D3E9E" w:rsidR="00434B2B" w:rsidRPr="003513FB" w:rsidRDefault="00434B2B" w:rsidP="002E5FBE">
      <w:pPr>
        <w:pStyle w:val="Code"/>
      </w:pPr>
      <w:r w:rsidRPr="004650E9">
        <w:t xml:space="preserve">  message: false</w:t>
      </w:r>
    </w:p>
    <w:p w14:paraId="34A4370F" w14:textId="5E87EB82" w:rsidR="00434B2B" w:rsidRDefault="00122585" w:rsidP="006B770B">
      <w:pPr>
        <w:pStyle w:val="Body"/>
      </w:pPr>
      <w:r>
        <w:t>Note</w:t>
      </w:r>
      <w:r w:rsidR="00392F09">
        <w:t>, however,</w:t>
      </w:r>
      <w:r>
        <w:t xml:space="preserve"> that</w:t>
      </w:r>
      <w:r w:rsidR="00434B2B">
        <w:t xml:space="preserve"> </w:t>
      </w:r>
      <w:r>
        <w:t>these options</w:t>
      </w:r>
      <w:r w:rsidR="00434B2B">
        <w:t xml:space="preserve"> will make changes to </w:t>
      </w:r>
      <w:r>
        <w:t>only</w:t>
      </w:r>
      <w:r w:rsidR="00434B2B">
        <w:t xml:space="preserve"> one file. </w:t>
      </w:r>
      <w:r>
        <w:t xml:space="preserve">Next, </w:t>
      </w:r>
      <w:r w:rsidR="00434B2B">
        <w:t xml:space="preserve">we </w:t>
      </w:r>
      <w:r>
        <w:t>discuss how to set these options for the entire website.</w:t>
      </w:r>
    </w:p>
    <w:p w14:paraId="1AE0FC3D" w14:textId="6D411FEF" w:rsidR="00434B2B" w:rsidRPr="00A37D42" w:rsidRDefault="00434B2B" w:rsidP="00FF3AAE">
      <w:pPr>
        <w:pStyle w:val="HeadB"/>
      </w:pPr>
      <w:bookmarkStart w:id="104" w:name="_Toc134789586"/>
      <w:bookmarkStart w:id="105" w:name="setting-options-for-the-website"/>
      <w:bookmarkEnd w:id="101"/>
      <w:r w:rsidRPr="00A37D42">
        <w:t>Setting Options</w:t>
      </w:r>
      <w:bookmarkEnd w:id="104"/>
      <w:r w:rsidRPr="00A37D42">
        <w:t xml:space="preserve"> </w:t>
      </w:r>
    </w:p>
    <w:p w14:paraId="44397611" w14:textId="59654080" w:rsidR="00434B2B" w:rsidRDefault="00434B2B" w:rsidP="006B770B">
      <w:pPr>
        <w:pStyle w:val="Body"/>
      </w:pPr>
      <w:r>
        <w:t>W</w:t>
      </w:r>
      <w:r w:rsidR="00122585">
        <w:t>hen using</w:t>
      </w:r>
      <w:r>
        <w:t xml:space="preserve"> </w:t>
      </w:r>
      <w:r w:rsidRPr="002D4E5C">
        <w:rPr>
          <w:rStyle w:val="Literal"/>
        </w:rPr>
        <w:t>distill</w:t>
      </w:r>
      <w:r w:rsidR="00122585">
        <w:t xml:space="preserve">, </w:t>
      </w:r>
      <w:r>
        <w:t xml:space="preserve">we </w:t>
      </w:r>
      <w:r w:rsidR="00122585">
        <w:t>modified</w:t>
      </w:r>
      <w:r>
        <w:t xml:space="preserve"> the </w:t>
      </w:r>
      <w:r w:rsidRPr="00FF3AAE">
        <w:rPr>
          <w:rStyle w:val="Italic"/>
        </w:rPr>
        <w:t>_</w:t>
      </w:r>
      <w:proofErr w:type="spellStart"/>
      <w:r w:rsidRPr="00FF3AAE">
        <w:rPr>
          <w:rStyle w:val="Italic"/>
        </w:rPr>
        <w:t>site.yml</w:t>
      </w:r>
      <w:proofErr w:type="spellEnd"/>
      <w:r>
        <w:t xml:space="preserve"> file to make changes to all files in </w:t>
      </w:r>
      <w:r w:rsidR="00122585">
        <w:t>the</w:t>
      </w:r>
      <w:r>
        <w:t xml:space="preserve"> website. In</w:t>
      </w:r>
      <w:r w:rsidR="00122585">
        <w:t xml:space="preserve"> </w:t>
      </w:r>
      <w:r>
        <w:t xml:space="preserve">Quarto, we use the </w:t>
      </w:r>
      <w:r w:rsidRPr="00FF3AAE">
        <w:rPr>
          <w:rStyle w:val="Italic"/>
        </w:rPr>
        <w:t>_</w:t>
      </w:r>
      <w:proofErr w:type="spellStart"/>
      <w:r w:rsidRPr="00FF3AAE">
        <w:rPr>
          <w:rStyle w:val="Italic"/>
        </w:rPr>
        <w:t>quarto.yml</w:t>
      </w:r>
      <w:proofErr w:type="spellEnd"/>
      <w:r>
        <w:t xml:space="preserve"> file for the same purpose. If you open </w:t>
      </w:r>
      <w:r w:rsidR="00122585">
        <w:t>it</w:t>
      </w:r>
      <w:r>
        <w:t>, you should see three sections:</w:t>
      </w:r>
    </w:p>
    <w:p w14:paraId="031A639A" w14:textId="02851499" w:rsidR="00FA5967" w:rsidRDefault="00122585" w:rsidP="002E5FBE">
      <w:pPr>
        <w:pStyle w:val="Code"/>
      </w:pPr>
      <w:r w:rsidRPr="004650E9">
        <w:t>P</w:t>
      </w:r>
      <w:r w:rsidR="00434B2B" w:rsidRPr="004650E9">
        <w:t>roject:</w:t>
      </w:r>
    </w:p>
    <w:p w14:paraId="0CB1BB37" w14:textId="77777777" w:rsidR="00FA5967" w:rsidRDefault="00434B2B" w:rsidP="002E5FBE">
      <w:pPr>
        <w:pStyle w:val="Code"/>
      </w:pPr>
      <w:r w:rsidRPr="004650E9">
        <w:t xml:space="preserve">  type: website</w:t>
      </w:r>
    </w:p>
    <w:p w14:paraId="43B59C2C" w14:textId="77777777" w:rsidR="00FA5967" w:rsidRDefault="00FA5967" w:rsidP="002E5FBE">
      <w:pPr>
        <w:pStyle w:val="Code"/>
      </w:pPr>
    </w:p>
    <w:p w14:paraId="7627B4ED" w14:textId="77777777" w:rsidR="00FA5967" w:rsidRDefault="00434B2B" w:rsidP="002E5FBE">
      <w:pPr>
        <w:pStyle w:val="Code"/>
      </w:pPr>
      <w:r w:rsidRPr="004650E9">
        <w:t>website:</w:t>
      </w:r>
    </w:p>
    <w:p w14:paraId="0C8F4FB2" w14:textId="064EF96D" w:rsidR="00FA5967" w:rsidRDefault="00434B2B" w:rsidP="002E5FBE">
      <w:pPr>
        <w:pStyle w:val="Code"/>
      </w:pPr>
      <w:r w:rsidRPr="004650E9">
        <w:t xml:space="preserve">  title: </w:t>
      </w:r>
      <w:r w:rsidR="00122585" w:rsidRPr="004650E9">
        <w:t>“</w:t>
      </w:r>
      <w:r w:rsidRPr="004650E9">
        <w:t>covid-website-quarto</w:t>
      </w:r>
      <w:r w:rsidR="00122585" w:rsidRPr="004650E9">
        <w:t>”</w:t>
      </w:r>
    </w:p>
    <w:p w14:paraId="69B7B1EC" w14:textId="77777777" w:rsidR="00FA5967" w:rsidRDefault="00434B2B" w:rsidP="002E5FBE">
      <w:pPr>
        <w:pStyle w:val="Code"/>
      </w:pPr>
      <w:r w:rsidRPr="004650E9">
        <w:t xml:space="preserve">  navbar:</w:t>
      </w:r>
    </w:p>
    <w:p w14:paraId="56079B69" w14:textId="77777777" w:rsidR="00FA5967" w:rsidRDefault="00434B2B" w:rsidP="002E5FBE">
      <w:pPr>
        <w:pStyle w:val="Code"/>
      </w:pPr>
      <w:r w:rsidRPr="004650E9">
        <w:t xml:space="preserve">    left:</w:t>
      </w:r>
    </w:p>
    <w:p w14:paraId="0558F856" w14:textId="77777777" w:rsidR="00FA5967" w:rsidRDefault="00434B2B" w:rsidP="002E5FBE">
      <w:pPr>
        <w:pStyle w:val="Code"/>
      </w:pPr>
      <w:r w:rsidRPr="004650E9">
        <w:t xml:space="preserve">      - </w:t>
      </w:r>
      <w:proofErr w:type="spellStart"/>
      <w:r w:rsidRPr="004650E9">
        <w:t>href</w:t>
      </w:r>
      <w:proofErr w:type="spellEnd"/>
      <w:r w:rsidRPr="004650E9">
        <w:t xml:space="preserve">: </w:t>
      </w:r>
      <w:proofErr w:type="spellStart"/>
      <w:r w:rsidRPr="004650E9">
        <w:t>index.qmd</w:t>
      </w:r>
      <w:proofErr w:type="spellEnd"/>
    </w:p>
    <w:p w14:paraId="2BDE012B" w14:textId="77777777" w:rsidR="00FA5967" w:rsidRDefault="00434B2B" w:rsidP="002E5FBE">
      <w:pPr>
        <w:pStyle w:val="Code"/>
      </w:pPr>
      <w:r w:rsidRPr="004650E9">
        <w:t xml:space="preserve">        text: Home</w:t>
      </w:r>
    </w:p>
    <w:p w14:paraId="64ECCCEF" w14:textId="77777777" w:rsidR="00FA5967" w:rsidRDefault="00434B2B" w:rsidP="002E5FBE">
      <w:pPr>
        <w:pStyle w:val="Code"/>
      </w:pPr>
      <w:r w:rsidRPr="004650E9">
        <w:t xml:space="preserve">      - </w:t>
      </w:r>
      <w:proofErr w:type="spellStart"/>
      <w:r w:rsidRPr="004650E9">
        <w:t>about.qmd</w:t>
      </w:r>
      <w:proofErr w:type="spellEnd"/>
    </w:p>
    <w:p w14:paraId="7D470F02" w14:textId="77777777" w:rsidR="00FA5967" w:rsidRDefault="00FA5967" w:rsidP="002E5FBE">
      <w:pPr>
        <w:pStyle w:val="Code"/>
      </w:pPr>
    </w:p>
    <w:p w14:paraId="6AC66F3E" w14:textId="77777777" w:rsidR="00FA5967" w:rsidRDefault="00434B2B" w:rsidP="002E5FBE">
      <w:pPr>
        <w:pStyle w:val="Code"/>
      </w:pPr>
      <w:r w:rsidRPr="004650E9">
        <w:t>format:</w:t>
      </w:r>
    </w:p>
    <w:p w14:paraId="650F7C25" w14:textId="77777777" w:rsidR="00FA5967" w:rsidRDefault="00434B2B" w:rsidP="002E5FBE">
      <w:pPr>
        <w:pStyle w:val="Code"/>
      </w:pPr>
      <w:r w:rsidRPr="004650E9">
        <w:t xml:space="preserve">  html:</w:t>
      </w:r>
    </w:p>
    <w:p w14:paraId="79B4AF17" w14:textId="77777777" w:rsidR="00FA5967" w:rsidRDefault="00434B2B" w:rsidP="002E5FBE">
      <w:pPr>
        <w:pStyle w:val="Code"/>
      </w:pPr>
      <w:r w:rsidRPr="004650E9">
        <w:lastRenderedPageBreak/>
        <w:t xml:space="preserve">    theme: </w:t>
      </w:r>
      <w:proofErr w:type="spellStart"/>
      <w:r w:rsidRPr="004650E9">
        <w:t>cosmo</w:t>
      </w:r>
      <w:proofErr w:type="spellEnd"/>
    </w:p>
    <w:p w14:paraId="63DC0A5B" w14:textId="77777777" w:rsidR="00FA5967" w:rsidRDefault="00434B2B" w:rsidP="002E5FBE">
      <w:pPr>
        <w:pStyle w:val="Code"/>
      </w:pPr>
      <w:r w:rsidRPr="004650E9">
        <w:t xml:space="preserve">    </w:t>
      </w:r>
      <w:proofErr w:type="spellStart"/>
      <w:r w:rsidRPr="004650E9">
        <w:t>css</w:t>
      </w:r>
      <w:proofErr w:type="spellEnd"/>
      <w:r w:rsidRPr="004650E9">
        <w:t>: styles.css</w:t>
      </w:r>
    </w:p>
    <w:p w14:paraId="56B7106A" w14:textId="23ADF6A6" w:rsidR="00434B2B" w:rsidRPr="002E5FBE" w:rsidRDefault="00434B2B" w:rsidP="002E5FBE">
      <w:pPr>
        <w:pStyle w:val="Code"/>
      </w:pPr>
      <w:r w:rsidRPr="004650E9">
        <w:t xml:space="preserve">    toc: true</w:t>
      </w:r>
    </w:p>
    <w:p w14:paraId="3CD47C57" w14:textId="53E430D0" w:rsidR="00122585" w:rsidRDefault="00122585" w:rsidP="00FF3AAE">
      <w:pPr>
        <w:pStyle w:val="Body"/>
      </w:pPr>
      <w:r>
        <w:t xml:space="preserve">The top section sets the project type (in this case, a website). The middle section </w:t>
      </w:r>
      <w:r w:rsidR="008B00FB">
        <w:t>defines the website’s</w:t>
      </w:r>
      <w:r>
        <w:t xml:space="preserve"> title and determine</w:t>
      </w:r>
      <w:r w:rsidR="008B00FB">
        <w:t>s</w:t>
      </w:r>
      <w:r>
        <w:t xml:space="preserve"> the options for </w:t>
      </w:r>
      <w:r w:rsidR="008B00FB">
        <w:t>its</w:t>
      </w:r>
      <w:r>
        <w:t xml:space="preserve"> navigation bar. The bottom section </w:t>
      </w:r>
      <w:r w:rsidR="008B00FB">
        <w:t>modifies</w:t>
      </w:r>
      <w:r>
        <w:t xml:space="preserve"> the </w:t>
      </w:r>
      <w:r w:rsidR="008B00FB">
        <w:t xml:space="preserve">site’s </w:t>
      </w:r>
      <w:r>
        <w:t>appearance.</w:t>
      </w:r>
    </w:p>
    <w:p w14:paraId="47FD9BEF" w14:textId="003948A5" w:rsidR="00434B2B" w:rsidRDefault="00434B2B" w:rsidP="006B770B">
      <w:pPr>
        <w:pStyle w:val="Body"/>
      </w:pPr>
      <w:r>
        <w:t xml:space="preserve">Let’s start from the bottom. To remove code, warnings, and messages for all pages in </w:t>
      </w:r>
      <w:r w:rsidR="008B00FB">
        <w:t>the</w:t>
      </w:r>
      <w:r>
        <w:t xml:space="preserve"> website, add the portion of the YAML we </w:t>
      </w:r>
      <w:r w:rsidR="008B00FB">
        <w:t>wrote earlier</w:t>
      </w:r>
      <w:r>
        <w:t xml:space="preserve"> to the </w:t>
      </w:r>
      <w:r w:rsidRPr="00FF3AAE">
        <w:rPr>
          <w:rStyle w:val="Italic"/>
        </w:rPr>
        <w:t>_</w:t>
      </w:r>
      <w:proofErr w:type="spellStart"/>
      <w:r w:rsidRPr="00FF3AAE">
        <w:rPr>
          <w:rStyle w:val="Italic"/>
        </w:rPr>
        <w:t>quarto.yml</w:t>
      </w:r>
      <w:proofErr w:type="spellEnd"/>
      <w:r>
        <w:t xml:space="preserve"> file. The bottom section should now look like this:</w:t>
      </w:r>
    </w:p>
    <w:p w14:paraId="3575B70B" w14:textId="77777777" w:rsidR="00FA5967" w:rsidRDefault="00434B2B" w:rsidP="002E5FBE">
      <w:pPr>
        <w:pStyle w:val="Code"/>
      </w:pPr>
      <w:r w:rsidRPr="004650E9">
        <w:t>format:</w:t>
      </w:r>
    </w:p>
    <w:p w14:paraId="00401C04" w14:textId="77777777" w:rsidR="00FA5967" w:rsidRDefault="00434B2B" w:rsidP="002E5FBE">
      <w:pPr>
        <w:pStyle w:val="Code"/>
      </w:pPr>
      <w:r w:rsidRPr="004650E9">
        <w:t xml:space="preserve">  html:</w:t>
      </w:r>
    </w:p>
    <w:p w14:paraId="5041374F" w14:textId="77777777" w:rsidR="00FA5967" w:rsidRDefault="00434B2B" w:rsidP="002E5FBE">
      <w:pPr>
        <w:pStyle w:val="Code"/>
      </w:pPr>
      <w:r w:rsidRPr="004650E9">
        <w:t xml:space="preserve">    theme: </w:t>
      </w:r>
      <w:proofErr w:type="spellStart"/>
      <w:r w:rsidRPr="004650E9">
        <w:t>cosmo</w:t>
      </w:r>
      <w:proofErr w:type="spellEnd"/>
    </w:p>
    <w:p w14:paraId="52613844" w14:textId="77777777" w:rsidR="00FA5967" w:rsidRDefault="00434B2B" w:rsidP="002E5FBE">
      <w:pPr>
        <w:pStyle w:val="Code"/>
      </w:pPr>
      <w:r w:rsidRPr="004650E9">
        <w:t xml:space="preserve">    </w:t>
      </w:r>
      <w:proofErr w:type="spellStart"/>
      <w:r w:rsidRPr="004650E9">
        <w:t>css</w:t>
      </w:r>
      <w:proofErr w:type="spellEnd"/>
      <w:r w:rsidRPr="004650E9">
        <w:t>: styles.css</w:t>
      </w:r>
    </w:p>
    <w:p w14:paraId="1A86C1B9" w14:textId="77777777" w:rsidR="00FA5967" w:rsidRDefault="00434B2B" w:rsidP="002E5FBE">
      <w:pPr>
        <w:pStyle w:val="Code"/>
      </w:pPr>
      <w:r w:rsidRPr="004650E9">
        <w:t xml:space="preserve">    toc: true</w:t>
      </w:r>
    </w:p>
    <w:p w14:paraId="49C6BD9F" w14:textId="77777777" w:rsidR="00FA5967" w:rsidRDefault="00434B2B" w:rsidP="002E5FBE">
      <w:pPr>
        <w:pStyle w:val="Code"/>
      </w:pPr>
      <w:r w:rsidRPr="004650E9">
        <w:t xml:space="preserve">execute: </w:t>
      </w:r>
    </w:p>
    <w:p w14:paraId="15B4C138" w14:textId="77777777" w:rsidR="00FA5967" w:rsidRDefault="00434B2B" w:rsidP="002E5FBE">
      <w:pPr>
        <w:pStyle w:val="Code"/>
      </w:pPr>
      <w:r w:rsidRPr="004650E9">
        <w:t xml:space="preserve">  echo: false</w:t>
      </w:r>
    </w:p>
    <w:p w14:paraId="1209928C" w14:textId="77777777" w:rsidR="00FA5967" w:rsidRDefault="00434B2B" w:rsidP="002E5FBE">
      <w:pPr>
        <w:pStyle w:val="Code"/>
      </w:pPr>
      <w:r w:rsidRPr="004650E9">
        <w:t xml:space="preserve">  warning: false</w:t>
      </w:r>
    </w:p>
    <w:p w14:paraId="6753E91A" w14:textId="526544B4" w:rsidR="00434B2B" w:rsidRPr="002E5FBE" w:rsidRDefault="00434B2B" w:rsidP="002E5FBE">
      <w:pPr>
        <w:pStyle w:val="Code"/>
      </w:pPr>
      <w:r w:rsidRPr="004650E9">
        <w:t xml:space="preserve">  message: false</w:t>
      </w:r>
    </w:p>
    <w:p w14:paraId="19227D03" w14:textId="7CB77948" w:rsidR="00434B2B" w:rsidRDefault="00434B2B" w:rsidP="006B770B">
      <w:pPr>
        <w:pStyle w:val="Body"/>
      </w:pPr>
      <w:r>
        <w:t xml:space="preserve">If </w:t>
      </w:r>
      <w:r w:rsidR="008B00FB">
        <w:t>you</w:t>
      </w:r>
      <w:r>
        <w:t xml:space="preserve"> build the website again, </w:t>
      </w:r>
      <w:r w:rsidR="008B00FB">
        <w:t xml:space="preserve">you should now see </w:t>
      </w:r>
      <w:r>
        <w:t>just the content</w:t>
      </w:r>
      <w:r w:rsidR="008B00FB">
        <w:t>, as in Figure 10-</w:t>
      </w:r>
      <w:r w:rsidR="00E12D01">
        <w:t>9</w:t>
      </w:r>
      <w:r w:rsidR="008B00FB">
        <w:t>.</w:t>
      </w:r>
    </w:p>
    <w:p w14:paraId="5B22AB83" w14:textId="2F0A5706" w:rsidR="00434B2B" w:rsidRDefault="00434B2B" w:rsidP="00711FE4">
      <w:pPr>
        <w:pStyle w:val="GraphicSlug"/>
      </w:pPr>
      <w:r w:rsidRPr="00711FE4">
        <w:t>[F10</w:t>
      </w:r>
      <w:r>
        <w:t>0</w:t>
      </w:r>
      <w:r w:rsidR="004650E9">
        <w:t>09</w:t>
      </w:r>
      <w:r>
        <w:t>.png]</w:t>
      </w:r>
    </w:p>
    <w:p w14:paraId="5C1AAF1C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46BC7E9B" wp14:editId="4851CC23">
            <wp:extent cx="5334000" cy="3145692"/>
            <wp:effectExtent l="0" t="0" r="0" b="0"/>
            <wp:docPr id="524" name="Picture" descr="Figure 11.14: The website with warnings and messages remov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Picture" descr="../../assets/covid-website-no-messages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5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BC9BF1" w14:textId="0EC95993" w:rsidR="00434B2B" w:rsidRDefault="00434B2B" w:rsidP="00711FE4">
      <w:pPr>
        <w:pStyle w:val="CaptionLine"/>
      </w:pPr>
      <w:r>
        <w:t>The website with warnings and messages removed</w:t>
      </w:r>
    </w:p>
    <w:p w14:paraId="0CB72D11" w14:textId="6F9F9901" w:rsidR="00434B2B" w:rsidRDefault="00392F09" w:rsidP="006B770B">
      <w:pPr>
        <w:pStyle w:val="Body"/>
      </w:pPr>
      <w:r>
        <w:t>In this section</w:t>
      </w:r>
      <w:r w:rsidRPr="00392F09">
        <w:t xml:space="preserve"> </w:t>
      </w:r>
      <w:r>
        <w:t xml:space="preserve">of the </w:t>
      </w:r>
      <w:r w:rsidRPr="002D4E5C">
        <w:rPr>
          <w:rStyle w:val="Literal"/>
        </w:rPr>
        <w:t>_</w:t>
      </w:r>
      <w:proofErr w:type="spellStart"/>
      <w:r w:rsidRPr="007F078F">
        <w:rPr>
          <w:rStyle w:val="Italic"/>
        </w:rPr>
        <w:t>quarto.yml</w:t>
      </w:r>
      <w:proofErr w:type="spellEnd"/>
      <w:r>
        <w:t xml:space="preserve"> file, y</w:t>
      </w:r>
      <w:r w:rsidR="00434B2B">
        <w:t>ou can add any options you would</w:t>
      </w:r>
      <w:r>
        <w:t xml:space="preserve"> otherwise</w:t>
      </w:r>
      <w:r w:rsidR="00434B2B">
        <w:t xml:space="preserve"> </w:t>
      </w:r>
      <w:r>
        <w:t>place in</w:t>
      </w:r>
      <w:r w:rsidR="00434B2B">
        <w:t xml:space="preserve"> a single </w:t>
      </w:r>
      <w:r w:rsidR="00434B2B" w:rsidRPr="007F078F">
        <w:rPr>
          <w:rStyle w:val="Italic"/>
        </w:rPr>
        <w:t>.</w:t>
      </w:r>
      <w:proofErr w:type="spellStart"/>
      <w:r w:rsidR="00434B2B" w:rsidRPr="007F078F">
        <w:rPr>
          <w:rStyle w:val="Italic"/>
        </w:rPr>
        <w:t>qmd</w:t>
      </w:r>
      <w:proofErr w:type="spellEnd"/>
      <w:r w:rsidR="00434B2B">
        <w:t xml:space="preserve"> file</w:t>
      </w:r>
      <w:r w:rsidR="000347CC">
        <w:t xml:space="preserve"> to</w:t>
      </w:r>
      <w:r w:rsidR="00434B2B">
        <w:t xml:space="preserve"> apply them across all pages of your website.</w:t>
      </w:r>
    </w:p>
    <w:p w14:paraId="6A48A7B6" w14:textId="238A9CC7" w:rsidR="00434B2B" w:rsidRPr="00A37D42" w:rsidRDefault="00434B2B" w:rsidP="007F078F">
      <w:pPr>
        <w:pStyle w:val="HeadB"/>
      </w:pPr>
      <w:bookmarkStart w:id="106" w:name="_Toc134789587"/>
      <w:bookmarkStart w:id="107" w:name="X6f3692f8dcfb8e61edb07a98ba0494f76b25191"/>
      <w:bookmarkEnd w:id="105"/>
      <w:r w:rsidRPr="00A37D42">
        <w:lastRenderedPageBreak/>
        <w:t>Changing the</w:t>
      </w:r>
      <w:r w:rsidR="005812D3">
        <w:t xml:space="preserve"> Website’s</w:t>
      </w:r>
      <w:r w:rsidRPr="00A37D42">
        <w:t xml:space="preserve"> Appearance</w:t>
      </w:r>
      <w:bookmarkEnd w:id="106"/>
      <w:r w:rsidRPr="00A37D42">
        <w:t xml:space="preserve"> </w:t>
      </w:r>
    </w:p>
    <w:p w14:paraId="0056D659" w14:textId="33B36B3E" w:rsidR="00434B2B" w:rsidRDefault="00434B2B" w:rsidP="006B770B">
      <w:pPr>
        <w:pStyle w:val="Body"/>
      </w:pPr>
      <w:r>
        <w:t>The</w:t>
      </w:r>
      <w:r w:rsidRPr="005812D3">
        <w:t xml:space="preserve"> </w:t>
      </w:r>
      <w:r w:rsidR="005812D3" w:rsidRPr="007F078F">
        <w:rPr>
          <w:rStyle w:val="Literal"/>
        </w:rPr>
        <w:t>format</w:t>
      </w:r>
      <w:r>
        <w:t xml:space="preserve"> section of the </w:t>
      </w:r>
      <w:r w:rsidRPr="007F078F">
        <w:rPr>
          <w:rStyle w:val="Italic"/>
        </w:rPr>
        <w:t>_</w:t>
      </w:r>
      <w:proofErr w:type="spellStart"/>
      <w:r w:rsidRPr="007F078F">
        <w:rPr>
          <w:rStyle w:val="Italic"/>
        </w:rPr>
        <w:t>quarto.yml</w:t>
      </w:r>
      <w:proofErr w:type="spellEnd"/>
      <w:r>
        <w:t xml:space="preserve"> file </w:t>
      </w:r>
      <w:r w:rsidR="005812D3">
        <w:t>determines</w:t>
      </w:r>
      <w:r>
        <w:t xml:space="preserve"> the appearance of rendered files. </w:t>
      </w:r>
      <w:r w:rsidR="000347CC">
        <w:t xml:space="preserve">By default, Quarto applies a </w:t>
      </w:r>
      <w:r>
        <w:t>the</w:t>
      </w:r>
      <w:r w:rsidR="000347CC">
        <w:t>me called</w:t>
      </w:r>
      <w:r>
        <w:t xml:space="preserve"> </w:t>
      </w:r>
      <w:proofErr w:type="spellStart"/>
      <w:r w:rsidRPr="007F078F">
        <w:rPr>
          <w:rStyle w:val="Literal"/>
        </w:rPr>
        <w:t>cosmo</w:t>
      </w:r>
      <w:proofErr w:type="spellEnd"/>
      <w:r w:rsidR="000347CC">
        <w:t>, but</w:t>
      </w:r>
      <w:r>
        <w:t xml:space="preserve"> </w:t>
      </w:r>
      <w:r w:rsidR="000347CC">
        <w:t>t</w:t>
      </w:r>
      <w:r>
        <w:t>here are many themes available</w:t>
      </w:r>
      <w:r w:rsidR="000347CC">
        <w:t>.</w:t>
      </w:r>
      <w:r>
        <w:t xml:space="preserve"> (</w:t>
      </w:r>
      <w:r w:rsidR="000347CC">
        <w:t xml:space="preserve">You can see </w:t>
      </w:r>
      <w:r>
        <w:t xml:space="preserve">the full </w:t>
      </w:r>
      <w:r w:rsidRPr="002F367A">
        <w:t xml:space="preserve">list </w:t>
      </w:r>
      <w:r w:rsidRPr="004650E9">
        <w:t>at</w:t>
      </w:r>
      <w:r w:rsidRPr="007F078F">
        <w:rPr>
          <w:rStyle w:val="LinkURL"/>
        </w:rPr>
        <w:t xml:space="preserve"> </w:t>
      </w:r>
      <w:hyperlink r:id="rId19">
        <w:r w:rsidRPr="007F078F">
          <w:rPr>
            <w:rStyle w:val="LinkURL"/>
          </w:rPr>
          <w:t>https://quarto.org/docs/output-formats/html-themes.html</w:t>
        </w:r>
      </w:hyperlink>
      <w:r w:rsidR="000347CC" w:rsidRPr="007F078F">
        <w:t>.</w:t>
      </w:r>
      <w:r w:rsidRPr="000347CC">
        <w:t>)</w:t>
      </w:r>
      <w:r>
        <w:t xml:space="preserve"> </w:t>
      </w:r>
      <w:r w:rsidR="000347CC">
        <w:t>Let’s apply</w:t>
      </w:r>
      <w:r>
        <w:t xml:space="preserve"> a different </w:t>
      </w:r>
      <w:r w:rsidR="000347CC">
        <w:t>theme</w:t>
      </w:r>
      <w:r>
        <w:t xml:space="preserve"> to </w:t>
      </w:r>
      <w:r w:rsidR="000347CC">
        <w:t>see</w:t>
      </w:r>
      <w:r>
        <w:t xml:space="preserve"> how it </w:t>
      </w:r>
      <w:r w:rsidR="000347CC">
        <w:t xml:space="preserve">affects </w:t>
      </w:r>
      <w:r>
        <w:t>the output</w:t>
      </w:r>
      <w:r w:rsidR="000347CC">
        <w:t>:</w:t>
      </w:r>
    </w:p>
    <w:p w14:paraId="1FB3BEB1" w14:textId="77777777" w:rsidR="00FA5967" w:rsidRDefault="00434B2B" w:rsidP="009809F0">
      <w:pPr>
        <w:pStyle w:val="Code"/>
      </w:pPr>
      <w:r w:rsidRPr="004650E9">
        <w:t>format:</w:t>
      </w:r>
    </w:p>
    <w:p w14:paraId="25437B96" w14:textId="77777777" w:rsidR="00FA5967" w:rsidRDefault="00434B2B" w:rsidP="009809F0">
      <w:pPr>
        <w:pStyle w:val="Code"/>
      </w:pPr>
      <w:r w:rsidRPr="004650E9">
        <w:t xml:space="preserve">  html:</w:t>
      </w:r>
    </w:p>
    <w:p w14:paraId="0B858455" w14:textId="77777777" w:rsidR="00FA5967" w:rsidRPr="007F078F" w:rsidRDefault="00434B2B" w:rsidP="009809F0">
      <w:pPr>
        <w:pStyle w:val="Code"/>
        <w:rPr>
          <w:rStyle w:val="LiteralBold"/>
        </w:rPr>
      </w:pPr>
      <w:r w:rsidRPr="004650E9">
        <w:t xml:space="preserve">    </w:t>
      </w:r>
      <w:r w:rsidRPr="007F078F">
        <w:rPr>
          <w:rStyle w:val="LiteralBold"/>
        </w:rPr>
        <w:t>theme: minty</w:t>
      </w:r>
    </w:p>
    <w:p w14:paraId="57712400" w14:textId="77777777" w:rsidR="00FA5967" w:rsidRDefault="00434B2B" w:rsidP="009809F0">
      <w:pPr>
        <w:pStyle w:val="Code"/>
      </w:pPr>
      <w:r w:rsidRPr="004650E9">
        <w:t xml:space="preserve">    </w:t>
      </w:r>
      <w:proofErr w:type="spellStart"/>
      <w:r w:rsidRPr="004650E9">
        <w:t>css</w:t>
      </w:r>
      <w:proofErr w:type="spellEnd"/>
      <w:r w:rsidRPr="004650E9">
        <w:t>: styles.css</w:t>
      </w:r>
    </w:p>
    <w:p w14:paraId="1E69D705" w14:textId="1C3279A3" w:rsidR="00434B2B" w:rsidRPr="009809F0" w:rsidRDefault="00434B2B" w:rsidP="009809F0">
      <w:pPr>
        <w:pStyle w:val="Code"/>
      </w:pPr>
      <w:r w:rsidRPr="004650E9">
        <w:t xml:space="preserve">    toc: true</w:t>
      </w:r>
    </w:p>
    <w:p w14:paraId="5D6AA79E" w14:textId="65594F1B" w:rsidR="00434B2B" w:rsidRDefault="00434B2B" w:rsidP="006B770B">
      <w:pPr>
        <w:pStyle w:val="Body"/>
      </w:pPr>
      <w:r>
        <w:t xml:space="preserve">Using the </w:t>
      </w:r>
      <w:r w:rsidRPr="007F078F">
        <w:rPr>
          <w:rStyle w:val="Literal"/>
        </w:rPr>
        <w:t>minty</w:t>
      </w:r>
      <w:r w:rsidRPr="00A63A99">
        <w:t xml:space="preserve"> theme</w:t>
      </w:r>
      <w:r>
        <w:t xml:space="preserve"> changes the colors and fonts on the website, as </w:t>
      </w:r>
      <w:r w:rsidR="000347CC">
        <w:t>shown</w:t>
      </w:r>
      <w:r>
        <w:t xml:space="preserve"> in </w:t>
      </w:r>
      <w:r w:rsidR="006B770B">
        <w:t>Figure 10-</w:t>
      </w:r>
      <w:r w:rsidR="00E12D01">
        <w:t>10</w:t>
      </w:r>
      <w:r>
        <w:t>.</w:t>
      </w:r>
    </w:p>
    <w:p w14:paraId="5FAD4797" w14:textId="5B63DE45" w:rsidR="00434B2B" w:rsidRDefault="00434B2B" w:rsidP="00711FE4">
      <w:pPr>
        <w:pStyle w:val="GraphicSlug"/>
      </w:pPr>
      <w:r>
        <w:t>[F1001</w:t>
      </w:r>
      <w:r w:rsidR="004650E9">
        <w:t>0</w:t>
      </w:r>
      <w:r>
        <w:t>.png]</w:t>
      </w:r>
    </w:p>
    <w:p w14:paraId="15A05AFA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05112DAA" wp14:editId="7F118927">
            <wp:extent cx="5334000" cy="3230450"/>
            <wp:effectExtent l="0" t="0" r="0" b="0"/>
            <wp:docPr id="529" name="Picture" descr="Figure 11.15: The website with the minty the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" descr="../../assets/covid-website-minty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CEEA9C" w14:textId="571D932A" w:rsidR="00434B2B" w:rsidRDefault="00434B2B" w:rsidP="00711FE4">
      <w:pPr>
        <w:pStyle w:val="CaptionLine"/>
      </w:pPr>
      <w:r>
        <w:t>The website with the minty theme</w:t>
      </w:r>
    </w:p>
    <w:p w14:paraId="740B2894" w14:textId="1DDD5D70" w:rsidR="00434B2B" w:rsidRDefault="00434B2B" w:rsidP="006B770B">
      <w:pPr>
        <w:pStyle w:val="Body"/>
      </w:pPr>
      <w:r>
        <w:t xml:space="preserve">In addition to using pre-built themes, you can customize your website with CSS. The </w:t>
      </w:r>
      <w:proofErr w:type="spellStart"/>
      <w:r w:rsidRPr="002D4E5C">
        <w:rPr>
          <w:rStyle w:val="Literal"/>
        </w:rPr>
        <w:t>css</w:t>
      </w:r>
      <w:proofErr w:type="spellEnd"/>
      <w:r w:rsidRPr="002D4E5C">
        <w:rPr>
          <w:rStyle w:val="Literal"/>
        </w:rPr>
        <w:t>: styles.css</w:t>
      </w:r>
      <w:r>
        <w:t xml:space="preserve"> section in the </w:t>
      </w:r>
      <w:r w:rsidRPr="007F078F">
        <w:rPr>
          <w:rStyle w:val="Italic"/>
        </w:rPr>
        <w:t>_</w:t>
      </w:r>
      <w:proofErr w:type="spellStart"/>
      <w:r w:rsidRPr="007F078F">
        <w:rPr>
          <w:rStyle w:val="Italic"/>
        </w:rPr>
        <w:t>quarto.yml</w:t>
      </w:r>
      <w:proofErr w:type="spellEnd"/>
      <w:r>
        <w:t xml:space="preserve"> file indicates that Quarto will use any CSS in the </w:t>
      </w:r>
      <w:r w:rsidRPr="007F078F">
        <w:rPr>
          <w:rStyle w:val="Italic"/>
        </w:rPr>
        <w:t>styles.css</w:t>
      </w:r>
      <w:r>
        <w:t xml:space="preserve"> file when rendering. </w:t>
      </w:r>
      <w:r w:rsidR="000347CC">
        <w:t>Try</w:t>
      </w:r>
      <w:r>
        <w:t xml:space="preserve"> add</w:t>
      </w:r>
      <w:r w:rsidR="000347CC">
        <w:t>ing</w:t>
      </w:r>
      <w:r>
        <w:t xml:space="preserve"> </w:t>
      </w:r>
      <w:r w:rsidR="000347CC">
        <w:t>the following CSS</w:t>
      </w:r>
      <w:r>
        <w:t xml:space="preserve"> to </w:t>
      </w:r>
      <w:r w:rsidRPr="007F078F">
        <w:rPr>
          <w:rStyle w:val="Italic"/>
        </w:rPr>
        <w:t>styles.css</w:t>
      </w:r>
      <w:r>
        <w:t xml:space="preserve"> to make first-level headers red and 50 pixels</w:t>
      </w:r>
      <w:r w:rsidR="000347CC">
        <w:t xml:space="preserve"> large:</w:t>
      </w:r>
    </w:p>
    <w:p w14:paraId="653A42F6" w14:textId="77777777" w:rsidR="00FA5967" w:rsidRPr="003513FB" w:rsidRDefault="00434B2B" w:rsidP="006D57E0">
      <w:pPr>
        <w:pStyle w:val="Code"/>
      </w:pPr>
      <w:r w:rsidRPr="004650E9">
        <w:t>h1 {</w:t>
      </w:r>
    </w:p>
    <w:p w14:paraId="1C01EAAF" w14:textId="77777777" w:rsidR="00FA5967" w:rsidRDefault="00434B2B" w:rsidP="006D57E0">
      <w:pPr>
        <w:pStyle w:val="Code"/>
      </w:pPr>
      <w:r w:rsidRPr="004650E9">
        <w:t xml:space="preserve">  color: red;</w:t>
      </w:r>
    </w:p>
    <w:p w14:paraId="3CEE5408" w14:textId="77777777" w:rsidR="00FA5967" w:rsidRDefault="00434B2B" w:rsidP="006D57E0">
      <w:pPr>
        <w:pStyle w:val="Code"/>
      </w:pPr>
      <w:r w:rsidRPr="004650E9">
        <w:t xml:space="preserve">  font-size: 50px;</w:t>
      </w:r>
    </w:p>
    <w:p w14:paraId="6B20A1A9" w14:textId="1094F100" w:rsidR="00434B2B" w:rsidRPr="003513FB" w:rsidRDefault="00434B2B" w:rsidP="006D57E0">
      <w:pPr>
        <w:pStyle w:val="Code"/>
      </w:pPr>
      <w:r w:rsidRPr="004650E9">
        <w:t>}</w:t>
      </w:r>
    </w:p>
    <w:p w14:paraId="5DE6BFD0" w14:textId="729BB408" w:rsidR="00434B2B" w:rsidRDefault="00434B2B" w:rsidP="006B770B">
      <w:pPr>
        <w:pStyle w:val="Body"/>
      </w:pPr>
      <w:r>
        <w:t xml:space="preserve">The re-rendered </w:t>
      </w:r>
      <w:r w:rsidRPr="007F078F">
        <w:rPr>
          <w:rStyle w:val="Italic"/>
        </w:rPr>
        <w:t>index.html</w:t>
      </w:r>
      <w:r>
        <w:t xml:space="preserve">, </w:t>
      </w:r>
      <w:r w:rsidR="000347CC">
        <w:t>shown</w:t>
      </w:r>
      <w:r>
        <w:t xml:space="preserve"> in </w:t>
      </w:r>
      <w:r w:rsidR="006B770B">
        <w:t>Figure 10-</w:t>
      </w:r>
      <w:r>
        <w:t>1</w:t>
      </w:r>
      <w:r w:rsidR="00E12D01">
        <w:t>1</w:t>
      </w:r>
      <w:r>
        <w:t xml:space="preserve">, </w:t>
      </w:r>
      <w:r w:rsidR="000347CC">
        <w:t>now has</w:t>
      </w:r>
      <w:r>
        <w:t xml:space="preserve"> large red headings.</w:t>
      </w:r>
    </w:p>
    <w:p w14:paraId="78596C4B" w14:textId="4EB7C553" w:rsidR="00434B2B" w:rsidRDefault="00434B2B" w:rsidP="00711FE4">
      <w:pPr>
        <w:pStyle w:val="GraphicSlug"/>
      </w:pPr>
      <w:r w:rsidRPr="00711FE4">
        <w:t>[F10</w:t>
      </w:r>
      <w:r>
        <w:t>01</w:t>
      </w:r>
      <w:r w:rsidR="004650E9">
        <w:t>1</w:t>
      </w:r>
      <w:r>
        <w:t>.png]</w:t>
      </w:r>
    </w:p>
    <w:p w14:paraId="199C825E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5EC7986C" wp14:editId="2A2F5FCC">
            <wp:extent cx="5334000" cy="3230450"/>
            <wp:effectExtent l="0" t="0" r="0" b="0"/>
            <wp:docPr id="532" name="Picture" descr="Figure 11.16: The website with custom CSS appli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Picture" descr="../../assets/covid-website-custom-css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421336" w14:textId="2BF4FC0E" w:rsidR="00434B2B" w:rsidRDefault="00434B2B" w:rsidP="00711FE4">
      <w:pPr>
        <w:pStyle w:val="CaptionLine"/>
      </w:pPr>
      <w:r>
        <w:t>The website with custom CSS applied</w:t>
      </w:r>
    </w:p>
    <w:p w14:paraId="15E7C7E6" w14:textId="2FB53570" w:rsidR="00434B2B" w:rsidRDefault="00434B2B" w:rsidP="006B770B">
      <w:pPr>
        <w:pStyle w:val="Body"/>
      </w:pPr>
      <w:r>
        <w:t xml:space="preserve">An alternative approach to customizing your website is to use Sass variables in a </w:t>
      </w:r>
      <w:r w:rsidRPr="007F078F">
        <w:rPr>
          <w:rStyle w:val="Italic"/>
        </w:rPr>
        <w:t>.</w:t>
      </w:r>
      <w:proofErr w:type="spellStart"/>
      <w:r w:rsidRPr="007F078F">
        <w:rPr>
          <w:rStyle w:val="Italic"/>
        </w:rPr>
        <w:t>scss</w:t>
      </w:r>
      <w:proofErr w:type="spellEnd"/>
      <w:r>
        <w:t xml:space="preserve"> file</w:t>
      </w:r>
      <w:r w:rsidR="000347CC">
        <w:t>, as you did</w:t>
      </w:r>
      <w:r>
        <w:t xml:space="preserve"> </w:t>
      </w:r>
      <w:r w:rsidR="000347CC">
        <w:t>in your presentation</w:t>
      </w:r>
      <w:r>
        <w:t xml:space="preserve">. For example, create a file called </w:t>
      </w:r>
      <w:proofErr w:type="spellStart"/>
      <w:proofErr w:type="gramStart"/>
      <w:r w:rsidRPr="007F078F">
        <w:rPr>
          <w:rStyle w:val="Italic"/>
        </w:rPr>
        <w:t>styles.scss</w:t>
      </w:r>
      <w:proofErr w:type="spellEnd"/>
      <w:proofErr w:type="gramEnd"/>
      <w:r>
        <w:t xml:space="preserve"> and add a line like this </w:t>
      </w:r>
      <w:r w:rsidR="000347CC">
        <w:t xml:space="preserve">one </w:t>
      </w:r>
      <w:r>
        <w:t>to change the body background to a light gray color</w:t>
      </w:r>
      <w:r w:rsidR="000347CC">
        <w:t>:</w:t>
      </w:r>
    </w:p>
    <w:p w14:paraId="7D4F341F" w14:textId="77777777" w:rsidR="00FA5967" w:rsidRPr="003513FB" w:rsidRDefault="00434B2B" w:rsidP="009219C4">
      <w:pPr>
        <w:pStyle w:val="Code"/>
      </w:pPr>
      <w:r w:rsidRPr="004650E9">
        <w:t xml:space="preserve">/*-- </w:t>
      </w:r>
      <w:proofErr w:type="spellStart"/>
      <w:proofErr w:type="gramStart"/>
      <w:r w:rsidRPr="004650E9">
        <w:t>scss:defaults</w:t>
      </w:r>
      <w:proofErr w:type="spellEnd"/>
      <w:proofErr w:type="gramEnd"/>
      <w:r w:rsidRPr="004650E9">
        <w:t xml:space="preserve"> --*/</w:t>
      </w:r>
    </w:p>
    <w:p w14:paraId="77EC8EC1" w14:textId="1E1A983E" w:rsidR="00434B2B" w:rsidRPr="009219C4" w:rsidRDefault="00434B2B" w:rsidP="009219C4">
      <w:pPr>
        <w:pStyle w:val="Code"/>
      </w:pPr>
      <w:r w:rsidRPr="004650E9">
        <w:t>$body-</w:t>
      </w:r>
      <w:proofErr w:type="spellStart"/>
      <w:r w:rsidRPr="004650E9">
        <w:t>bg</w:t>
      </w:r>
      <w:proofErr w:type="spellEnd"/>
      <w:r w:rsidRPr="004650E9">
        <w:t>: #eeeeee;</w:t>
      </w:r>
    </w:p>
    <w:p w14:paraId="492D77E6" w14:textId="21E89445" w:rsidR="00434B2B" w:rsidRDefault="00434B2B" w:rsidP="006B770B">
      <w:pPr>
        <w:pStyle w:val="Body"/>
      </w:pPr>
      <w:r>
        <w:t>To get Quarto to use th</w:t>
      </w:r>
      <w:r w:rsidR="009219C4">
        <w:t xml:space="preserve">e </w:t>
      </w:r>
      <w:proofErr w:type="spellStart"/>
      <w:r w:rsidRPr="007F078F">
        <w:rPr>
          <w:rStyle w:val="Italic"/>
        </w:rPr>
        <w:t>styles.scss</w:t>
      </w:r>
      <w:proofErr w:type="spellEnd"/>
      <w:r>
        <w:t xml:space="preserve"> file, adjust the </w:t>
      </w:r>
      <w:r w:rsidRPr="002D4E5C">
        <w:rPr>
          <w:rStyle w:val="Literal"/>
        </w:rPr>
        <w:t>theme</w:t>
      </w:r>
      <w:r>
        <w:t xml:space="preserve"> line as follows</w:t>
      </w:r>
      <w:r w:rsidR="000347CC">
        <w:t>:</w:t>
      </w:r>
    </w:p>
    <w:p w14:paraId="39039BAF" w14:textId="77777777" w:rsidR="00FA5967" w:rsidRDefault="00434B2B" w:rsidP="009219C4">
      <w:pPr>
        <w:pStyle w:val="Code"/>
      </w:pPr>
      <w:r w:rsidRPr="004650E9">
        <w:t>format:</w:t>
      </w:r>
    </w:p>
    <w:p w14:paraId="554AC65D" w14:textId="77777777" w:rsidR="00FA5967" w:rsidRDefault="00434B2B" w:rsidP="009219C4">
      <w:pPr>
        <w:pStyle w:val="Code"/>
      </w:pPr>
      <w:r w:rsidRPr="004650E9">
        <w:t xml:space="preserve">  html:</w:t>
      </w:r>
    </w:p>
    <w:p w14:paraId="540961C1" w14:textId="77777777" w:rsidR="00FA5967" w:rsidRPr="007F078F" w:rsidRDefault="00434B2B" w:rsidP="009219C4">
      <w:pPr>
        <w:pStyle w:val="Code"/>
        <w:rPr>
          <w:rStyle w:val="LiteralBold"/>
        </w:rPr>
      </w:pPr>
      <w:r w:rsidRPr="004650E9">
        <w:t xml:space="preserve">    </w:t>
      </w:r>
      <w:r w:rsidRPr="007F078F">
        <w:rPr>
          <w:rStyle w:val="LiteralBold"/>
        </w:rPr>
        <w:t xml:space="preserve">theme: [minty, </w:t>
      </w:r>
      <w:proofErr w:type="spellStart"/>
      <w:proofErr w:type="gramStart"/>
      <w:r w:rsidRPr="007F078F">
        <w:rPr>
          <w:rStyle w:val="LiteralBold"/>
        </w:rPr>
        <w:t>styles.scss</w:t>
      </w:r>
      <w:proofErr w:type="spellEnd"/>
      <w:proofErr w:type="gramEnd"/>
      <w:r w:rsidRPr="007F078F">
        <w:rPr>
          <w:rStyle w:val="LiteralBold"/>
        </w:rPr>
        <w:t>]</w:t>
      </w:r>
    </w:p>
    <w:p w14:paraId="726E09A1" w14:textId="77777777" w:rsidR="00FA5967" w:rsidRDefault="00434B2B" w:rsidP="009219C4">
      <w:pPr>
        <w:pStyle w:val="Code"/>
      </w:pPr>
      <w:r w:rsidRPr="004650E9">
        <w:t xml:space="preserve">    </w:t>
      </w:r>
      <w:proofErr w:type="spellStart"/>
      <w:r w:rsidRPr="004650E9">
        <w:t>css</w:t>
      </w:r>
      <w:proofErr w:type="spellEnd"/>
      <w:r w:rsidRPr="004650E9">
        <w:t>: styles.css</w:t>
      </w:r>
    </w:p>
    <w:p w14:paraId="705DA112" w14:textId="06F7FB3D" w:rsidR="00434B2B" w:rsidRPr="009219C4" w:rsidRDefault="00434B2B" w:rsidP="009219C4">
      <w:pPr>
        <w:pStyle w:val="Code"/>
      </w:pPr>
      <w:r w:rsidRPr="004650E9">
        <w:t xml:space="preserve">    toc: true</w:t>
      </w:r>
    </w:p>
    <w:p w14:paraId="52F92CAB" w14:textId="51C8BC93" w:rsidR="00434B2B" w:rsidRDefault="00434B2B" w:rsidP="006B770B">
      <w:pPr>
        <w:pStyle w:val="Body"/>
      </w:pPr>
      <w:r>
        <w:t>Th</w:t>
      </w:r>
      <w:r w:rsidR="000347CC">
        <w:t>is</w:t>
      </w:r>
      <w:r>
        <w:t xml:space="preserve"> syntax tells Quarto to use the </w:t>
      </w:r>
      <w:r w:rsidRPr="007F078F">
        <w:rPr>
          <w:rStyle w:val="Literal"/>
        </w:rPr>
        <w:t>minty</w:t>
      </w:r>
      <w:r>
        <w:t xml:space="preserve"> theme</w:t>
      </w:r>
      <w:r w:rsidR="000347CC">
        <w:t>,</w:t>
      </w:r>
      <w:r>
        <w:t xml:space="preserve"> then make additional tweaks based on the </w:t>
      </w:r>
      <w:proofErr w:type="spellStart"/>
      <w:r w:rsidRPr="007F078F">
        <w:rPr>
          <w:rStyle w:val="Italic"/>
        </w:rPr>
        <w:t>styles.scss</w:t>
      </w:r>
      <w:proofErr w:type="spellEnd"/>
      <w:r>
        <w:t xml:space="preserve"> file. If </w:t>
      </w:r>
      <w:r w:rsidR="000347CC">
        <w:t>you</w:t>
      </w:r>
      <w:r>
        <w:t xml:space="preserve"> render </w:t>
      </w:r>
      <w:r w:rsidR="000347CC">
        <w:t>the</w:t>
      </w:r>
      <w:r>
        <w:t xml:space="preserve"> website again, </w:t>
      </w:r>
      <w:r w:rsidR="000347CC">
        <w:t>you should</w:t>
      </w:r>
      <w:r>
        <w:t xml:space="preserve"> see the </w:t>
      </w:r>
      <w:del w:id="108" w:author="Frances" w:date="2023-06-20T10:37:00Z">
        <w:r w:rsidDel="002F367A">
          <w:delText xml:space="preserve">light gray </w:delText>
        </w:r>
      </w:del>
      <w:commentRangeStart w:id="109"/>
      <w:ins w:id="110" w:author="Frances" w:date="2023-06-20T10:37:00Z">
        <w:r w:rsidR="002F367A">
          <w:t xml:space="preserve">bright yellow </w:t>
        </w:r>
      </w:ins>
      <w:r>
        <w:t xml:space="preserve">background </w:t>
      </w:r>
      <w:commentRangeEnd w:id="109"/>
      <w:r w:rsidR="002F367A">
        <w:rPr>
          <w:rStyle w:val="CommentReference"/>
          <w:rFonts w:asciiTheme="minorHAnsi" w:hAnsiTheme="minorHAnsi" w:cstheme="minorBidi"/>
          <w:color w:val="auto"/>
          <w:lang w:eastAsia="en-US"/>
        </w:rPr>
        <w:commentReference w:id="109"/>
      </w:r>
      <w:r>
        <w:t xml:space="preserve">throughout </w:t>
      </w:r>
      <w:r w:rsidR="000347CC">
        <w:t>(</w:t>
      </w:r>
      <w:r w:rsidR="006B770B">
        <w:t>Figure 10-</w:t>
      </w:r>
      <w:r>
        <w:t>1</w:t>
      </w:r>
      <w:r w:rsidR="00E12D01">
        <w:t>2</w:t>
      </w:r>
      <w:r w:rsidR="000347CC">
        <w:t>)</w:t>
      </w:r>
      <w:r>
        <w:t>.</w:t>
      </w:r>
    </w:p>
    <w:p w14:paraId="3C338326" w14:textId="6F9284AD" w:rsidR="00434B2B" w:rsidRDefault="00434B2B" w:rsidP="00711FE4">
      <w:pPr>
        <w:pStyle w:val="GraphicSlug"/>
      </w:pPr>
      <w:r>
        <w:t>[F1001</w:t>
      </w:r>
      <w:r w:rsidR="004650E9">
        <w:t>2</w:t>
      </w:r>
      <w:r>
        <w:t>.png]</w:t>
      </w:r>
    </w:p>
    <w:p w14:paraId="1F3B1948" w14:textId="5892FA92" w:rsidR="00434B2B" w:rsidRDefault="0068430E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0D08DC98" wp14:editId="6BD32D91">
            <wp:extent cx="5943600" cy="3293110"/>
            <wp:effectExtent l="0" t="0" r="0" b="0"/>
            <wp:docPr id="7510817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81741" name="Picture 75108174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95C8" w14:textId="70766F7D" w:rsidR="00434B2B" w:rsidRDefault="00434B2B" w:rsidP="00711FE4">
      <w:pPr>
        <w:pStyle w:val="CaptionLine"/>
      </w:pPr>
      <w:r>
        <w:t xml:space="preserve">The website with custom CSS applied through </w:t>
      </w:r>
      <w:proofErr w:type="spellStart"/>
      <w:proofErr w:type="gramStart"/>
      <w:r w:rsidRPr="007F078F">
        <w:rPr>
          <w:rStyle w:val="Italic"/>
        </w:rPr>
        <w:t>styles.scss</w:t>
      </w:r>
      <w:proofErr w:type="spellEnd"/>
      <w:proofErr w:type="gramEnd"/>
    </w:p>
    <w:p w14:paraId="3D8FDD18" w14:textId="34712496" w:rsidR="00434B2B" w:rsidRDefault="00434B2B" w:rsidP="006B770B">
      <w:pPr>
        <w:pStyle w:val="Body"/>
      </w:pPr>
      <w:r>
        <w:t xml:space="preserve">Note that when you add a </w:t>
      </w:r>
      <w:r w:rsidRPr="007F078F">
        <w:rPr>
          <w:rStyle w:val="Italic"/>
        </w:rPr>
        <w:t>.</w:t>
      </w:r>
      <w:proofErr w:type="spellStart"/>
      <w:r w:rsidR="001229A7">
        <w:rPr>
          <w:rStyle w:val="Italic"/>
        </w:rPr>
        <w:t>scss</w:t>
      </w:r>
      <w:proofErr w:type="spellEnd"/>
      <w:r>
        <w:t xml:space="preserve"> file, the tweaks made in </w:t>
      </w:r>
      <w:r w:rsidR="007F078F" w:rsidRPr="00287EE3">
        <w:rPr>
          <w:rStyle w:val="Italic"/>
        </w:rPr>
        <w:t>styles.css</w:t>
      </w:r>
      <w:r w:rsidR="007F078F">
        <w:t xml:space="preserve"> </w:t>
      </w:r>
      <w:r>
        <w:t>no longer appl</w:t>
      </w:r>
      <w:r w:rsidR="00250B65">
        <w:t>y</w:t>
      </w:r>
      <w:r>
        <w:t xml:space="preserve">. If you wanted to use those, you’d need to add them to the </w:t>
      </w:r>
      <w:proofErr w:type="spellStart"/>
      <w:r w:rsidRPr="007F078F">
        <w:rPr>
          <w:rStyle w:val="Italic"/>
        </w:rPr>
        <w:t>styles.scss</w:t>
      </w:r>
      <w:proofErr w:type="spellEnd"/>
      <w:r>
        <w:t xml:space="preserve"> file.</w:t>
      </w:r>
    </w:p>
    <w:p w14:paraId="4253808E" w14:textId="2DAA6D65" w:rsidR="00434B2B" w:rsidRDefault="00434B2B" w:rsidP="00250B65">
      <w:pPr>
        <w:pStyle w:val="Body"/>
      </w:pPr>
      <w:r>
        <w:t xml:space="preserve">The line </w:t>
      </w:r>
      <w:r w:rsidRPr="002D4E5C">
        <w:rPr>
          <w:rStyle w:val="Literal"/>
        </w:rPr>
        <w:t>toc: true</w:t>
      </w:r>
      <w:r>
        <w:t xml:space="preserve"> creates a table of contents on the </w:t>
      </w:r>
      <w:r w:rsidR="00250B65">
        <w:t xml:space="preserve">right </w:t>
      </w:r>
      <w:r>
        <w:t xml:space="preserve">side of </w:t>
      </w:r>
      <w:r w:rsidR="00250B65">
        <w:t xml:space="preserve">the web pages </w:t>
      </w:r>
      <w:r>
        <w:t xml:space="preserve">that you can see in the </w:t>
      </w:r>
      <w:r w:rsidR="00250B65">
        <w:t xml:space="preserve">previous </w:t>
      </w:r>
      <w:r>
        <w:t xml:space="preserve">screenshots. You can remove it by changing </w:t>
      </w:r>
      <w:r w:rsidRPr="002D4E5C">
        <w:rPr>
          <w:rStyle w:val="Literal"/>
        </w:rPr>
        <w:t>true</w:t>
      </w:r>
      <w:r>
        <w:t xml:space="preserve"> to </w:t>
      </w:r>
      <w:r w:rsidRPr="002D4E5C">
        <w:rPr>
          <w:rStyle w:val="Literal"/>
        </w:rPr>
        <w:t>false</w:t>
      </w:r>
      <w:r>
        <w:t>.</w:t>
      </w:r>
      <w:r w:rsidR="00250B65" w:rsidDel="00250B65">
        <w:t xml:space="preserve"> </w:t>
      </w:r>
      <w:r w:rsidR="00250B65">
        <w:t>A</w:t>
      </w:r>
      <w:r>
        <w:t>dd any additional options, such as figure height</w:t>
      </w:r>
      <w:r w:rsidR="00250B65">
        <w:t xml:space="preserve">, to </w:t>
      </w:r>
      <w:r w:rsidR="002E466A">
        <w:t xml:space="preserve">the </w:t>
      </w:r>
      <w:r w:rsidR="0028466B">
        <w:t xml:space="preserve">bottom </w:t>
      </w:r>
      <w:r w:rsidR="00250B65">
        <w:t xml:space="preserve">section of the </w:t>
      </w:r>
      <w:r w:rsidR="00250B65" w:rsidRPr="001B3D47">
        <w:rPr>
          <w:rStyle w:val="Italic"/>
        </w:rPr>
        <w:t>_</w:t>
      </w:r>
      <w:proofErr w:type="spellStart"/>
      <w:r w:rsidR="00250B65" w:rsidRPr="001B3D47">
        <w:rPr>
          <w:rStyle w:val="Italic"/>
        </w:rPr>
        <w:t>quarto.yml</w:t>
      </w:r>
      <w:proofErr w:type="spellEnd"/>
      <w:r w:rsidR="00250B65">
        <w:t xml:space="preserve"> file</w:t>
      </w:r>
      <w:r>
        <w:t>.</w:t>
      </w:r>
    </w:p>
    <w:p w14:paraId="18779178" w14:textId="49AB7133" w:rsidR="00434B2B" w:rsidRPr="00A37D42" w:rsidRDefault="00434B2B" w:rsidP="00483357">
      <w:pPr>
        <w:pStyle w:val="HeadB"/>
      </w:pPr>
      <w:bookmarkStart w:id="111" w:name="_Toc134789588"/>
      <w:bookmarkStart w:id="112" w:name="X91f13da30d628d2112c2249d59d09d1d8be4dc7"/>
      <w:bookmarkEnd w:id="107"/>
      <w:r w:rsidRPr="00A37D42">
        <w:t>Adjusting the Title and Navigation Bar</w:t>
      </w:r>
      <w:bookmarkEnd w:id="111"/>
    </w:p>
    <w:p w14:paraId="3E145FD1" w14:textId="60FCC945" w:rsidR="00434B2B" w:rsidRDefault="00434B2B" w:rsidP="006B770B">
      <w:pPr>
        <w:pStyle w:val="Body"/>
      </w:pPr>
      <w:r>
        <w:t xml:space="preserve">The middle section of the </w:t>
      </w:r>
      <w:r w:rsidRPr="00483357">
        <w:rPr>
          <w:rStyle w:val="Italic"/>
        </w:rPr>
        <w:t>_</w:t>
      </w:r>
      <w:proofErr w:type="spellStart"/>
      <w:r w:rsidRPr="00483357">
        <w:rPr>
          <w:rStyle w:val="Italic"/>
        </w:rPr>
        <w:t>quarto.yml</w:t>
      </w:r>
      <w:proofErr w:type="spellEnd"/>
      <w:r>
        <w:t xml:space="preserve"> file </w:t>
      </w:r>
      <w:r w:rsidR="007712E8">
        <w:t>sets</w:t>
      </w:r>
      <w:r>
        <w:t xml:space="preserve"> the</w:t>
      </w:r>
      <w:r w:rsidR="007712E8">
        <w:t xml:space="preserve"> website’s</w:t>
      </w:r>
      <w:r>
        <w:t xml:space="preserve"> title </w:t>
      </w:r>
      <w:r w:rsidR="007712E8">
        <w:t>and</w:t>
      </w:r>
      <w:r>
        <w:t xml:space="preserve"> navigation</w:t>
      </w:r>
      <w:r w:rsidR="007712E8">
        <w:t>. Here, we change the title and the text for the About page link:</w:t>
      </w:r>
    </w:p>
    <w:p w14:paraId="46BBA5A1" w14:textId="77777777" w:rsidR="00FA5967" w:rsidRDefault="00434B2B" w:rsidP="007C7B1B">
      <w:pPr>
        <w:pStyle w:val="Code"/>
      </w:pPr>
      <w:r w:rsidRPr="00C31F21">
        <w:rPr>
          <w:rPrChange w:id="113" w:author="Frances" w:date="2023-06-20T10:48:00Z">
            <w:rPr>
              <w:rStyle w:val="FunctionTok"/>
              <w:rFonts w:ascii="Courier" w:hAnsi="Courier"/>
              <w:i w:val="0"/>
              <w:sz w:val="17"/>
              <w:shd w:val="clear" w:color="auto" w:fill="auto"/>
            </w:rPr>
          </w:rPrChange>
        </w:rPr>
        <w:t>website</w:t>
      </w:r>
      <w:r w:rsidRPr="003513FB">
        <w:rPr>
          <w:rPrChange w:id="114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:</w:t>
      </w:r>
    </w:p>
    <w:p w14:paraId="2461E051" w14:textId="77777777" w:rsidR="00FA5967" w:rsidRDefault="00434B2B" w:rsidP="007C7B1B">
      <w:pPr>
        <w:pStyle w:val="Code"/>
      </w:pPr>
      <w:r w:rsidRPr="003513FB">
        <w:rPr>
          <w:rPrChange w:id="115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 </w:t>
      </w:r>
      <w:r w:rsidRPr="00C31F21">
        <w:rPr>
          <w:rPrChange w:id="116" w:author="Frances" w:date="2023-06-20T10:48:00Z">
            <w:rPr>
              <w:rStyle w:val="FunctionTok"/>
              <w:rFonts w:ascii="Courier" w:hAnsi="Courier"/>
              <w:i w:val="0"/>
              <w:sz w:val="17"/>
              <w:shd w:val="clear" w:color="auto" w:fill="auto"/>
            </w:rPr>
          </w:rPrChange>
        </w:rPr>
        <w:t>title</w:t>
      </w:r>
      <w:r w:rsidRPr="003513FB">
        <w:rPr>
          <w:rPrChange w:id="117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:</w:t>
      </w:r>
      <w:r w:rsidRPr="003513FB">
        <w:rPr>
          <w:rPrChange w:id="118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</w:t>
      </w:r>
      <w:r w:rsidRPr="003513FB">
        <w:rPr>
          <w:rPrChange w:id="119" w:author="Frances" w:date="2023-06-20T10:45:00Z">
            <w:rPr>
              <w:rStyle w:val="String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>"Quarto COVID Website"</w:t>
      </w:r>
    </w:p>
    <w:p w14:paraId="1B95CF84" w14:textId="77777777" w:rsidR="00FA5967" w:rsidRDefault="00434B2B" w:rsidP="007C7B1B">
      <w:pPr>
        <w:pStyle w:val="Code"/>
      </w:pPr>
      <w:r w:rsidRPr="003513FB">
        <w:rPr>
          <w:rPrChange w:id="120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 </w:t>
      </w:r>
      <w:r w:rsidRPr="00C31F21">
        <w:rPr>
          <w:rPrChange w:id="121" w:author="Frances" w:date="2023-06-20T10:48:00Z">
            <w:rPr>
              <w:rStyle w:val="FunctionTok"/>
              <w:rFonts w:ascii="Courier" w:hAnsi="Courier"/>
              <w:i w:val="0"/>
              <w:sz w:val="17"/>
              <w:shd w:val="clear" w:color="auto" w:fill="auto"/>
            </w:rPr>
          </w:rPrChange>
        </w:rPr>
        <w:t>navbar</w:t>
      </w:r>
      <w:r w:rsidRPr="003513FB">
        <w:rPr>
          <w:rPrChange w:id="122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:</w:t>
      </w:r>
    </w:p>
    <w:p w14:paraId="7E112770" w14:textId="77777777" w:rsidR="00FA5967" w:rsidRDefault="00434B2B" w:rsidP="007C7B1B">
      <w:pPr>
        <w:pStyle w:val="Code"/>
      </w:pPr>
      <w:r w:rsidRPr="003513FB">
        <w:rPr>
          <w:rPrChange w:id="123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   </w:t>
      </w:r>
      <w:r w:rsidRPr="00C31F21">
        <w:rPr>
          <w:rPrChange w:id="124" w:author="Frances" w:date="2023-06-20T10:48:00Z">
            <w:rPr>
              <w:rStyle w:val="FunctionTok"/>
              <w:rFonts w:ascii="Courier" w:hAnsi="Courier"/>
              <w:i w:val="0"/>
              <w:sz w:val="17"/>
              <w:shd w:val="clear" w:color="auto" w:fill="auto"/>
            </w:rPr>
          </w:rPrChange>
        </w:rPr>
        <w:t>left</w:t>
      </w:r>
      <w:r w:rsidRPr="003513FB">
        <w:rPr>
          <w:rPrChange w:id="125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:</w:t>
      </w:r>
    </w:p>
    <w:p w14:paraId="1C7AE007" w14:textId="77777777" w:rsidR="00FA5967" w:rsidRDefault="00434B2B" w:rsidP="007C7B1B">
      <w:pPr>
        <w:pStyle w:val="Code"/>
      </w:pPr>
      <w:r w:rsidRPr="003513FB">
        <w:rPr>
          <w:rPrChange w:id="126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     </w:t>
      </w:r>
      <w:r w:rsidRPr="003513FB">
        <w:rPr>
          <w:rPrChange w:id="127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-</w:t>
      </w:r>
      <w:r w:rsidRPr="003513FB">
        <w:rPr>
          <w:rPrChange w:id="128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</w:t>
      </w:r>
      <w:proofErr w:type="spellStart"/>
      <w:r w:rsidRPr="00C31F21">
        <w:rPr>
          <w:rPrChange w:id="129" w:author="Frances" w:date="2023-06-20T10:48:00Z">
            <w:rPr>
              <w:rStyle w:val="FunctionTok"/>
              <w:rFonts w:ascii="Courier" w:hAnsi="Courier"/>
              <w:i w:val="0"/>
              <w:sz w:val="17"/>
              <w:shd w:val="clear" w:color="auto" w:fill="auto"/>
            </w:rPr>
          </w:rPrChange>
        </w:rPr>
        <w:t>href</w:t>
      </w:r>
      <w:proofErr w:type="spellEnd"/>
      <w:r w:rsidRPr="003513FB">
        <w:rPr>
          <w:rPrChange w:id="130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:</w:t>
      </w:r>
      <w:r w:rsidRPr="003513FB">
        <w:rPr>
          <w:rPrChange w:id="131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</w:t>
      </w:r>
      <w:proofErr w:type="spellStart"/>
      <w:r w:rsidRPr="003513FB">
        <w:rPr>
          <w:rPrChange w:id="132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>index.qmd</w:t>
      </w:r>
      <w:proofErr w:type="spellEnd"/>
    </w:p>
    <w:p w14:paraId="32067C35" w14:textId="77777777" w:rsidR="00FA5967" w:rsidRDefault="00434B2B" w:rsidP="007C7B1B">
      <w:pPr>
        <w:pStyle w:val="Code"/>
      </w:pPr>
      <w:r w:rsidRPr="003513FB">
        <w:rPr>
          <w:rPrChange w:id="133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       </w:t>
      </w:r>
      <w:r w:rsidRPr="00C31F21">
        <w:rPr>
          <w:rPrChange w:id="134" w:author="Frances" w:date="2023-06-20T10:48:00Z">
            <w:rPr>
              <w:rStyle w:val="FunctionTok"/>
              <w:rFonts w:ascii="Courier" w:hAnsi="Courier"/>
              <w:i w:val="0"/>
              <w:sz w:val="17"/>
              <w:shd w:val="clear" w:color="auto" w:fill="auto"/>
            </w:rPr>
          </w:rPrChange>
        </w:rPr>
        <w:t>text</w:t>
      </w:r>
      <w:r w:rsidRPr="003513FB">
        <w:rPr>
          <w:rPrChange w:id="135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:</w:t>
      </w:r>
      <w:r w:rsidRPr="003513FB">
        <w:rPr>
          <w:rPrChange w:id="136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Home</w:t>
      </w:r>
    </w:p>
    <w:p w14:paraId="1AD6D73D" w14:textId="77777777" w:rsidR="00FA5967" w:rsidRDefault="00434B2B" w:rsidP="007C7B1B">
      <w:pPr>
        <w:pStyle w:val="Code"/>
      </w:pPr>
      <w:r w:rsidRPr="003513FB">
        <w:rPr>
          <w:rPrChange w:id="137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     </w:t>
      </w:r>
      <w:r w:rsidRPr="003513FB">
        <w:rPr>
          <w:rPrChange w:id="138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-</w:t>
      </w:r>
      <w:r w:rsidRPr="003513FB">
        <w:rPr>
          <w:rPrChange w:id="139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</w:t>
      </w:r>
      <w:proofErr w:type="spellStart"/>
      <w:r w:rsidRPr="00C31F21">
        <w:rPr>
          <w:rPrChange w:id="140" w:author="Frances" w:date="2023-06-20T10:48:00Z">
            <w:rPr>
              <w:rStyle w:val="FunctionTok"/>
              <w:rFonts w:ascii="Courier" w:hAnsi="Courier"/>
              <w:i w:val="0"/>
              <w:sz w:val="17"/>
              <w:shd w:val="clear" w:color="auto" w:fill="auto"/>
            </w:rPr>
          </w:rPrChange>
        </w:rPr>
        <w:t>href</w:t>
      </w:r>
      <w:proofErr w:type="spellEnd"/>
      <w:r w:rsidRPr="003513FB">
        <w:rPr>
          <w:rPrChange w:id="141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:</w:t>
      </w:r>
      <w:r w:rsidRPr="003513FB">
        <w:rPr>
          <w:rPrChange w:id="142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</w:t>
      </w:r>
      <w:proofErr w:type="spellStart"/>
      <w:r w:rsidRPr="003513FB">
        <w:rPr>
          <w:rPrChange w:id="143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>about.qmd</w:t>
      </w:r>
      <w:proofErr w:type="spellEnd"/>
    </w:p>
    <w:p w14:paraId="2EACA9BF" w14:textId="3DD7CCC1" w:rsidR="00434B2B" w:rsidRPr="007C7B1B" w:rsidRDefault="00434B2B" w:rsidP="007C7B1B">
      <w:pPr>
        <w:pStyle w:val="Code"/>
      </w:pPr>
      <w:r w:rsidRPr="003513FB">
        <w:rPr>
          <w:rPrChange w:id="144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       </w:t>
      </w:r>
      <w:r w:rsidRPr="00C31F21">
        <w:rPr>
          <w:rPrChange w:id="145" w:author="Frances" w:date="2023-06-20T10:48:00Z">
            <w:rPr>
              <w:rStyle w:val="FunctionTok"/>
              <w:rFonts w:ascii="Courier" w:hAnsi="Courier"/>
              <w:i w:val="0"/>
              <w:sz w:val="17"/>
              <w:shd w:val="clear" w:color="auto" w:fill="auto"/>
            </w:rPr>
          </w:rPrChange>
        </w:rPr>
        <w:t>text</w:t>
      </w:r>
      <w:r w:rsidRPr="003513FB">
        <w:rPr>
          <w:rPrChange w:id="146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:</w:t>
      </w:r>
      <w:r w:rsidRPr="003513FB">
        <w:rPr>
          <w:rPrChange w:id="147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About this Website</w:t>
      </w:r>
    </w:p>
    <w:p w14:paraId="30F8CF8B" w14:textId="5CC24497" w:rsidR="00434B2B" w:rsidRDefault="007712E8" w:rsidP="006B770B">
      <w:pPr>
        <w:pStyle w:val="Body"/>
      </w:pPr>
      <w:r>
        <w:t xml:space="preserve">Changing the title requires adjusting the </w:t>
      </w:r>
      <w:r w:rsidRPr="009247A0">
        <w:rPr>
          <w:rStyle w:val="Literal"/>
        </w:rPr>
        <w:t>title</w:t>
      </w:r>
      <w:r>
        <w:t xml:space="preserve"> line. The </w:t>
      </w:r>
      <w:r w:rsidRPr="002D4E5C">
        <w:rPr>
          <w:rStyle w:val="Literal"/>
        </w:rPr>
        <w:t>navbar</w:t>
      </w:r>
      <w:r>
        <w:t xml:space="preserve"> section functions nearly identically to how it does when </w:t>
      </w:r>
      <w:proofErr w:type="gramStart"/>
      <w:r>
        <w:t>working</w:t>
      </w:r>
      <w:proofErr w:type="gramEnd"/>
      <w:r>
        <w:t xml:space="preserve"> with </w:t>
      </w:r>
      <w:r w:rsidRPr="002D4E5C">
        <w:rPr>
          <w:rStyle w:val="Literal"/>
        </w:rPr>
        <w:t>distill</w:t>
      </w:r>
      <w:r>
        <w:t xml:space="preserve">. The </w:t>
      </w:r>
      <w:proofErr w:type="spellStart"/>
      <w:r w:rsidRPr="002D4E5C">
        <w:rPr>
          <w:rStyle w:val="Literal"/>
        </w:rPr>
        <w:t>href</w:t>
      </w:r>
      <w:proofErr w:type="spellEnd"/>
      <w:r>
        <w:t xml:space="preserve"> line lists the files the navigation bar should link to. The optional </w:t>
      </w:r>
      <w:r w:rsidRPr="002D4E5C">
        <w:rPr>
          <w:rStyle w:val="Literal"/>
        </w:rPr>
        <w:t>text</w:t>
      </w:r>
      <w:r>
        <w:t xml:space="preserve"> line specifies the text that should show up for that link. </w:t>
      </w:r>
      <w:r w:rsidR="006B770B">
        <w:t>Figure 10-</w:t>
      </w:r>
      <w:r w:rsidR="00434B2B">
        <w:t>1</w:t>
      </w:r>
      <w:r w:rsidR="00E12D01">
        <w:t>3</w:t>
      </w:r>
      <w:r w:rsidR="00434B2B">
        <w:t xml:space="preserve"> shows these changes applied to the website.</w:t>
      </w:r>
    </w:p>
    <w:p w14:paraId="543EC217" w14:textId="77777777" w:rsidR="00434B2B" w:rsidRDefault="00434B2B" w:rsidP="00711FE4">
      <w:pPr>
        <w:pStyle w:val="GraphicSlug"/>
      </w:pPr>
      <w:r>
        <w:t>[F10019.png]</w:t>
      </w:r>
    </w:p>
    <w:p w14:paraId="06A8C7D9" w14:textId="641F9CAD" w:rsidR="00434B2B" w:rsidRDefault="00D27746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26FE221C" wp14:editId="2A7ECFCD">
            <wp:extent cx="5943600" cy="342265"/>
            <wp:effectExtent l="0" t="0" r="0" b="635"/>
            <wp:docPr id="10537503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50372" name="Picture 105375037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7AFE" w14:textId="35BCF87B" w:rsidR="00434B2B" w:rsidRDefault="00434B2B" w:rsidP="00711FE4">
      <w:pPr>
        <w:pStyle w:val="CaptionLine"/>
      </w:pPr>
      <w:r>
        <w:t xml:space="preserve">The </w:t>
      </w:r>
      <w:del w:id="148" w:author="Frances" w:date="2023-06-20T10:40:00Z">
        <w:r w:rsidDel="003513FB">
          <w:delText xml:space="preserve">website with </w:delText>
        </w:r>
      </w:del>
      <w:r>
        <w:t>changes to the navigation bar</w:t>
      </w:r>
    </w:p>
    <w:p w14:paraId="7E062DB9" w14:textId="23CE3D9B" w:rsidR="00434B2B" w:rsidRDefault="00434B2B" w:rsidP="006B770B">
      <w:pPr>
        <w:pStyle w:val="Body"/>
      </w:pPr>
      <w:r>
        <w:t xml:space="preserve">The title on the home page is still </w:t>
      </w:r>
      <w:r w:rsidRPr="00483357">
        <w:rPr>
          <w:rStyle w:val="Italic"/>
        </w:rPr>
        <w:t>covid-website-quarto</w:t>
      </w:r>
      <w:r>
        <w:t>, but you could change th</w:t>
      </w:r>
      <w:r w:rsidR="00B873FF">
        <w:t>is</w:t>
      </w:r>
      <w:r>
        <w:t xml:space="preserve"> in the </w:t>
      </w:r>
      <w:proofErr w:type="spellStart"/>
      <w:r w:rsidRPr="00483357">
        <w:rPr>
          <w:rStyle w:val="Italic"/>
        </w:rPr>
        <w:t>index.qmd</w:t>
      </w:r>
      <w:proofErr w:type="spellEnd"/>
      <w:r>
        <w:t xml:space="preserve"> file.</w:t>
      </w:r>
    </w:p>
    <w:p w14:paraId="18EEBDCA" w14:textId="77777777" w:rsidR="00434B2B" w:rsidRPr="00A37D42" w:rsidRDefault="00434B2B" w:rsidP="00C8372C">
      <w:pPr>
        <w:pStyle w:val="HeadB"/>
      </w:pPr>
      <w:bookmarkStart w:id="149" w:name="_Toc134789589"/>
      <w:bookmarkStart w:id="150" w:name="creating-wider-layouts"/>
      <w:bookmarkEnd w:id="112"/>
      <w:r w:rsidRPr="00A37D42">
        <w:t>Creating Wider Layouts</w:t>
      </w:r>
      <w:bookmarkEnd w:id="149"/>
    </w:p>
    <w:p w14:paraId="19F3A8FB" w14:textId="57587CA1" w:rsidR="00434B2B" w:rsidRDefault="00434B2B" w:rsidP="006B770B">
      <w:pPr>
        <w:pStyle w:val="Body"/>
      </w:pPr>
      <w:r>
        <w:t xml:space="preserve">When we made </w:t>
      </w:r>
      <w:r w:rsidR="00B2028B">
        <w:t>a</w:t>
      </w:r>
      <w:r>
        <w:t xml:space="preserve"> website with </w:t>
      </w:r>
      <w:r w:rsidRPr="002D4E5C">
        <w:rPr>
          <w:rStyle w:val="Literal"/>
        </w:rPr>
        <w:t>distill</w:t>
      </w:r>
      <w:r w:rsidR="00B2028B">
        <w:t xml:space="preserve">, </w:t>
      </w:r>
      <w:r>
        <w:t>we used</w:t>
      </w:r>
      <w:r w:rsidR="00B2028B">
        <w:t xml:space="preserve"> the line</w:t>
      </w:r>
      <w:r>
        <w:t xml:space="preserve"> </w:t>
      </w:r>
      <w:r w:rsidRPr="002D4E5C">
        <w:rPr>
          <w:rStyle w:val="Literal"/>
        </w:rPr>
        <w:t>layout = "l-page"</w:t>
      </w:r>
      <w:r>
        <w:t xml:space="preserve"> to</w:t>
      </w:r>
      <w:r w:rsidR="000D6C8A">
        <w:t xml:space="preserve"> widen</w:t>
      </w:r>
      <w:r>
        <w:t xml:space="preserve"> the map</w:t>
      </w:r>
      <w:r w:rsidR="00B2028B">
        <w:t xml:space="preserve"> on the </w:t>
      </w:r>
      <w:r w:rsidR="000D6C8A">
        <w:t>web page</w:t>
      </w:r>
      <w:r>
        <w:t>. We can accomplish the same thing with Quarto</w:t>
      </w:r>
      <w:r w:rsidR="00B2028B">
        <w:t xml:space="preserve"> by</w:t>
      </w:r>
      <w:r>
        <w:t xml:space="preserve"> using </w:t>
      </w:r>
      <w:proofErr w:type="gramStart"/>
      <w:r>
        <w:t xml:space="preserve">the </w:t>
      </w:r>
      <w:r w:rsidRPr="002D4E5C">
        <w:rPr>
          <w:rStyle w:val="Literal"/>
        </w:rPr>
        <w:t>:</w:t>
      </w:r>
      <w:proofErr w:type="gramEnd"/>
      <w:r w:rsidRPr="002D4E5C">
        <w:rPr>
          <w:rStyle w:val="Literal"/>
        </w:rPr>
        <w:t>::</w:t>
      </w:r>
      <w:r>
        <w:t xml:space="preserve"> syntax to add HTML </w:t>
      </w:r>
      <w:r w:rsidRPr="002D4E5C">
        <w:rPr>
          <w:rStyle w:val="Literal"/>
        </w:rPr>
        <w:t>&lt;div&gt;</w:t>
      </w:r>
      <w:r>
        <w:t xml:space="preserve"> tags</w:t>
      </w:r>
      <w:r w:rsidR="00B2028B">
        <w:t>:</w:t>
      </w:r>
      <w:r>
        <w:t xml:space="preserve"> </w:t>
      </w:r>
    </w:p>
    <w:p w14:paraId="4D13F316" w14:textId="77777777" w:rsidR="00FA5967" w:rsidRPr="003513FB" w:rsidRDefault="00434B2B" w:rsidP="007C7B1B">
      <w:pPr>
        <w:pStyle w:val="Code"/>
      </w:pPr>
      <w:proofErr w:type="gramStart"/>
      <w:r w:rsidRPr="003513FB">
        <w:rPr>
          <w:rPrChange w:id="151" w:author="Frances" w:date="2023-06-20T10:46:00Z">
            <w:rPr>
              <w:rStyle w:val="NormalTok"/>
              <w:rFonts w:ascii="Courier" w:hAnsi="Courier"/>
              <w:i w:val="0"/>
              <w:sz w:val="17"/>
              <w:shd w:val="clear" w:color="auto" w:fill="auto"/>
            </w:rPr>
          </w:rPrChange>
        </w:rPr>
        <w:t>:::</w:t>
      </w:r>
      <w:proofErr w:type="gramEnd"/>
      <w:r w:rsidRPr="003513FB">
        <w:rPr>
          <w:rPrChange w:id="152" w:author="Frances" w:date="2023-06-20T10:46:00Z">
            <w:rPr>
              <w:rStyle w:val="NormalTok"/>
              <w:rFonts w:ascii="Courier" w:hAnsi="Courier"/>
              <w:i w:val="0"/>
              <w:sz w:val="17"/>
              <w:shd w:val="clear" w:color="auto" w:fill="auto"/>
            </w:rPr>
          </w:rPrChange>
        </w:rPr>
        <w:t>{.column-screen-inset}</w:t>
      </w:r>
    </w:p>
    <w:p w14:paraId="6353A522" w14:textId="77777777" w:rsidR="00FA5967" w:rsidRPr="003513FB" w:rsidRDefault="00434B2B" w:rsidP="007C7B1B">
      <w:pPr>
        <w:pStyle w:val="Code"/>
      </w:pPr>
      <w:r w:rsidRPr="003513FB">
        <w:rPr>
          <w:rPrChange w:id="153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```{r}</w:t>
      </w:r>
    </w:p>
    <w:p w14:paraId="759202FC" w14:textId="77777777" w:rsidR="00FA5967" w:rsidRPr="003513FB" w:rsidRDefault="00434B2B" w:rsidP="007C7B1B">
      <w:pPr>
        <w:pStyle w:val="Code"/>
      </w:pPr>
      <w:r w:rsidRPr="003513FB">
        <w:rPr>
          <w:rPrChange w:id="154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#| out-width: 100%</w:t>
      </w:r>
    </w:p>
    <w:p w14:paraId="1BC461DE" w14:textId="77777777" w:rsidR="00FA5967" w:rsidRPr="003513FB" w:rsidRDefault="00434B2B" w:rsidP="007C7B1B">
      <w:pPr>
        <w:pStyle w:val="Code"/>
      </w:pPr>
      <w:r w:rsidRPr="003513FB">
        <w:rPr>
          <w:rPrChange w:id="155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# Make map</w:t>
      </w:r>
    </w:p>
    <w:p w14:paraId="74BB25CB" w14:textId="77777777" w:rsidR="00FA5967" w:rsidRDefault="00FA5967" w:rsidP="007C7B1B">
      <w:pPr>
        <w:pStyle w:val="Code"/>
      </w:pPr>
    </w:p>
    <w:p w14:paraId="595C198A" w14:textId="77777777" w:rsidR="00FA5967" w:rsidRPr="003513FB" w:rsidRDefault="00434B2B" w:rsidP="007C7B1B">
      <w:pPr>
        <w:pStyle w:val="Code"/>
      </w:pPr>
      <w:proofErr w:type="spellStart"/>
      <w:r w:rsidRPr="003513FB">
        <w:rPr>
          <w:rPrChange w:id="156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most_recent</w:t>
      </w:r>
      <w:proofErr w:type="spellEnd"/>
      <w:r w:rsidRPr="003513FB">
        <w:rPr>
          <w:rPrChange w:id="157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 &lt;- </w:t>
      </w:r>
      <w:proofErr w:type="spellStart"/>
      <w:r w:rsidRPr="003513FB">
        <w:rPr>
          <w:rPrChange w:id="158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us_states</w:t>
      </w:r>
      <w:proofErr w:type="spellEnd"/>
      <w:r w:rsidRPr="003513FB">
        <w:rPr>
          <w:rPrChange w:id="159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 %&gt;% </w:t>
      </w:r>
    </w:p>
    <w:p w14:paraId="3FFAE4F2" w14:textId="77777777" w:rsidR="00FA5967" w:rsidRPr="003513FB" w:rsidRDefault="00434B2B" w:rsidP="007C7B1B">
      <w:pPr>
        <w:pStyle w:val="Code"/>
      </w:pPr>
      <w:r w:rsidRPr="003513FB">
        <w:rPr>
          <w:rPrChange w:id="160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  </w:t>
      </w:r>
      <w:proofErr w:type="spellStart"/>
      <w:r w:rsidRPr="003513FB">
        <w:rPr>
          <w:rPrChange w:id="161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left_</w:t>
      </w:r>
      <w:proofErr w:type="gramStart"/>
      <w:r w:rsidRPr="003513FB">
        <w:rPr>
          <w:rPrChange w:id="162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join</w:t>
      </w:r>
      <w:proofErr w:type="spellEnd"/>
      <w:r w:rsidRPr="003513FB">
        <w:rPr>
          <w:rPrChange w:id="163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(</w:t>
      </w:r>
      <w:proofErr w:type="spellStart"/>
      <w:proofErr w:type="gramEnd"/>
      <w:r w:rsidRPr="003513FB">
        <w:rPr>
          <w:rPrChange w:id="164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covid_data</w:t>
      </w:r>
      <w:proofErr w:type="spellEnd"/>
      <w:r w:rsidRPr="003513FB">
        <w:rPr>
          <w:rPrChange w:id="165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, by = "state") %&gt;% </w:t>
      </w:r>
    </w:p>
    <w:p w14:paraId="5AB412DC" w14:textId="77777777" w:rsidR="00FA5967" w:rsidRPr="003513FB" w:rsidRDefault="00434B2B" w:rsidP="007C7B1B">
      <w:pPr>
        <w:pStyle w:val="Code"/>
      </w:pPr>
      <w:r w:rsidRPr="003513FB">
        <w:rPr>
          <w:rPrChange w:id="166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  </w:t>
      </w:r>
      <w:proofErr w:type="spellStart"/>
      <w:r w:rsidRPr="003513FB">
        <w:rPr>
          <w:rPrChange w:id="167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slice_</w:t>
      </w:r>
      <w:proofErr w:type="gramStart"/>
      <w:r w:rsidRPr="003513FB">
        <w:rPr>
          <w:rPrChange w:id="168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max</w:t>
      </w:r>
      <w:proofErr w:type="spellEnd"/>
      <w:r w:rsidRPr="003513FB">
        <w:rPr>
          <w:rPrChange w:id="169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(</w:t>
      </w:r>
      <w:proofErr w:type="spellStart"/>
      <w:proofErr w:type="gramEnd"/>
      <w:r w:rsidRPr="003513FB">
        <w:rPr>
          <w:rPrChange w:id="170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order_by</w:t>
      </w:r>
      <w:proofErr w:type="spellEnd"/>
      <w:r w:rsidRPr="003513FB">
        <w:rPr>
          <w:rPrChange w:id="171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 = date,</w:t>
      </w:r>
    </w:p>
    <w:p w14:paraId="5F2AB1E1" w14:textId="77777777" w:rsidR="00FA5967" w:rsidRPr="003513FB" w:rsidRDefault="00434B2B" w:rsidP="007C7B1B">
      <w:pPr>
        <w:pStyle w:val="Code"/>
      </w:pPr>
      <w:r w:rsidRPr="003513FB">
        <w:rPr>
          <w:rPrChange w:id="172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            n = 1) </w:t>
      </w:r>
    </w:p>
    <w:p w14:paraId="3482DA5F" w14:textId="77777777" w:rsidR="00FA5967" w:rsidRDefault="00FA5967" w:rsidP="007C7B1B">
      <w:pPr>
        <w:pStyle w:val="Code"/>
      </w:pPr>
    </w:p>
    <w:p w14:paraId="76238802" w14:textId="77777777" w:rsidR="00FA5967" w:rsidRPr="003513FB" w:rsidRDefault="00434B2B" w:rsidP="007C7B1B">
      <w:pPr>
        <w:pStyle w:val="Code"/>
      </w:pPr>
      <w:proofErr w:type="spellStart"/>
      <w:r w:rsidRPr="003513FB">
        <w:rPr>
          <w:rPrChange w:id="173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most_recent</w:t>
      </w:r>
      <w:proofErr w:type="spellEnd"/>
      <w:r w:rsidRPr="003513FB">
        <w:rPr>
          <w:rPrChange w:id="174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 %&gt;% </w:t>
      </w:r>
    </w:p>
    <w:p w14:paraId="5DF9BBDD" w14:textId="77777777" w:rsidR="00FA5967" w:rsidRPr="003513FB" w:rsidRDefault="00434B2B" w:rsidP="007C7B1B">
      <w:pPr>
        <w:pStyle w:val="Code"/>
      </w:pPr>
      <w:r w:rsidRPr="003513FB">
        <w:rPr>
          <w:rPrChange w:id="175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  </w:t>
      </w:r>
      <w:proofErr w:type="gramStart"/>
      <w:r w:rsidRPr="003513FB">
        <w:rPr>
          <w:rPrChange w:id="176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ggplot(</w:t>
      </w:r>
      <w:proofErr w:type="spellStart"/>
      <w:proofErr w:type="gramEnd"/>
      <w:r w:rsidRPr="003513FB">
        <w:rPr>
          <w:rPrChange w:id="177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aes</w:t>
      </w:r>
      <w:proofErr w:type="spellEnd"/>
      <w:r w:rsidRPr="003513FB">
        <w:rPr>
          <w:rPrChange w:id="178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(fill = deaths_avg_per_100k)) +</w:t>
      </w:r>
    </w:p>
    <w:p w14:paraId="7D440AF0" w14:textId="77777777" w:rsidR="00FA5967" w:rsidRPr="003513FB" w:rsidRDefault="00434B2B" w:rsidP="007C7B1B">
      <w:pPr>
        <w:pStyle w:val="Code"/>
      </w:pPr>
      <w:r w:rsidRPr="003513FB">
        <w:rPr>
          <w:rPrChange w:id="179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  </w:t>
      </w:r>
      <w:proofErr w:type="spellStart"/>
      <w:r w:rsidRPr="003513FB">
        <w:rPr>
          <w:rPrChange w:id="180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geom_</w:t>
      </w:r>
      <w:proofErr w:type="gramStart"/>
      <w:r w:rsidRPr="003513FB">
        <w:rPr>
          <w:rPrChange w:id="181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sf</w:t>
      </w:r>
      <w:proofErr w:type="spellEnd"/>
      <w:r w:rsidRPr="003513FB">
        <w:rPr>
          <w:rPrChange w:id="182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(</w:t>
      </w:r>
      <w:proofErr w:type="gramEnd"/>
      <w:r w:rsidRPr="003513FB">
        <w:rPr>
          <w:rPrChange w:id="183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) +</w:t>
      </w:r>
    </w:p>
    <w:p w14:paraId="4A15DD41" w14:textId="77777777" w:rsidR="00FA5967" w:rsidRPr="003513FB" w:rsidRDefault="00434B2B" w:rsidP="007C7B1B">
      <w:pPr>
        <w:pStyle w:val="Code"/>
      </w:pPr>
      <w:r w:rsidRPr="003513FB">
        <w:rPr>
          <w:rPrChange w:id="184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  </w:t>
      </w:r>
      <w:proofErr w:type="spellStart"/>
      <w:r w:rsidRPr="003513FB">
        <w:rPr>
          <w:rPrChange w:id="185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scale_fill_viridis_</w:t>
      </w:r>
      <w:proofErr w:type="gramStart"/>
      <w:r w:rsidRPr="003513FB">
        <w:rPr>
          <w:rPrChange w:id="186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c</w:t>
      </w:r>
      <w:proofErr w:type="spellEnd"/>
      <w:r w:rsidRPr="003513FB">
        <w:rPr>
          <w:rPrChange w:id="187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(</w:t>
      </w:r>
      <w:proofErr w:type="gramEnd"/>
      <w:r w:rsidRPr="003513FB">
        <w:rPr>
          <w:rPrChange w:id="188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option = "rocket") +</w:t>
      </w:r>
    </w:p>
    <w:p w14:paraId="7DE2C163" w14:textId="77777777" w:rsidR="00FA5967" w:rsidRPr="003513FB" w:rsidRDefault="00434B2B" w:rsidP="007C7B1B">
      <w:pPr>
        <w:pStyle w:val="Code"/>
      </w:pPr>
      <w:r w:rsidRPr="003513FB">
        <w:rPr>
          <w:rPrChange w:id="189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  </w:t>
      </w:r>
      <w:proofErr w:type="gramStart"/>
      <w:r w:rsidRPr="003513FB">
        <w:rPr>
          <w:rPrChange w:id="190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labs(</w:t>
      </w:r>
      <w:proofErr w:type="gramEnd"/>
      <w:r w:rsidRPr="003513FB">
        <w:rPr>
          <w:rPrChange w:id="191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fill = "Deaths per\n100,000 people") +</w:t>
      </w:r>
    </w:p>
    <w:p w14:paraId="56045893" w14:textId="77777777" w:rsidR="00FA5967" w:rsidRPr="003513FB" w:rsidRDefault="00434B2B" w:rsidP="007C7B1B">
      <w:pPr>
        <w:pStyle w:val="Code"/>
      </w:pPr>
      <w:r w:rsidRPr="003513FB">
        <w:rPr>
          <w:rPrChange w:id="192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  </w:t>
      </w:r>
      <w:proofErr w:type="spellStart"/>
      <w:r w:rsidRPr="003513FB">
        <w:rPr>
          <w:rPrChange w:id="193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theme_</w:t>
      </w:r>
      <w:proofErr w:type="gramStart"/>
      <w:r w:rsidRPr="003513FB">
        <w:rPr>
          <w:rPrChange w:id="194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void</w:t>
      </w:r>
      <w:proofErr w:type="spellEnd"/>
      <w:r w:rsidRPr="003513FB">
        <w:rPr>
          <w:rPrChange w:id="195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(</w:t>
      </w:r>
      <w:proofErr w:type="gramEnd"/>
      <w:r w:rsidRPr="003513FB">
        <w:rPr>
          <w:rPrChange w:id="196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)</w:t>
      </w:r>
    </w:p>
    <w:p w14:paraId="0C1B5F18" w14:textId="77777777" w:rsidR="00FA5967" w:rsidRPr="003513FB" w:rsidRDefault="00434B2B" w:rsidP="007C7B1B">
      <w:pPr>
        <w:pStyle w:val="Code"/>
      </w:pPr>
      <w:r w:rsidRPr="003513FB">
        <w:rPr>
          <w:rPrChange w:id="197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```</w:t>
      </w:r>
    </w:p>
    <w:p w14:paraId="33A65A4F" w14:textId="7FC6E3BA" w:rsidR="00434B2B" w:rsidRPr="003513FB" w:rsidRDefault="00434B2B" w:rsidP="007C7B1B">
      <w:pPr>
        <w:pStyle w:val="Code"/>
      </w:pPr>
      <w:r w:rsidRPr="003513FB">
        <w:rPr>
          <w:rPrChange w:id="198" w:author="Frances" w:date="2023-06-20T10:46:00Z">
            <w:rPr>
              <w:rStyle w:val="NormalTok"/>
              <w:rFonts w:ascii="Courier" w:hAnsi="Courier"/>
              <w:i w:val="0"/>
              <w:sz w:val="17"/>
              <w:shd w:val="clear" w:color="auto" w:fill="auto"/>
            </w:rPr>
          </w:rPrChange>
        </w:rPr>
        <w:t>:::</w:t>
      </w:r>
    </w:p>
    <w:p w14:paraId="3C1FE567" w14:textId="015AA606" w:rsidR="00434B2B" w:rsidRDefault="00B873FF" w:rsidP="00B873FF">
      <w:pPr>
        <w:pStyle w:val="Body"/>
      </w:pPr>
      <w:r>
        <w:t>W</w:t>
      </w:r>
      <w:r w:rsidR="00B2028B">
        <w:t xml:space="preserve">e </w:t>
      </w:r>
      <w:proofErr w:type="gramStart"/>
      <w:r w:rsidR="00B2028B">
        <w:t xml:space="preserve">add </w:t>
      </w:r>
      <w:r w:rsidR="00B2028B" w:rsidRPr="002D4E5C">
        <w:rPr>
          <w:rStyle w:val="Literal"/>
        </w:rPr>
        <w:t>:::{</w:t>
      </w:r>
      <w:proofErr w:type="gramEnd"/>
      <w:r w:rsidR="00B2028B" w:rsidRPr="002D4E5C">
        <w:rPr>
          <w:rStyle w:val="Literal"/>
        </w:rPr>
        <w:t>.column-screen-inset}</w:t>
      </w:r>
      <w:r w:rsidR="00B2028B">
        <w:t xml:space="preserve"> </w:t>
      </w:r>
      <w:r>
        <w:t>to</w:t>
      </w:r>
      <w:r w:rsidR="00B2028B">
        <w:t xml:space="preserve"> the beginning of</w:t>
      </w:r>
      <w:r>
        <w:t xml:space="preserve"> the code chunk that makes the map</w:t>
      </w:r>
      <w:r w:rsidR="00B2028B">
        <w:t xml:space="preserve"> and </w:t>
      </w:r>
      <w:r w:rsidR="00B2028B" w:rsidRPr="002D4E5C">
        <w:rPr>
          <w:rStyle w:val="Literal"/>
        </w:rPr>
        <w:t>:::</w:t>
      </w:r>
      <w:r w:rsidR="00B2028B">
        <w:t xml:space="preserve"> </w:t>
      </w:r>
      <w:r>
        <w:t>to</w:t>
      </w:r>
      <w:r w:rsidR="00B2028B">
        <w:t xml:space="preserve"> the end of the code </w:t>
      </w:r>
      <w:r>
        <w:t>chunk</w:t>
      </w:r>
      <w:r w:rsidR="00B2028B">
        <w:t xml:space="preserve">. </w:t>
      </w:r>
      <w:r>
        <w:t>W</w:t>
      </w:r>
      <w:r w:rsidR="00B2028B">
        <w:t>e</w:t>
      </w:r>
      <w:r w:rsidR="00434B2B">
        <w:t xml:space="preserve"> also add the line </w:t>
      </w:r>
      <w:r w:rsidR="00434B2B" w:rsidRPr="002D4E5C">
        <w:rPr>
          <w:rStyle w:val="Literal"/>
        </w:rPr>
        <w:t>#| out-width: 100%</w:t>
      </w:r>
      <w:r w:rsidR="00434B2B">
        <w:t xml:space="preserve"> in the code chunk. This is because we need to specify that the map should take up all of the available width. Without this line, the map would take up </w:t>
      </w:r>
      <w:r w:rsidR="00B2028B">
        <w:t xml:space="preserve">only </w:t>
      </w:r>
      <w:r w:rsidR="00434B2B">
        <w:t xml:space="preserve">a portion of the </w:t>
      </w:r>
      <w:r w:rsidR="00B2028B">
        <w:t>window</w:t>
      </w:r>
      <w:r w:rsidR="00434B2B">
        <w:t>. There are a number of different output widths you can use</w:t>
      </w:r>
      <w:r w:rsidR="00B2028B">
        <w:t>.</w:t>
      </w:r>
      <w:r w:rsidR="00434B2B">
        <w:t xml:space="preserve"> </w:t>
      </w:r>
      <w:r w:rsidR="00B2028B">
        <w:t>T</w:t>
      </w:r>
      <w:r w:rsidR="00434B2B">
        <w:t xml:space="preserve">he full list is available at </w:t>
      </w:r>
      <w:hyperlink r:id="rId28">
        <w:r w:rsidR="00434B2B" w:rsidRPr="00C8372C">
          <w:rPr>
            <w:rStyle w:val="LinkURL"/>
          </w:rPr>
          <w:t>https://quarto.org/docs/authoring/article-layout.html</w:t>
        </w:r>
      </w:hyperlink>
      <w:r w:rsidR="00B2028B">
        <w:t>.</w:t>
      </w:r>
    </w:p>
    <w:p w14:paraId="2EB08426" w14:textId="26E446A6" w:rsidR="00434B2B" w:rsidRPr="00A37D42" w:rsidRDefault="00434B2B" w:rsidP="00B37371">
      <w:pPr>
        <w:pStyle w:val="HeadB"/>
      </w:pPr>
      <w:bookmarkStart w:id="199" w:name="_Toc134789590"/>
      <w:bookmarkStart w:id="200" w:name="hosting-your-quarto-website"/>
      <w:bookmarkEnd w:id="150"/>
      <w:r w:rsidRPr="00A37D42">
        <w:t>Hosting Your Website</w:t>
      </w:r>
      <w:r w:rsidR="00B873FF">
        <w:t xml:space="preserve"> on GitHub Pages and Quarto Pub</w:t>
      </w:r>
      <w:bookmarkEnd w:id="199"/>
    </w:p>
    <w:p w14:paraId="44CA7694" w14:textId="322BF28B" w:rsidR="00434B2B" w:rsidRDefault="00434B2B" w:rsidP="006B770B">
      <w:pPr>
        <w:pStyle w:val="Body"/>
      </w:pPr>
      <w:r>
        <w:t xml:space="preserve">You can </w:t>
      </w:r>
      <w:r w:rsidR="00B873FF">
        <w:t xml:space="preserve">host your </w:t>
      </w:r>
      <w:r>
        <w:t>Quarto website</w:t>
      </w:r>
      <w:r w:rsidR="00B873FF">
        <w:t xml:space="preserve"> using GitHub Pages, just as you did with your </w:t>
      </w:r>
      <w:r w:rsidR="00B873FF" w:rsidRPr="00CB2AE9">
        <w:rPr>
          <w:rStyle w:val="Literal"/>
        </w:rPr>
        <w:t>distill</w:t>
      </w:r>
      <w:r w:rsidR="00B873FF">
        <w:t xml:space="preserve"> website</w:t>
      </w:r>
      <w:r>
        <w:t xml:space="preserve">. Recall that GitHub Pages requires you to </w:t>
      </w:r>
      <w:r w:rsidR="00B873FF">
        <w:t>save the website’s files</w:t>
      </w:r>
      <w:r>
        <w:t xml:space="preserve"> in the </w:t>
      </w:r>
      <w:proofErr w:type="gramStart"/>
      <w:r w:rsidRPr="00CB2AE9">
        <w:rPr>
          <w:rStyle w:val="Italic"/>
        </w:rPr>
        <w:t>docs</w:t>
      </w:r>
      <w:proofErr w:type="gramEnd"/>
      <w:r>
        <w:t xml:space="preserve"> folder. </w:t>
      </w:r>
      <w:r w:rsidR="00B873FF">
        <w:t>C</w:t>
      </w:r>
      <w:r>
        <w:t>hang</w:t>
      </w:r>
      <w:r w:rsidR="00B873FF">
        <w:t>e</w:t>
      </w:r>
      <w:r>
        <w:t xml:space="preserve"> </w:t>
      </w:r>
      <w:r w:rsidR="00B873FF">
        <w:t>the</w:t>
      </w:r>
      <w:r>
        <w:t xml:space="preserve"> </w:t>
      </w:r>
      <w:r w:rsidRPr="00CB2AE9">
        <w:rPr>
          <w:rStyle w:val="Italic"/>
        </w:rPr>
        <w:t>_</w:t>
      </w:r>
      <w:proofErr w:type="spellStart"/>
      <w:r w:rsidRPr="00CB2AE9">
        <w:rPr>
          <w:rStyle w:val="Italic"/>
        </w:rPr>
        <w:t>quarto.yml</w:t>
      </w:r>
      <w:proofErr w:type="spellEnd"/>
      <w:r>
        <w:t xml:space="preserve"> file so that the site outputs </w:t>
      </w:r>
      <w:r w:rsidR="00B873FF">
        <w:t>to</w:t>
      </w:r>
      <w:r>
        <w:t xml:space="preserve"> </w:t>
      </w:r>
      <w:r w:rsidR="00B873FF">
        <w:t>this</w:t>
      </w:r>
      <w:r>
        <w:t xml:space="preserve"> folder</w:t>
      </w:r>
      <w:r w:rsidR="00B873FF">
        <w:t>:</w:t>
      </w:r>
    </w:p>
    <w:p w14:paraId="72A385F0" w14:textId="77777777" w:rsidR="00FA5967" w:rsidRDefault="00434B2B" w:rsidP="002D4E5C">
      <w:pPr>
        <w:pStyle w:val="Code"/>
      </w:pPr>
      <w:r w:rsidRPr="00C31F21">
        <w:rPr>
          <w:rPrChange w:id="201" w:author="Frances" w:date="2023-06-20T10:48:00Z">
            <w:rPr>
              <w:rStyle w:val="FunctionTok"/>
              <w:rFonts w:ascii="Courier" w:hAnsi="Courier"/>
              <w:i w:val="0"/>
              <w:sz w:val="17"/>
              <w:shd w:val="clear" w:color="auto" w:fill="auto"/>
            </w:rPr>
          </w:rPrChange>
        </w:rPr>
        <w:t>project</w:t>
      </w:r>
      <w:r w:rsidRPr="003513FB">
        <w:rPr>
          <w:rPrChange w:id="202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:</w:t>
      </w:r>
    </w:p>
    <w:p w14:paraId="34A5D2C9" w14:textId="77777777" w:rsidR="00FA5967" w:rsidRDefault="00434B2B" w:rsidP="002D4E5C">
      <w:pPr>
        <w:pStyle w:val="Code"/>
      </w:pPr>
      <w:r w:rsidRPr="003513FB">
        <w:rPr>
          <w:rPrChange w:id="203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 </w:t>
      </w:r>
      <w:r w:rsidRPr="00C31F21">
        <w:rPr>
          <w:rPrChange w:id="204" w:author="Frances" w:date="2023-06-20T10:48:00Z">
            <w:rPr>
              <w:rStyle w:val="FunctionTok"/>
              <w:rFonts w:ascii="Courier" w:hAnsi="Courier"/>
              <w:i w:val="0"/>
              <w:sz w:val="17"/>
              <w:shd w:val="clear" w:color="auto" w:fill="auto"/>
            </w:rPr>
          </w:rPrChange>
        </w:rPr>
        <w:t>type</w:t>
      </w:r>
      <w:r w:rsidRPr="003513FB">
        <w:rPr>
          <w:rPrChange w:id="205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:</w:t>
      </w:r>
      <w:r w:rsidRPr="003513FB">
        <w:rPr>
          <w:rPrChange w:id="206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website</w:t>
      </w:r>
    </w:p>
    <w:p w14:paraId="2633DE43" w14:textId="065637C2" w:rsidR="00434B2B" w:rsidRPr="00CB2AE9" w:rsidRDefault="00434B2B" w:rsidP="002D4E5C">
      <w:pPr>
        <w:pStyle w:val="Code"/>
        <w:rPr>
          <w:rStyle w:val="LiteralBold"/>
        </w:rPr>
      </w:pPr>
      <w:r w:rsidRPr="00CB2AE9">
        <w:rPr>
          <w:rStyle w:val="LiteralBold"/>
        </w:rPr>
        <w:t xml:space="preserve">  output-</w:t>
      </w:r>
      <w:proofErr w:type="spellStart"/>
      <w:r w:rsidRPr="00CB2AE9">
        <w:rPr>
          <w:rStyle w:val="LiteralBold"/>
        </w:rPr>
        <w:t>dir</w:t>
      </w:r>
      <w:proofErr w:type="spellEnd"/>
      <w:r w:rsidRPr="00CB2AE9">
        <w:rPr>
          <w:rStyle w:val="LiteralBold"/>
        </w:rPr>
        <w:t>: docs</w:t>
      </w:r>
    </w:p>
    <w:p w14:paraId="2EE289A8" w14:textId="3B9C1A26" w:rsidR="00434B2B" w:rsidRDefault="00434B2B" w:rsidP="006B770B">
      <w:pPr>
        <w:pStyle w:val="Body"/>
      </w:pPr>
      <w:r>
        <w:t xml:space="preserve">Now, when </w:t>
      </w:r>
      <w:r w:rsidR="00B873FF">
        <w:t>you</w:t>
      </w:r>
      <w:r>
        <w:t xml:space="preserve"> render </w:t>
      </w:r>
      <w:r w:rsidR="00B873FF">
        <w:t>the</w:t>
      </w:r>
      <w:r>
        <w:t xml:space="preserve"> site, the HTML and other files </w:t>
      </w:r>
      <w:r w:rsidR="00B873FF">
        <w:t xml:space="preserve">should </w:t>
      </w:r>
      <w:r>
        <w:t xml:space="preserve">show up in the </w:t>
      </w:r>
      <w:proofErr w:type="gramStart"/>
      <w:r w:rsidRPr="00CB2AE9">
        <w:rPr>
          <w:rStyle w:val="Italic"/>
        </w:rPr>
        <w:t>docs</w:t>
      </w:r>
      <w:proofErr w:type="gramEnd"/>
      <w:r>
        <w:t xml:space="preserve"> directory. At this point, </w:t>
      </w:r>
      <w:r w:rsidR="00B873FF">
        <w:t>you</w:t>
      </w:r>
      <w:r>
        <w:t xml:space="preserve"> can push </w:t>
      </w:r>
      <w:r w:rsidR="00B873FF">
        <w:t>your</w:t>
      </w:r>
      <w:r>
        <w:t xml:space="preserve"> repository to GitHub, adjust </w:t>
      </w:r>
      <w:r>
        <w:lastRenderedPageBreak/>
        <w:t xml:space="preserve">the GitHub Pages settings as </w:t>
      </w:r>
      <w:r w:rsidR="00B873FF">
        <w:t>you</w:t>
      </w:r>
      <w:r>
        <w:t xml:space="preserve"> did in </w:t>
      </w:r>
      <w:r w:rsidRPr="00CB2AE9">
        <w:rPr>
          <w:rStyle w:val="Xref"/>
        </w:rPr>
        <w:t xml:space="preserve">Chapter </w:t>
      </w:r>
      <w:r w:rsidR="000D6C8A" w:rsidRPr="00CB2AE9">
        <w:rPr>
          <w:rStyle w:val="Xref"/>
        </w:rPr>
        <w:t>9</w:t>
      </w:r>
      <w:r w:rsidR="00B873FF">
        <w:t>,</w:t>
      </w:r>
      <w:r>
        <w:t xml:space="preserve"> and </w:t>
      </w:r>
      <w:r w:rsidR="00B873FF">
        <w:t>receive</w:t>
      </w:r>
      <w:r>
        <w:t xml:space="preserve"> a URL </w:t>
      </w:r>
      <w:r w:rsidR="00B873FF">
        <w:t>at which your</w:t>
      </w:r>
      <w:r>
        <w:t xml:space="preserve"> Quarto website will live.</w:t>
      </w:r>
    </w:p>
    <w:p w14:paraId="43C7B94A" w14:textId="65840431" w:rsidR="00434B2B" w:rsidRDefault="00434B2B" w:rsidP="006B770B">
      <w:pPr>
        <w:pStyle w:val="Body"/>
      </w:pPr>
      <w:r>
        <w:t xml:space="preserve">In addition to using GitHub Pages, Quarto has a free service called Quarto Pub that makes it </w:t>
      </w:r>
      <w:r w:rsidR="00B873FF">
        <w:t xml:space="preserve">easy </w:t>
      </w:r>
      <w:r>
        <w:t xml:space="preserve">to get your materials online. </w:t>
      </w:r>
      <w:r w:rsidR="00B873FF">
        <w:t>I</w:t>
      </w:r>
      <w:r>
        <w:t>f you</w:t>
      </w:r>
      <w:r w:rsidR="00B873FF">
        <w:t>’</w:t>
      </w:r>
      <w:r>
        <w:t xml:space="preserve">re not a GitHub user, this is a great </w:t>
      </w:r>
      <w:r w:rsidR="00B873FF">
        <w:t>way</w:t>
      </w:r>
      <w:r>
        <w:t xml:space="preserve"> to publish your work. To </w:t>
      </w:r>
      <w:r w:rsidR="00B873FF">
        <w:t>see how it</w:t>
      </w:r>
      <w:r>
        <w:t xml:space="preserve"> works, let</w:t>
      </w:r>
      <w:r w:rsidR="00B873FF">
        <w:t xml:space="preserve">’s </w:t>
      </w:r>
      <w:r>
        <w:t xml:space="preserve">publish the website we just made to it. </w:t>
      </w:r>
      <w:r w:rsidR="00B873FF">
        <w:t>Click</w:t>
      </w:r>
      <w:r>
        <w:t xml:space="preserve"> the </w:t>
      </w:r>
      <w:r w:rsidRPr="00CB2AE9">
        <w:rPr>
          <w:rStyle w:val="Bold"/>
        </w:rPr>
        <w:t xml:space="preserve">Terminal </w:t>
      </w:r>
      <w:r>
        <w:t>tab on the bottom</w:t>
      </w:r>
      <w:r w:rsidR="00B873FF">
        <w:t>-</w:t>
      </w:r>
      <w:r>
        <w:t>left panel of RStudio</w:t>
      </w:r>
      <w:r w:rsidR="00B873FF">
        <w:t>.</w:t>
      </w:r>
      <w:r>
        <w:t xml:space="preserve"> </w:t>
      </w:r>
      <w:r w:rsidR="00B873FF">
        <w:t>A</w:t>
      </w:r>
      <w:r>
        <w:t>t the prompt</w:t>
      </w:r>
      <w:r w:rsidR="00B873FF">
        <w:t>,</w:t>
      </w:r>
      <w:r>
        <w:t xml:space="preserve"> enter the text </w:t>
      </w:r>
      <w:r w:rsidRPr="00CB2AE9">
        <w:rPr>
          <w:rStyle w:val="Italic"/>
        </w:rPr>
        <w:t>quarto publish</w:t>
      </w:r>
      <w:r>
        <w:t xml:space="preserve"> and hit </w:t>
      </w:r>
      <w:r w:rsidR="00B873FF" w:rsidRPr="00CB2AE9">
        <w:rPr>
          <w:rStyle w:val="Bold"/>
        </w:rPr>
        <w:t>E</w:t>
      </w:r>
      <w:r w:rsidRPr="00CB2AE9">
        <w:rPr>
          <w:rStyle w:val="Bold"/>
        </w:rPr>
        <w:t>nter</w:t>
      </w:r>
      <w:r>
        <w:t xml:space="preserve">. Doing so </w:t>
      </w:r>
      <w:r w:rsidR="00B873FF">
        <w:t>should</w:t>
      </w:r>
      <w:r>
        <w:t xml:space="preserve"> bring up a list of ways you can publish your website</w:t>
      </w:r>
      <w:r w:rsidR="00B873FF">
        <w:t>, as in</w:t>
      </w:r>
      <w:r>
        <w:t xml:space="preserve"> </w:t>
      </w:r>
      <w:r w:rsidR="006B770B">
        <w:t>Figure 10-</w:t>
      </w:r>
      <w:r w:rsidR="00E12D01">
        <w:t>14</w:t>
      </w:r>
      <w:r>
        <w:t>.</w:t>
      </w:r>
    </w:p>
    <w:p w14:paraId="601C1BC1" w14:textId="77777777" w:rsidR="00434B2B" w:rsidRDefault="00434B2B" w:rsidP="00711FE4">
      <w:pPr>
        <w:pStyle w:val="GraphicSlug"/>
      </w:pPr>
      <w:r>
        <w:t>[F10021.png]</w:t>
      </w:r>
    </w:p>
    <w:p w14:paraId="3161AD15" w14:textId="0D530C60" w:rsidR="00434B2B" w:rsidRDefault="000B536C" w:rsidP="00434B2B">
      <w:pPr>
        <w:pStyle w:val="CaptionedFigure"/>
      </w:pPr>
      <w:r>
        <w:rPr>
          <w:noProof/>
        </w:rPr>
        <w:drawing>
          <wp:inline distT="0" distB="0" distL="0" distR="0" wp14:anchorId="77A9CC7D" wp14:editId="69BE5961">
            <wp:extent cx="5943600" cy="2063115"/>
            <wp:effectExtent l="0" t="0" r="0" b="0"/>
            <wp:docPr id="11970353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35355" name="Picture 119703535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BCAC" w14:textId="274C1F2B" w:rsidR="00434B2B" w:rsidRDefault="00434B2B" w:rsidP="00711FE4">
      <w:pPr>
        <w:pStyle w:val="CaptionLine"/>
      </w:pPr>
      <w:r>
        <w:t>The list of providers to publish your Quarto website</w:t>
      </w:r>
    </w:p>
    <w:p w14:paraId="6A3E85CF" w14:textId="59312476" w:rsidR="00434B2B" w:rsidRDefault="00434B2B" w:rsidP="00D22E6B">
      <w:pPr>
        <w:pStyle w:val="Body"/>
      </w:pPr>
      <w:r>
        <w:t xml:space="preserve">Press </w:t>
      </w:r>
      <w:r w:rsidR="00B873FF" w:rsidRPr="00B37371">
        <w:rPr>
          <w:rStyle w:val="Bold"/>
        </w:rPr>
        <w:t>E</w:t>
      </w:r>
      <w:r w:rsidRPr="00B37371">
        <w:rPr>
          <w:rStyle w:val="Bold"/>
        </w:rPr>
        <w:t>nter</w:t>
      </w:r>
      <w:r>
        <w:t xml:space="preserve"> to select Quarto Pub. You’ll then be asked to authorize</w:t>
      </w:r>
      <w:r w:rsidR="00B873FF">
        <w:t xml:space="preserve"> </w:t>
      </w:r>
      <w:r w:rsidR="00387601">
        <w:t>RStudio to publish to Quarto Pub</w:t>
      </w:r>
      <w:r>
        <w:t xml:space="preserve">. </w:t>
      </w:r>
      <w:r w:rsidR="00B873FF">
        <w:t>Enter</w:t>
      </w:r>
      <w:r>
        <w:t xml:space="preserve"> </w:t>
      </w:r>
      <w:r w:rsidRPr="00B37371">
        <w:rPr>
          <w:rStyle w:val="Bold"/>
        </w:rPr>
        <w:t>Y</w:t>
      </w:r>
      <w:r>
        <w:t xml:space="preserve"> to do so, which </w:t>
      </w:r>
      <w:r w:rsidR="00D22E6B">
        <w:t>should</w:t>
      </w:r>
      <w:r>
        <w:t xml:space="preserve"> take you to</w:t>
      </w:r>
      <w:r w:rsidR="00D22E6B">
        <w:t xml:space="preserve"> </w:t>
      </w:r>
      <w:r w:rsidR="00D22E6B" w:rsidRPr="00B37371">
        <w:rPr>
          <w:rStyle w:val="LinkURL"/>
        </w:rPr>
        <w:t>https://quartopub.com/</w:t>
      </w:r>
      <w:r>
        <w:t>. Sign up for an account (or sign in if you already have one). You should see a screen indicating that you have successfully signed in and authorized RStudio to connect with Quarto Pub.</w:t>
      </w:r>
      <w:r w:rsidR="00D22E6B">
        <w:t xml:space="preserve"> </w:t>
      </w:r>
      <w:commentRangeStart w:id="207"/>
      <w:commentRangeStart w:id="208"/>
      <w:r>
        <w:t>From there, you can return to RStudio</w:t>
      </w:r>
      <w:r w:rsidR="00D22E6B">
        <w:t>, which should</w:t>
      </w:r>
      <w:r>
        <w:t xml:space="preserve"> prompt </w:t>
      </w:r>
      <w:r w:rsidR="00D22E6B">
        <w:t xml:space="preserve">you </w:t>
      </w:r>
      <w:r>
        <w:t>to select a name for your website.</w:t>
      </w:r>
      <w:commentRangeEnd w:id="207"/>
      <w:r w:rsidR="00511B84">
        <w:rPr>
          <w:rStyle w:val="CommentReference"/>
          <w:rFonts w:ascii="Calibri" w:eastAsiaTheme="minorHAnsi" w:hAnsi="Calibri" w:cs="Times New Roman"/>
          <w:color w:val="auto"/>
          <w:kern w:val="2"/>
          <w:lang w:eastAsia="en-US"/>
          <w14:ligatures w14:val="standardContextual"/>
        </w:rPr>
        <w:commentReference w:id="207"/>
      </w:r>
      <w:commentRangeEnd w:id="208"/>
      <w:r w:rsidR="00E45CCE">
        <w:rPr>
          <w:rStyle w:val="CommentReference"/>
          <w:rFonts w:asciiTheme="minorHAnsi" w:eastAsiaTheme="minorHAnsi" w:hAnsiTheme="minorHAnsi" w:cstheme="minorBidi"/>
          <w:color w:val="auto"/>
          <w:kern w:val="2"/>
          <w:lang w:eastAsia="en-US"/>
          <w14:ligatures w14:val="standardContextual"/>
        </w:rPr>
        <w:commentReference w:id="208"/>
      </w:r>
      <w:r>
        <w:t xml:space="preserve"> The easiest thing is to </w:t>
      </w:r>
      <w:r w:rsidR="00B76E58">
        <w:t>use</w:t>
      </w:r>
      <w:r>
        <w:t xml:space="preserve"> your project</w:t>
      </w:r>
      <w:r w:rsidR="00B76E58">
        <w:t>’s name</w:t>
      </w:r>
      <w:r>
        <w:t xml:space="preserve">. </w:t>
      </w:r>
      <w:r w:rsidR="00D22E6B">
        <w:t>Once you e</w:t>
      </w:r>
      <w:r>
        <w:t>nter the name</w:t>
      </w:r>
      <w:r w:rsidR="00D22E6B">
        <w:t xml:space="preserve">, Quarto Pub </w:t>
      </w:r>
      <w:r w:rsidR="00B76E58">
        <w:t>should</w:t>
      </w:r>
      <w:r w:rsidR="00D22E6B">
        <w:t xml:space="preserve"> publish t</w:t>
      </w:r>
      <w:r>
        <w:t xml:space="preserve">he site and take </w:t>
      </w:r>
      <w:r w:rsidR="00D22E6B">
        <w:t xml:space="preserve">you </w:t>
      </w:r>
      <w:r>
        <w:t>to</w:t>
      </w:r>
      <w:r w:rsidR="00D22E6B">
        <w:t xml:space="preserve"> it</w:t>
      </w:r>
      <w:r>
        <w:t xml:space="preserve">, as </w:t>
      </w:r>
      <w:r w:rsidR="00D22E6B">
        <w:t>shown</w:t>
      </w:r>
      <w:r>
        <w:t xml:space="preserve"> in </w:t>
      </w:r>
      <w:r w:rsidR="006B770B">
        <w:t>Figure 10-</w:t>
      </w:r>
      <w:r w:rsidR="00E12D01">
        <w:t>15</w:t>
      </w:r>
      <w:r>
        <w:t>.</w:t>
      </w:r>
    </w:p>
    <w:p w14:paraId="7BA049A8" w14:textId="1529AA97" w:rsidR="00434B2B" w:rsidRDefault="00434B2B" w:rsidP="00711FE4">
      <w:pPr>
        <w:pStyle w:val="GraphicSlug"/>
      </w:pPr>
      <w:r>
        <w:t>[F100</w:t>
      </w:r>
      <w:r w:rsidR="004650E9">
        <w:t>15</w:t>
      </w:r>
      <w:r>
        <w:t>.png]</w:t>
      </w:r>
    </w:p>
    <w:p w14:paraId="4F369B9B" w14:textId="7FFBF227" w:rsidR="00434B2B" w:rsidRDefault="00E252E6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687935B5" wp14:editId="11435253">
            <wp:extent cx="5943600" cy="3280410"/>
            <wp:effectExtent l="0" t="0" r="0" b="0"/>
            <wp:docPr id="9895420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42037" name="Picture 98954203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6099" w14:textId="302359DE" w:rsidR="00434B2B" w:rsidRDefault="00434B2B" w:rsidP="00711FE4">
      <w:pPr>
        <w:pStyle w:val="CaptionLine"/>
      </w:pPr>
      <w:r>
        <w:t>The website published on Quarto Pub</w:t>
      </w:r>
    </w:p>
    <w:p w14:paraId="7912BEDF" w14:textId="7268DCC9" w:rsidR="00434B2B" w:rsidRDefault="00434B2B" w:rsidP="006B770B">
      <w:pPr>
        <w:pStyle w:val="Body"/>
      </w:pPr>
      <w:r>
        <w:t>When you make updates to your site, you can republish</w:t>
      </w:r>
      <w:r w:rsidR="00D22E6B">
        <w:t xml:space="preserve"> it</w:t>
      </w:r>
      <w:r>
        <w:t xml:space="preserve"> to Quarto Pub using the same steps. Quarto Pub is probably the easiest way to publish HTML files made with Quarto.</w:t>
      </w:r>
    </w:p>
    <w:p w14:paraId="5F31636D" w14:textId="17287C82" w:rsidR="00434B2B" w:rsidRDefault="00434B2B" w:rsidP="00A37D42">
      <w:pPr>
        <w:pStyle w:val="HeadA"/>
      </w:pPr>
      <w:bookmarkStart w:id="209" w:name="_Toc134789591"/>
      <w:bookmarkStart w:id="210" w:name="Xd5b9a46400c0fcc59e5e089a486bc8f42e1e861"/>
      <w:bookmarkEnd w:id="67"/>
      <w:bookmarkEnd w:id="99"/>
      <w:bookmarkEnd w:id="200"/>
      <w:r>
        <w:t>Conclusion</w:t>
      </w:r>
      <w:bookmarkEnd w:id="209"/>
    </w:p>
    <w:p w14:paraId="04C03487" w14:textId="1CBB8E06" w:rsidR="00434B2B" w:rsidRDefault="00434B2B" w:rsidP="006B770B">
      <w:pPr>
        <w:pStyle w:val="Body"/>
      </w:pPr>
      <w:r>
        <w:t xml:space="preserve">As you’ve seen </w:t>
      </w:r>
      <w:r w:rsidR="000C29F8">
        <w:t>in</w:t>
      </w:r>
      <w:r>
        <w:t xml:space="preserve"> this chapter, </w:t>
      </w:r>
      <w:r w:rsidR="000C29F8">
        <w:t xml:space="preserve">you </w:t>
      </w:r>
      <w:r>
        <w:t xml:space="preserve">can do everything </w:t>
      </w:r>
      <w:r w:rsidR="000C29F8">
        <w:t>you</w:t>
      </w:r>
      <w:r>
        <w:t xml:space="preserve"> did </w:t>
      </w:r>
      <w:r w:rsidR="000C29F8">
        <w:t>in</w:t>
      </w:r>
      <w:r>
        <w:t xml:space="preserve"> R Markdown </w:t>
      </w:r>
      <w:r w:rsidR="000C29F8">
        <w:t>using</w:t>
      </w:r>
      <w:r>
        <w:t xml:space="preserve"> Quarto</w:t>
      </w:r>
      <w:r w:rsidR="000C29F8">
        <w:t xml:space="preserve"> without</w:t>
      </w:r>
      <w:r>
        <w:t xml:space="preserve"> load</w:t>
      </w:r>
      <w:r w:rsidR="000C29F8">
        <w:t>ing</w:t>
      </w:r>
      <w:r>
        <w:t xml:space="preserve"> any external packages</w:t>
      </w:r>
      <w:r w:rsidR="000C29F8">
        <w:t>.</w:t>
      </w:r>
      <w:r>
        <w:t xml:space="preserve"> </w:t>
      </w:r>
      <w:r w:rsidR="000C29F8">
        <w:t>In addition,</w:t>
      </w:r>
      <w:r>
        <w:t xml:space="preserve"> </w:t>
      </w:r>
      <w:r w:rsidR="000C29F8">
        <w:t>Quarto’s</w:t>
      </w:r>
      <w:r>
        <w:t xml:space="preserve"> different output formats </w:t>
      </w:r>
      <w:r w:rsidR="000C29F8">
        <w:t>use a</w:t>
      </w:r>
      <w:r>
        <w:t xml:space="preserve"> more consistent</w:t>
      </w:r>
      <w:r w:rsidR="000C29F8">
        <w:t xml:space="preserve"> syntax</w:t>
      </w:r>
      <w:r>
        <w:t xml:space="preserve">. For example, because you can make new slides in Quarto by adding first- or second-level headers, the Quarto documents you </w:t>
      </w:r>
      <w:r w:rsidR="000C29F8">
        <w:t>use</w:t>
      </w:r>
      <w:r>
        <w:t xml:space="preserve"> to create reports should translate easily to presentations.</w:t>
      </w:r>
    </w:p>
    <w:p w14:paraId="665061E8" w14:textId="3AA807A9" w:rsidR="00434B2B" w:rsidRDefault="00434B2B" w:rsidP="000C29F8">
      <w:pPr>
        <w:pStyle w:val="Body"/>
      </w:pPr>
      <w:r>
        <w:t>You’re probably wondering at this point whether you should use R Markdown or Quarto. It’s a big question, and one many in the R community are thinking about.</w:t>
      </w:r>
      <w:r w:rsidR="000C29F8">
        <w:t xml:space="preserve"> </w:t>
      </w:r>
      <w:r>
        <w:t>The first thing to know is that R Markdown isn</w:t>
      </w:r>
      <w:r w:rsidR="000C29F8">
        <w:t>’</w:t>
      </w:r>
      <w:r>
        <w:t>t going away</w:t>
      </w:r>
      <w:r w:rsidR="000C29F8">
        <w:t>, so</w:t>
      </w:r>
      <w:r>
        <w:t xml:space="preserve"> </w:t>
      </w:r>
      <w:r w:rsidR="000C29F8">
        <w:t>i</w:t>
      </w:r>
      <w:r>
        <w:t>f you already use R Markdown, you don’t need to switch. If you</w:t>
      </w:r>
      <w:r w:rsidR="000C29F8">
        <w:t>’</w:t>
      </w:r>
      <w:r>
        <w:t xml:space="preserve">re new to R, </w:t>
      </w:r>
      <w:r w:rsidR="000C29F8">
        <w:t xml:space="preserve">however, </w:t>
      </w:r>
      <w:r>
        <w:t xml:space="preserve">you may be a good candidate </w:t>
      </w:r>
      <w:r w:rsidR="000C29F8">
        <w:t>for</w:t>
      </w:r>
      <w:r>
        <w:t xml:space="preserve"> Quarto</w:t>
      </w:r>
      <w:r w:rsidR="0021289D">
        <w:t>, as</w:t>
      </w:r>
      <w:r>
        <w:t xml:space="preserve"> </w:t>
      </w:r>
      <w:r w:rsidR="0021289D">
        <w:t>t</w:t>
      </w:r>
      <w:r>
        <w:t>he R Markdown</w:t>
      </w:r>
      <w:r w:rsidR="000C29F8">
        <w:t xml:space="preserve"> team</w:t>
      </w:r>
      <w:r>
        <w:t xml:space="preserve"> ha</w:t>
      </w:r>
      <w:r w:rsidR="0021289D">
        <w:t>s</w:t>
      </w:r>
      <w:r>
        <w:t xml:space="preserve"> promised to continue its development, </w:t>
      </w:r>
      <w:r w:rsidR="000C29F8">
        <w:t>and its future</w:t>
      </w:r>
      <w:r>
        <w:t xml:space="preserve"> features may not be backported to R Markdown. </w:t>
      </w:r>
    </w:p>
    <w:p w14:paraId="34C8E982" w14:textId="7C60A2F7" w:rsidR="00434B2B" w:rsidRDefault="000C29F8" w:rsidP="006B770B">
      <w:pPr>
        <w:pStyle w:val="Body"/>
      </w:pPr>
      <w:r>
        <w:t>Ultimately</w:t>
      </w:r>
      <w:r w:rsidR="00434B2B">
        <w:t>, the differences between R Markdown and Quarto are relatively small</w:t>
      </w:r>
      <w:r>
        <w:t>,</w:t>
      </w:r>
      <w:r w:rsidR="00434B2B">
        <w:t xml:space="preserve"> and the impact </w:t>
      </w:r>
      <w:r>
        <w:t>of switching between tools</w:t>
      </w:r>
      <w:r w:rsidR="00434B2B">
        <w:t xml:space="preserve"> should be minor. Both R Markdown and Quarto can help you become more efficient, avoid manual errors, and share results in a wide variety of formats.</w:t>
      </w:r>
    </w:p>
    <w:bookmarkEnd w:id="1"/>
    <w:bookmarkEnd w:id="210"/>
    <w:p w14:paraId="3753CEC5" w14:textId="77777777" w:rsidR="0095503B" w:rsidRPr="00434B2B" w:rsidRDefault="0095503B" w:rsidP="00434B2B"/>
    <w:sectPr w:rsidR="0095503B" w:rsidRPr="00434B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9" w:author="Frances" w:date="2023-06-20T10:37:00Z" w:initials="FS">
    <w:p w14:paraId="4A3A3C2F" w14:textId="65BCA3C2" w:rsidR="002F367A" w:rsidRDefault="002F367A">
      <w:pPr>
        <w:pStyle w:val="CommentText"/>
      </w:pPr>
      <w:r>
        <w:rPr>
          <w:rStyle w:val="CommentReference"/>
        </w:rPr>
        <w:annotationRef/>
      </w:r>
      <w:r>
        <w:t>Double-check that this is correct</w:t>
      </w:r>
    </w:p>
  </w:comment>
  <w:comment w:id="207" w:author="Frances" w:date="2023-05-31T10:14:00Z" w:initials="FS">
    <w:p w14:paraId="77F1B0D1" w14:textId="1796AB5B" w:rsidR="00511B84" w:rsidRDefault="00511B84" w:rsidP="00511B84">
      <w:pPr>
        <w:pStyle w:val="Default"/>
      </w:pPr>
      <w:r>
        <w:rPr>
          <w:rStyle w:val="CommentReference"/>
        </w:rPr>
        <w:annotationRef/>
      </w:r>
      <w:r>
        <w:t>From Rita:</w:t>
      </w:r>
    </w:p>
    <w:p w14:paraId="64D20A02" w14:textId="0E193ACA" w:rsidR="00511B84" w:rsidRDefault="00511B84" w:rsidP="00511B84">
      <w:pPr>
        <w:pStyle w:val="CommentText"/>
      </w:pPr>
      <w:r>
        <w:rPr>
          <w:rFonts w:eastAsia="Arial Unicode MS" w:cs="Arial Unicode MS"/>
        </w:rPr>
        <w:t>After I created the account on quarto pub, when I return to RStudio terminal I had to type this command line: quarto publish quarto-pub, to publish my website. Could you please add that the user have to do this? Thanks</w:t>
      </w:r>
    </w:p>
  </w:comment>
  <w:comment w:id="208" w:author="David Keyes" w:date="2023-06-01T07:13:00Z" w:initials="DK">
    <w:p w14:paraId="23E67521" w14:textId="77777777" w:rsidR="00E45CCE" w:rsidRDefault="00E45CCE" w:rsidP="00B23894">
      <w:r>
        <w:rPr>
          <w:rStyle w:val="CommentReference"/>
        </w:rPr>
        <w:annotationRef/>
      </w:r>
      <w:r>
        <w:rPr>
          <w:color w:val="000000"/>
        </w:rPr>
        <w:t>I don’t see this behavior when I run the code.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A3A3C2F" w15:done="0"/>
  <w15:commentEx w15:paraId="64D20A02" w15:done="0"/>
  <w15:commentEx w15:paraId="23E67521" w15:paraIdParent="64D20A0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3C0000" w16cex:dateUtc="2023-06-20T15:37:00Z"/>
  <w16cex:commentExtensible w16cex:durableId="28219C84" w16cex:dateUtc="2023-05-31T15:14:00Z"/>
  <w16cex:commentExtensible w16cex:durableId="2822C3A2" w16cex:dateUtc="2023-06-01T14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A3A3C2F" w16cid:durableId="283C0000"/>
  <w16cid:commentId w16cid:paraId="64D20A02" w16cid:durableId="28219C84"/>
  <w16cid:commentId w16cid:paraId="23E67521" w16cid:durableId="2822C3A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NewRomanPSMT">
    <w:altName w:val="Times New Roman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Times Roman">
    <w:altName w:val="Times New Roman"/>
    <w:panose1 w:val="020B0604020202020204"/>
    <w:charset w:val="00"/>
    <w:family w:val="auto"/>
    <w:pitch w:val="variable"/>
    <w:sig w:usb0="E00002FF" w:usb1="5000205A" w:usb2="00000000" w:usb3="00000000" w:csb0="0000019F" w:csb1="00000000"/>
  </w:font>
  <w:font w:name="NewBaskervilleStd-Roman">
    <w:altName w:val="Cambria"/>
    <w:panose1 w:val="020B0604020202020204"/>
    <w:charset w:val="00"/>
    <w:family w:val="roman"/>
    <w:notTrueType/>
    <w:pitch w:val="variable"/>
    <w:sig w:usb0="800000AF" w:usb1="5000204A" w:usb2="00000000" w:usb3="00000000" w:csb0="00000001" w:csb1="00000000"/>
  </w:font>
  <w:font w:name="NewBaskervilleEF-Bold">
    <w:altName w:val="Calibri"/>
    <w:panose1 w:val="020B0604020202020204"/>
    <w:charset w:val="00"/>
    <w:family w:val="auto"/>
    <w:pitch w:val="variable"/>
    <w:sig w:usb0="8000002F" w:usb1="4000204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PT-BookObl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ourier">
    <w:altName w:val="Courier New"/>
    <w:panose1 w:val="02070309020205020404"/>
    <w:charset w:val="00"/>
    <w:family w:val="auto"/>
    <w:pitch w:val="variable"/>
    <w:sig w:usb0="00000003" w:usb1="00000000" w:usb2="00000000" w:usb3="00000000" w:csb0="00000003" w:csb1="00000000"/>
  </w:font>
  <w:font w:name="TheSansMonoCondensed-Plain">
    <w:altName w:val="Arial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NewBaskervilleStd-Italic">
    <w:altName w:val="Calibri"/>
    <w:panose1 w:val="020B0604020202020204"/>
    <w:charset w:val="4D"/>
    <w:family w:val="auto"/>
    <w:pitch w:val="default"/>
    <w:sig w:usb0="00000003" w:usb1="00000000" w:usb2="00000000" w:usb3="00000000" w:csb0="00000001" w:csb1="00000000"/>
  </w:font>
  <w:font w:name="TheSansMonoCondensed-Bold">
    <w:altName w:val="Calibri"/>
    <w:panose1 w:val="020B0604020202020204"/>
    <w:charset w:val="00"/>
    <w:family w:val="swiss"/>
    <w:notTrueType/>
    <w:pitch w:val="variable"/>
    <w:sig w:usb0="00000003" w:usb1="00000000" w:usb2="00000000" w:usb3="00000000" w:csb0="00000009" w:csb1="00000000"/>
  </w:font>
  <w:font w:name="TheSansMonoCondensed-Italic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-Bold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-Book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DogmaOT-Bold">
    <w:altName w:val="Cambria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-Heavy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Wingdings2">
    <w:altName w:val="Arial"/>
    <w:panose1 w:val="020B0604020202020204"/>
    <w:charset w:val="02"/>
    <w:family w:val="auto"/>
    <w:notTrueType/>
    <w:pitch w:val="default"/>
  </w:font>
  <w:font w:name="NewBaskervilleStd-Bold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Cond-Bold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Cond-BoldObl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Webdings">
    <w:panose1 w:val="05030102010509060703"/>
    <w:charset w:val="4D"/>
    <w:family w:val="decorative"/>
    <w:pitch w:val="variable"/>
    <w:sig w:usb0="00000003" w:usb1="00000000" w:usb2="00000000" w:usb3="00000000" w:csb0="80000001" w:csb1="00000000"/>
  </w:font>
  <w:font w:name="NewBaskerville">
    <w:altName w:val="Calibri"/>
    <w:panose1 w:val="020B0604020202020204"/>
    <w:charset w:val="01"/>
    <w:family w:val="swiss"/>
    <w:pitch w:val="variable"/>
    <w:sig w:usb0="00000003" w:usb1="00000000" w:usb2="00000000" w:usb3="00000000" w:csb0="00000001" w:csb1="00000000"/>
  </w:font>
  <w:font w:name="Apple Color Emoji">
    <w:altName w:val="Calibr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E7300"/>
    <w:multiLevelType w:val="hybridMultilevel"/>
    <w:tmpl w:val="3D682A3C"/>
    <w:lvl w:ilvl="0" w:tplc="A9D2681C">
      <w:start w:val="1"/>
      <w:numFmt w:val="upperLetter"/>
      <w:pStyle w:val="List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139D1E0A"/>
    <w:multiLevelType w:val="hybridMultilevel"/>
    <w:tmpl w:val="03E6C73A"/>
    <w:lvl w:ilvl="0" w:tplc="83B06A88">
      <w:start w:val="1"/>
      <w:numFmt w:val="decimal"/>
      <w:pStyle w:val="ListNumber"/>
      <w:lvlText w:val="%1."/>
      <w:lvlJc w:val="left"/>
      <w:pPr>
        <w:ind w:left="2160" w:hanging="360"/>
      </w:p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3EE51F7"/>
    <w:multiLevelType w:val="multilevel"/>
    <w:tmpl w:val="6FB4B7DA"/>
    <w:styleLink w:val="CurrentList4"/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60A2733"/>
    <w:multiLevelType w:val="multilevel"/>
    <w:tmpl w:val="13B43456"/>
    <w:styleLink w:val="CurrentList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043A8"/>
    <w:multiLevelType w:val="multilevel"/>
    <w:tmpl w:val="63E6DBF8"/>
    <w:styleLink w:val="CurrentList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FB6E03"/>
    <w:multiLevelType w:val="multilevel"/>
    <w:tmpl w:val="706E9F88"/>
    <w:styleLink w:val="ChapterNumbering"/>
    <w:lvl w:ilvl="0">
      <w:start w:val="1"/>
      <w:numFmt w:val="decimal"/>
      <w:suff w:val="nothing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Restart w:val="1"/>
      <w:lvlText w:val="Figure %1-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Restart w:val="1"/>
      <w:lvlText w:val="Table %1-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Restart w:val="1"/>
      <w:lvlText w:val="Listing %1-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Restart w:val="0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229322A2"/>
    <w:multiLevelType w:val="multilevel"/>
    <w:tmpl w:val="4AB0B80C"/>
    <w:styleLink w:val="CurrentList9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4881BA5"/>
    <w:multiLevelType w:val="hybridMultilevel"/>
    <w:tmpl w:val="5C8E251A"/>
    <w:lvl w:ilvl="0" w:tplc="FE00C8B4">
      <w:start w:val="1"/>
      <w:numFmt w:val="lowerLetter"/>
      <w:pStyle w:val="ListLetterSub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25F72A2B"/>
    <w:multiLevelType w:val="multilevel"/>
    <w:tmpl w:val="73064086"/>
    <w:styleLink w:val="CurrentList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7E6518"/>
    <w:multiLevelType w:val="hybridMultilevel"/>
    <w:tmpl w:val="13B43456"/>
    <w:lvl w:ilvl="0" w:tplc="22E40EA2">
      <w:start w:val="1"/>
      <w:numFmt w:val="decimal"/>
      <w:pStyle w:val="BoxListNumber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2A3DFF"/>
    <w:multiLevelType w:val="multilevel"/>
    <w:tmpl w:val="24F89ACE"/>
    <w:lvl w:ilvl="0">
      <w:start w:val="1"/>
      <w:numFmt w:val="upperRoman"/>
      <w:lvlText w:val="%1."/>
      <w:lvlJc w:val="left"/>
      <w:pPr>
        <w:ind w:left="1440" w:firstLine="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2160" w:firstLine="0"/>
      </w:pPr>
    </w:lvl>
    <w:lvl w:ilvl="2">
      <w:start w:val="1"/>
      <w:numFmt w:val="decimal"/>
      <w:pStyle w:val="Heading3"/>
      <w:lvlText w:val="%3."/>
      <w:lvlJc w:val="left"/>
      <w:pPr>
        <w:ind w:left="2880" w:firstLine="0"/>
      </w:pPr>
    </w:lvl>
    <w:lvl w:ilvl="3">
      <w:start w:val="1"/>
      <w:numFmt w:val="lowerLetter"/>
      <w:pStyle w:val="Heading4"/>
      <w:lvlText w:val="%4)"/>
      <w:lvlJc w:val="left"/>
      <w:pPr>
        <w:ind w:left="3600" w:firstLine="0"/>
      </w:pPr>
    </w:lvl>
    <w:lvl w:ilvl="4">
      <w:start w:val="1"/>
      <w:numFmt w:val="decimal"/>
      <w:pStyle w:val="Heading5"/>
      <w:lvlText w:val="(%5)"/>
      <w:lvlJc w:val="left"/>
      <w:pPr>
        <w:ind w:left="4320" w:firstLine="0"/>
      </w:pPr>
    </w:lvl>
    <w:lvl w:ilvl="5">
      <w:start w:val="1"/>
      <w:numFmt w:val="lowerLetter"/>
      <w:pStyle w:val="Heading6"/>
      <w:lvlText w:val="(%6)"/>
      <w:lvlJc w:val="left"/>
      <w:pPr>
        <w:ind w:left="5040" w:firstLine="0"/>
      </w:pPr>
    </w:lvl>
    <w:lvl w:ilvl="6">
      <w:start w:val="1"/>
      <w:numFmt w:val="lowerRoman"/>
      <w:pStyle w:val="Heading7"/>
      <w:lvlText w:val="(%7)"/>
      <w:lvlJc w:val="left"/>
      <w:pPr>
        <w:ind w:left="5760" w:firstLine="0"/>
      </w:pPr>
    </w:lvl>
    <w:lvl w:ilvl="7">
      <w:start w:val="1"/>
      <w:numFmt w:val="lowerLetter"/>
      <w:pStyle w:val="Heading8"/>
      <w:lvlText w:val="(%8)"/>
      <w:lvlJc w:val="left"/>
      <w:pPr>
        <w:ind w:left="6480" w:firstLine="0"/>
      </w:pPr>
    </w:lvl>
    <w:lvl w:ilvl="8">
      <w:start w:val="1"/>
      <w:numFmt w:val="lowerRoman"/>
      <w:pStyle w:val="Heading9"/>
      <w:lvlText w:val="(%9)"/>
      <w:lvlJc w:val="left"/>
      <w:pPr>
        <w:ind w:left="7200" w:firstLine="0"/>
      </w:pPr>
    </w:lvl>
  </w:abstractNum>
  <w:abstractNum w:abstractNumId="11" w15:restartNumberingAfterBreak="0">
    <w:nsid w:val="2B9C43D2"/>
    <w:multiLevelType w:val="multilevel"/>
    <w:tmpl w:val="73064086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8A70D9"/>
    <w:multiLevelType w:val="multilevel"/>
    <w:tmpl w:val="6FB4B7DA"/>
    <w:styleLink w:val="CurrentList5"/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38FC65C2"/>
    <w:multiLevelType w:val="hybridMultilevel"/>
    <w:tmpl w:val="25B63F14"/>
    <w:lvl w:ilvl="0" w:tplc="4F9ECC12">
      <w:start w:val="1"/>
      <w:numFmt w:val="bullet"/>
      <w:pStyle w:val="ListBulletSub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439E55FD"/>
    <w:multiLevelType w:val="multilevel"/>
    <w:tmpl w:val="58A4F510"/>
    <w:styleLink w:val="CurrentList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AD05AE"/>
    <w:multiLevelType w:val="hybridMultilevel"/>
    <w:tmpl w:val="FB407340"/>
    <w:lvl w:ilvl="0" w:tplc="A7305A98">
      <w:start w:val="1"/>
      <w:numFmt w:val="bullet"/>
      <w:pStyle w:val="TableListBulleted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BF3E52"/>
    <w:multiLevelType w:val="hybridMultilevel"/>
    <w:tmpl w:val="023AE9A4"/>
    <w:lvl w:ilvl="0" w:tplc="FB9E8D22">
      <w:start w:val="1"/>
      <w:numFmt w:val="bullet"/>
      <w:pStyle w:val="BoxListBulletSub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FF829CF"/>
    <w:multiLevelType w:val="multilevel"/>
    <w:tmpl w:val="F41EE0E4"/>
    <w:lvl w:ilvl="0">
      <w:start w:val="10"/>
      <w:numFmt w:val="decimal"/>
      <w:pStyle w:val="ChapterNumber"/>
      <w:suff w:val="nothing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Restart w:val="0"/>
      <w:pStyle w:val="HeadANumber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BNumb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CNumber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Restart w:val="1"/>
      <w:pStyle w:val="CaptionLine"/>
      <w:lvlText w:val="Figure %1-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Restart w:val="1"/>
      <w:pStyle w:val="TableTitle"/>
      <w:lvlText w:val="Table %1-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Restart w:val="1"/>
      <w:pStyle w:val="CodeListingCaption"/>
      <w:lvlText w:val="Listing %1-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Restart w:val="0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556E2F1D"/>
    <w:multiLevelType w:val="hybridMultilevel"/>
    <w:tmpl w:val="2E4EB778"/>
    <w:lvl w:ilvl="0" w:tplc="5DA27E48">
      <w:start w:val="1"/>
      <w:numFmt w:val="decimal"/>
      <w:pStyle w:val="ListNumberSub"/>
      <w:lvlText w:val="%1."/>
      <w:lvlJc w:val="left"/>
      <w:pPr>
        <w:ind w:left="2160" w:hanging="360"/>
      </w:p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56DA21C4"/>
    <w:multiLevelType w:val="multilevel"/>
    <w:tmpl w:val="6FB4B7DA"/>
    <w:styleLink w:val="CurrentList3"/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5BA46494"/>
    <w:multiLevelType w:val="hybridMultilevel"/>
    <w:tmpl w:val="63E6DBF8"/>
    <w:lvl w:ilvl="0" w:tplc="6A4E925E">
      <w:start w:val="1"/>
      <w:numFmt w:val="bullet"/>
      <w:pStyle w:val="Box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3972C3"/>
    <w:multiLevelType w:val="hybridMultilevel"/>
    <w:tmpl w:val="FE2C7226"/>
    <w:lvl w:ilvl="0" w:tplc="DF5A1F4A">
      <w:start w:val="1"/>
      <w:numFmt w:val="lowerLetter"/>
      <w:pStyle w:val="BoxListLetterSub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7F44A6"/>
    <w:multiLevelType w:val="hybridMultilevel"/>
    <w:tmpl w:val="CA7A4176"/>
    <w:lvl w:ilvl="0" w:tplc="10CA84BC">
      <w:start w:val="1"/>
      <w:numFmt w:val="decimal"/>
      <w:pStyle w:val="BoxListNumberSub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1017330"/>
    <w:multiLevelType w:val="hybridMultilevel"/>
    <w:tmpl w:val="4AB0B80C"/>
    <w:lvl w:ilvl="0" w:tplc="4618622C">
      <w:start w:val="1"/>
      <w:numFmt w:val="bullet"/>
      <w:pStyle w:val="List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725203AD"/>
    <w:multiLevelType w:val="hybridMultilevel"/>
    <w:tmpl w:val="88C8E6E2"/>
    <w:lvl w:ilvl="0" w:tplc="79CC0074">
      <w:start w:val="1"/>
      <w:numFmt w:val="decimal"/>
      <w:pStyle w:val="TableListNumbered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8474E0"/>
    <w:multiLevelType w:val="hybridMultilevel"/>
    <w:tmpl w:val="F17A6FBC"/>
    <w:lvl w:ilvl="0" w:tplc="8664166A">
      <w:start w:val="1"/>
      <w:numFmt w:val="upperLetter"/>
      <w:pStyle w:val="BoxList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8922704">
    <w:abstractNumId w:val="1"/>
  </w:num>
  <w:num w:numId="2" w16cid:durableId="1540973086">
    <w:abstractNumId w:val="23"/>
  </w:num>
  <w:num w:numId="3" w16cid:durableId="1418286711">
    <w:abstractNumId w:val="10"/>
  </w:num>
  <w:num w:numId="4" w16cid:durableId="1478759797">
    <w:abstractNumId w:val="20"/>
  </w:num>
  <w:num w:numId="5" w16cid:durableId="1891769074">
    <w:abstractNumId w:val="9"/>
  </w:num>
  <w:num w:numId="6" w16cid:durableId="1912739559">
    <w:abstractNumId w:val="15"/>
  </w:num>
  <w:num w:numId="7" w16cid:durableId="1855992907">
    <w:abstractNumId w:val="5"/>
  </w:num>
  <w:num w:numId="8" w16cid:durableId="619651727">
    <w:abstractNumId w:val="17"/>
  </w:num>
  <w:num w:numId="9" w16cid:durableId="1649243387">
    <w:abstractNumId w:val="11"/>
  </w:num>
  <w:num w:numId="10" w16cid:durableId="376319928">
    <w:abstractNumId w:val="8"/>
  </w:num>
  <w:num w:numId="11" w16cid:durableId="1431899730">
    <w:abstractNumId w:val="22"/>
  </w:num>
  <w:num w:numId="12" w16cid:durableId="382992844">
    <w:abstractNumId w:val="0"/>
  </w:num>
  <w:num w:numId="13" w16cid:durableId="250165071">
    <w:abstractNumId w:val="19"/>
  </w:num>
  <w:num w:numId="14" w16cid:durableId="439759349">
    <w:abstractNumId w:val="2"/>
  </w:num>
  <w:num w:numId="15" w16cid:durableId="1088232222">
    <w:abstractNumId w:val="7"/>
  </w:num>
  <w:num w:numId="16" w16cid:durableId="1988237695">
    <w:abstractNumId w:val="12"/>
  </w:num>
  <w:num w:numId="17" w16cid:durableId="1269898460">
    <w:abstractNumId w:val="14"/>
  </w:num>
  <w:num w:numId="18" w16cid:durableId="1697383605">
    <w:abstractNumId w:val="25"/>
  </w:num>
  <w:num w:numId="19" w16cid:durableId="1032805417">
    <w:abstractNumId w:val="3"/>
  </w:num>
  <w:num w:numId="20" w16cid:durableId="1465539995">
    <w:abstractNumId w:val="21"/>
  </w:num>
  <w:num w:numId="21" w16cid:durableId="1624194521">
    <w:abstractNumId w:val="4"/>
  </w:num>
  <w:num w:numId="22" w16cid:durableId="1584339446">
    <w:abstractNumId w:val="16"/>
  </w:num>
  <w:num w:numId="23" w16cid:durableId="524902851">
    <w:abstractNumId w:val="6"/>
  </w:num>
  <w:num w:numId="24" w16cid:durableId="1198349319">
    <w:abstractNumId w:val="13"/>
  </w:num>
  <w:num w:numId="25" w16cid:durableId="513231995">
    <w:abstractNumId w:val="18"/>
    <w:lvlOverride w:ilvl="0">
      <w:startOverride w:val="1"/>
    </w:lvlOverride>
  </w:num>
  <w:num w:numId="26" w16cid:durableId="2103404118">
    <w:abstractNumId w:val="24"/>
    <w:lvlOverride w:ilvl="0">
      <w:startOverride w:val="1"/>
    </w:lvlOverride>
  </w:num>
  <w:numIdMacAtCleanup w:val="2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Frances">
    <w15:presenceInfo w15:providerId="None" w15:userId="Frances"/>
  </w15:person>
  <w15:person w15:author="David Keyes">
    <w15:presenceInfo w15:providerId="Windows Live" w15:userId="04479451ba38cfe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linkStyle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11D"/>
    <w:rsid w:val="00010E79"/>
    <w:rsid w:val="00033FF2"/>
    <w:rsid w:val="000347CC"/>
    <w:rsid w:val="00040CD4"/>
    <w:rsid w:val="00052A8F"/>
    <w:rsid w:val="000653A2"/>
    <w:rsid w:val="000B536C"/>
    <w:rsid w:val="000C29F8"/>
    <w:rsid w:val="000C4C1F"/>
    <w:rsid w:val="000D6C8A"/>
    <w:rsid w:val="000E08B7"/>
    <w:rsid w:val="000F1595"/>
    <w:rsid w:val="001060F7"/>
    <w:rsid w:val="00122585"/>
    <w:rsid w:val="00122952"/>
    <w:rsid w:val="001229A7"/>
    <w:rsid w:val="00125F7C"/>
    <w:rsid w:val="00166F16"/>
    <w:rsid w:val="00183A75"/>
    <w:rsid w:val="0019558F"/>
    <w:rsid w:val="001A6482"/>
    <w:rsid w:val="001C718C"/>
    <w:rsid w:val="001D22E6"/>
    <w:rsid w:val="001E067E"/>
    <w:rsid w:val="001E5BF3"/>
    <w:rsid w:val="0021289D"/>
    <w:rsid w:val="0021691A"/>
    <w:rsid w:val="0022291D"/>
    <w:rsid w:val="00250B65"/>
    <w:rsid w:val="00271CA9"/>
    <w:rsid w:val="002822E5"/>
    <w:rsid w:val="00283C95"/>
    <w:rsid w:val="00283FAA"/>
    <w:rsid w:val="0028466B"/>
    <w:rsid w:val="00287EE3"/>
    <w:rsid w:val="00291B1A"/>
    <w:rsid w:val="00297BC6"/>
    <w:rsid w:val="002D4E5C"/>
    <w:rsid w:val="002E34EE"/>
    <w:rsid w:val="002E466A"/>
    <w:rsid w:val="002E5FBE"/>
    <w:rsid w:val="002E67C6"/>
    <w:rsid w:val="002F367A"/>
    <w:rsid w:val="00310BDC"/>
    <w:rsid w:val="00331E9E"/>
    <w:rsid w:val="00336180"/>
    <w:rsid w:val="003513FB"/>
    <w:rsid w:val="00351D43"/>
    <w:rsid w:val="00377EEB"/>
    <w:rsid w:val="00385B38"/>
    <w:rsid w:val="00387601"/>
    <w:rsid w:val="00391DCC"/>
    <w:rsid w:val="00392F09"/>
    <w:rsid w:val="003B59F7"/>
    <w:rsid w:val="003F5E64"/>
    <w:rsid w:val="00412CF8"/>
    <w:rsid w:val="00414AFD"/>
    <w:rsid w:val="00434B2B"/>
    <w:rsid w:val="00434DF7"/>
    <w:rsid w:val="00453179"/>
    <w:rsid w:val="004650E9"/>
    <w:rsid w:val="00474744"/>
    <w:rsid w:val="00483357"/>
    <w:rsid w:val="004A2C7F"/>
    <w:rsid w:val="004B3D87"/>
    <w:rsid w:val="004D5504"/>
    <w:rsid w:val="004D7754"/>
    <w:rsid w:val="004D7A16"/>
    <w:rsid w:val="004E5537"/>
    <w:rsid w:val="00511B84"/>
    <w:rsid w:val="005175FB"/>
    <w:rsid w:val="00563AEF"/>
    <w:rsid w:val="005812D3"/>
    <w:rsid w:val="0059044D"/>
    <w:rsid w:val="00590E04"/>
    <w:rsid w:val="005A3928"/>
    <w:rsid w:val="005D32E8"/>
    <w:rsid w:val="00600D45"/>
    <w:rsid w:val="00681822"/>
    <w:rsid w:val="0068430E"/>
    <w:rsid w:val="006B6121"/>
    <w:rsid w:val="006B770B"/>
    <w:rsid w:val="006D57E0"/>
    <w:rsid w:val="00711FE4"/>
    <w:rsid w:val="007712E8"/>
    <w:rsid w:val="007839EB"/>
    <w:rsid w:val="007C09D4"/>
    <w:rsid w:val="007C1AE7"/>
    <w:rsid w:val="007C7B1B"/>
    <w:rsid w:val="007F078F"/>
    <w:rsid w:val="0080334E"/>
    <w:rsid w:val="008427DA"/>
    <w:rsid w:val="00875DDB"/>
    <w:rsid w:val="008B00FB"/>
    <w:rsid w:val="008B6555"/>
    <w:rsid w:val="008D334B"/>
    <w:rsid w:val="008E5250"/>
    <w:rsid w:val="00902815"/>
    <w:rsid w:val="009136F2"/>
    <w:rsid w:val="009219C4"/>
    <w:rsid w:val="009250D1"/>
    <w:rsid w:val="009456B8"/>
    <w:rsid w:val="0095503B"/>
    <w:rsid w:val="00960701"/>
    <w:rsid w:val="009809F0"/>
    <w:rsid w:val="00986737"/>
    <w:rsid w:val="009D0FFB"/>
    <w:rsid w:val="009D41D7"/>
    <w:rsid w:val="009E486F"/>
    <w:rsid w:val="00A17C72"/>
    <w:rsid w:val="00A37D42"/>
    <w:rsid w:val="00A63A99"/>
    <w:rsid w:val="00A73C5B"/>
    <w:rsid w:val="00A92824"/>
    <w:rsid w:val="00AB0F3E"/>
    <w:rsid w:val="00AD2E4C"/>
    <w:rsid w:val="00B12666"/>
    <w:rsid w:val="00B12B31"/>
    <w:rsid w:val="00B2028B"/>
    <w:rsid w:val="00B37371"/>
    <w:rsid w:val="00B46546"/>
    <w:rsid w:val="00B76E58"/>
    <w:rsid w:val="00B873FF"/>
    <w:rsid w:val="00BC6F0C"/>
    <w:rsid w:val="00C1681E"/>
    <w:rsid w:val="00C31F21"/>
    <w:rsid w:val="00C36003"/>
    <w:rsid w:val="00C65FFD"/>
    <w:rsid w:val="00C66992"/>
    <w:rsid w:val="00C765BA"/>
    <w:rsid w:val="00C8372C"/>
    <w:rsid w:val="00CB2AE9"/>
    <w:rsid w:val="00CB30B3"/>
    <w:rsid w:val="00CB3C39"/>
    <w:rsid w:val="00CF1059"/>
    <w:rsid w:val="00D02263"/>
    <w:rsid w:val="00D041CC"/>
    <w:rsid w:val="00D14DEF"/>
    <w:rsid w:val="00D22E6B"/>
    <w:rsid w:val="00D27746"/>
    <w:rsid w:val="00D62558"/>
    <w:rsid w:val="00DB311D"/>
    <w:rsid w:val="00DC5B43"/>
    <w:rsid w:val="00DF05CB"/>
    <w:rsid w:val="00E05FFD"/>
    <w:rsid w:val="00E12D01"/>
    <w:rsid w:val="00E175D9"/>
    <w:rsid w:val="00E24A88"/>
    <w:rsid w:val="00E252E6"/>
    <w:rsid w:val="00E305BE"/>
    <w:rsid w:val="00E45CCE"/>
    <w:rsid w:val="00E702C0"/>
    <w:rsid w:val="00EB5AD3"/>
    <w:rsid w:val="00ED0870"/>
    <w:rsid w:val="00F07521"/>
    <w:rsid w:val="00F132FE"/>
    <w:rsid w:val="00F33BDD"/>
    <w:rsid w:val="00F706DF"/>
    <w:rsid w:val="00FA1766"/>
    <w:rsid w:val="00FA5967"/>
    <w:rsid w:val="00FB5028"/>
    <w:rsid w:val="00FB6710"/>
    <w:rsid w:val="00FD4DC1"/>
    <w:rsid w:val="00FF1793"/>
    <w:rsid w:val="00FF3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BC157"/>
  <w15:chartTrackingRefBased/>
  <w15:docId w15:val="{BA4350C5-24BA-E04C-972C-E394EC548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13FB"/>
    <w:pPr>
      <w:spacing w:after="200" w:line="276" w:lineRule="auto"/>
    </w:pPr>
    <w:rPr>
      <w:rFonts w:eastAsia="Times New Roman"/>
      <w:kern w:val="0"/>
      <w14:ligatures w14:val="none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DB311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  <w:lang w:val="en-CA" w:eastAsia="en-C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367A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367A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367A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F367A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F367A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F367A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F367A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F367A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311D"/>
    <w:rPr>
      <w:rFonts w:asciiTheme="majorHAnsi" w:eastAsiaTheme="majorEastAsia" w:hAnsiTheme="majorHAnsi" w:cstheme="majorBidi"/>
      <w:b/>
      <w:bCs/>
      <w:color w:val="4472C4" w:themeColor="accent1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2F367A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F367A"/>
    <w:rPr>
      <w:rFonts w:asciiTheme="majorHAnsi" w:eastAsiaTheme="majorEastAsia" w:hAnsiTheme="majorHAnsi" w:cstheme="majorBidi"/>
      <w:b/>
      <w:bCs/>
      <w:color w:val="4472C4" w:themeColor="accent1"/>
      <w:kern w:val="0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2F367A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2F367A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2F367A"/>
    <w:rPr>
      <w:rFonts w:asciiTheme="majorHAnsi" w:eastAsiaTheme="majorEastAsia" w:hAnsiTheme="majorHAnsi" w:cstheme="majorBidi"/>
      <w:i/>
      <w:iCs/>
      <w:color w:val="1F3763" w:themeColor="accent1" w:themeShade="7F"/>
      <w:kern w:val="0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rsid w:val="002F367A"/>
    <w:rPr>
      <w:rFonts w:asciiTheme="majorHAnsi" w:eastAsiaTheme="majorEastAsia" w:hAnsiTheme="majorHAnsi" w:cstheme="majorBidi"/>
      <w:i/>
      <w:iCs/>
      <w:color w:val="404040" w:themeColor="text1" w:themeTint="BF"/>
      <w:kern w:val="0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rsid w:val="002F367A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rsid w:val="002F367A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14:ligatures w14:val="none"/>
    </w:rPr>
  </w:style>
  <w:style w:type="paragraph" w:styleId="BodyText">
    <w:name w:val="Body Text"/>
    <w:basedOn w:val="Normal"/>
    <w:link w:val="BodyTextChar"/>
    <w:qFormat/>
    <w:rsid w:val="00DB311D"/>
    <w:pPr>
      <w:spacing w:before="180" w:after="180"/>
    </w:pPr>
    <w:rPr>
      <w:rFonts w:ascii="Times New Roman" w:hAnsi="Times New Roman"/>
      <w:sz w:val="22"/>
      <w:szCs w:val="22"/>
      <w:lang w:val="en-CA" w:eastAsia="en-CA"/>
    </w:rPr>
  </w:style>
  <w:style w:type="character" w:customStyle="1" w:styleId="BodyTextChar">
    <w:name w:val="Body Text Char"/>
    <w:basedOn w:val="DefaultParagraphFont"/>
    <w:link w:val="BodyText"/>
    <w:rsid w:val="00DB311D"/>
    <w:rPr>
      <w:kern w:val="0"/>
      <w14:ligatures w14:val="none"/>
    </w:rPr>
  </w:style>
  <w:style w:type="paragraph" w:customStyle="1" w:styleId="FirstParagraph">
    <w:name w:val="First Paragraph"/>
    <w:basedOn w:val="BodyText"/>
    <w:next w:val="BodyText"/>
    <w:qFormat/>
    <w:rsid w:val="00DB311D"/>
  </w:style>
  <w:style w:type="paragraph" w:customStyle="1" w:styleId="Compact">
    <w:name w:val="Compact"/>
    <w:basedOn w:val="BodyText"/>
    <w:qFormat/>
    <w:rsid w:val="00DB311D"/>
    <w:pPr>
      <w:spacing w:before="36" w:after="36"/>
    </w:pPr>
  </w:style>
  <w:style w:type="paragraph" w:styleId="Title">
    <w:name w:val="Title"/>
    <w:basedOn w:val="Normal"/>
    <w:next w:val="BodyText"/>
    <w:link w:val="TitleChar"/>
    <w:qFormat/>
    <w:rsid w:val="00DB311D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val="en-CA" w:eastAsia="en-CA"/>
    </w:rPr>
  </w:style>
  <w:style w:type="character" w:customStyle="1" w:styleId="TitleChar">
    <w:name w:val="Title Char"/>
    <w:basedOn w:val="DefaultParagraphFont"/>
    <w:link w:val="Title"/>
    <w:rsid w:val="00DB311D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14:ligatures w14:val="none"/>
    </w:rPr>
  </w:style>
  <w:style w:type="paragraph" w:styleId="Subtitle">
    <w:name w:val="Subtitle"/>
    <w:basedOn w:val="Title"/>
    <w:next w:val="BodyText"/>
    <w:link w:val="SubtitleChar"/>
    <w:qFormat/>
    <w:rsid w:val="00DB311D"/>
    <w:pPr>
      <w:spacing w:before="240"/>
    </w:pPr>
    <w:rPr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DB311D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0"/>
      <w:szCs w:val="30"/>
      <w14:ligatures w14:val="none"/>
    </w:rPr>
  </w:style>
  <w:style w:type="paragraph" w:customStyle="1" w:styleId="Author">
    <w:name w:val="Author"/>
    <w:next w:val="BodyText"/>
    <w:qFormat/>
    <w:rsid w:val="00DB311D"/>
    <w:pPr>
      <w:keepNext/>
      <w:keepLines/>
      <w:spacing w:after="200"/>
      <w:jc w:val="center"/>
    </w:pPr>
    <w:rPr>
      <w:kern w:val="0"/>
      <w14:ligatures w14:val="none"/>
    </w:rPr>
  </w:style>
  <w:style w:type="paragraph" w:styleId="Date">
    <w:name w:val="Date"/>
    <w:next w:val="BodyText"/>
    <w:link w:val="DateChar"/>
    <w:qFormat/>
    <w:rsid w:val="00DB311D"/>
    <w:pPr>
      <w:keepNext/>
      <w:keepLines/>
      <w:spacing w:after="200"/>
      <w:jc w:val="center"/>
    </w:pPr>
    <w:rPr>
      <w:kern w:val="0"/>
      <w14:ligatures w14:val="none"/>
    </w:rPr>
  </w:style>
  <w:style w:type="character" w:customStyle="1" w:styleId="DateChar">
    <w:name w:val="Date Char"/>
    <w:basedOn w:val="DefaultParagraphFont"/>
    <w:link w:val="Date"/>
    <w:rsid w:val="00DB311D"/>
    <w:rPr>
      <w:kern w:val="0"/>
      <w14:ligatures w14:val="none"/>
    </w:rPr>
  </w:style>
  <w:style w:type="paragraph" w:customStyle="1" w:styleId="Abstract">
    <w:name w:val="Abstract"/>
    <w:basedOn w:val="Normal"/>
    <w:next w:val="BodyText"/>
    <w:qFormat/>
    <w:rsid w:val="00DB311D"/>
    <w:pPr>
      <w:keepNext/>
      <w:keepLines/>
      <w:spacing w:before="300" w:after="300"/>
    </w:pPr>
    <w:rPr>
      <w:rFonts w:ascii="Times New Roman" w:hAnsi="Times New Roman"/>
      <w:lang w:val="en-CA" w:eastAsia="en-CA"/>
    </w:rPr>
  </w:style>
  <w:style w:type="paragraph" w:styleId="Bibliography">
    <w:name w:val="Bibliography"/>
    <w:basedOn w:val="Normal"/>
    <w:qFormat/>
    <w:rsid w:val="00DB311D"/>
    <w:rPr>
      <w:rFonts w:ascii="Times New Roman" w:hAnsi="Times New Roman"/>
      <w:sz w:val="22"/>
      <w:szCs w:val="22"/>
      <w:lang w:val="en-CA" w:eastAsia="en-CA"/>
    </w:rPr>
  </w:style>
  <w:style w:type="paragraph" w:styleId="BlockText">
    <w:name w:val="Block Text"/>
    <w:basedOn w:val="BodyText"/>
    <w:next w:val="BodyText"/>
    <w:uiPriority w:val="9"/>
    <w:unhideWhenUsed/>
    <w:qFormat/>
    <w:rsid w:val="00DB311D"/>
    <w:pPr>
      <w:spacing w:before="100" w:after="100"/>
      <w:ind w:left="480" w:right="480"/>
    </w:pPr>
  </w:style>
  <w:style w:type="paragraph" w:styleId="FootnoteText">
    <w:name w:val="footnote text"/>
    <w:basedOn w:val="Normal"/>
    <w:link w:val="FootnoteTextChar"/>
    <w:uiPriority w:val="99"/>
    <w:unhideWhenUsed/>
    <w:rsid w:val="002F367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F367A"/>
    <w:rPr>
      <w:rFonts w:eastAsia="Times New Roman"/>
      <w:kern w:val="0"/>
      <w:sz w:val="20"/>
      <w:szCs w:val="20"/>
      <w14:ligatures w14:val="none"/>
    </w:rPr>
  </w:style>
  <w:style w:type="table" w:customStyle="1" w:styleId="Table">
    <w:name w:val="Table"/>
    <w:semiHidden/>
    <w:unhideWhenUsed/>
    <w:qFormat/>
    <w:rsid w:val="00DB311D"/>
    <w:pPr>
      <w:spacing w:after="200"/>
    </w:pPr>
    <w:rPr>
      <w:kern w:val="0"/>
      <w:sz w:val="20"/>
      <w:szCs w:val="20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DB311D"/>
    <w:pPr>
      <w:keepNext/>
      <w:keepLines/>
    </w:pPr>
    <w:rPr>
      <w:rFonts w:ascii="Times New Roman" w:hAnsi="Times New Roman"/>
      <w:b/>
      <w:sz w:val="22"/>
      <w:szCs w:val="22"/>
      <w:lang w:val="en-CA" w:eastAsia="en-CA"/>
    </w:rPr>
  </w:style>
  <w:style w:type="paragraph" w:customStyle="1" w:styleId="Definition">
    <w:name w:val="Definition"/>
    <w:basedOn w:val="Normal"/>
    <w:rsid w:val="00DB311D"/>
    <w:rPr>
      <w:rFonts w:ascii="Times New Roman" w:hAnsi="Times New Roman"/>
      <w:sz w:val="22"/>
      <w:szCs w:val="22"/>
      <w:lang w:val="en-CA" w:eastAsia="en-CA"/>
    </w:rPr>
  </w:style>
  <w:style w:type="paragraph" w:styleId="Caption">
    <w:name w:val="caption"/>
    <w:basedOn w:val="Normal"/>
    <w:link w:val="CaptionChar"/>
    <w:rsid w:val="00DB311D"/>
    <w:pPr>
      <w:spacing w:after="120"/>
    </w:pPr>
    <w:rPr>
      <w:rFonts w:ascii="Times New Roman" w:hAnsi="Times New Roman"/>
      <w:i/>
      <w:sz w:val="22"/>
      <w:szCs w:val="22"/>
      <w:lang w:val="en-CA" w:eastAsia="en-CA"/>
    </w:rPr>
  </w:style>
  <w:style w:type="paragraph" w:customStyle="1" w:styleId="TableCaption">
    <w:name w:val="Table Caption"/>
    <w:basedOn w:val="Caption"/>
    <w:rsid w:val="00DB311D"/>
    <w:pPr>
      <w:keepNext/>
    </w:pPr>
  </w:style>
  <w:style w:type="paragraph" w:customStyle="1" w:styleId="ImageCaption">
    <w:name w:val="Image Caption"/>
    <w:basedOn w:val="Caption"/>
    <w:rsid w:val="00DB311D"/>
  </w:style>
  <w:style w:type="paragraph" w:customStyle="1" w:styleId="Figure">
    <w:name w:val="Figure"/>
    <w:basedOn w:val="Normal"/>
    <w:rsid w:val="00DB311D"/>
    <w:rPr>
      <w:rFonts w:ascii="Times New Roman" w:hAnsi="Times New Roman"/>
      <w:sz w:val="22"/>
      <w:szCs w:val="22"/>
      <w:lang w:val="en-CA" w:eastAsia="en-CA"/>
    </w:rPr>
  </w:style>
  <w:style w:type="paragraph" w:customStyle="1" w:styleId="CaptionedFigure">
    <w:name w:val="Captioned Figure"/>
    <w:basedOn w:val="Figure"/>
    <w:rsid w:val="00DB311D"/>
    <w:pPr>
      <w:keepNext/>
    </w:pPr>
  </w:style>
  <w:style w:type="character" w:customStyle="1" w:styleId="CaptionChar">
    <w:name w:val="Caption Char"/>
    <w:basedOn w:val="DefaultParagraphFont"/>
    <w:link w:val="Caption"/>
    <w:rsid w:val="00DB311D"/>
    <w:rPr>
      <w:i/>
      <w:kern w:val="0"/>
      <w14:ligatures w14:val="none"/>
    </w:rPr>
  </w:style>
  <w:style w:type="character" w:customStyle="1" w:styleId="VerbatimChar">
    <w:name w:val="Verbatim Char"/>
    <w:basedOn w:val="CaptionChar"/>
    <w:link w:val="SourceCode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SectionNumber">
    <w:name w:val="Section Number"/>
    <w:basedOn w:val="CaptionChar"/>
    <w:rsid w:val="00DB311D"/>
    <w:rPr>
      <w:i/>
      <w:kern w:val="0"/>
      <w14:ligatures w14:val="none"/>
    </w:rPr>
  </w:style>
  <w:style w:type="character" w:styleId="FootnoteReference">
    <w:name w:val="footnote reference"/>
    <w:basedOn w:val="DefaultParagraphFont"/>
    <w:uiPriority w:val="99"/>
    <w:unhideWhenUsed/>
    <w:rsid w:val="002F367A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2F367A"/>
    <w:rPr>
      <w:color w:val="0563C1" w:themeColor="hyperlink"/>
      <w:u w:val="single"/>
    </w:rPr>
  </w:style>
  <w:style w:type="paragraph" w:styleId="TOCHeading">
    <w:name w:val="TOC Heading"/>
    <w:basedOn w:val="Heading1"/>
    <w:next w:val="BodyText"/>
    <w:uiPriority w:val="39"/>
    <w:unhideWhenUsed/>
    <w:qFormat/>
    <w:rsid w:val="00DB311D"/>
    <w:pPr>
      <w:spacing w:before="240" w:line="259" w:lineRule="auto"/>
      <w:outlineLvl w:val="9"/>
    </w:pPr>
    <w:rPr>
      <w:b w:val="0"/>
      <w:bCs w:val="0"/>
      <w:color w:val="2F5496" w:themeColor="accent1" w:themeShade="BF"/>
    </w:rPr>
  </w:style>
  <w:style w:type="paragraph" w:customStyle="1" w:styleId="SourceCode">
    <w:name w:val="Source Code"/>
    <w:basedOn w:val="Normal"/>
    <w:link w:val="VerbatimChar"/>
    <w:rsid w:val="00DB311D"/>
    <w:pPr>
      <w:shd w:val="clear" w:color="auto" w:fill="F8F8F8"/>
      <w:wordWrap w:val="0"/>
    </w:pPr>
    <w:rPr>
      <w:rFonts w:ascii="Consolas" w:hAnsi="Consolas"/>
      <w:i/>
      <w:sz w:val="22"/>
      <w:szCs w:val="22"/>
      <w:lang w:val="en-CA" w:eastAsia="en-CA"/>
    </w:rPr>
  </w:style>
  <w:style w:type="character" w:customStyle="1" w:styleId="KeywordTok">
    <w:name w:val="KeywordTok"/>
    <w:basedOn w:val="VerbatimChar"/>
    <w:rsid w:val="00DB311D"/>
    <w:rPr>
      <w:rFonts w:ascii="Consolas" w:hAnsi="Consolas"/>
      <w:b/>
      <w:i/>
      <w:color w:val="204A87"/>
      <w:kern w:val="0"/>
      <w:sz w:val="22"/>
      <w:shd w:val="clear" w:color="auto" w:fill="F8F8F8"/>
      <w14:ligatures w14:val="none"/>
    </w:rPr>
  </w:style>
  <w:style w:type="character" w:customStyle="1" w:styleId="DataTypeTok">
    <w:name w:val="DataTypeTok"/>
    <w:basedOn w:val="VerbatimChar"/>
    <w:rsid w:val="00DB311D"/>
    <w:rPr>
      <w:rFonts w:ascii="Consolas" w:hAnsi="Consolas"/>
      <w:i/>
      <w:color w:val="204A87"/>
      <w:kern w:val="0"/>
      <w:sz w:val="22"/>
      <w:shd w:val="clear" w:color="auto" w:fill="F8F8F8"/>
      <w14:ligatures w14:val="none"/>
    </w:rPr>
  </w:style>
  <w:style w:type="character" w:customStyle="1" w:styleId="DecValTok">
    <w:name w:val="DecValTok"/>
    <w:basedOn w:val="VerbatimChar"/>
    <w:rsid w:val="00DB311D"/>
    <w:rPr>
      <w:rFonts w:ascii="Consolas" w:hAnsi="Consolas"/>
      <w:i/>
      <w:color w:val="0000CF"/>
      <w:kern w:val="0"/>
      <w:sz w:val="22"/>
      <w:shd w:val="clear" w:color="auto" w:fill="F8F8F8"/>
      <w14:ligatures w14:val="none"/>
    </w:rPr>
  </w:style>
  <w:style w:type="character" w:customStyle="1" w:styleId="BaseNTok">
    <w:name w:val="BaseNTok"/>
    <w:basedOn w:val="VerbatimChar"/>
    <w:rsid w:val="00DB311D"/>
    <w:rPr>
      <w:rFonts w:ascii="Consolas" w:hAnsi="Consolas"/>
      <w:i/>
      <w:color w:val="0000CF"/>
      <w:kern w:val="0"/>
      <w:sz w:val="22"/>
      <w:shd w:val="clear" w:color="auto" w:fill="F8F8F8"/>
      <w14:ligatures w14:val="none"/>
    </w:rPr>
  </w:style>
  <w:style w:type="character" w:customStyle="1" w:styleId="FloatTok">
    <w:name w:val="FloatTok"/>
    <w:basedOn w:val="VerbatimChar"/>
    <w:rsid w:val="00DB311D"/>
    <w:rPr>
      <w:rFonts w:ascii="Consolas" w:hAnsi="Consolas"/>
      <w:i/>
      <w:color w:val="0000CF"/>
      <w:kern w:val="0"/>
      <w:sz w:val="22"/>
      <w:shd w:val="clear" w:color="auto" w:fill="F8F8F8"/>
      <w14:ligatures w14:val="none"/>
    </w:rPr>
  </w:style>
  <w:style w:type="character" w:customStyle="1" w:styleId="ConstantTok">
    <w:name w:val="Constant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CharTok">
    <w:name w:val="Char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SpecialCharTok">
    <w:name w:val="SpecialChar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StringTok">
    <w:name w:val="String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VerbatimStringTok">
    <w:name w:val="VerbatimString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SpecialStringTok">
    <w:name w:val="SpecialString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ImportTok">
    <w:name w:val="Import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CommentTok">
    <w:name w:val="CommentTok"/>
    <w:basedOn w:val="VerbatimChar"/>
    <w:rsid w:val="00DB311D"/>
    <w:rPr>
      <w:rFonts w:ascii="Consolas" w:hAnsi="Consolas"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DocumentationTok">
    <w:name w:val="Documentation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AnnotationTok">
    <w:name w:val="Annotation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CommentVarTok">
    <w:name w:val="CommentVar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OtherTok">
    <w:name w:val="OtherTok"/>
    <w:basedOn w:val="VerbatimChar"/>
    <w:rsid w:val="00DB311D"/>
    <w:rPr>
      <w:rFonts w:ascii="Consolas" w:hAnsi="Consolas"/>
      <w:i/>
      <w:color w:val="8F5902"/>
      <w:kern w:val="0"/>
      <w:sz w:val="22"/>
      <w:shd w:val="clear" w:color="auto" w:fill="F8F8F8"/>
      <w14:ligatures w14:val="none"/>
    </w:rPr>
  </w:style>
  <w:style w:type="character" w:customStyle="1" w:styleId="FunctionTok">
    <w:name w:val="Function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VariableTok">
    <w:name w:val="Variable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ControlFlowTok">
    <w:name w:val="ControlFlowTok"/>
    <w:basedOn w:val="VerbatimChar"/>
    <w:rsid w:val="00DB311D"/>
    <w:rPr>
      <w:rFonts w:ascii="Consolas" w:hAnsi="Consolas"/>
      <w:b/>
      <w:i/>
      <w:color w:val="204A87"/>
      <w:kern w:val="0"/>
      <w:sz w:val="22"/>
      <w:shd w:val="clear" w:color="auto" w:fill="F8F8F8"/>
      <w14:ligatures w14:val="none"/>
    </w:rPr>
  </w:style>
  <w:style w:type="character" w:customStyle="1" w:styleId="OperatorTok">
    <w:name w:val="OperatorTok"/>
    <w:basedOn w:val="VerbatimChar"/>
    <w:rsid w:val="00DB311D"/>
    <w:rPr>
      <w:rFonts w:ascii="Consolas" w:hAnsi="Consolas"/>
      <w:b/>
      <w:i/>
      <w:color w:val="CE5C00"/>
      <w:kern w:val="0"/>
      <w:sz w:val="22"/>
      <w:shd w:val="clear" w:color="auto" w:fill="F8F8F8"/>
      <w14:ligatures w14:val="none"/>
    </w:rPr>
  </w:style>
  <w:style w:type="character" w:customStyle="1" w:styleId="BuiltInTok">
    <w:name w:val="BuiltIn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ExtensionTok">
    <w:name w:val="Extension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PreprocessorTok">
    <w:name w:val="PreprocessorTok"/>
    <w:basedOn w:val="VerbatimChar"/>
    <w:rsid w:val="00DB311D"/>
    <w:rPr>
      <w:rFonts w:ascii="Consolas" w:hAnsi="Consolas"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AttributeTok">
    <w:name w:val="AttributeTok"/>
    <w:basedOn w:val="VerbatimChar"/>
    <w:rsid w:val="00DB311D"/>
    <w:rPr>
      <w:rFonts w:ascii="Consolas" w:hAnsi="Consolas"/>
      <w:i/>
      <w:color w:val="C4A000"/>
      <w:kern w:val="0"/>
      <w:sz w:val="22"/>
      <w:shd w:val="clear" w:color="auto" w:fill="F8F8F8"/>
      <w14:ligatures w14:val="none"/>
    </w:rPr>
  </w:style>
  <w:style w:type="character" w:customStyle="1" w:styleId="RegionMarkerTok">
    <w:name w:val="RegionMarker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InformationTok">
    <w:name w:val="Information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WarningTok">
    <w:name w:val="Warning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AlertTok">
    <w:name w:val="AlertTok"/>
    <w:basedOn w:val="VerbatimChar"/>
    <w:rsid w:val="00DB311D"/>
    <w:rPr>
      <w:rFonts w:ascii="Consolas" w:hAnsi="Consolas"/>
      <w:i/>
      <w:color w:val="EF2929"/>
      <w:kern w:val="0"/>
      <w:sz w:val="22"/>
      <w:shd w:val="clear" w:color="auto" w:fill="F8F8F8"/>
      <w14:ligatures w14:val="none"/>
    </w:rPr>
  </w:style>
  <w:style w:type="character" w:customStyle="1" w:styleId="ErrorTok">
    <w:name w:val="ErrorTok"/>
    <w:basedOn w:val="VerbatimChar"/>
    <w:rsid w:val="00DB311D"/>
    <w:rPr>
      <w:rFonts w:ascii="Consolas" w:hAnsi="Consolas"/>
      <w:b/>
      <w:i/>
      <w:color w:val="A40000"/>
      <w:kern w:val="0"/>
      <w:sz w:val="22"/>
      <w:shd w:val="clear" w:color="auto" w:fill="F8F8F8"/>
      <w14:ligatures w14:val="none"/>
    </w:rPr>
  </w:style>
  <w:style w:type="character" w:customStyle="1" w:styleId="NormalTok">
    <w:name w:val="Normal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paragraph" w:customStyle="1" w:styleId="NoParagraphStyle">
    <w:name w:val="[No Paragraph Style]"/>
    <w:rsid w:val="002F367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 New Roman" w:eastAsia="Times New Roman" w:hAnsi="Times New Roman" w:cs="TimesNewRomanPSMT"/>
      <w:color w:val="000000"/>
      <w:kern w:val="0"/>
      <w:lang w:eastAsia="en-CA"/>
      <w14:ligatures w14:val="none"/>
    </w:rPr>
  </w:style>
  <w:style w:type="paragraph" w:customStyle="1" w:styleId="IndexBody">
    <w:name w:val="IndexBody"/>
    <w:qFormat/>
    <w:rsid w:val="002F367A"/>
    <w:pPr>
      <w:spacing w:line="220" w:lineRule="atLeast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character" w:customStyle="1" w:styleId="BoldItalic">
    <w:name w:val="BoldItalic"/>
    <w:uiPriority w:val="1"/>
    <w:qFormat/>
    <w:rsid w:val="002F367A"/>
    <w:rPr>
      <w:rFonts w:cs="NewBaskervilleEF-Bold"/>
      <w:b/>
      <w:bCs/>
      <w:i/>
      <w:iCs/>
      <w:color w:val="3366FF"/>
      <w:w w:val="100"/>
      <w:position w:val="0"/>
      <w:u w:val="none"/>
      <w:vertAlign w:val="baseline"/>
      <w:lang w:val="en-US"/>
    </w:rPr>
  </w:style>
  <w:style w:type="paragraph" w:customStyle="1" w:styleId="BodyCustom">
    <w:name w:val="BodyCustom"/>
    <w:qFormat/>
    <w:rsid w:val="002F367A"/>
    <w:pPr>
      <w:widowControl w:val="0"/>
      <w:suppressAutoHyphens/>
      <w:autoSpaceDE w:val="0"/>
      <w:autoSpaceDN w:val="0"/>
      <w:adjustRightInd w:val="0"/>
      <w:spacing w:before="120" w:after="120" w:line="240" w:lineRule="atLeast"/>
      <w:ind w:left="1440"/>
      <w:textAlignment w:val="baseline"/>
    </w:pPr>
    <w:rPr>
      <w:rFonts w:ascii="Times Roman" w:eastAsia="Times New Roman" w:hAnsi="Times Roman" w:cs="NewBaskervilleStd-Roman"/>
      <w:color w:val="008000"/>
      <w:kern w:val="0"/>
      <w:lang w:eastAsia="en-CA"/>
      <w14:ligatures w14:val="none"/>
    </w:rPr>
  </w:style>
  <w:style w:type="paragraph" w:customStyle="1" w:styleId="IndexHead">
    <w:name w:val="IndexHead"/>
    <w:qFormat/>
    <w:rsid w:val="002F367A"/>
    <w:pPr>
      <w:spacing w:before="320" w:after="80"/>
    </w:pPr>
    <w:rPr>
      <w:rFonts w:ascii="Arial" w:eastAsia="Times New Roman" w:hAnsi="Arial" w:cs="NewBaskervilleStd-Roman"/>
      <w:color w:val="000000"/>
      <w:kern w:val="0"/>
      <w:sz w:val="22"/>
      <w:szCs w:val="22"/>
      <w:lang w:eastAsia="en-CA"/>
      <w14:ligatures w14:val="none"/>
    </w:rPr>
  </w:style>
  <w:style w:type="paragraph" w:customStyle="1" w:styleId="IndexLevel1">
    <w:name w:val="IndexLevel1"/>
    <w:qFormat/>
    <w:rsid w:val="002F367A"/>
    <w:pPr>
      <w:spacing w:line="220" w:lineRule="atLeast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CodeListingCaption">
    <w:name w:val="CodeListingCaption"/>
    <w:next w:val="Code"/>
    <w:qFormat/>
    <w:rsid w:val="002F367A"/>
    <w:pPr>
      <w:numPr>
        <w:ilvl w:val="6"/>
        <w:numId w:val="8"/>
      </w:numPr>
      <w:spacing w:before="240" w:after="120"/>
    </w:pPr>
    <w:rPr>
      <w:rFonts w:ascii="Times Roman" w:eastAsia="Times New Roman" w:hAnsi="Times Roman" w:cs="FuturaPT-BookObl"/>
      <w:color w:val="000000"/>
      <w:kern w:val="0"/>
      <w:sz w:val="17"/>
      <w:szCs w:val="17"/>
      <w:lang w:eastAsia="en-CA"/>
      <w14:ligatures w14:val="none"/>
    </w:rPr>
  </w:style>
  <w:style w:type="paragraph" w:customStyle="1" w:styleId="Code">
    <w:name w:val="Code"/>
    <w:qFormat/>
    <w:rsid w:val="002F367A"/>
    <w:pPr>
      <w:pBdr>
        <w:left w:val="single" w:sz="4" w:space="14" w:color="auto"/>
      </w:pBdr>
      <w:suppressAutoHyphens/>
      <w:spacing w:line="210" w:lineRule="atLeast"/>
      <w:ind w:left="720"/>
      <w:contextualSpacing/>
      <w:textAlignment w:val="top"/>
    </w:pPr>
    <w:rPr>
      <w:rFonts w:ascii="Courier" w:eastAsia="Times New Roman" w:hAnsi="Courier" w:cs="TheSansMonoCondensed-Plain"/>
      <w:color w:val="000000"/>
      <w:kern w:val="0"/>
      <w:sz w:val="15"/>
      <w:szCs w:val="17"/>
      <w:lang w:eastAsia="en-CA"/>
      <w14:ligatures w14:val="none"/>
    </w:rPr>
  </w:style>
  <w:style w:type="paragraph" w:customStyle="1" w:styleId="Epigraph">
    <w:name w:val="Epigraph"/>
    <w:qFormat/>
    <w:rsid w:val="002F367A"/>
    <w:pPr>
      <w:keepLines/>
      <w:widowControl w:val="0"/>
      <w:suppressAutoHyphens/>
      <w:autoSpaceDE w:val="0"/>
      <w:autoSpaceDN w:val="0"/>
      <w:adjustRightInd w:val="0"/>
      <w:spacing w:after="120" w:line="240" w:lineRule="atLeast"/>
      <w:ind w:left="1440"/>
      <w:jc w:val="center"/>
      <w:textAlignment w:val="baseline"/>
    </w:pPr>
    <w:rPr>
      <w:rFonts w:ascii="Times Roman" w:eastAsia="Times New Roman" w:hAnsi="Times Roman" w:cs="NewBaskervilleStd-Italic"/>
      <w:i/>
      <w:iCs/>
      <w:color w:val="000000"/>
      <w:kern w:val="0"/>
      <w:sz w:val="18"/>
      <w:szCs w:val="18"/>
      <w:lang w:eastAsia="en-CA"/>
      <w14:ligatures w14:val="none"/>
    </w:rPr>
  </w:style>
  <w:style w:type="character" w:customStyle="1" w:styleId="Literal">
    <w:name w:val="Literal"/>
    <w:uiPriority w:val="1"/>
    <w:qFormat/>
    <w:rsid w:val="002F367A"/>
    <w:rPr>
      <w:rFonts w:ascii="Courier" w:hAnsi="Courier" w:cs="TheSansMonoCondensed-Plain"/>
      <w:color w:val="3366FF"/>
      <w:spacing w:val="0"/>
      <w:w w:val="100"/>
      <w:position w:val="0"/>
      <w:u w:val="none"/>
      <w:vertAlign w:val="baseline"/>
      <w:lang w:val="en-US"/>
    </w:rPr>
  </w:style>
  <w:style w:type="paragraph" w:customStyle="1" w:styleId="ProductionDirective">
    <w:name w:val="ProductionDirective"/>
    <w:qFormat/>
    <w:rsid w:val="002F367A"/>
    <w:pPr>
      <w:keepLines/>
      <w:widowControl w:val="0"/>
      <w:suppressAutoHyphens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Arial" w:eastAsia="Times New Roman" w:hAnsi="Arial" w:cs="TimesNewRomanPSMT"/>
      <w:smallCaps/>
      <w:color w:val="FF0000"/>
      <w:kern w:val="0"/>
      <w:sz w:val="18"/>
      <w:szCs w:val="18"/>
      <w:lang w:eastAsia="en-CA"/>
      <w14:ligatures w14:val="none"/>
    </w:rPr>
  </w:style>
  <w:style w:type="character" w:customStyle="1" w:styleId="LiteralBold">
    <w:name w:val="LiteralBold"/>
    <w:uiPriority w:val="1"/>
    <w:qFormat/>
    <w:rsid w:val="002F367A"/>
    <w:rPr>
      <w:rFonts w:ascii="Courier" w:hAnsi="Courier" w:cs="TheSansMonoCondensed-Bold"/>
      <w:b/>
      <w:bCs/>
      <w:i w:val="0"/>
      <w:iCs w:val="0"/>
      <w:color w:val="3366FF"/>
      <w:spacing w:val="0"/>
      <w:w w:val="100"/>
      <w:position w:val="0"/>
      <w:u w:val="none"/>
      <w:vertAlign w:val="baseline"/>
      <w:lang w:val="en-US"/>
    </w:rPr>
  </w:style>
  <w:style w:type="character" w:customStyle="1" w:styleId="LiteralItalic">
    <w:name w:val="LiteralItalic"/>
    <w:uiPriority w:val="1"/>
    <w:qFormat/>
    <w:rsid w:val="002F367A"/>
    <w:rPr>
      <w:rFonts w:ascii="Courier" w:hAnsi="Courier" w:cs="TheSansMonoCondensed-Italic"/>
      <w:b w:val="0"/>
      <w:i/>
      <w:iCs/>
      <w:color w:val="3366FF"/>
      <w:spacing w:val="0"/>
      <w:w w:val="100"/>
      <w:position w:val="0"/>
      <w:szCs w:val="17"/>
      <w:u w:val="none"/>
      <w:vertAlign w:val="baseline"/>
      <w:lang w:val="en-US"/>
    </w:rPr>
  </w:style>
  <w:style w:type="character" w:customStyle="1" w:styleId="LiteralBoldItalic">
    <w:name w:val="LiteralBoldItalic"/>
    <w:uiPriority w:val="1"/>
    <w:qFormat/>
    <w:rsid w:val="002F367A"/>
    <w:rPr>
      <w:rFonts w:ascii="Courier" w:hAnsi="Courier" w:cs="TheSansMonoCondensed-Bold"/>
      <w:b w:val="0"/>
      <w:bCs w:val="0"/>
      <w:i/>
      <w:iCs/>
      <w:color w:val="3366FF"/>
      <w:spacing w:val="0"/>
      <w:w w:val="100"/>
      <w:position w:val="0"/>
      <w:u w:val="none"/>
      <w:vertAlign w:val="baseline"/>
      <w:lang w:val="en-US"/>
    </w:rPr>
  </w:style>
  <w:style w:type="paragraph" w:customStyle="1" w:styleId="CodeLabel">
    <w:name w:val="CodeLabel"/>
    <w:next w:val="Code"/>
    <w:qFormat/>
    <w:rsid w:val="002F367A"/>
    <w:pPr>
      <w:widowControl w:val="0"/>
      <w:suppressAutoHyphens/>
      <w:autoSpaceDE w:val="0"/>
      <w:autoSpaceDN w:val="0"/>
      <w:adjustRightInd w:val="0"/>
      <w:spacing w:before="240" w:line="210" w:lineRule="atLeast"/>
      <w:ind w:left="1800" w:hanging="1800"/>
      <w:contextualSpacing/>
      <w:textAlignment w:val="top"/>
    </w:pPr>
    <w:rPr>
      <w:rFonts w:ascii="Arial" w:eastAsia="Times New Roman" w:hAnsi="Arial" w:cs="TheSansMonoCondensed-Plain"/>
      <w:i/>
      <w:color w:val="000000"/>
      <w:kern w:val="0"/>
      <w:sz w:val="17"/>
      <w:szCs w:val="17"/>
      <w:lang w:eastAsia="en-CA"/>
      <w14:ligatures w14:val="none"/>
    </w:rPr>
  </w:style>
  <w:style w:type="numbering" w:customStyle="1" w:styleId="ChapterNumbering">
    <w:name w:val="ChapterNumbering"/>
    <w:uiPriority w:val="99"/>
    <w:rsid w:val="002F367A"/>
    <w:pPr>
      <w:numPr>
        <w:numId w:val="7"/>
      </w:numPr>
    </w:pPr>
  </w:style>
  <w:style w:type="paragraph" w:customStyle="1" w:styleId="HeadA">
    <w:name w:val="HeadA"/>
    <w:qFormat/>
    <w:rsid w:val="002F367A"/>
    <w:pPr>
      <w:keepNext/>
      <w:keepLines/>
      <w:widowControl w:val="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ind w:left="360"/>
      <w:textAlignment w:val="baseline"/>
    </w:pPr>
    <w:rPr>
      <w:rFonts w:ascii="Arial" w:eastAsia="Times New Roman" w:hAnsi="Arial" w:cs="FuturaPT-Bold"/>
      <w:b/>
      <w:bCs/>
      <w:color w:val="000000"/>
      <w:kern w:val="0"/>
      <w:lang w:eastAsia="en-CA"/>
      <w14:ligatures w14:val="none"/>
    </w:rPr>
  </w:style>
  <w:style w:type="paragraph" w:customStyle="1" w:styleId="Blockquote">
    <w:name w:val="Blockquote"/>
    <w:next w:val="Normal"/>
    <w:qFormat/>
    <w:rsid w:val="002F367A"/>
    <w:pPr>
      <w:widowControl w:val="0"/>
      <w:autoSpaceDE w:val="0"/>
      <w:autoSpaceDN w:val="0"/>
      <w:adjustRightInd w:val="0"/>
      <w:spacing w:before="120" w:after="120" w:line="240" w:lineRule="atLeast"/>
      <w:ind w:left="2160" w:right="720"/>
      <w:textAlignment w:val="baseline"/>
    </w:pPr>
    <w:rPr>
      <w:rFonts w:ascii="Arial" w:eastAsia="Times New Roman" w:hAnsi="Arial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CodeWide">
    <w:name w:val="CodeWide"/>
    <w:qFormat/>
    <w:rsid w:val="002F367A"/>
    <w:pPr>
      <w:widowControl w:val="0"/>
      <w:pBdr>
        <w:left w:val="single" w:sz="4" w:space="1" w:color="auto"/>
      </w:pBdr>
      <w:suppressAutoHyphens/>
      <w:autoSpaceDE w:val="0"/>
      <w:autoSpaceDN w:val="0"/>
      <w:adjustRightInd w:val="0"/>
      <w:spacing w:line="210" w:lineRule="atLeast"/>
      <w:ind w:right="-1440"/>
      <w:contextualSpacing/>
      <w:textAlignment w:val="baseline"/>
    </w:pPr>
    <w:rPr>
      <w:rFonts w:ascii="Courier" w:eastAsia="Times New Roman" w:hAnsi="Courier" w:cs="TheSansMonoCondensed-Plain"/>
      <w:color w:val="000000"/>
      <w:w w:val="66"/>
      <w:kern w:val="0"/>
      <w:sz w:val="15"/>
      <w:szCs w:val="17"/>
      <w:lang w:eastAsia="en-CA"/>
      <w14:ligatures w14:val="none"/>
    </w:rPr>
  </w:style>
  <w:style w:type="paragraph" w:customStyle="1" w:styleId="CaptionLine">
    <w:name w:val="CaptionLine"/>
    <w:next w:val="Body"/>
    <w:qFormat/>
    <w:rsid w:val="002F367A"/>
    <w:pPr>
      <w:numPr>
        <w:ilvl w:val="4"/>
        <w:numId w:val="8"/>
      </w:numPr>
      <w:spacing w:after="240"/>
    </w:pPr>
    <w:rPr>
      <w:rFonts w:ascii="Times Roman" w:eastAsia="Times New Roman" w:hAnsi="Times Roman" w:cs="FuturaPT-BookObl"/>
      <w:color w:val="000000"/>
      <w:kern w:val="0"/>
      <w:sz w:val="17"/>
      <w:szCs w:val="17"/>
      <w:lang w:eastAsia="en-CA"/>
      <w14:ligatures w14:val="none"/>
    </w:rPr>
  </w:style>
  <w:style w:type="character" w:customStyle="1" w:styleId="Regular">
    <w:name w:val="Regular"/>
    <w:uiPriority w:val="1"/>
    <w:qFormat/>
    <w:rsid w:val="002F367A"/>
    <w:rPr>
      <w:rFonts w:cs="FuturaPT-Book"/>
      <w:b w:val="0"/>
      <w:bCs w:val="0"/>
      <w:i w:val="0"/>
      <w:iCs w:val="0"/>
      <w:color w:val="3366FF"/>
      <w:w w:val="100"/>
      <w:position w:val="0"/>
      <w:u w:val="none"/>
      <w:vertAlign w:val="baseline"/>
      <w:lang w:val="en-US"/>
    </w:rPr>
  </w:style>
  <w:style w:type="character" w:customStyle="1" w:styleId="NoteHead">
    <w:name w:val="NoteHead"/>
    <w:uiPriority w:val="1"/>
    <w:qFormat/>
    <w:rsid w:val="002F367A"/>
    <w:rPr>
      <w:rFonts w:ascii="DogmaOT-Bold" w:hAnsi="DogmaOT-Bold" w:cs="DogmaOT-Bold"/>
      <w:b/>
      <w:bCs/>
      <w:caps/>
      <w:color w:val="FFFFFF"/>
      <w:spacing w:val="30"/>
      <w:sz w:val="15"/>
      <w:szCs w:val="15"/>
      <w:u w:val="none"/>
      <w:bdr w:val="none" w:sz="0" w:space="0" w:color="auto"/>
      <w:shd w:val="solid" w:color="auto" w:fill="auto"/>
      <w:vertAlign w:val="baseline"/>
    </w:rPr>
  </w:style>
  <w:style w:type="paragraph" w:customStyle="1" w:styleId="TableHeader">
    <w:name w:val="TableHeader"/>
    <w:qFormat/>
    <w:rsid w:val="002F367A"/>
    <w:pPr>
      <w:keepLines/>
      <w:widowControl w:val="0"/>
      <w:suppressAutoHyphens/>
      <w:autoSpaceDE w:val="0"/>
      <w:autoSpaceDN w:val="0"/>
      <w:adjustRightInd w:val="0"/>
      <w:spacing w:line="240" w:lineRule="atLeast"/>
      <w:textAlignment w:val="baseline"/>
    </w:pPr>
    <w:rPr>
      <w:rFonts w:ascii="Arial" w:eastAsia="Times New Roman" w:hAnsi="Arial" w:cs="FuturaPT-Heavy"/>
      <w:b/>
      <w:bCs/>
      <w:color w:val="000000"/>
      <w:kern w:val="0"/>
      <w:sz w:val="18"/>
      <w:szCs w:val="18"/>
      <w:lang w:eastAsia="en-CA"/>
      <w14:ligatures w14:val="none"/>
    </w:rPr>
  </w:style>
  <w:style w:type="paragraph" w:customStyle="1" w:styleId="TableBody">
    <w:name w:val="TableBody"/>
    <w:qFormat/>
    <w:rsid w:val="002F367A"/>
    <w:pPr>
      <w:keepLines/>
      <w:widowControl w:val="0"/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IndexLevel2">
    <w:name w:val="IndexLevel2"/>
    <w:qFormat/>
    <w:rsid w:val="002F367A"/>
    <w:pPr>
      <w:spacing w:line="220" w:lineRule="atLeast"/>
      <w:ind w:left="360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IndexLevel3">
    <w:name w:val="IndexLevel3"/>
    <w:qFormat/>
    <w:rsid w:val="002F367A"/>
    <w:pPr>
      <w:spacing w:line="220" w:lineRule="atLeast"/>
      <w:ind w:left="720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IndexTitle">
    <w:name w:val="IndexTitle"/>
    <w:qFormat/>
    <w:rsid w:val="002F367A"/>
    <w:pPr>
      <w:spacing w:before="600" w:after="960" w:line="360" w:lineRule="atLeast"/>
      <w:jc w:val="center"/>
    </w:pPr>
    <w:rPr>
      <w:rFonts w:ascii="DogmaOT-Bold" w:eastAsia="Times New Roman" w:hAnsi="DogmaOT-Bold" w:cs="DogmaOT-Bold"/>
      <w:b/>
      <w:bCs/>
      <w:caps/>
      <w:color w:val="000000"/>
      <w:kern w:val="0"/>
      <w:sz w:val="32"/>
      <w:szCs w:val="32"/>
      <w:lang w:eastAsia="en-CA"/>
      <w14:ligatures w14:val="none"/>
    </w:rPr>
  </w:style>
  <w:style w:type="paragraph" w:customStyle="1" w:styleId="ChapterIntro">
    <w:name w:val="ChapterIntro"/>
    <w:qFormat/>
    <w:rsid w:val="002F367A"/>
    <w:pPr>
      <w:suppressAutoHyphens/>
      <w:spacing w:after="60" w:line="36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spacing w:val="1"/>
      <w:kern w:val="0"/>
      <w:sz w:val="28"/>
      <w:szCs w:val="28"/>
      <w:lang w:eastAsia="en-CA"/>
      <w14:ligatures w14:val="none"/>
    </w:rPr>
  </w:style>
  <w:style w:type="paragraph" w:customStyle="1" w:styleId="BoxCaption">
    <w:name w:val="BoxCaption"/>
    <w:next w:val="BoxBody"/>
    <w:qFormat/>
    <w:rsid w:val="002F367A"/>
    <w:pPr>
      <w:spacing w:line="180" w:lineRule="atLeast"/>
    </w:pPr>
    <w:rPr>
      <w:rFonts w:ascii="FuturaPT-BookObl" w:eastAsia="Times New Roman" w:hAnsi="FuturaPT-BookObl" w:cs="FuturaPT-BookObl"/>
      <w:i/>
      <w:iCs/>
      <w:color w:val="000000"/>
      <w:kern w:val="0"/>
      <w:sz w:val="15"/>
      <w:szCs w:val="15"/>
      <w:lang w:eastAsia="en-CA"/>
      <w14:ligatures w14:val="none"/>
    </w:rPr>
  </w:style>
  <w:style w:type="paragraph" w:customStyle="1" w:styleId="BoxBody">
    <w:name w:val="BoxBody"/>
    <w:qFormat/>
    <w:rsid w:val="002F367A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after="120" w:line="240" w:lineRule="atLeast"/>
      <w:ind w:firstLine="360"/>
      <w:contextualSpacing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BodyFirst">
    <w:name w:val="BoxBodyFirst"/>
    <w:qFormat/>
    <w:rsid w:val="002F367A"/>
    <w:pPr>
      <w:widowControl w:val="0"/>
      <w:pBdr>
        <w:left w:val="single" w:sz="18" w:space="4" w:color="008000"/>
      </w:pBdr>
      <w:autoSpaceDE w:val="0"/>
      <w:autoSpaceDN w:val="0"/>
      <w:adjustRightInd w:val="0"/>
      <w:spacing w:line="240" w:lineRule="atLeast"/>
      <w:textAlignment w:val="center"/>
    </w:pPr>
    <w:rPr>
      <w:rFonts w:ascii="FuturaPT-Book" w:eastAsia="Times New Roman" w:hAnsi="FuturaPT-Book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ChapterTitle">
    <w:name w:val="ChapterTitle"/>
    <w:qFormat/>
    <w:rsid w:val="002F367A"/>
    <w:pPr>
      <w:keepLines/>
      <w:suppressAutoHyphens/>
      <w:spacing w:before="600" w:after="192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BoxListBullet">
    <w:name w:val="BoxListBullet"/>
    <w:qFormat/>
    <w:rsid w:val="002F367A"/>
    <w:pPr>
      <w:widowControl w:val="0"/>
      <w:numPr>
        <w:numId w:val="4"/>
      </w:numPr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ind w:left="360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Code">
    <w:name w:val="BoxCode"/>
    <w:qFormat/>
    <w:rsid w:val="002F367A"/>
    <w:pPr>
      <w:widowControl w:val="0"/>
      <w:pBdr>
        <w:left w:val="single" w:sz="18" w:space="4" w:color="008000"/>
      </w:pBdr>
      <w:suppressAutoHyphens/>
      <w:autoSpaceDE w:val="0"/>
      <w:autoSpaceDN w:val="0"/>
      <w:adjustRightInd w:val="0"/>
      <w:spacing w:line="200" w:lineRule="atLeast"/>
      <w:ind w:left="216" w:right="864"/>
      <w:contextualSpacing/>
      <w:textAlignment w:val="top"/>
    </w:pPr>
    <w:rPr>
      <w:rFonts w:ascii="Courier" w:eastAsia="Times New Roman" w:hAnsi="Courier" w:cs="TheSansMonoCondensed-Plain"/>
      <w:color w:val="000000"/>
      <w:kern w:val="0"/>
      <w:sz w:val="16"/>
      <w:szCs w:val="16"/>
      <w:lang w:eastAsia="en-CA"/>
      <w14:ligatures w14:val="none"/>
    </w:rPr>
  </w:style>
  <w:style w:type="paragraph" w:customStyle="1" w:styleId="BoxListBody">
    <w:name w:val="BoxListBody"/>
    <w:qFormat/>
    <w:rsid w:val="002F367A"/>
    <w:pPr>
      <w:widowControl w:val="0"/>
      <w:pBdr>
        <w:left w:val="single" w:sz="18" w:space="22" w:color="008000"/>
      </w:pBdr>
      <w:autoSpaceDE w:val="0"/>
      <w:autoSpaceDN w:val="0"/>
      <w:adjustRightInd w:val="0"/>
      <w:spacing w:after="120" w:line="240" w:lineRule="atLeast"/>
      <w:ind w:left="359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ListHead">
    <w:name w:val="BoxListHead"/>
    <w:qFormat/>
    <w:rsid w:val="002F367A"/>
    <w:pPr>
      <w:keepNext/>
      <w:keepLines/>
      <w:widowControl w:val="0"/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textAlignment w:val="center"/>
    </w:pPr>
    <w:rPr>
      <w:rFonts w:ascii="Arial" w:eastAsia="Times New Roman" w:hAnsi="Arial" w:cs="FuturaPT-Heavy"/>
      <w:b/>
      <w:color w:val="000000"/>
      <w:spacing w:val="1"/>
      <w:kern w:val="0"/>
      <w:sz w:val="17"/>
      <w:szCs w:val="17"/>
      <w:lang w:eastAsia="en-CA"/>
      <w14:ligatures w14:val="none"/>
    </w:rPr>
  </w:style>
  <w:style w:type="character" w:customStyle="1" w:styleId="KeyCaps">
    <w:name w:val="KeyCaps"/>
    <w:uiPriority w:val="1"/>
    <w:qFormat/>
    <w:rsid w:val="00434B2B"/>
    <w:rPr>
      <w:rFonts w:cs="NewBaskervilleStd-Roman"/>
      <w:caps w:val="0"/>
      <w:smallCaps/>
      <w:color w:val="3366FF"/>
      <w:w w:val="100"/>
      <w:position w:val="0"/>
      <w:u w:val="none"/>
      <w:vertAlign w:val="baseline"/>
      <w:lang w:val="en-US"/>
    </w:rPr>
  </w:style>
  <w:style w:type="character" w:customStyle="1" w:styleId="wingdings">
    <w:name w:val="wingdings"/>
    <w:uiPriority w:val="1"/>
    <w:qFormat/>
    <w:rsid w:val="002F367A"/>
    <w:rPr>
      <w:rFonts w:ascii="Wingdings2" w:hAnsi="Wingdings2" w:cs="Wingdings2"/>
      <w:color w:val="000000"/>
      <w:w w:val="100"/>
      <w:position w:val="0"/>
      <w:u w:val="none"/>
      <w:vertAlign w:val="baseline"/>
      <w:lang w:val="en-US"/>
    </w:rPr>
  </w:style>
  <w:style w:type="paragraph" w:customStyle="1" w:styleId="ListBody">
    <w:name w:val="ListBody"/>
    <w:qFormat/>
    <w:rsid w:val="002F367A"/>
    <w:pPr>
      <w:widowControl w:val="0"/>
      <w:autoSpaceDE w:val="0"/>
      <w:autoSpaceDN w:val="0"/>
      <w:adjustRightInd w:val="0"/>
      <w:spacing w:before="80" w:after="120" w:line="240" w:lineRule="atLeast"/>
      <w:ind w:left="1800" w:firstLine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character" w:customStyle="1" w:styleId="LinkURL">
    <w:name w:val="LinkURL"/>
    <w:uiPriority w:val="1"/>
    <w:qFormat/>
    <w:rsid w:val="002F367A"/>
    <w:rPr>
      <w:rFonts w:cs="NewBaskervilleStd-Italic"/>
      <w:i/>
      <w:iCs/>
      <w:color w:val="3366FF"/>
      <w:w w:val="100"/>
      <w:position w:val="0"/>
      <w:u w:val="none"/>
      <w:vertAlign w:val="baseline"/>
      <w:lang w:val="en-US"/>
    </w:rPr>
  </w:style>
  <w:style w:type="paragraph" w:customStyle="1" w:styleId="Note">
    <w:name w:val="Note"/>
    <w:qFormat/>
    <w:rsid w:val="002F367A"/>
    <w:pPr>
      <w:widowControl w:val="0"/>
      <w:autoSpaceDE w:val="0"/>
      <w:autoSpaceDN w:val="0"/>
      <w:adjustRightInd w:val="0"/>
      <w:spacing w:before="240" w:after="240" w:line="240" w:lineRule="atLeast"/>
      <w:ind w:left="1152" w:hanging="1152"/>
      <w:textAlignment w:val="baseline"/>
    </w:pPr>
    <w:rPr>
      <w:rFonts w:ascii="Times Roman" w:eastAsia="Times New Roman" w:hAnsi="Times Roman" w:cs="NewBaskervilleStd-Italic"/>
      <w:iCs/>
      <w:color w:val="000000"/>
      <w:kern w:val="0"/>
      <w:lang w:eastAsia="en-CA"/>
      <w14:ligatures w14:val="none"/>
    </w:rPr>
  </w:style>
  <w:style w:type="character" w:customStyle="1" w:styleId="bulletcharacter">
    <w:name w:val="bullet_character"/>
    <w:uiPriority w:val="99"/>
    <w:rsid w:val="002F367A"/>
    <w:rPr>
      <w:rFonts w:ascii="Symbol" w:hAnsi="Symbol" w:cs="Symbol"/>
      <w:color w:val="000000"/>
    </w:rPr>
  </w:style>
  <w:style w:type="character" w:customStyle="1" w:styleId="Superscript">
    <w:name w:val="Superscript"/>
    <w:uiPriority w:val="1"/>
    <w:qFormat/>
    <w:rsid w:val="002F367A"/>
    <w:rPr>
      <w:color w:val="3366FF"/>
      <w:vertAlign w:val="superscript"/>
    </w:rPr>
  </w:style>
  <w:style w:type="character" w:customStyle="1" w:styleId="SuperscriptItalic">
    <w:name w:val="SuperscriptItalic"/>
    <w:uiPriority w:val="1"/>
    <w:qFormat/>
    <w:rsid w:val="002F367A"/>
    <w:rPr>
      <w:i/>
      <w:color w:val="3366FF"/>
      <w:vertAlign w:val="superscript"/>
    </w:rPr>
  </w:style>
  <w:style w:type="character" w:customStyle="1" w:styleId="Subscript">
    <w:name w:val="Subscript"/>
    <w:uiPriority w:val="1"/>
    <w:qFormat/>
    <w:rsid w:val="002F367A"/>
    <w:rPr>
      <w:color w:val="3366FF"/>
      <w:vertAlign w:val="subscript"/>
    </w:rPr>
  </w:style>
  <w:style w:type="character" w:customStyle="1" w:styleId="SubscriptItalic">
    <w:name w:val="SubscriptItalic"/>
    <w:uiPriority w:val="1"/>
    <w:qFormat/>
    <w:rsid w:val="002F367A"/>
    <w:rPr>
      <w:i/>
      <w:color w:val="3366FF"/>
      <w:vertAlign w:val="subscript"/>
    </w:rPr>
  </w:style>
  <w:style w:type="character" w:customStyle="1" w:styleId="Symbol">
    <w:name w:val="Symbol"/>
    <w:uiPriority w:val="1"/>
    <w:qFormat/>
    <w:rsid w:val="002F367A"/>
    <w:rPr>
      <w:rFonts w:ascii="Symbol" w:hAnsi="Symbol"/>
    </w:rPr>
  </w:style>
  <w:style w:type="character" w:customStyle="1" w:styleId="Italic">
    <w:name w:val="Italic"/>
    <w:uiPriority w:val="1"/>
    <w:qFormat/>
    <w:rsid w:val="002F367A"/>
    <w:rPr>
      <w:rFonts w:cs="NewBaskervilleStd-Italic"/>
      <w:i/>
      <w:iCs/>
      <w:color w:val="0000FF"/>
      <w:w w:val="100"/>
      <w:position w:val="0"/>
      <w:u w:val="none"/>
      <w:vertAlign w:val="baseline"/>
      <w:lang w:val="en-US"/>
    </w:rPr>
  </w:style>
  <w:style w:type="paragraph" w:customStyle="1" w:styleId="ListBullet">
    <w:name w:val="ListBullet"/>
    <w:qFormat/>
    <w:rsid w:val="002F367A"/>
    <w:pPr>
      <w:widowControl w:val="0"/>
      <w:numPr>
        <w:numId w:val="2"/>
      </w:numPr>
      <w:tabs>
        <w:tab w:val="left" w:pos="1800"/>
      </w:tabs>
      <w:autoSpaceDE w:val="0"/>
      <w:autoSpaceDN w:val="0"/>
      <w:adjustRightInd w:val="0"/>
      <w:spacing w:before="180" w:line="240" w:lineRule="atLeast"/>
      <w:ind w:left="1800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Code">
    <w:name w:val="ListCode"/>
    <w:qFormat/>
    <w:rsid w:val="002F367A"/>
    <w:pPr>
      <w:widowControl w:val="0"/>
      <w:pBdr>
        <w:left w:val="single" w:sz="4" w:space="4" w:color="auto"/>
      </w:pBdr>
      <w:suppressAutoHyphens/>
      <w:autoSpaceDE w:val="0"/>
      <w:autoSpaceDN w:val="0"/>
      <w:adjustRightInd w:val="0"/>
      <w:spacing w:line="210" w:lineRule="atLeast"/>
      <w:ind w:left="1584"/>
      <w:contextualSpacing/>
      <w:textAlignment w:val="baseline"/>
    </w:pPr>
    <w:rPr>
      <w:rFonts w:ascii="Courier" w:eastAsia="Times New Roman" w:hAnsi="Courier" w:cs="TheSansMonoCondensed-Plain"/>
      <w:color w:val="000000"/>
      <w:kern w:val="0"/>
      <w:sz w:val="15"/>
      <w:szCs w:val="17"/>
      <w:lang w:eastAsia="en-CA"/>
      <w14:ligatures w14:val="none"/>
    </w:rPr>
  </w:style>
  <w:style w:type="paragraph" w:customStyle="1" w:styleId="ListHead">
    <w:name w:val="ListHead"/>
    <w:qFormat/>
    <w:rsid w:val="002F367A"/>
    <w:pPr>
      <w:keepNext/>
      <w:keepLines/>
      <w:widowControl w:val="0"/>
      <w:suppressAutoHyphens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Times Roman" w:eastAsia="Times New Roman" w:hAnsi="Times Roman" w:cs="NewBaskervilleStd-Bold"/>
      <w:b/>
      <w:bCs/>
      <w:color w:val="000000"/>
      <w:kern w:val="0"/>
      <w:lang w:eastAsia="en-CA"/>
      <w14:ligatures w14:val="none"/>
    </w:rPr>
  </w:style>
  <w:style w:type="paragraph" w:customStyle="1" w:styleId="ListNumber">
    <w:name w:val="ListNumber"/>
    <w:qFormat/>
    <w:rsid w:val="002F367A"/>
    <w:pPr>
      <w:widowControl w:val="0"/>
      <w:numPr>
        <w:numId w:val="1"/>
      </w:numPr>
      <w:tabs>
        <w:tab w:val="left" w:pos="1800"/>
      </w:tabs>
      <w:autoSpaceDE w:val="0"/>
      <w:autoSpaceDN w:val="0"/>
      <w:adjustRightInd w:val="0"/>
      <w:spacing w:before="180" w:line="240" w:lineRule="atLeast"/>
      <w:ind w:left="1800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NumberSub">
    <w:name w:val="ListNumberSub"/>
    <w:qFormat/>
    <w:rsid w:val="002F367A"/>
    <w:pPr>
      <w:widowControl w:val="0"/>
      <w:numPr>
        <w:numId w:val="25"/>
      </w:numPr>
      <w:tabs>
        <w:tab w:val="left" w:pos="1800"/>
      </w:tabs>
      <w:autoSpaceDE w:val="0"/>
      <w:autoSpaceDN w:val="0"/>
      <w:adjustRightInd w:val="0"/>
      <w:spacing w:before="60" w:line="240" w:lineRule="atLeast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GraphicSlug">
    <w:name w:val="GraphicSlug"/>
    <w:qFormat/>
    <w:rsid w:val="002F367A"/>
    <w:pPr>
      <w:keepLines/>
      <w:widowControl w:val="0"/>
      <w:suppressAutoHyphens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Arial" w:eastAsia="Times New Roman" w:hAnsi="Arial" w:cs="TimesNewRomanPSMT"/>
      <w:smallCaps/>
      <w:color w:val="A50F1E"/>
      <w:kern w:val="0"/>
      <w:sz w:val="18"/>
      <w:szCs w:val="18"/>
      <w:lang w:eastAsia="en-CA"/>
      <w14:ligatures w14:val="none"/>
    </w:rPr>
  </w:style>
  <w:style w:type="character" w:customStyle="1" w:styleId="AltText">
    <w:name w:val="AltText"/>
    <w:uiPriority w:val="1"/>
    <w:qFormat/>
    <w:rsid w:val="002F367A"/>
    <w:rPr>
      <w:color w:val="FF358C"/>
      <w:u w:val="single"/>
    </w:rPr>
  </w:style>
  <w:style w:type="paragraph" w:customStyle="1" w:styleId="PartNumber">
    <w:name w:val="PartNumber"/>
    <w:qFormat/>
    <w:rsid w:val="002F367A"/>
    <w:pPr>
      <w:widowControl w:val="0"/>
      <w:suppressAutoHyphens/>
      <w:autoSpaceDE w:val="0"/>
      <w:autoSpaceDN w:val="0"/>
      <w:adjustRightInd w:val="0"/>
      <w:spacing w:before="1200" w:line="2400" w:lineRule="atLeast"/>
      <w:ind w:left="1440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240"/>
      <w:szCs w:val="240"/>
      <w:lang w:eastAsia="en-CA"/>
      <w14:ligatures w14:val="none"/>
    </w:rPr>
  </w:style>
  <w:style w:type="paragraph" w:customStyle="1" w:styleId="PartTitle">
    <w:name w:val="PartTitle"/>
    <w:qFormat/>
    <w:rsid w:val="002F367A"/>
    <w:pPr>
      <w:keepLines/>
      <w:widowControl w:val="0"/>
      <w:suppressAutoHyphens/>
      <w:autoSpaceDE w:val="0"/>
      <w:autoSpaceDN w:val="0"/>
      <w:adjustRightInd w:val="0"/>
      <w:spacing w:before="600" w:after="192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PartIntro">
    <w:name w:val="PartIntro"/>
    <w:qFormat/>
    <w:rsid w:val="002F367A"/>
    <w:pPr>
      <w:widowControl w:val="0"/>
      <w:autoSpaceDE w:val="0"/>
      <w:autoSpaceDN w:val="0"/>
      <w:adjustRightInd w:val="0"/>
      <w:spacing w:after="60" w:line="36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spacing w:val="1"/>
      <w:kern w:val="0"/>
      <w:sz w:val="28"/>
      <w:szCs w:val="28"/>
      <w:lang w:eastAsia="en-CA"/>
      <w14:ligatures w14:val="none"/>
    </w:rPr>
  </w:style>
  <w:style w:type="paragraph" w:customStyle="1" w:styleId="PartList">
    <w:name w:val="PartList"/>
    <w:qFormat/>
    <w:rsid w:val="002F367A"/>
    <w:pPr>
      <w:widowControl w:val="0"/>
      <w:tabs>
        <w:tab w:val="left" w:pos="1800"/>
      </w:tabs>
      <w:autoSpaceDE w:val="0"/>
      <w:autoSpaceDN w:val="0"/>
      <w:adjustRightInd w:val="0"/>
      <w:spacing w:before="180" w:line="240" w:lineRule="atLeast"/>
      <w:ind w:left="1800" w:hanging="360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ChapterIntroList">
    <w:name w:val="ChapterIntroList"/>
    <w:qFormat/>
    <w:rsid w:val="002F367A"/>
    <w:pPr>
      <w:widowControl w:val="0"/>
      <w:tabs>
        <w:tab w:val="left" w:pos="1800"/>
      </w:tabs>
      <w:autoSpaceDE w:val="0"/>
      <w:autoSpaceDN w:val="0"/>
      <w:adjustRightInd w:val="0"/>
      <w:spacing w:before="180" w:line="240" w:lineRule="atLeast"/>
      <w:ind w:left="1800" w:hanging="360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ChapterSubtitle">
    <w:name w:val="ChapterSubtitle"/>
    <w:rsid w:val="002F367A"/>
    <w:pPr>
      <w:keepLines/>
      <w:widowControl w:val="0"/>
      <w:suppressAutoHyphens/>
      <w:autoSpaceDE w:val="0"/>
      <w:autoSpaceDN w:val="0"/>
      <w:adjustRightInd w:val="0"/>
      <w:spacing w:after="36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olor w:val="000000"/>
      <w:spacing w:val="48"/>
      <w:kern w:val="0"/>
      <w:sz w:val="28"/>
      <w:szCs w:val="28"/>
      <w:lang w:eastAsia="en-CA"/>
      <w14:ligatures w14:val="none"/>
    </w:rPr>
  </w:style>
  <w:style w:type="paragraph" w:customStyle="1" w:styleId="BodyContinued">
    <w:name w:val="BodyContinued"/>
    <w:qFormat/>
    <w:rsid w:val="002F367A"/>
    <w:pPr>
      <w:widowControl w:val="0"/>
      <w:suppressAutoHyphens/>
      <w:autoSpaceDE w:val="0"/>
      <w:autoSpaceDN w:val="0"/>
      <w:adjustRightInd w:val="0"/>
      <w:spacing w:before="120" w:after="120" w:line="24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BoxHeadA">
    <w:name w:val="BoxHeadA"/>
    <w:qFormat/>
    <w:rsid w:val="002F367A"/>
    <w:pPr>
      <w:keepNext/>
      <w:keepLines/>
      <w:widowControl w:val="0"/>
      <w:pBdr>
        <w:left w:val="single" w:sz="18" w:space="4" w:color="008000"/>
      </w:pBdr>
      <w:suppressAutoHyphens/>
      <w:autoSpaceDE w:val="0"/>
      <w:autoSpaceDN w:val="0"/>
      <w:adjustRightInd w:val="0"/>
      <w:spacing w:before="80" w:after="80" w:line="300" w:lineRule="atLeast"/>
      <w:textAlignment w:val="baseline"/>
    </w:pPr>
    <w:rPr>
      <w:rFonts w:ascii="Arial" w:eastAsia="Times New Roman" w:hAnsi="Arial" w:cs="DogmaOT-Bold"/>
      <w:b/>
      <w:bCs/>
      <w:caps/>
      <w:color w:val="000000"/>
      <w:spacing w:val="13"/>
      <w:kern w:val="0"/>
      <w:sz w:val="18"/>
      <w:szCs w:val="18"/>
      <w:lang w:eastAsia="en-CA"/>
      <w14:ligatures w14:val="none"/>
    </w:rPr>
  </w:style>
  <w:style w:type="paragraph" w:customStyle="1" w:styleId="BoxHeadB">
    <w:name w:val="BoxHeadB"/>
    <w:basedOn w:val="BoxHeadA"/>
    <w:qFormat/>
    <w:rsid w:val="002F367A"/>
    <w:pPr>
      <w:spacing w:before="120"/>
    </w:pPr>
    <w:rPr>
      <w:i/>
      <w:iCs/>
      <w:caps w:val="0"/>
    </w:rPr>
  </w:style>
  <w:style w:type="paragraph" w:customStyle="1" w:styleId="BoxBodyContinued">
    <w:name w:val="BoxBodyContinued"/>
    <w:qFormat/>
    <w:rsid w:val="002F367A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after="120" w:line="240" w:lineRule="atLeast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character" w:customStyle="1" w:styleId="Bold">
    <w:name w:val="Bold"/>
    <w:uiPriority w:val="1"/>
    <w:rsid w:val="002F367A"/>
    <w:rPr>
      <w:b/>
      <w:bCs/>
      <w:color w:val="3366FF"/>
    </w:rPr>
  </w:style>
  <w:style w:type="paragraph" w:customStyle="1" w:styleId="RunInHead">
    <w:name w:val="RunInHead"/>
    <w:rsid w:val="002F367A"/>
    <w:pPr>
      <w:widowControl w:val="0"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Times Roman" w:eastAsia="Times New Roman" w:hAnsi="Times Roman" w:cs="NewBaskervilleStd-Roman"/>
      <w:b/>
      <w:color w:val="000000"/>
      <w:kern w:val="0"/>
      <w:lang w:eastAsia="en-CA"/>
      <w14:ligatures w14:val="none"/>
    </w:rPr>
  </w:style>
  <w:style w:type="paragraph" w:customStyle="1" w:styleId="RunInPara">
    <w:name w:val="RunInPara"/>
    <w:qFormat/>
    <w:rsid w:val="002F367A"/>
    <w:pPr>
      <w:widowControl w:val="0"/>
      <w:autoSpaceDE w:val="0"/>
      <w:autoSpaceDN w:val="0"/>
      <w:adjustRightInd w:val="0"/>
      <w:spacing w:after="120" w:line="24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BoxRunInHead">
    <w:name w:val="BoxRunInHead"/>
    <w:rsid w:val="002F367A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textAlignment w:val="center"/>
    </w:pPr>
    <w:rPr>
      <w:rFonts w:ascii="Arial" w:eastAsia="Times New Roman" w:hAnsi="Arial" w:cs="FuturaPT-Book"/>
      <w:b/>
      <w:color w:val="000000"/>
      <w:kern w:val="0"/>
      <w:sz w:val="17"/>
      <w:szCs w:val="17"/>
      <w:lang w:eastAsia="en-CA"/>
      <w14:ligatures w14:val="none"/>
    </w:rPr>
  </w:style>
  <w:style w:type="paragraph" w:customStyle="1" w:styleId="BoxRunInPara">
    <w:name w:val="BoxRunInPara"/>
    <w:qFormat/>
    <w:rsid w:val="002F367A"/>
    <w:pPr>
      <w:widowControl w:val="0"/>
      <w:pBdr>
        <w:left w:val="single" w:sz="18" w:space="4" w:color="008000"/>
      </w:pBdr>
      <w:autoSpaceDE w:val="0"/>
      <w:autoSpaceDN w:val="0"/>
      <w:adjustRightInd w:val="0"/>
      <w:spacing w:after="120" w:line="240" w:lineRule="atLeast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ExtractPara">
    <w:name w:val="BoxExtractPara"/>
    <w:qFormat/>
    <w:rsid w:val="002F367A"/>
    <w:pPr>
      <w:widowControl w:val="0"/>
      <w:pBdr>
        <w:left w:val="single" w:sz="18" w:space="31" w:color="008000"/>
      </w:pBdr>
      <w:autoSpaceDE w:val="0"/>
      <w:autoSpaceDN w:val="0"/>
      <w:adjustRightInd w:val="0"/>
      <w:spacing w:before="120" w:after="120" w:line="240" w:lineRule="atLeast"/>
      <w:ind w:left="547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character" w:customStyle="1" w:styleId="GraphicInline">
    <w:name w:val="GraphicInline"/>
    <w:uiPriority w:val="1"/>
    <w:qFormat/>
    <w:rsid w:val="002F367A"/>
    <w:rPr>
      <w:color w:val="3366FF"/>
      <w:bdr w:val="none" w:sz="0" w:space="0" w:color="auto"/>
      <w:shd w:val="clear" w:color="auto" w:fill="99CC00"/>
    </w:rPr>
  </w:style>
  <w:style w:type="character" w:customStyle="1" w:styleId="KeyTerm">
    <w:name w:val="KeyTerm"/>
    <w:uiPriority w:val="1"/>
    <w:qFormat/>
    <w:rsid w:val="00434B2B"/>
    <w:rPr>
      <w:i/>
      <w:color w:val="3366FF"/>
      <w:bdr w:val="none" w:sz="0" w:space="0" w:color="auto"/>
      <w:shd w:val="clear" w:color="auto" w:fill="D9D9D9"/>
    </w:rPr>
  </w:style>
  <w:style w:type="character" w:customStyle="1" w:styleId="DigitalOnly">
    <w:name w:val="DigitalOnly"/>
    <w:uiPriority w:val="1"/>
    <w:qFormat/>
    <w:rsid w:val="002F367A"/>
    <w:rPr>
      <w:color w:val="3366FF"/>
      <w:bdr w:val="single" w:sz="4" w:space="0" w:color="3366FF"/>
    </w:rPr>
  </w:style>
  <w:style w:type="character" w:customStyle="1" w:styleId="PrintOnly">
    <w:name w:val="PrintOnly"/>
    <w:uiPriority w:val="1"/>
    <w:qFormat/>
    <w:rsid w:val="002F367A"/>
    <w:rPr>
      <w:color w:val="3366FF"/>
      <w:bdr w:val="single" w:sz="4" w:space="0" w:color="FF0000"/>
    </w:rPr>
  </w:style>
  <w:style w:type="character" w:customStyle="1" w:styleId="LinkEmail">
    <w:name w:val="LinkEmail"/>
    <w:basedOn w:val="LinkURL"/>
    <w:uiPriority w:val="1"/>
    <w:qFormat/>
    <w:rsid w:val="002F367A"/>
    <w:rPr>
      <w:rFonts w:cs="NewBaskervilleStd-Italic"/>
      <w:b w:val="0"/>
      <w:bCs w:val="0"/>
      <w:i/>
      <w:iCs w:val="0"/>
      <w:color w:val="3366FF"/>
      <w:w w:val="100"/>
      <w:position w:val="0"/>
      <w:u w:val="none"/>
      <w:vertAlign w:val="baseline"/>
      <w:lang w:val="en-US"/>
    </w:rPr>
  </w:style>
  <w:style w:type="character" w:customStyle="1" w:styleId="LinkTwitter">
    <w:name w:val="LinkTwitter"/>
    <w:basedOn w:val="LinkEmail"/>
    <w:uiPriority w:val="1"/>
    <w:qFormat/>
    <w:rsid w:val="002F367A"/>
    <w:rPr>
      <w:rFonts w:cs="NewBaskervilleStd-Italic"/>
      <w:b w:val="0"/>
      <w:bCs w:val="0"/>
      <w:i w:val="0"/>
      <w:iCs w:val="0"/>
      <w:color w:val="3366FF"/>
      <w:w w:val="100"/>
      <w:position w:val="0"/>
      <w:u w:val="none"/>
      <w:vertAlign w:val="baseline"/>
      <w:lang w:val="en-US"/>
    </w:rPr>
  </w:style>
  <w:style w:type="character" w:customStyle="1" w:styleId="Highlight">
    <w:name w:val="Highlight"/>
    <w:uiPriority w:val="1"/>
    <w:qFormat/>
    <w:rsid w:val="002F367A"/>
    <w:rPr>
      <w:color w:val="3366FF"/>
      <w:bdr w:val="none" w:sz="0" w:space="0" w:color="auto"/>
      <w:shd w:val="clear" w:color="auto" w:fill="FFFF00"/>
    </w:rPr>
  </w:style>
  <w:style w:type="character" w:customStyle="1" w:styleId="FootnoteReference0">
    <w:name w:val="FootnoteReference"/>
    <w:uiPriority w:val="1"/>
    <w:qFormat/>
    <w:rsid w:val="002F367A"/>
    <w:rPr>
      <w:color w:val="3366FF"/>
      <w:vertAlign w:val="superscript"/>
    </w:rPr>
  </w:style>
  <w:style w:type="paragraph" w:customStyle="1" w:styleId="Footnote">
    <w:name w:val="Footnote"/>
    <w:qFormat/>
    <w:rsid w:val="002F367A"/>
    <w:pPr>
      <w:widowControl w:val="0"/>
      <w:pBdr>
        <w:top w:val="single" w:sz="4" w:space="1" w:color="000000" w:themeColor="text1"/>
        <w:bottom w:val="single" w:sz="4" w:space="1" w:color="000000" w:themeColor="text1"/>
      </w:pBdr>
      <w:autoSpaceDE w:val="0"/>
      <w:autoSpaceDN w:val="0"/>
      <w:adjustRightInd w:val="0"/>
      <w:spacing w:before="120" w:after="120" w:line="240" w:lineRule="atLeast"/>
      <w:ind w:left="1440"/>
      <w:textAlignment w:val="baseline"/>
    </w:pPr>
    <w:rPr>
      <w:rFonts w:ascii="Arial" w:eastAsia="Times New Roman" w:hAnsi="Arial" w:cs="NewBaskervilleStd-Roman"/>
      <w:color w:val="000000"/>
      <w:kern w:val="0"/>
      <w:sz w:val="16"/>
      <w:lang w:eastAsia="en-CA"/>
      <w14:ligatures w14:val="none"/>
    </w:rPr>
  </w:style>
  <w:style w:type="character" w:customStyle="1" w:styleId="FootnoteRef">
    <w:name w:val="FootnoteRef"/>
    <w:basedOn w:val="FootnoteReference0"/>
    <w:uiPriority w:val="1"/>
    <w:qFormat/>
    <w:rsid w:val="002F367A"/>
    <w:rPr>
      <w:color w:val="3366FF"/>
      <w:vertAlign w:val="superscript"/>
    </w:rPr>
  </w:style>
  <w:style w:type="character" w:customStyle="1" w:styleId="EndnoteReference">
    <w:name w:val="EndnoteReference"/>
    <w:basedOn w:val="FootnoteReference0"/>
    <w:uiPriority w:val="1"/>
    <w:qFormat/>
    <w:rsid w:val="002F367A"/>
    <w:rPr>
      <w:color w:val="3366FF"/>
      <w:vertAlign w:val="superscript"/>
    </w:rPr>
  </w:style>
  <w:style w:type="paragraph" w:customStyle="1" w:styleId="QuotePara">
    <w:name w:val="QuotePara"/>
    <w:qFormat/>
    <w:rsid w:val="002F367A"/>
    <w:pPr>
      <w:widowControl w:val="0"/>
      <w:autoSpaceDE w:val="0"/>
      <w:autoSpaceDN w:val="0"/>
      <w:adjustRightInd w:val="0"/>
      <w:spacing w:before="120" w:after="120" w:line="240" w:lineRule="atLeast"/>
      <w:ind w:left="2160"/>
      <w:textAlignment w:val="baseline"/>
    </w:pPr>
    <w:rPr>
      <w:rFonts w:ascii="Times Roman" w:eastAsia="Times New Roman" w:hAnsi="Times Roman" w:cs="NewBaskervilleStd-Roman"/>
      <w:i/>
      <w:color w:val="000000"/>
      <w:kern w:val="0"/>
      <w:lang w:eastAsia="en-CA"/>
      <w14:ligatures w14:val="none"/>
    </w:rPr>
  </w:style>
  <w:style w:type="paragraph" w:customStyle="1" w:styleId="QuoteSource">
    <w:name w:val="QuoteSource"/>
    <w:basedOn w:val="QuotePara"/>
    <w:qFormat/>
    <w:rsid w:val="002F367A"/>
    <w:pPr>
      <w:spacing w:after="240"/>
      <w:jc w:val="right"/>
    </w:pPr>
    <w:rPr>
      <w:i w:val="0"/>
    </w:rPr>
  </w:style>
  <w:style w:type="character" w:customStyle="1" w:styleId="Caps">
    <w:name w:val="Caps"/>
    <w:uiPriority w:val="1"/>
    <w:qFormat/>
    <w:rsid w:val="002F367A"/>
    <w:rPr>
      <w:caps/>
      <w:smallCaps w:val="0"/>
      <w:color w:val="3366FF"/>
    </w:rPr>
  </w:style>
  <w:style w:type="character" w:customStyle="1" w:styleId="SmallCaps">
    <w:name w:val="SmallCaps"/>
    <w:uiPriority w:val="1"/>
    <w:qFormat/>
    <w:rsid w:val="002F367A"/>
    <w:rPr>
      <w:caps w:val="0"/>
      <w:smallCaps/>
      <w:color w:val="3366FF"/>
    </w:rPr>
  </w:style>
  <w:style w:type="character" w:customStyle="1" w:styleId="SmallCapsBold">
    <w:name w:val="SmallCapsBold"/>
    <w:basedOn w:val="SmallCaps"/>
    <w:uiPriority w:val="1"/>
    <w:qFormat/>
    <w:rsid w:val="002F367A"/>
    <w:rPr>
      <w:b/>
      <w:bCs/>
      <w:caps w:val="0"/>
      <w:smallCaps/>
      <w:color w:val="3366FF"/>
    </w:rPr>
  </w:style>
  <w:style w:type="character" w:customStyle="1" w:styleId="SmallCapsBoldItalic">
    <w:name w:val="SmallCapsBoldItalic"/>
    <w:basedOn w:val="SmallCapsBold"/>
    <w:uiPriority w:val="1"/>
    <w:qFormat/>
    <w:rsid w:val="002F367A"/>
    <w:rPr>
      <w:b/>
      <w:bCs/>
      <w:i/>
      <w:iCs/>
      <w:caps w:val="0"/>
      <w:smallCaps/>
      <w:color w:val="3366FF"/>
    </w:rPr>
  </w:style>
  <w:style w:type="character" w:customStyle="1" w:styleId="SmallCapsItalic">
    <w:name w:val="SmallCapsItalic"/>
    <w:basedOn w:val="SmallCaps"/>
    <w:uiPriority w:val="1"/>
    <w:qFormat/>
    <w:rsid w:val="002F367A"/>
    <w:rPr>
      <w:i/>
      <w:iCs/>
      <w:caps w:val="0"/>
      <w:smallCaps/>
      <w:color w:val="3366FF"/>
    </w:rPr>
  </w:style>
  <w:style w:type="character" w:customStyle="1" w:styleId="NSSymbol">
    <w:name w:val="NSSymbol"/>
    <w:uiPriority w:val="1"/>
    <w:qFormat/>
    <w:rsid w:val="002F367A"/>
    <w:rPr>
      <w:color w:val="3366FF"/>
    </w:rPr>
  </w:style>
  <w:style w:type="table" w:styleId="TableGrid">
    <w:name w:val="Table Grid"/>
    <w:basedOn w:val="TableNormal"/>
    <w:uiPriority w:val="59"/>
    <w:rsid w:val="002F367A"/>
    <w:rPr>
      <w:rFonts w:eastAsia="Times New Roman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erSub">
    <w:name w:val="TableHeaderSub"/>
    <w:qFormat/>
    <w:rsid w:val="002F367A"/>
    <w:pPr>
      <w:keepLines/>
      <w:widowControl w:val="0"/>
      <w:suppressAutoHyphens/>
      <w:autoSpaceDE w:val="0"/>
      <w:autoSpaceDN w:val="0"/>
      <w:adjustRightInd w:val="0"/>
      <w:spacing w:line="240" w:lineRule="atLeast"/>
      <w:textAlignment w:val="baseline"/>
    </w:pPr>
    <w:rPr>
      <w:rFonts w:ascii="Arial" w:eastAsia="Times New Roman" w:hAnsi="Arial" w:cs="FuturaPT-Heavy"/>
      <w:color w:val="000000"/>
      <w:kern w:val="0"/>
      <w:sz w:val="18"/>
      <w:szCs w:val="18"/>
      <w:lang w:eastAsia="en-CA"/>
      <w14:ligatures w14:val="none"/>
    </w:rPr>
  </w:style>
  <w:style w:type="paragraph" w:customStyle="1" w:styleId="TableFootnote">
    <w:name w:val="TableFootnote"/>
    <w:qFormat/>
    <w:rsid w:val="002F367A"/>
    <w:pPr>
      <w:keepLines/>
      <w:widowControl w:val="0"/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6"/>
      <w:szCs w:val="17"/>
      <w:lang w:eastAsia="en-CA"/>
      <w14:ligatures w14:val="none"/>
    </w:rPr>
  </w:style>
  <w:style w:type="paragraph" w:customStyle="1" w:styleId="TableListBulleted">
    <w:name w:val="TableListBulleted"/>
    <w:qFormat/>
    <w:rsid w:val="002F367A"/>
    <w:pPr>
      <w:keepLines/>
      <w:widowControl w:val="0"/>
      <w:numPr>
        <w:numId w:val="6"/>
      </w:numPr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TableListNumbered">
    <w:name w:val="TableListNumbered"/>
    <w:qFormat/>
    <w:rsid w:val="002F367A"/>
    <w:pPr>
      <w:keepLines/>
      <w:widowControl w:val="0"/>
      <w:numPr>
        <w:numId w:val="26"/>
      </w:numPr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TableListPlain">
    <w:name w:val="TableListPlain"/>
    <w:qFormat/>
    <w:rsid w:val="002F367A"/>
    <w:pPr>
      <w:keepLines/>
      <w:widowControl w:val="0"/>
      <w:autoSpaceDE w:val="0"/>
      <w:autoSpaceDN w:val="0"/>
      <w:adjustRightInd w:val="0"/>
      <w:spacing w:line="190" w:lineRule="atLeast"/>
      <w:ind w:left="360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ExtractPara">
    <w:name w:val="ExtractPara"/>
    <w:basedOn w:val="QuotePara"/>
    <w:qFormat/>
    <w:rsid w:val="002F367A"/>
    <w:rPr>
      <w:i w:val="0"/>
      <w:sz w:val="18"/>
      <w:szCs w:val="18"/>
    </w:rPr>
  </w:style>
  <w:style w:type="paragraph" w:customStyle="1" w:styleId="ExtractSource">
    <w:name w:val="ExtractSource"/>
    <w:basedOn w:val="ExtractPara"/>
    <w:qFormat/>
    <w:rsid w:val="002F367A"/>
    <w:pPr>
      <w:jc w:val="right"/>
    </w:pPr>
  </w:style>
  <w:style w:type="paragraph" w:customStyle="1" w:styleId="ExtractParaContinued">
    <w:name w:val="ExtractParaContinued"/>
    <w:basedOn w:val="ExtractPara"/>
    <w:qFormat/>
    <w:rsid w:val="002F367A"/>
    <w:pPr>
      <w:spacing w:before="0"/>
      <w:ind w:firstLine="360"/>
    </w:pPr>
  </w:style>
  <w:style w:type="paragraph" w:customStyle="1" w:styleId="AppendixNumber">
    <w:name w:val="AppendixNumber"/>
    <w:qFormat/>
    <w:rsid w:val="002F367A"/>
    <w:pPr>
      <w:widowControl w:val="0"/>
      <w:suppressAutoHyphens/>
      <w:autoSpaceDE w:val="0"/>
      <w:autoSpaceDN w:val="0"/>
      <w:adjustRightInd w:val="0"/>
      <w:spacing w:before="1200" w:line="2400" w:lineRule="atLeast"/>
      <w:ind w:left="1440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240"/>
      <w:szCs w:val="240"/>
      <w:lang w:eastAsia="en-CA"/>
      <w14:ligatures w14:val="none"/>
    </w:rPr>
  </w:style>
  <w:style w:type="paragraph" w:customStyle="1" w:styleId="AppendixTitle">
    <w:name w:val="AppendixTitle"/>
    <w:qFormat/>
    <w:rsid w:val="002F367A"/>
    <w:pPr>
      <w:keepLines/>
      <w:widowControl w:val="0"/>
      <w:suppressAutoHyphens/>
      <w:autoSpaceDE w:val="0"/>
      <w:autoSpaceDN w:val="0"/>
      <w:adjustRightInd w:val="0"/>
      <w:spacing w:before="600" w:after="192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BackmatterTitle">
    <w:name w:val="BackmatterTitle"/>
    <w:qFormat/>
    <w:rsid w:val="002F367A"/>
    <w:pPr>
      <w:keepLines/>
      <w:widowControl w:val="0"/>
      <w:suppressAutoHyphens/>
      <w:autoSpaceDE w:val="0"/>
      <w:autoSpaceDN w:val="0"/>
      <w:adjustRightInd w:val="0"/>
      <w:spacing w:before="600" w:after="600" w:line="360" w:lineRule="atLeast"/>
      <w:ind w:left="360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GlossaryTerm">
    <w:name w:val="GlossaryTerm"/>
    <w:qFormat/>
    <w:rsid w:val="002F367A"/>
    <w:pPr>
      <w:widowControl w:val="0"/>
      <w:autoSpaceDE w:val="0"/>
      <w:autoSpaceDN w:val="0"/>
      <w:adjustRightInd w:val="0"/>
      <w:spacing w:line="240" w:lineRule="atLeast"/>
      <w:ind w:left="360"/>
      <w:textAlignment w:val="baseline"/>
    </w:pPr>
    <w:rPr>
      <w:rFonts w:ascii="Times Roman" w:eastAsia="Times New Roman" w:hAnsi="Times Roman" w:cs="NewBaskervilleStd-Roman"/>
      <w:b/>
      <w:bCs/>
      <w:color w:val="000000"/>
      <w:kern w:val="0"/>
      <w:lang w:eastAsia="en-CA"/>
      <w14:ligatures w14:val="none"/>
    </w:rPr>
  </w:style>
  <w:style w:type="paragraph" w:customStyle="1" w:styleId="GlossaryDefinition">
    <w:name w:val="GlossaryDefinition"/>
    <w:qFormat/>
    <w:rsid w:val="002F367A"/>
    <w:pPr>
      <w:widowControl w:val="0"/>
      <w:autoSpaceDE w:val="0"/>
      <w:autoSpaceDN w:val="0"/>
      <w:adjustRightInd w:val="0"/>
      <w:spacing w:after="120" w:line="240" w:lineRule="atLeast"/>
      <w:ind w:left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EndnoteEntry">
    <w:name w:val="EndnoteEntry"/>
    <w:qFormat/>
    <w:rsid w:val="002F367A"/>
    <w:pPr>
      <w:widowControl w:val="0"/>
      <w:autoSpaceDE w:val="0"/>
      <w:autoSpaceDN w:val="0"/>
      <w:adjustRightInd w:val="0"/>
      <w:spacing w:after="120" w:line="240" w:lineRule="atLeast"/>
      <w:ind w:left="720" w:hanging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character" w:customStyle="1" w:styleId="EndnoteRef">
    <w:name w:val="EndnoteRef"/>
    <w:basedOn w:val="EndnoteReference"/>
    <w:uiPriority w:val="1"/>
    <w:qFormat/>
    <w:rsid w:val="002F367A"/>
    <w:rPr>
      <w:color w:val="3366FF"/>
      <w:vertAlign w:val="superscript"/>
    </w:rPr>
  </w:style>
  <w:style w:type="paragraph" w:customStyle="1" w:styleId="Reference">
    <w:name w:val="Reference"/>
    <w:qFormat/>
    <w:rsid w:val="002F367A"/>
    <w:pPr>
      <w:widowControl w:val="0"/>
      <w:autoSpaceDE w:val="0"/>
      <w:autoSpaceDN w:val="0"/>
      <w:adjustRightInd w:val="0"/>
      <w:spacing w:after="120" w:line="240" w:lineRule="atLeast"/>
      <w:ind w:left="360" w:hanging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HeadProject">
    <w:name w:val="HeadProject"/>
    <w:qFormat/>
    <w:rsid w:val="00434B2B"/>
    <w:pPr>
      <w:keepNext/>
      <w:keepLines/>
      <w:widowControl w:val="0"/>
      <w:shd w:val="clear" w:color="auto" w:fill="00000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ind w:left="360"/>
      <w:textAlignment w:val="baseline"/>
    </w:pPr>
    <w:rPr>
      <w:rFonts w:ascii="Arial" w:eastAsia="Times New Roman" w:hAnsi="Arial" w:cs="FuturaPT-Bold"/>
      <w:b/>
      <w:bCs/>
      <w:color w:val="FFFFFF" w:themeColor="background1"/>
      <w:kern w:val="0"/>
      <w:lang w:eastAsia="en-CA"/>
      <w14:ligatures w14:val="none"/>
    </w:rPr>
  </w:style>
  <w:style w:type="character" w:customStyle="1" w:styleId="LiteralGray">
    <w:name w:val="LiteralGray"/>
    <w:uiPriority w:val="1"/>
    <w:qFormat/>
    <w:rsid w:val="002F367A"/>
    <w:rPr>
      <w:rFonts w:ascii="Courier" w:hAnsi="Courier"/>
      <w:color w:val="A6A6A6" w:themeColor="background1" w:themeShade="A6"/>
    </w:rPr>
  </w:style>
  <w:style w:type="character" w:customStyle="1" w:styleId="PyBracket">
    <w:name w:val="PyBracket"/>
    <w:uiPriority w:val="1"/>
    <w:qFormat/>
    <w:rsid w:val="002F367A"/>
    <w:rPr>
      <w:rFonts w:ascii="Courier" w:hAnsi="Courier" w:cs="TheSansMonoCondensed-Plain"/>
      <w:color w:val="B12735"/>
      <w:spacing w:val="0"/>
      <w:w w:val="100"/>
      <w:position w:val="0"/>
      <w:sz w:val="17"/>
      <w:szCs w:val="17"/>
      <w:u w:val="none"/>
      <w:vertAlign w:val="baseline"/>
      <w:lang w:val="en-US"/>
    </w:rPr>
  </w:style>
  <w:style w:type="character" w:customStyle="1" w:styleId="PyFunction">
    <w:name w:val="PyFunction"/>
    <w:basedOn w:val="PyBracket"/>
    <w:uiPriority w:val="1"/>
    <w:qFormat/>
    <w:rsid w:val="002F367A"/>
    <w:rPr>
      <w:rFonts w:ascii="Courier" w:hAnsi="Courier" w:cs="TheSansMonoCondensed-Plain"/>
      <w:color w:val="BF8F00" w:themeColor="accent4" w:themeShade="BF"/>
      <w:spacing w:val="0"/>
      <w:w w:val="100"/>
      <w:position w:val="0"/>
      <w:sz w:val="17"/>
      <w:szCs w:val="17"/>
      <w:u w:val="none"/>
      <w:vertAlign w:val="baseline"/>
      <w:lang w:val="en-US"/>
    </w:rPr>
  </w:style>
  <w:style w:type="character" w:customStyle="1" w:styleId="PyVariable">
    <w:name w:val="PyVariable"/>
    <w:basedOn w:val="PyBracket"/>
    <w:uiPriority w:val="1"/>
    <w:qFormat/>
    <w:rsid w:val="002F367A"/>
    <w:rPr>
      <w:rFonts w:ascii="Courier" w:hAnsi="Courier" w:cs="TheSansMonoCondensed-Plain"/>
      <w:color w:val="008000"/>
      <w:spacing w:val="0"/>
      <w:w w:val="100"/>
      <w:position w:val="0"/>
      <w:sz w:val="17"/>
      <w:szCs w:val="17"/>
      <w:u w:val="none"/>
      <w:vertAlign w:val="baseline"/>
      <w:lang w:val="en-US"/>
    </w:rPr>
  </w:style>
  <w:style w:type="paragraph" w:customStyle="1" w:styleId="BookHalfTitle">
    <w:name w:val="BookHalfTitle"/>
    <w:basedOn w:val="BackmatterTitle"/>
    <w:qFormat/>
    <w:rsid w:val="002F367A"/>
  </w:style>
  <w:style w:type="character" w:styleId="BookTitle">
    <w:name w:val="Book Title"/>
    <w:basedOn w:val="DefaultParagraphFont"/>
    <w:uiPriority w:val="33"/>
    <w:qFormat/>
    <w:rsid w:val="002F367A"/>
    <w:rPr>
      <w:b/>
      <w:bCs/>
      <w:smallCaps/>
      <w:spacing w:val="5"/>
    </w:rPr>
  </w:style>
  <w:style w:type="paragraph" w:customStyle="1" w:styleId="BookTitle0">
    <w:name w:val="BookTitle"/>
    <w:qFormat/>
    <w:rsid w:val="002F367A"/>
    <w:pPr>
      <w:widowControl w:val="0"/>
      <w:suppressAutoHyphens/>
      <w:autoSpaceDE w:val="0"/>
      <w:autoSpaceDN w:val="0"/>
      <w:adjustRightInd w:val="0"/>
      <w:spacing w:before="1200" w:line="2400" w:lineRule="atLeast"/>
      <w:ind w:left="1440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120"/>
      <w:szCs w:val="240"/>
      <w:lang w:eastAsia="en-CA"/>
      <w14:ligatures w14:val="none"/>
    </w:rPr>
  </w:style>
  <w:style w:type="paragraph" w:customStyle="1" w:styleId="BookSubtitle">
    <w:name w:val="BookSubtitle"/>
    <w:basedOn w:val="ChapterSubtitle"/>
    <w:qFormat/>
    <w:rsid w:val="002F367A"/>
  </w:style>
  <w:style w:type="paragraph" w:customStyle="1" w:styleId="BookEdition">
    <w:name w:val="BookEdition"/>
    <w:basedOn w:val="BookSubtitle"/>
    <w:qFormat/>
    <w:rsid w:val="002F367A"/>
    <w:rPr>
      <w:b w:val="0"/>
      <w:bCs w:val="0"/>
      <w:i/>
      <w:iCs/>
      <w:sz w:val="24"/>
      <w:szCs w:val="24"/>
    </w:rPr>
  </w:style>
  <w:style w:type="paragraph" w:customStyle="1" w:styleId="BookAuthor">
    <w:name w:val="BookAuthor"/>
    <w:basedOn w:val="BookEdition"/>
    <w:qFormat/>
    <w:rsid w:val="002F367A"/>
    <w:rPr>
      <w:i w:val="0"/>
      <w:iCs w:val="0"/>
      <w:smallCaps/>
    </w:rPr>
  </w:style>
  <w:style w:type="paragraph" w:customStyle="1" w:styleId="BookPublisher">
    <w:name w:val="BookPublisher"/>
    <w:basedOn w:val="BookAuthor"/>
    <w:qFormat/>
    <w:rsid w:val="002F367A"/>
    <w:rPr>
      <w:i/>
      <w:iCs/>
      <w:smallCaps w:val="0"/>
      <w:sz w:val="20"/>
      <w:szCs w:val="20"/>
    </w:rPr>
  </w:style>
  <w:style w:type="paragraph" w:customStyle="1" w:styleId="Copyright">
    <w:name w:val="Copyright"/>
    <w:qFormat/>
    <w:rsid w:val="002F367A"/>
    <w:pPr>
      <w:widowControl w:val="0"/>
      <w:autoSpaceDE w:val="0"/>
      <w:autoSpaceDN w:val="0"/>
      <w:adjustRightInd w:val="0"/>
      <w:spacing w:after="200" w:line="240" w:lineRule="atLeast"/>
      <w:textAlignment w:val="baseline"/>
    </w:pPr>
    <w:rPr>
      <w:rFonts w:ascii="NewBaskervilleStd-Roman" w:eastAsia="Times New Roman" w:hAnsi="NewBaskervilleStd-Roman" w:cs="NewBaskervilleStd-Roman"/>
      <w:color w:val="000000"/>
      <w:kern w:val="0"/>
      <w:sz w:val="16"/>
      <w:szCs w:val="18"/>
      <w:lang w:eastAsia="en-CA"/>
      <w14:ligatures w14:val="none"/>
    </w:rPr>
  </w:style>
  <w:style w:type="paragraph" w:customStyle="1" w:styleId="CopyrightLOC">
    <w:name w:val="CopyrightLOC"/>
    <w:basedOn w:val="Copyright"/>
    <w:qFormat/>
    <w:rsid w:val="002F367A"/>
  </w:style>
  <w:style w:type="paragraph" w:customStyle="1" w:styleId="CopyrightHead">
    <w:name w:val="CopyrightHead"/>
    <w:basedOn w:val="CopyrightLOC"/>
    <w:qFormat/>
    <w:rsid w:val="002F367A"/>
    <w:rPr>
      <w:b/>
    </w:rPr>
  </w:style>
  <w:style w:type="paragraph" w:customStyle="1" w:styleId="Dedication">
    <w:name w:val="Dedication"/>
    <w:basedOn w:val="BookPublisher"/>
    <w:qFormat/>
    <w:rsid w:val="002F367A"/>
  </w:style>
  <w:style w:type="paragraph" w:customStyle="1" w:styleId="FrontmatterTitle">
    <w:name w:val="FrontmatterTitle"/>
    <w:basedOn w:val="BackmatterTitle"/>
    <w:qFormat/>
    <w:rsid w:val="002F367A"/>
  </w:style>
  <w:style w:type="paragraph" w:customStyle="1" w:styleId="TOCFM">
    <w:name w:val="TOCFM"/>
    <w:basedOn w:val="Normal"/>
    <w:qFormat/>
    <w:rsid w:val="002F367A"/>
    <w:pPr>
      <w:widowControl w:val="0"/>
      <w:autoSpaceDE w:val="0"/>
      <w:autoSpaceDN w:val="0"/>
      <w:adjustRightInd w:val="0"/>
      <w:spacing w:after="120" w:line="240" w:lineRule="atLeast"/>
      <w:textAlignment w:val="baseline"/>
    </w:pPr>
    <w:rPr>
      <w:rFonts w:ascii="NewBaskervilleStd-Roman" w:hAnsi="NewBaskervilleStd-Roman" w:cs="NewBaskervilleStd-Roman"/>
      <w:color w:val="000000"/>
      <w:sz w:val="20"/>
      <w:szCs w:val="20"/>
    </w:rPr>
  </w:style>
  <w:style w:type="paragraph" w:customStyle="1" w:styleId="TOCH1">
    <w:name w:val="TOCH1"/>
    <w:basedOn w:val="TOCFM"/>
    <w:qFormat/>
    <w:rsid w:val="002F367A"/>
    <w:pPr>
      <w:ind w:left="720"/>
    </w:pPr>
    <w:rPr>
      <w:b/>
    </w:rPr>
  </w:style>
  <w:style w:type="paragraph" w:customStyle="1" w:styleId="TOCPart">
    <w:name w:val="TOCPart"/>
    <w:basedOn w:val="TOCH1"/>
    <w:qFormat/>
    <w:rsid w:val="002F367A"/>
    <w:pPr>
      <w:spacing w:before="120"/>
      <w:ind w:left="0"/>
      <w:jc w:val="center"/>
    </w:pPr>
    <w:rPr>
      <w:b w:val="0"/>
      <w:sz w:val="28"/>
      <w:szCs w:val="24"/>
    </w:rPr>
  </w:style>
  <w:style w:type="paragraph" w:customStyle="1" w:styleId="TOCChapter">
    <w:name w:val="TOCChapter"/>
    <w:basedOn w:val="TOCH1"/>
    <w:qFormat/>
    <w:rsid w:val="002F367A"/>
    <w:pPr>
      <w:ind w:left="360"/>
    </w:pPr>
    <w:rPr>
      <w:b w:val="0"/>
      <w:sz w:val="24"/>
    </w:rPr>
  </w:style>
  <w:style w:type="paragraph" w:customStyle="1" w:styleId="TOCH2">
    <w:name w:val="TOCH2"/>
    <w:basedOn w:val="TOCH1"/>
    <w:qFormat/>
    <w:rsid w:val="002F367A"/>
    <w:pPr>
      <w:ind w:left="1080"/>
    </w:pPr>
    <w:rPr>
      <w:i/>
    </w:rPr>
  </w:style>
  <w:style w:type="paragraph" w:customStyle="1" w:styleId="TOCH3">
    <w:name w:val="TOCH3"/>
    <w:basedOn w:val="TOCH1"/>
    <w:qFormat/>
    <w:rsid w:val="002F367A"/>
    <w:pPr>
      <w:ind w:left="1440"/>
    </w:pPr>
    <w:rPr>
      <w:b w:val="0"/>
      <w:i/>
    </w:rPr>
  </w:style>
  <w:style w:type="paragraph" w:customStyle="1" w:styleId="BoxType">
    <w:name w:val="BoxType"/>
    <w:qFormat/>
    <w:rsid w:val="002F367A"/>
    <w:pPr>
      <w:keepLines/>
      <w:widowControl w:val="0"/>
      <w:pBdr>
        <w:top w:val="single" w:sz="18" w:space="1" w:color="008000"/>
      </w:pBdr>
      <w:suppressAutoHyphens/>
      <w:autoSpaceDE w:val="0"/>
      <w:autoSpaceDN w:val="0"/>
      <w:adjustRightInd w:val="0"/>
      <w:spacing w:before="240" w:line="240" w:lineRule="atLeast"/>
      <w:jc w:val="center"/>
      <w:textAlignment w:val="baseline"/>
    </w:pPr>
    <w:rPr>
      <w:rFonts w:ascii="Arial" w:eastAsia="Times New Roman" w:hAnsi="Arial" w:cs="TimesNewRomanPSMT"/>
      <w:color w:val="008000"/>
      <w:kern w:val="0"/>
      <w:sz w:val="18"/>
      <w:szCs w:val="18"/>
      <w:lang w:eastAsia="en-CA"/>
      <w14:ligatures w14:val="none"/>
    </w:rPr>
  </w:style>
  <w:style w:type="character" w:customStyle="1" w:styleId="CustomCharStyle">
    <w:name w:val="CustomCharStyle"/>
    <w:uiPriority w:val="1"/>
    <w:qFormat/>
    <w:rsid w:val="002F367A"/>
    <w:rPr>
      <w:b w:val="0"/>
      <w:bCs w:val="0"/>
      <w:i w:val="0"/>
      <w:iCs w:val="0"/>
      <w:color w:val="3366FF"/>
      <w:bdr w:val="none" w:sz="0" w:space="0" w:color="auto"/>
      <w:shd w:val="clear" w:color="auto" w:fill="CCFFCC"/>
    </w:rPr>
  </w:style>
  <w:style w:type="character" w:customStyle="1" w:styleId="CodeAnnotation">
    <w:name w:val="CodeAnnotation"/>
    <w:uiPriority w:val="1"/>
    <w:qFormat/>
    <w:rsid w:val="002F367A"/>
    <w:rPr>
      <w:rFonts w:ascii="Courier" w:hAnsi="Courier" w:cs="TheSansMonoCondensed-Plain"/>
      <w:color w:val="FFFFFF" w:themeColor="background1"/>
      <w:spacing w:val="0"/>
      <w:w w:val="100"/>
      <w:position w:val="0"/>
      <w:sz w:val="17"/>
      <w:szCs w:val="17"/>
      <w:u w:val="none"/>
      <w:bdr w:val="none" w:sz="0" w:space="0" w:color="auto"/>
      <w:shd w:val="clear" w:color="auto" w:fill="000000"/>
      <w:vertAlign w:val="baseline"/>
      <w:lang w:val="en-US"/>
    </w:rPr>
  </w:style>
  <w:style w:type="paragraph" w:customStyle="1" w:styleId="HeadANumber">
    <w:name w:val="HeadANumber"/>
    <w:qFormat/>
    <w:rsid w:val="002F367A"/>
    <w:pPr>
      <w:keepNext/>
      <w:keepLines/>
      <w:widowControl w:val="0"/>
      <w:numPr>
        <w:ilvl w:val="1"/>
        <w:numId w:val="8"/>
      </w:numPr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textAlignment w:val="baseline"/>
    </w:pPr>
    <w:rPr>
      <w:rFonts w:ascii="Arial" w:eastAsia="Times New Roman" w:hAnsi="Arial" w:cs="FuturaPT-Bold"/>
      <w:b/>
      <w:bCs/>
      <w:color w:val="000000"/>
      <w:kern w:val="0"/>
      <w:lang w:eastAsia="en-CA"/>
      <w14:ligatures w14:val="none"/>
    </w:rPr>
  </w:style>
  <w:style w:type="paragraph" w:customStyle="1" w:styleId="HeadB">
    <w:name w:val="HeadB"/>
    <w:qFormat/>
    <w:rsid w:val="002F367A"/>
    <w:pPr>
      <w:keepNext/>
      <w:keepLines/>
      <w:widowControl w:val="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240" w:after="80" w:line="300" w:lineRule="atLeast"/>
      <w:ind w:left="1440"/>
      <w:textAlignment w:val="baseline"/>
    </w:pPr>
    <w:rPr>
      <w:rFonts w:ascii="Arial" w:eastAsia="Times New Roman" w:hAnsi="Arial" w:cs="FuturaPTCond-BoldObl"/>
      <w:b/>
      <w:bCs/>
      <w:i/>
      <w:iCs/>
      <w:color w:val="000000"/>
      <w:kern w:val="0"/>
      <w:lang w:eastAsia="en-CA"/>
      <w14:ligatures w14:val="none"/>
    </w:rPr>
  </w:style>
  <w:style w:type="paragraph" w:customStyle="1" w:styleId="HeadBNumber">
    <w:name w:val="HeadBNumber"/>
    <w:qFormat/>
    <w:rsid w:val="002F367A"/>
    <w:pPr>
      <w:keepNext/>
      <w:keepLines/>
      <w:widowControl w:val="0"/>
      <w:numPr>
        <w:ilvl w:val="2"/>
        <w:numId w:val="8"/>
      </w:numPr>
      <w:tabs>
        <w:tab w:val="right" w:pos="1980"/>
        <w:tab w:val="left" w:pos="2160"/>
      </w:tabs>
      <w:suppressAutoHyphens/>
      <w:autoSpaceDE w:val="0"/>
      <w:autoSpaceDN w:val="0"/>
      <w:adjustRightInd w:val="0"/>
      <w:spacing w:before="240" w:after="80" w:line="300" w:lineRule="atLeast"/>
      <w:textAlignment w:val="baseline"/>
    </w:pPr>
    <w:rPr>
      <w:rFonts w:ascii="Arial" w:eastAsia="Times New Roman" w:hAnsi="Arial" w:cs="FuturaPTCond-BoldObl"/>
      <w:b/>
      <w:bCs/>
      <w:i/>
      <w:iCs/>
      <w:color w:val="000000"/>
      <w:kern w:val="0"/>
      <w:lang w:eastAsia="en-CA"/>
      <w14:ligatures w14:val="none"/>
    </w:rPr>
  </w:style>
  <w:style w:type="paragraph" w:customStyle="1" w:styleId="HeadC">
    <w:name w:val="HeadC"/>
    <w:qFormat/>
    <w:rsid w:val="002F367A"/>
    <w:pPr>
      <w:keepNext/>
      <w:keepLines/>
      <w:widowControl w:val="0"/>
      <w:suppressAutoHyphens/>
      <w:autoSpaceDE w:val="0"/>
      <w:autoSpaceDN w:val="0"/>
      <w:adjustRightInd w:val="0"/>
      <w:spacing w:before="240" w:after="80" w:line="300" w:lineRule="atLeast"/>
      <w:ind w:left="1440"/>
      <w:textAlignment w:val="baseline"/>
    </w:pPr>
    <w:rPr>
      <w:rFonts w:ascii="Arial" w:eastAsia="Times New Roman" w:hAnsi="Arial" w:cs="FuturaPTCond-Bold"/>
      <w:b/>
      <w:bCs/>
      <w:color w:val="000000"/>
      <w:kern w:val="0"/>
      <w:lang w:eastAsia="en-CA"/>
      <w14:ligatures w14:val="none"/>
    </w:rPr>
  </w:style>
  <w:style w:type="paragraph" w:customStyle="1" w:styleId="HeadCNumber">
    <w:name w:val="HeadCNumber"/>
    <w:qFormat/>
    <w:rsid w:val="002F367A"/>
    <w:pPr>
      <w:keepNext/>
      <w:keepLines/>
      <w:widowControl w:val="0"/>
      <w:numPr>
        <w:ilvl w:val="3"/>
        <w:numId w:val="8"/>
      </w:numPr>
      <w:tabs>
        <w:tab w:val="left" w:pos="1980"/>
      </w:tabs>
      <w:suppressAutoHyphens/>
      <w:autoSpaceDE w:val="0"/>
      <w:autoSpaceDN w:val="0"/>
      <w:adjustRightInd w:val="0"/>
      <w:spacing w:before="240" w:after="80" w:line="300" w:lineRule="atLeast"/>
      <w:textAlignment w:val="baseline"/>
    </w:pPr>
    <w:rPr>
      <w:rFonts w:ascii="Arial" w:eastAsia="Times New Roman" w:hAnsi="Arial" w:cs="FuturaPTCond-Bold"/>
      <w:b/>
      <w:bCs/>
      <w:color w:val="000000"/>
      <w:kern w:val="0"/>
      <w:lang w:eastAsia="en-CA"/>
      <w14:ligatures w14:val="none"/>
    </w:rPr>
  </w:style>
  <w:style w:type="paragraph" w:customStyle="1" w:styleId="ListPlain">
    <w:name w:val="ListPlain"/>
    <w:qFormat/>
    <w:rsid w:val="002F367A"/>
    <w:pPr>
      <w:widowControl w:val="0"/>
      <w:autoSpaceDE w:val="0"/>
      <w:autoSpaceDN w:val="0"/>
      <w:adjustRightInd w:val="0"/>
      <w:spacing w:before="120" w:line="240" w:lineRule="atLeast"/>
      <w:ind w:left="180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CodeAnnotated">
    <w:name w:val="CodeAnnotated"/>
    <w:qFormat/>
    <w:rsid w:val="002F367A"/>
    <w:pPr>
      <w:widowControl w:val="0"/>
      <w:pBdr>
        <w:left w:val="single" w:sz="4" w:space="4" w:color="auto"/>
      </w:pBdr>
      <w:suppressAutoHyphens/>
      <w:autoSpaceDE w:val="0"/>
      <w:autoSpaceDN w:val="0"/>
      <w:spacing w:line="210" w:lineRule="atLeast"/>
      <w:ind w:left="740" w:hanging="216"/>
      <w:contextualSpacing/>
      <w:textAlignment w:val="top"/>
    </w:pPr>
    <w:rPr>
      <w:rFonts w:ascii="Courier" w:eastAsia="Times New Roman" w:hAnsi="Courier" w:cs="TheSansMonoCondensed-Plain"/>
      <w:color w:val="000000"/>
      <w:kern w:val="0"/>
      <w:sz w:val="15"/>
      <w:szCs w:val="17"/>
      <w:lang w:eastAsia="en-CA"/>
      <w14:ligatures w14:val="none"/>
    </w:rPr>
  </w:style>
  <w:style w:type="paragraph" w:customStyle="1" w:styleId="BoxListNumber">
    <w:name w:val="BoxListNumber"/>
    <w:qFormat/>
    <w:rsid w:val="002F367A"/>
    <w:pPr>
      <w:widowControl w:val="0"/>
      <w:numPr>
        <w:numId w:val="5"/>
      </w:numPr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ind w:left="360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ListPlain">
    <w:name w:val="BoxListPlain"/>
    <w:qFormat/>
    <w:rsid w:val="002F367A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Title">
    <w:name w:val="BoxTitle"/>
    <w:qFormat/>
    <w:rsid w:val="002F367A"/>
    <w:pPr>
      <w:keepNext/>
      <w:keepLines/>
      <w:pBdr>
        <w:left w:val="single" w:sz="18" w:space="4" w:color="008000"/>
      </w:pBdr>
      <w:suppressAutoHyphens/>
      <w:spacing w:after="120" w:line="300" w:lineRule="atLeast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13"/>
      <w:kern w:val="0"/>
      <w:sz w:val="18"/>
      <w:szCs w:val="18"/>
      <w:lang w:eastAsia="en-CA"/>
      <w14:ligatures w14:val="none"/>
    </w:rPr>
  </w:style>
  <w:style w:type="character" w:customStyle="1" w:styleId="MenuArrow">
    <w:name w:val="MenuArrow"/>
    <w:uiPriority w:val="1"/>
    <w:qFormat/>
    <w:rsid w:val="002F367A"/>
    <w:rPr>
      <w:rFonts w:ascii="Webdings" w:hAnsi="Webdings" w:cs="Webdings"/>
      <w:color w:val="3366FF"/>
      <w:w w:val="100"/>
      <w:position w:val="0"/>
      <w:u w:val="none"/>
      <w:vertAlign w:val="baseline"/>
      <w:lang w:val="en-US"/>
    </w:rPr>
  </w:style>
  <w:style w:type="paragraph" w:customStyle="1" w:styleId="TableTitle">
    <w:name w:val="TableTitle"/>
    <w:qFormat/>
    <w:rsid w:val="002F367A"/>
    <w:pPr>
      <w:keepNext/>
      <w:keepLines/>
      <w:widowControl w:val="0"/>
      <w:numPr>
        <w:ilvl w:val="5"/>
        <w:numId w:val="8"/>
      </w:numPr>
      <w:suppressAutoHyphens/>
      <w:autoSpaceDE w:val="0"/>
      <w:autoSpaceDN w:val="0"/>
      <w:adjustRightInd w:val="0"/>
      <w:spacing w:before="240" w:after="120" w:line="240" w:lineRule="atLeast"/>
      <w:textAlignment w:val="baseline"/>
    </w:pPr>
    <w:rPr>
      <w:rFonts w:ascii="Arial" w:eastAsia="Times New Roman" w:hAnsi="Arial" w:cs="FuturaPT-Book"/>
      <w:color w:val="000000"/>
      <w:kern w:val="0"/>
      <w:sz w:val="18"/>
      <w:szCs w:val="18"/>
      <w:lang w:eastAsia="en-CA"/>
      <w14:ligatures w14:val="none"/>
    </w:rPr>
  </w:style>
  <w:style w:type="paragraph" w:customStyle="1" w:styleId="EpigraphSource">
    <w:name w:val="EpigraphSource"/>
    <w:basedOn w:val="Epigraph"/>
    <w:qFormat/>
    <w:rsid w:val="002F367A"/>
    <w:pPr>
      <w:jc w:val="right"/>
    </w:pPr>
    <w:rPr>
      <w:i w:val="0"/>
    </w:rPr>
  </w:style>
  <w:style w:type="paragraph" w:customStyle="1" w:styleId="Body">
    <w:name w:val="Body"/>
    <w:uiPriority w:val="99"/>
    <w:qFormat/>
    <w:rsid w:val="002F367A"/>
    <w:pPr>
      <w:suppressAutoHyphens/>
      <w:autoSpaceDE w:val="0"/>
      <w:autoSpaceDN w:val="0"/>
      <w:adjustRightInd w:val="0"/>
      <w:spacing w:before="120" w:after="120" w:line="240" w:lineRule="atLeast"/>
      <w:ind w:left="1440" w:firstLine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ChapterNumber">
    <w:name w:val="ChapterNumber"/>
    <w:next w:val="Normal"/>
    <w:qFormat/>
    <w:rsid w:val="002F367A"/>
    <w:pPr>
      <w:numPr>
        <w:numId w:val="8"/>
      </w:numPr>
      <w:suppressAutoHyphens/>
      <w:spacing w:before="1200" w:line="2400" w:lineRule="atLeast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240"/>
      <w:szCs w:val="240"/>
      <w:lang w:eastAsia="en-CA"/>
      <w14:ligatures w14:val="none"/>
    </w:rPr>
  </w:style>
  <w:style w:type="character" w:customStyle="1" w:styleId="Xref">
    <w:name w:val="Xref"/>
    <w:uiPriority w:val="1"/>
    <w:rsid w:val="002F367A"/>
    <w:rPr>
      <w:color w:val="FF0000"/>
      <w:lang w:val="fr-FR"/>
    </w:rPr>
  </w:style>
  <w:style w:type="paragraph" w:customStyle="1" w:styleId="Default">
    <w:name w:val="Default"/>
    <w:rsid w:val="002F367A"/>
    <w:pPr>
      <w:autoSpaceDE w:val="0"/>
      <w:autoSpaceDN w:val="0"/>
      <w:adjustRightInd w:val="0"/>
    </w:pPr>
    <w:rPr>
      <w:rFonts w:ascii="NewBaskerville" w:eastAsia="Times New Roman" w:hAnsi="NewBaskerville" w:cs="NewBaskerville"/>
      <w:color w:val="000000"/>
      <w:kern w:val="0"/>
      <w:lang w:bidi="hi-IN"/>
      <w14:ligatures w14:val="none"/>
    </w:rPr>
  </w:style>
  <w:style w:type="paragraph" w:customStyle="1" w:styleId="SourceForeword">
    <w:name w:val="SourceForeword"/>
    <w:basedOn w:val="ReviewSource"/>
    <w:qFormat/>
    <w:rsid w:val="002F367A"/>
  </w:style>
  <w:style w:type="paragraph" w:customStyle="1" w:styleId="ReviewHead">
    <w:name w:val="ReviewHead"/>
    <w:basedOn w:val="FrontmatterTitle"/>
    <w:qFormat/>
    <w:rsid w:val="002F367A"/>
  </w:style>
  <w:style w:type="paragraph" w:customStyle="1" w:styleId="ReviewQuote">
    <w:name w:val="ReviewQuote"/>
    <w:basedOn w:val="QuotePara"/>
    <w:qFormat/>
    <w:rsid w:val="002F367A"/>
  </w:style>
  <w:style w:type="paragraph" w:customStyle="1" w:styleId="ReviewSource">
    <w:name w:val="ReviewSource"/>
    <w:basedOn w:val="QuoteSource"/>
    <w:qFormat/>
    <w:rsid w:val="002F367A"/>
  </w:style>
  <w:style w:type="paragraph" w:customStyle="1" w:styleId="ListGraphic">
    <w:name w:val="ListGraphic"/>
    <w:basedOn w:val="GraphicSlug"/>
    <w:qFormat/>
    <w:rsid w:val="002F367A"/>
    <w:pPr>
      <w:ind w:left="0"/>
    </w:pPr>
  </w:style>
  <w:style w:type="paragraph" w:customStyle="1" w:styleId="ListCaption">
    <w:name w:val="ListCaption"/>
    <w:basedOn w:val="CaptionLine"/>
    <w:qFormat/>
    <w:rsid w:val="002F367A"/>
    <w:pPr>
      <w:ind w:left="3600"/>
    </w:pPr>
  </w:style>
  <w:style w:type="paragraph" w:customStyle="1" w:styleId="NoteContinued">
    <w:name w:val="NoteContinued"/>
    <w:basedOn w:val="Note"/>
    <w:qFormat/>
    <w:rsid w:val="002F367A"/>
    <w:pPr>
      <w:spacing w:before="0"/>
      <w:ind w:firstLine="0"/>
    </w:pPr>
  </w:style>
  <w:style w:type="paragraph" w:customStyle="1" w:styleId="NoteCode">
    <w:name w:val="NoteCode"/>
    <w:basedOn w:val="Code"/>
    <w:qFormat/>
    <w:rsid w:val="002F367A"/>
    <w:pPr>
      <w:spacing w:after="240"/>
    </w:pPr>
  </w:style>
  <w:style w:type="paragraph" w:customStyle="1" w:styleId="ListBulletSub">
    <w:name w:val="ListBulletSub"/>
    <w:basedOn w:val="ListBullet"/>
    <w:qFormat/>
    <w:rsid w:val="002F367A"/>
    <w:pPr>
      <w:numPr>
        <w:numId w:val="24"/>
      </w:numPr>
      <w:ind w:left="2520"/>
    </w:pPr>
  </w:style>
  <w:style w:type="paragraph" w:customStyle="1" w:styleId="CodeCustom1">
    <w:name w:val="CodeCustom1"/>
    <w:basedOn w:val="Code"/>
    <w:qFormat/>
    <w:rsid w:val="002F367A"/>
    <w:rPr>
      <w:color w:val="00B0F0"/>
    </w:rPr>
  </w:style>
  <w:style w:type="paragraph" w:customStyle="1" w:styleId="CodeCustom2">
    <w:name w:val="CodeCustom2"/>
    <w:basedOn w:val="CodeCustom1"/>
    <w:qFormat/>
    <w:rsid w:val="002F367A"/>
    <w:pPr>
      <w:framePr w:wrap="around" w:vAnchor="text" w:hAnchor="text" w:y="1"/>
    </w:pPr>
    <w:rPr>
      <w:color w:val="7030A0"/>
    </w:rPr>
  </w:style>
  <w:style w:type="paragraph" w:customStyle="1" w:styleId="BoxGraphic">
    <w:name w:val="BoxGraphic"/>
    <w:basedOn w:val="BoxBodyFirst"/>
    <w:qFormat/>
    <w:rsid w:val="002F367A"/>
    <w:rPr>
      <w:bCs/>
      <w:color w:val="A12126"/>
    </w:rPr>
  </w:style>
  <w:style w:type="paragraph" w:customStyle="1" w:styleId="Equation">
    <w:name w:val="Equation"/>
    <w:basedOn w:val="ListPlain"/>
    <w:qFormat/>
    <w:rsid w:val="002F367A"/>
  </w:style>
  <w:style w:type="paragraph" w:styleId="Revision">
    <w:name w:val="Revision"/>
    <w:hidden/>
    <w:uiPriority w:val="99"/>
    <w:semiHidden/>
    <w:rsid w:val="00183A75"/>
    <w:rPr>
      <w:rFonts w:ascii="Calibri" w:hAnsi="Calibri" w:cs="Times New Roman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AD2E4C"/>
    <w:pPr>
      <w:tabs>
        <w:tab w:val="right" w:leader="dot" w:pos="9350"/>
      </w:tabs>
      <w:spacing w:after="100"/>
      <w:pPrChange w:id="0" w:author="Frances" w:date="2023-06-20T10:07:00Z">
        <w:pPr>
          <w:tabs>
            <w:tab w:val="right" w:leader="dot" w:pos="9350"/>
          </w:tabs>
          <w:spacing w:after="100"/>
        </w:pPr>
      </w:pPrChange>
    </w:pPr>
    <w:rPr>
      <w:rPrChange w:id="0" w:author="Frances" w:date="2023-06-20T10:07:00Z">
        <w:rPr>
          <w:rFonts w:ascii="Calibri" w:eastAsiaTheme="minorHAnsi" w:hAnsi="Calibri"/>
          <w:kern w:val="2"/>
          <w:lang w:val="en-US" w:eastAsia="en-US" w:bidi="ar-SA"/>
          <w14:ligatures w14:val="standardContextual"/>
        </w:rPr>
      </w:rPrChange>
    </w:rPr>
  </w:style>
  <w:style w:type="paragraph" w:styleId="TOC2">
    <w:name w:val="toc 2"/>
    <w:basedOn w:val="Normal"/>
    <w:next w:val="Normal"/>
    <w:autoRedefine/>
    <w:uiPriority w:val="39"/>
    <w:unhideWhenUsed/>
    <w:rsid w:val="000F1595"/>
    <w:pPr>
      <w:tabs>
        <w:tab w:val="right" w:leader="dot" w:pos="9350"/>
      </w:tabs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183A75"/>
    <w:pPr>
      <w:tabs>
        <w:tab w:val="right" w:leader="dot" w:pos="9350"/>
      </w:tabs>
      <w:spacing w:after="100"/>
      <w:ind w:left="400"/>
    </w:pPr>
  </w:style>
  <w:style w:type="character" w:styleId="CommentReference">
    <w:name w:val="annotation reference"/>
    <w:basedOn w:val="DefaultParagraphFont"/>
    <w:uiPriority w:val="99"/>
    <w:semiHidden/>
    <w:unhideWhenUsed/>
    <w:rsid w:val="007C09D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09D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09D4"/>
    <w:rPr>
      <w:rFonts w:ascii="Calibri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09D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09D4"/>
    <w:rPr>
      <w:rFonts w:ascii="Calibri" w:hAnsi="Calibri" w:cs="Times New Roman"/>
      <w:b/>
      <w:bCs/>
      <w:sz w:val="20"/>
      <w:szCs w:val="20"/>
    </w:rPr>
  </w:style>
  <w:style w:type="character" w:customStyle="1" w:styleId="None">
    <w:name w:val="None"/>
    <w:rsid w:val="00283FAA"/>
  </w:style>
  <w:style w:type="paragraph" w:customStyle="1" w:styleId="HeadAExercise">
    <w:name w:val="HeadAExercise"/>
    <w:qFormat/>
    <w:rsid w:val="002F367A"/>
    <w:pPr>
      <w:keepNext/>
      <w:keepLines/>
      <w:widowControl w:val="0"/>
      <w:shd w:val="clear" w:color="auto" w:fill="00000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ind w:left="360"/>
      <w:textAlignment w:val="baseline"/>
    </w:pPr>
    <w:rPr>
      <w:rFonts w:ascii="Arial" w:eastAsia="Times New Roman" w:hAnsi="Arial" w:cs="FuturaPT-Bold"/>
      <w:b/>
      <w:bCs/>
      <w:color w:val="FFFFFF" w:themeColor="background1"/>
      <w:kern w:val="0"/>
      <w:lang w:eastAsia="en-CA"/>
      <w14:ligatures w14:val="none"/>
    </w:rPr>
  </w:style>
  <w:style w:type="character" w:customStyle="1" w:styleId="LiteralSuperscript">
    <w:name w:val="LiteralSuperscript"/>
    <w:uiPriority w:val="1"/>
    <w:qFormat/>
    <w:rsid w:val="002F367A"/>
    <w:rPr>
      <w:vertAlign w:val="superscript"/>
    </w:rPr>
  </w:style>
  <w:style w:type="character" w:customStyle="1" w:styleId="LiteralSubscript">
    <w:name w:val="LiteralSubscript"/>
    <w:uiPriority w:val="1"/>
    <w:qFormat/>
    <w:rsid w:val="002F367A"/>
    <w:rPr>
      <w:vertAlign w:val="subscript"/>
    </w:rPr>
  </w:style>
  <w:style w:type="character" w:customStyle="1" w:styleId="LiteralItalicSuperscript">
    <w:name w:val="LiteralItalicSuperscript"/>
    <w:uiPriority w:val="1"/>
    <w:qFormat/>
    <w:rsid w:val="002F367A"/>
    <w:rPr>
      <w:i/>
      <w:color w:val="3266FF"/>
      <w:vertAlign w:val="superscript"/>
    </w:rPr>
  </w:style>
  <w:style w:type="character" w:customStyle="1" w:styleId="LiteralItalicSubscript">
    <w:name w:val="LiteralItalicSubscript"/>
    <w:basedOn w:val="LiteralItalicSuperscript"/>
    <w:uiPriority w:val="1"/>
    <w:qFormat/>
    <w:rsid w:val="002F367A"/>
    <w:rPr>
      <w:i/>
      <w:color w:val="3266FF"/>
      <w:vertAlign w:val="subscript"/>
    </w:rPr>
  </w:style>
  <w:style w:type="paragraph" w:customStyle="1" w:styleId="BoxCodeAnnotated">
    <w:name w:val="BoxCodeAnnotated"/>
    <w:basedOn w:val="BoxCode"/>
    <w:qFormat/>
    <w:rsid w:val="002F367A"/>
    <w:pPr>
      <w:ind w:hanging="216"/>
    </w:pPr>
  </w:style>
  <w:style w:type="paragraph" w:customStyle="1" w:styleId="BoxListNumberSub">
    <w:name w:val="BoxListNumberSub"/>
    <w:basedOn w:val="BoxListNumber"/>
    <w:qFormat/>
    <w:rsid w:val="002F367A"/>
    <w:pPr>
      <w:numPr>
        <w:numId w:val="11"/>
      </w:numPr>
      <w:ind w:left="720"/>
    </w:pPr>
  </w:style>
  <w:style w:type="numbering" w:customStyle="1" w:styleId="CurrentList1">
    <w:name w:val="Current List1"/>
    <w:uiPriority w:val="99"/>
    <w:rsid w:val="002F367A"/>
    <w:pPr>
      <w:numPr>
        <w:numId w:val="9"/>
      </w:numPr>
    </w:pPr>
  </w:style>
  <w:style w:type="numbering" w:customStyle="1" w:styleId="CurrentList2">
    <w:name w:val="Current List2"/>
    <w:uiPriority w:val="99"/>
    <w:rsid w:val="002F367A"/>
    <w:pPr>
      <w:numPr>
        <w:numId w:val="10"/>
      </w:numPr>
    </w:pPr>
  </w:style>
  <w:style w:type="paragraph" w:customStyle="1" w:styleId="ListContinued">
    <w:name w:val="ListContinued"/>
    <w:qFormat/>
    <w:rsid w:val="002F367A"/>
    <w:pPr>
      <w:spacing w:before="120"/>
      <w:ind w:left="1800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CodeAnnotated">
    <w:name w:val="ListCodeAnnotated"/>
    <w:basedOn w:val="ListCode"/>
    <w:qFormat/>
    <w:rsid w:val="002F367A"/>
    <w:pPr>
      <w:ind w:left="1613" w:hanging="216"/>
    </w:pPr>
  </w:style>
  <w:style w:type="paragraph" w:customStyle="1" w:styleId="ListLetter">
    <w:name w:val="ListLetter"/>
    <w:qFormat/>
    <w:rsid w:val="002F367A"/>
    <w:pPr>
      <w:numPr>
        <w:numId w:val="12"/>
      </w:numPr>
      <w:spacing w:before="180" w:line="240" w:lineRule="atLeast"/>
      <w:ind w:left="1800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LetterSub">
    <w:name w:val="ListLetterSub"/>
    <w:qFormat/>
    <w:rsid w:val="002F367A"/>
    <w:pPr>
      <w:numPr>
        <w:numId w:val="15"/>
      </w:numPr>
      <w:spacing w:before="60" w:line="240" w:lineRule="atLeast"/>
      <w:ind w:left="2160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PlainSub">
    <w:name w:val="ListPlainSub"/>
    <w:qFormat/>
    <w:rsid w:val="002F367A"/>
    <w:pPr>
      <w:spacing w:before="120" w:line="240" w:lineRule="atLeast"/>
      <w:ind w:left="2160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numbering" w:customStyle="1" w:styleId="CurrentList3">
    <w:name w:val="Current List3"/>
    <w:uiPriority w:val="99"/>
    <w:rsid w:val="002F367A"/>
    <w:pPr>
      <w:numPr>
        <w:numId w:val="13"/>
      </w:numPr>
    </w:pPr>
  </w:style>
  <w:style w:type="numbering" w:customStyle="1" w:styleId="CurrentList4">
    <w:name w:val="Current List4"/>
    <w:uiPriority w:val="99"/>
    <w:rsid w:val="002F367A"/>
    <w:pPr>
      <w:numPr>
        <w:numId w:val="14"/>
      </w:numPr>
    </w:pPr>
  </w:style>
  <w:style w:type="paragraph" w:customStyle="1" w:styleId="BoxListLetter">
    <w:name w:val="BoxListLetter"/>
    <w:basedOn w:val="BoxListNumber"/>
    <w:qFormat/>
    <w:rsid w:val="002F367A"/>
    <w:pPr>
      <w:numPr>
        <w:numId w:val="18"/>
      </w:numPr>
      <w:ind w:left="360"/>
    </w:pPr>
  </w:style>
  <w:style w:type="numbering" w:customStyle="1" w:styleId="CurrentList5">
    <w:name w:val="Current List5"/>
    <w:uiPriority w:val="99"/>
    <w:rsid w:val="002F367A"/>
    <w:pPr>
      <w:numPr>
        <w:numId w:val="16"/>
      </w:numPr>
    </w:pPr>
  </w:style>
  <w:style w:type="paragraph" w:customStyle="1" w:styleId="BoxListLetterSub">
    <w:name w:val="BoxListLetterSub"/>
    <w:basedOn w:val="BoxListNumber"/>
    <w:qFormat/>
    <w:rsid w:val="002F367A"/>
    <w:pPr>
      <w:numPr>
        <w:numId w:val="20"/>
      </w:numPr>
    </w:pPr>
  </w:style>
  <w:style w:type="numbering" w:customStyle="1" w:styleId="CurrentList6">
    <w:name w:val="Current List6"/>
    <w:uiPriority w:val="99"/>
    <w:rsid w:val="002F367A"/>
    <w:pPr>
      <w:numPr>
        <w:numId w:val="17"/>
      </w:numPr>
    </w:pPr>
  </w:style>
  <w:style w:type="paragraph" w:customStyle="1" w:styleId="BoxListBulletSub">
    <w:name w:val="BoxListBulletSub"/>
    <w:basedOn w:val="BoxListBullet"/>
    <w:qFormat/>
    <w:rsid w:val="002F367A"/>
    <w:pPr>
      <w:numPr>
        <w:numId w:val="22"/>
      </w:numPr>
      <w:ind w:left="720"/>
    </w:pPr>
  </w:style>
  <w:style w:type="numbering" w:customStyle="1" w:styleId="CurrentList7">
    <w:name w:val="Current List7"/>
    <w:uiPriority w:val="99"/>
    <w:rsid w:val="002F367A"/>
    <w:pPr>
      <w:numPr>
        <w:numId w:val="19"/>
      </w:numPr>
    </w:pPr>
  </w:style>
  <w:style w:type="paragraph" w:customStyle="1" w:styleId="ChapterAuthor">
    <w:name w:val="ChapterAuthor"/>
    <w:basedOn w:val="ChapterSubtitle"/>
    <w:qFormat/>
    <w:rsid w:val="002F367A"/>
    <w:rPr>
      <w:i/>
      <w:sz w:val="22"/>
    </w:rPr>
  </w:style>
  <w:style w:type="character" w:customStyle="1" w:styleId="ChineseChar">
    <w:name w:val="ChineseChar"/>
    <w:uiPriority w:val="1"/>
    <w:qFormat/>
    <w:rsid w:val="002F367A"/>
    <w:rPr>
      <w:lang w:val="fr-FR"/>
    </w:rPr>
  </w:style>
  <w:style w:type="character" w:customStyle="1" w:styleId="JapaneseChar">
    <w:name w:val="JapaneseChar"/>
    <w:uiPriority w:val="1"/>
    <w:qFormat/>
    <w:rsid w:val="002F367A"/>
    <w:rPr>
      <w:lang w:val="fr-FR"/>
    </w:rPr>
  </w:style>
  <w:style w:type="character" w:customStyle="1" w:styleId="EmojiChar">
    <w:name w:val="EmojiChar"/>
    <w:uiPriority w:val="99"/>
    <w:qFormat/>
    <w:rsid w:val="002F367A"/>
    <w:rPr>
      <w:lang w:val="fr-FR"/>
    </w:rPr>
  </w:style>
  <w:style w:type="character" w:customStyle="1" w:styleId="Strikethrough">
    <w:name w:val="Strikethrough"/>
    <w:uiPriority w:val="1"/>
    <w:qFormat/>
    <w:rsid w:val="002F367A"/>
    <w:rPr>
      <w:strike/>
      <w:dstrike w:val="0"/>
    </w:rPr>
  </w:style>
  <w:style w:type="character" w:customStyle="1" w:styleId="SuperscriptBold">
    <w:name w:val="SuperscriptBold"/>
    <w:basedOn w:val="Superscript"/>
    <w:uiPriority w:val="1"/>
    <w:qFormat/>
    <w:rsid w:val="002F367A"/>
    <w:rPr>
      <w:b/>
      <w:color w:val="3366FF"/>
      <w:vertAlign w:val="superscript"/>
    </w:rPr>
  </w:style>
  <w:style w:type="character" w:customStyle="1" w:styleId="SubscriptBold">
    <w:name w:val="SubscriptBold"/>
    <w:basedOn w:val="Subscript"/>
    <w:uiPriority w:val="1"/>
    <w:qFormat/>
    <w:rsid w:val="002F367A"/>
    <w:rPr>
      <w:b/>
      <w:color w:val="3366FF"/>
      <w:vertAlign w:val="subscript"/>
    </w:rPr>
  </w:style>
  <w:style w:type="character" w:customStyle="1" w:styleId="SuperscriptBoldItalic">
    <w:name w:val="SuperscriptBoldItalic"/>
    <w:basedOn w:val="Superscript"/>
    <w:uiPriority w:val="1"/>
    <w:qFormat/>
    <w:rsid w:val="002F367A"/>
    <w:rPr>
      <w:b/>
      <w:i/>
      <w:color w:val="3366FF"/>
      <w:vertAlign w:val="superscript"/>
    </w:rPr>
  </w:style>
  <w:style w:type="character" w:customStyle="1" w:styleId="SubscriptBoldItalic">
    <w:name w:val="SubscriptBoldItalic"/>
    <w:basedOn w:val="Subscript"/>
    <w:uiPriority w:val="1"/>
    <w:qFormat/>
    <w:rsid w:val="002F367A"/>
    <w:rPr>
      <w:b/>
      <w:i/>
      <w:color w:val="3366FF"/>
      <w:vertAlign w:val="subscript"/>
    </w:rPr>
  </w:style>
  <w:style w:type="character" w:customStyle="1" w:styleId="SuperscriptLiteralBoldItalic">
    <w:name w:val="SuperscriptLiteralBoldItalic"/>
    <w:basedOn w:val="SuperscriptBoldItalic"/>
    <w:uiPriority w:val="1"/>
    <w:qFormat/>
    <w:rsid w:val="002F367A"/>
    <w:rPr>
      <w:rFonts w:ascii="Courier" w:hAnsi="Courier"/>
      <w:b/>
      <w:i/>
      <w:color w:val="3366FF"/>
      <w:vertAlign w:val="superscript"/>
    </w:rPr>
  </w:style>
  <w:style w:type="character" w:customStyle="1" w:styleId="SubscriptLiteralBoldItalic">
    <w:name w:val="SubscriptLiteralBoldItalic"/>
    <w:basedOn w:val="SubscriptBoldItalic"/>
    <w:uiPriority w:val="1"/>
    <w:qFormat/>
    <w:rsid w:val="002F367A"/>
    <w:rPr>
      <w:rFonts w:ascii="Courier" w:hAnsi="Courier"/>
      <w:b/>
      <w:i/>
      <w:color w:val="3366FF"/>
      <w:vertAlign w:val="subscript"/>
    </w:rPr>
  </w:style>
  <w:style w:type="character" w:customStyle="1" w:styleId="SuperscriptLiteralBold">
    <w:name w:val="SuperscriptLiteralBold"/>
    <w:basedOn w:val="SuperscriptBold"/>
    <w:uiPriority w:val="1"/>
    <w:qFormat/>
    <w:rsid w:val="002F367A"/>
    <w:rPr>
      <w:rFonts w:ascii="Courier" w:hAnsi="Courier"/>
      <w:b/>
      <w:i w:val="0"/>
      <w:color w:val="3366FF"/>
      <w:vertAlign w:val="superscript"/>
    </w:rPr>
  </w:style>
  <w:style w:type="character" w:customStyle="1" w:styleId="SubscriptLiteralBold">
    <w:name w:val="SubscriptLiteralBold"/>
    <w:basedOn w:val="SubscriptBold"/>
    <w:uiPriority w:val="1"/>
    <w:qFormat/>
    <w:rsid w:val="002F367A"/>
    <w:rPr>
      <w:rFonts w:ascii="Courier" w:hAnsi="Courier"/>
      <w:b/>
      <w:i w:val="0"/>
      <w:color w:val="3366FF"/>
      <w:vertAlign w:val="subscript"/>
    </w:rPr>
  </w:style>
  <w:style w:type="character" w:customStyle="1" w:styleId="SuperscriptLiteral">
    <w:name w:val="SuperscriptLiteral"/>
    <w:basedOn w:val="Superscript"/>
    <w:uiPriority w:val="1"/>
    <w:qFormat/>
    <w:rsid w:val="002F367A"/>
    <w:rPr>
      <w:rFonts w:ascii="Courier" w:hAnsi="Courier"/>
      <w:color w:val="3366FF"/>
      <w:vertAlign w:val="superscript"/>
    </w:rPr>
  </w:style>
  <w:style w:type="character" w:customStyle="1" w:styleId="SuperscriptLiteralItalic">
    <w:name w:val="SuperscriptLiteralItalic"/>
    <w:basedOn w:val="SuperscriptLiteral"/>
    <w:uiPriority w:val="1"/>
    <w:qFormat/>
    <w:rsid w:val="002F367A"/>
    <w:rPr>
      <w:rFonts w:ascii="Courier" w:hAnsi="Courier"/>
      <w:i/>
      <w:color w:val="3366FF"/>
      <w:vertAlign w:val="superscript"/>
    </w:rPr>
  </w:style>
  <w:style w:type="character" w:customStyle="1" w:styleId="SubscriptLiteral">
    <w:name w:val="SubscriptLiteral"/>
    <w:basedOn w:val="Subscript"/>
    <w:uiPriority w:val="1"/>
    <w:qFormat/>
    <w:rsid w:val="002F367A"/>
    <w:rPr>
      <w:rFonts w:ascii="Courier" w:hAnsi="Courier"/>
      <w:color w:val="3366FF"/>
      <w:vertAlign w:val="subscript"/>
    </w:rPr>
  </w:style>
  <w:style w:type="character" w:customStyle="1" w:styleId="SubscriptLiteralItalic">
    <w:name w:val="SubscriptLiteralItalic"/>
    <w:basedOn w:val="SubscriptLiteral"/>
    <w:uiPriority w:val="1"/>
    <w:qFormat/>
    <w:rsid w:val="002F367A"/>
    <w:rPr>
      <w:rFonts w:ascii="Courier" w:hAnsi="Courier"/>
      <w:i/>
      <w:color w:val="3366FF"/>
      <w:vertAlign w:val="subscript"/>
    </w:rPr>
  </w:style>
  <w:style w:type="character" w:customStyle="1" w:styleId="CyrillicChar">
    <w:name w:val="CyrillicChar"/>
    <w:uiPriority w:val="1"/>
    <w:qFormat/>
    <w:rsid w:val="002F367A"/>
    <w:rPr>
      <w:lang w:val="fr-FR"/>
    </w:rPr>
  </w:style>
  <w:style w:type="paragraph" w:customStyle="1" w:styleId="TabularList">
    <w:name w:val="TabularList"/>
    <w:basedOn w:val="Body"/>
    <w:qFormat/>
    <w:rsid w:val="002F367A"/>
    <w:pPr>
      <w:ind w:left="0" w:firstLine="0"/>
    </w:pPr>
  </w:style>
  <w:style w:type="character" w:styleId="UnresolvedMention">
    <w:name w:val="Unresolved Mention"/>
    <w:basedOn w:val="DefaultParagraphFont"/>
    <w:uiPriority w:val="99"/>
    <w:semiHidden/>
    <w:unhideWhenUsed/>
    <w:rsid w:val="002F367A"/>
    <w:rPr>
      <w:color w:val="605E5C"/>
      <w:shd w:val="clear" w:color="auto" w:fill="E1DFDD"/>
    </w:rPr>
  </w:style>
  <w:style w:type="numbering" w:customStyle="1" w:styleId="CurrentList9">
    <w:name w:val="Current List9"/>
    <w:uiPriority w:val="99"/>
    <w:rsid w:val="002F367A"/>
    <w:pPr>
      <w:numPr>
        <w:numId w:val="23"/>
      </w:numPr>
    </w:pPr>
  </w:style>
  <w:style w:type="numbering" w:customStyle="1" w:styleId="CurrentList8">
    <w:name w:val="Current List8"/>
    <w:uiPriority w:val="99"/>
    <w:rsid w:val="002F367A"/>
    <w:pPr>
      <w:numPr>
        <w:numId w:val="21"/>
      </w:numPr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2F367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F367A"/>
    <w:rPr>
      <w:rFonts w:eastAsia="Times New Roman"/>
      <w:kern w:val="0"/>
      <w:sz w:val="20"/>
      <w:szCs w:val="20"/>
      <w14:ligatures w14:val="none"/>
    </w:rPr>
  </w:style>
  <w:style w:type="character" w:styleId="EndnoteReference0">
    <w:name w:val="endnote reference"/>
    <w:basedOn w:val="DefaultParagraphFont"/>
    <w:uiPriority w:val="99"/>
    <w:semiHidden/>
    <w:unhideWhenUsed/>
    <w:rsid w:val="002F367A"/>
    <w:rPr>
      <w:vertAlign w:val="superscript"/>
    </w:rPr>
  </w:style>
  <w:style w:type="character" w:customStyle="1" w:styleId="Emoji">
    <w:name w:val="Emoji"/>
    <w:basedOn w:val="DefaultParagraphFont"/>
    <w:uiPriority w:val="1"/>
    <w:qFormat/>
    <w:rsid w:val="002F367A"/>
    <w:rPr>
      <w:rFonts w:ascii="Apple Color Emoji" w:hAnsi="Apple Color Emoji" w:cs="Apple Color Emoji"/>
      <w:lang w:eastAsia="en-US"/>
    </w:rPr>
  </w:style>
  <w:style w:type="character" w:customStyle="1" w:styleId="LiteralGrayItalic">
    <w:name w:val="LiteralGrayItalic"/>
    <w:basedOn w:val="LiteralGray"/>
    <w:uiPriority w:val="1"/>
    <w:qFormat/>
    <w:rsid w:val="002F367A"/>
    <w:rPr>
      <w:rFonts w:ascii="Courier" w:hAnsi="Courier"/>
      <w:i/>
      <w:color w:val="A6A6A6" w:themeColor="background1" w:themeShade="A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quarto.org/docs/reference/cells/cells-knitr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microsoft.com/office/2018/08/relationships/commentsExtensible" Target="commentsExtensible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quarto.org/docs/presentations/revealjs/themes.html" TargetMode="External"/><Relationship Id="rId24" Type="http://schemas.microsoft.com/office/2016/09/relationships/commentsIds" Target="commentsIds.xml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https://quarto.org/docs/presentations/revealjs/demo/" TargetMode="External"/><Relationship Id="rId23" Type="http://schemas.microsoft.com/office/2011/relationships/commentsExtended" Target="commentsExtended.xml"/><Relationship Id="rId28" Type="http://schemas.openxmlformats.org/officeDocument/2006/relationships/hyperlink" Target="https://quarto.org/docs/authoring/article-layout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quarto.org/docs/output-formats/html-themes.html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quarto.org/docs/presentations/revealjs/themes.html" TargetMode="External"/><Relationship Id="rId22" Type="http://schemas.openxmlformats.org/officeDocument/2006/relationships/comments" Target="comments.xm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c\Downloads\NSPTemplate091622%20(2)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881B2-A739-4EAC-992B-8EE9E455C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C:\Users\franc\Downloads\NSPTemplate091622 (2).dotm</Template>
  <TotalTime>485</TotalTime>
  <Pages>25</Pages>
  <Words>5025</Words>
  <Characters>28645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Keyes</dc:creator>
  <cp:keywords/>
  <dc:description/>
  <cp:lastModifiedBy>David Keyes</cp:lastModifiedBy>
  <cp:revision>155</cp:revision>
  <dcterms:created xsi:type="dcterms:W3CDTF">2023-05-11T17:44:00Z</dcterms:created>
  <dcterms:modified xsi:type="dcterms:W3CDTF">2023-06-30T23:26:00Z</dcterms:modified>
</cp:coreProperties>
</file>