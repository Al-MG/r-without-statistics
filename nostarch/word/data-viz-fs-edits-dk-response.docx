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F04F2" w14:textId="0CA6F276" w:rsidR="004C26EE" w:rsidRPr="002579ED" w:rsidRDefault="000C1C20" w:rsidP="00501007">
      <w:pPr>
        <w:pStyle w:val="ChapterNumber"/>
      </w:pPr>
      <w:bookmarkStart w:id="0" w:name="Xbc4677da473717113770b82a477dd4db399934e"/>
      <w:r w:rsidRPr="002579ED">
        <w:tab/>
      </w:r>
    </w:p>
    <w:p w14:paraId="651B9867" w14:textId="2AF7BAA8" w:rsidR="000C1C20" w:rsidRDefault="000C1C20" w:rsidP="004C26EE">
      <w:pPr>
        <w:pStyle w:val="ChapterTitle"/>
      </w:pPr>
      <w:commentRangeStart w:id="1"/>
      <w:commentRangeStart w:id="2"/>
      <w:r>
        <w:t xml:space="preserve">Principles of </w:t>
      </w:r>
      <w:commentRangeEnd w:id="1"/>
      <w:ins w:id="3" w:author="David Keyes" w:date="2022-10-04T10:08:00Z">
        <w:r w:rsidR="00B22B86">
          <w:t>Data visualization</w:t>
        </w:r>
      </w:ins>
      <w:r w:rsidR="00D82BCF">
        <w:rPr>
          <w:rStyle w:val="CommentReference"/>
          <w:rFonts w:ascii="Calibri" w:eastAsiaTheme="minorHAnsi" w:hAnsi="Calibri" w:cs="Times New Roman"/>
          <w:b w:val="0"/>
          <w:bCs w:val="0"/>
          <w:caps w:val="0"/>
          <w:color w:val="auto"/>
          <w:spacing w:val="0"/>
          <w:lang w:eastAsia="en-US"/>
        </w:rPr>
        <w:commentReference w:id="1"/>
      </w:r>
      <w:commentRangeEnd w:id="2"/>
      <w:r w:rsidR="006F0242">
        <w:rPr>
          <w:rStyle w:val="CommentReference"/>
          <w:rFonts w:ascii="Times New Roman" w:hAnsi="Times New Roman" w:cs="Times New Roman"/>
          <w:b w:val="0"/>
          <w:bCs w:val="0"/>
          <w:caps w:val="0"/>
          <w:color w:val="auto"/>
          <w:spacing w:val="0"/>
          <w:lang w:val="en-CA"/>
        </w:rPr>
        <w:commentReference w:id="2"/>
      </w:r>
    </w:p>
    <w:p w14:paraId="6EB28B12" w14:textId="454CD57A" w:rsidR="000C1C20" w:rsidRDefault="000C1C20" w:rsidP="00B72512">
      <w:pPr>
        <w:pStyle w:val="ChapterIntro"/>
      </w:pPr>
      <w:r>
        <w:t xml:space="preserve">In the spring of 2021, nearly all of the American West was in a drought. </w:t>
      </w:r>
      <w:commentRangeStart w:id="4"/>
      <w:r w:rsidR="007E6EC5">
        <w:t>By</w:t>
      </w:r>
      <w:r>
        <w:t xml:space="preserve"> </w:t>
      </w:r>
      <w:commentRangeEnd w:id="4"/>
      <w:r w:rsidR="007E6EC5">
        <w:rPr>
          <w:rStyle w:val="CommentReference"/>
          <w:rFonts w:ascii="Calibri" w:eastAsiaTheme="minorHAnsi" w:hAnsi="Calibri" w:cs="Times New Roman"/>
          <w:color w:val="auto"/>
          <w:spacing w:val="0"/>
          <w:lang w:eastAsia="en-US"/>
        </w:rPr>
        <w:commentReference w:id="4"/>
      </w:r>
      <w:r>
        <w:t xml:space="preserve">April of that year, officials in Southern California </w:t>
      </w:r>
      <w:r w:rsidR="007E6EC5">
        <w:t xml:space="preserve">had </w:t>
      </w:r>
      <w:r>
        <w:t>declared a water emergency, citing unprecedented conditions.</w:t>
      </w:r>
    </w:p>
    <w:p w14:paraId="31AFF372" w14:textId="2632BCEA" w:rsidR="000C1C20" w:rsidRDefault="000C1C20" w:rsidP="00497426">
      <w:pPr>
        <w:pStyle w:val="Body"/>
      </w:pPr>
      <w:r>
        <w:t xml:space="preserve">This wouldn’t have come as news to those living in California and other Western states. </w:t>
      </w:r>
      <w:ins w:id="5" w:author="Frances" w:date="2022-09-08T10:43:00Z">
        <w:r w:rsidR="00497426">
          <w:t xml:space="preserve"> </w:t>
        </w:r>
      </w:ins>
      <w:r>
        <w:t xml:space="preserve">Drought conditions like those in the West in 2021 are becoming increasingly common. Yet communicating the extent of problem remains difficult. How can we show the data in a way that accurately represents </w:t>
      </w:r>
      <w:r w:rsidR="005C0E96">
        <w:t>it</w:t>
      </w:r>
      <w:r>
        <w:t xml:space="preserve"> while </w:t>
      </w:r>
      <w:r w:rsidR="005C0E96">
        <w:t>making it</w:t>
      </w:r>
      <w:r>
        <w:t xml:space="preserve"> compelling enough to get people to take notice?</w:t>
      </w:r>
    </w:p>
    <w:p w14:paraId="461B3C52" w14:textId="7DAD459A" w:rsidR="000C1C20" w:rsidRDefault="000C1C20" w:rsidP="00B72512">
      <w:pPr>
        <w:pStyle w:val="Body"/>
      </w:pPr>
      <w:r>
        <w:t>This was the challenge that data</w:t>
      </w:r>
      <w:ins w:id="6" w:author="Frances" w:date="2022-09-08T10:48:00Z">
        <w:r w:rsidR="007E6EC5">
          <w:t>-</w:t>
        </w:r>
      </w:ins>
      <w:r>
        <w:t xml:space="preserve">visualization designers Cédric Scherer and Georgios Karamanis took on in the fall of 2021. Commissioned by the magazine </w:t>
      </w:r>
      <w:r w:rsidRPr="006F0242">
        <w:rPr>
          <w:rStyle w:val="Italic"/>
        </w:rPr>
        <w:t>Scientific American</w:t>
      </w:r>
      <w:r>
        <w:t xml:space="preserve"> to create a data visualization of drought conditions </w:t>
      </w:r>
      <w:r w:rsidR="007E6EC5">
        <w:t>over</w:t>
      </w:r>
      <w:r>
        <w:t xml:space="preserve"> the last two decades in the United States, they turned to </w:t>
      </w:r>
      <w:r w:rsidRPr="00E75AFA">
        <w:t xml:space="preserve">the </w:t>
      </w:r>
      <w:r w:rsidRPr="006F0242">
        <w:t>ggplot2</w:t>
      </w:r>
      <w:r w:rsidRPr="00E75AFA">
        <w:t xml:space="preserve"> package</w:t>
      </w:r>
      <w:r>
        <w:t xml:space="preserve"> to </w:t>
      </w:r>
      <w:r w:rsidR="007E6EC5">
        <w:t>transform</w:t>
      </w:r>
      <w:r>
        <w:t xml:space="preserve"> what could </w:t>
      </w:r>
      <w:r w:rsidR="007E6EC5">
        <w:t xml:space="preserve">have </w:t>
      </w:r>
      <w:r>
        <w:t>be</w:t>
      </w:r>
      <w:r w:rsidR="007E6EC5">
        <w:t>en</w:t>
      </w:r>
      <w:r>
        <w:t xml:space="preserve"> dry data </w:t>
      </w:r>
      <w:r w:rsidR="007E6EC5">
        <w:t xml:space="preserve">(pardon the pun) </w:t>
      </w:r>
      <w:r>
        <w:t>into a visually arresting and impactful graph.</w:t>
      </w:r>
    </w:p>
    <w:p w14:paraId="30D98282" w14:textId="260857AF" w:rsidR="00497426" w:rsidRDefault="00497426" w:rsidP="00B72512">
      <w:pPr>
        <w:pStyle w:val="Body"/>
      </w:pPr>
      <w:r>
        <w:t xml:space="preserve">In this chapter, </w:t>
      </w:r>
      <w:ins w:id="7" w:author="David Keyes" w:date="2022-10-04T07:32:00Z">
        <w:r w:rsidR="006F0242">
          <w:t xml:space="preserve">I show how </w:t>
        </w:r>
      </w:ins>
      <w:ins w:id="8" w:author="David Keyes" w:date="2022-10-04T07:39:00Z">
        <w:r w:rsidR="00745EBE">
          <w:t>Scherer</w:t>
        </w:r>
      </w:ins>
      <w:ins w:id="9" w:author="David Keyes" w:date="2022-10-04T07:32:00Z">
        <w:r w:rsidR="006F0242">
          <w:t xml:space="preserve"> and </w:t>
        </w:r>
      </w:ins>
      <w:ins w:id="10" w:author="David Keyes" w:date="2022-10-04T07:39:00Z">
        <w:r w:rsidR="00745EBE">
          <w:t xml:space="preserve">Karamanis </w:t>
        </w:r>
      </w:ins>
      <w:ins w:id="11" w:author="David Keyes" w:date="2022-10-04T07:32:00Z">
        <w:r w:rsidR="006F0242">
          <w:t xml:space="preserve">made their data visualization. We begin by </w:t>
        </w:r>
      </w:ins>
      <w:ins w:id="12" w:author="David Keyes" w:date="2022-10-04T07:33:00Z">
        <w:r w:rsidR="006F0242">
          <w:t>looking at why the data visualization is effective. Next, we talk about the grammar of graphics, a theory to make sense of graphs that under</w:t>
        </w:r>
      </w:ins>
      <w:ins w:id="13" w:author="David Keyes" w:date="2022-10-04T07:34:00Z">
        <w:r w:rsidR="006F0242">
          <w:t>lies the ggplot2 package</w:t>
        </w:r>
        <w:r w:rsidR="00953728">
          <w:t xml:space="preserve"> that </w:t>
        </w:r>
      </w:ins>
      <w:ins w:id="14" w:author="David Keyes" w:date="2022-10-04T07:39:00Z">
        <w:r w:rsidR="00745EBE">
          <w:t>Scherer</w:t>
        </w:r>
      </w:ins>
      <w:ins w:id="15" w:author="David Keyes" w:date="2022-10-04T07:34:00Z">
        <w:r w:rsidR="00953728">
          <w:t xml:space="preserve">, </w:t>
        </w:r>
      </w:ins>
      <w:ins w:id="16" w:author="David Keyes" w:date="2022-10-04T07:39:00Z">
        <w:r w:rsidR="00745EBE">
          <w:t>Karamanis</w:t>
        </w:r>
      </w:ins>
      <w:ins w:id="17" w:author="David Keyes" w:date="2022-10-04T07:34:00Z">
        <w:r w:rsidR="00953728">
          <w:t xml:space="preserve">, and millions of others use to make data visualization. We then return to the </w:t>
        </w:r>
      </w:ins>
      <w:ins w:id="18" w:author="David Keyes" w:date="2022-10-04T07:35:00Z">
        <w:r w:rsidR="00953728">
          <w:t>drought graph, recreating it step-by-step using ggplot2. In the process, we pull out some key principles of high-quality data visualization that you can use to improve your own work.</w:t>
        </w:r>
      </w:ins>
    </w:p>
    <w:p w14:paraId="626DD98E" w14:textId="6AB9F9F2" w:rsidR="00497426" w:rsidRDefault="00497426" w:rsidP="002342AF">
      <w:pPr>
        <w:pStyle w:val="HeadA"/>
      </w:pPr>
      <w:bookmarkStart w:id="19" w:name="_Toc113535013"/>
      <w:r>
        <w:lastRenderedPageBreak/>
        <w:t>The Drought Visualization</w:t>
      </w:r>
      <w:bookmarkEnd w:id="19"/>
    </w:p>
    <w:p w14:paraId="1C06A40E" w14:textId="7508E8B5" w:rsidR="000C1C20" w:rsidRDefault="000C1C20" w:rsidP="007E6EC5">
      <w:pPr>
        <w:pStyle w:val="Body"/>
      </w:pPr>
      <w:r>
        <w:t xml:space="preserve">There was nothing unique about the data that </w:t>
      </w:r>
      <w:r w:rsidR="00745EBE">
        <w:t xml:space="preserve">Scherer </w:t>
      </w:r>
      <w:r>
        <w:t xml:space="preserve">and </w:t>
      </w:r>
      <w:r w:rsidR="00745EBE">
        <w:t xml:space="preserve">Karamanis </w:t>
      </w:r>
      <w:r>
        <w:t xml:space="preserve">used. </w:t>
      </w:r>
      <w:r w:rsidR="005C387E">
        <w:t xml:space="preserve">Other news organizations had </w:t>
      </w:r>
      <w:r w:rsidR="003603F2">
        <w:t>relied on</w:t>
      </w:r>
      <w:r>
        <w:t xml:space="preserve"> the same data</w:t>
      </w:r>
      <w:r w:rsidR="005C387E">
        <w:t>,</w:t>
      </w:r>
      <w:r>
        <w:t xml:space="preserve"> from the National Drought Center</w:t>
      </w:r>
      <w:r w:rsidR="005C387E">
        <w:t>,</w:t>
      </w:r>
      <w:r>
        <w:t xml:space="preserve"> in their stories. But </w:t>
      </w:r>
      <w:r w:rsidR="002342AF">
        <w:t xml:space="preserve">Scherer </w:t>
      </w:r>
      <w:r>
        <w:t xml:space="preserve">and </w:t>
      </w:r>
      <w:r w:rsidR="002342AF">
        <w:t xml:space="preserve">Karamanis </w:t>
      </w:r>
      <w:r>
        <w:t xml:space="preserve">visualized </w:t>
      </w:r>
      <w:r w:rsidR="003603F2">
        <w:t>it</w:t>
      </w:r>
      <w:r>
        <w:t xml:space="preserve"> in a way that it both grabs attention and communicates the scale of the phenomenon.</w:t>
      </w:r>
      <w:r w:rsidR="007E6EC5">
        <w:t xml:space="preserve"> </w:t>
      </w:r>
      <w:r w:rsidR="007F09CE">
        <w:t>Figure 2-</w:t>
      </w:r>
      <w:r>
        <w:t>1 shows a section of the final visualization</w:t>
      </w:r>
      <w:r w:rsidR="007E6EC5">
        <w:t>.</w:t>
      </w:r>
      <w:r>
        <w:t xml:space="preserve"> Showing four regions over the last two decades, the increase in drought conditions, especially in California and the Southwest, is made apparent.</w:t>
      </w:r>
    </w:p>
    <w:p w14:paraId="45D0734B" w14:textId="77777777" w:rsidR="000C1C20" w:rsidRDefault="000C1C20" w:rsidP="00FF0CFF">
      <w:pPr>
        <w:pStyle w:val="GraphicSlug"/>
      </w:pPr>
      <w:r>
        <w:t>[F02001.pdf]</w:t>
      </w:r>
    </w:p>
    <w:p w14:paraId="68E3E5A7" w14:textId="77777777" w:rsidR="000C1C20" w:rsidRDefault="000C1C20" w:rsidP="000C1C20">
      <w:pPr>
        <w:pStyle w:val="CaptionedFigure"/>
      </w:pPr>
      <w:r>
        <w:rPr>
          <w:noProof/>
        </w:rPr>
        <w:lastRenderedPageBreak/>
        <w:drawing>
          <wp:inline distT="0" distB="0" distL="0" distR="0" wp14:anchorId="7955995A" wp14:editId="63E91797">
            <wp:extent cx="4602684" cy="7364295"/>
            <wp:effectExtent l="0" t="0" r="0" b="0"/>
            <wp:docPr id="46" name="Picture" descr="Figure 2-1 Section of the final drought visualization"/>
            <wp:cNvGraphicFramePr/>
            <a:graphic xmlns:a="http://schemas.openxmlformats.org/drawingml/2006/main">
              <a:graphicData uri="http://schemas.openxmlformats.org/drawingml/2006/picture">
                <pic:pic xmlns:pic="http://schemas.openxmlformats.org/drawingml/2006/picture">
                  <pic:nvPicPr>
                    <pic:cNvPr id="47" name="Picture" descr="data-viz_files/figure-docx/final-viz-1.png"/>
                    <pic:cNvPicPr>
                      <a:picLocks noChangeAspect="1" noChangeArrowheads="1"/>
                    </pic:cNvPicPr>
                  </pic:nvPicPr>
                  <pic:blipFill>
                    <a:blip r:embed="rId12"/>
                    <a:stretch>
                      <a:fillRect/>
                    </a:stretch>
                  </pic:blipFill>
                  <pic:spPr bwMode="auto">
                    <a:xfrm>
                      <a:off x="0" y="0"/>
                      <a:ext cx="4602684" cy="7364295"/>
                    </a:xfrm>
                    <a:prstGeom prst="rect">
                      <a:avLst/>
                    </a:prstGeom>
                    <a:noFill/>
                    <a:ln w="9525">
                      <a:noFill/>
                      <a:headEnd/>
                      <a:tailEnd/>
                    </a:ln>
                  </pic:spPr>
                </pic:pic>
              </a:graphicData>
            </a:graphic>
          </wp:inline>
        </w:drawing>
      </w:r>
    </w:p>
    <w:p w14:paraId="09EE169B" w14:textId="21D1FF5A" w:rsidR="000C1C20" w:rsidRDefault="005C0E96" w:rsidP="00FF0CFF">
      <w:pPr>
        <w:pStyle w:val="CaptionLine"/>
      </w:pPr>
      <w:r>
        <w:t>A s</w:t>
      </w:r>
      <w:r w:rsidR="000C1C20">
        <w:t>ection of the final drought visualization</w:t>
      </w:r>
      <w:ins w:id="20" w:author="Frances" w:date="2022-09-08T10:50:00Z">
        <w:r w:rsidR="007E6EC5">
          <w:t xml:space="preserve">. </w:t>
        </w:r>
      </w:ins>
      <w:r w:rsidR="007E6EC5">
        <w:t xml:space="preserve">If you’re incredibly eagle-eyed, you’ll see a few minor elements that differ from the version published in </w:t>
      </w:r>
      <w:r w:rsidR="007E6EC5" w:rsidRPr="002342AF">
        <w:rPr>
          <w:rStyle w:val="Italic"/>
        </w:rPr>
        <w:t>Scientific American</w:t>
      </w:r>
      <w:r w:rsidR="007E6EC5">
        <w:t>. These are things I had to change to make the plots fit in this book (f</w:t>
      </w:r>
      <w:commentRangeStart w:id="21"/>
      <w:r w:rsidR="007E6EC5">
        <w:t>or example, </w:t>
      </w:r>
      <w:commentRangeEnd w:id="21"/>
      <w:r w:rsidR="007E6EC5">
        <w:rPr>
          <w:rStyle w:val="CommentReference"/>
          <w:rFonts w:ascii="Calibri" w:eastAsiaTheme="minorHAnsi" w:hAnsi="Calibri" w:cs="Times New Roman"/>
          <w:color w:val="auto"/>
          <w:lang w:eastAsia="en-US"/>
        </w:rPr>
        <w:commentReference w:id="21"/>
      </w:r>
      <w:r w:rsidR="007E6EC5">
        <w:t xml:space="preserve">altering the text size and putting legend text on two rows) or things that </w:t>
      </w:r>
      <w:r w:rsidR="007E6EC5" w:rsidRPr="002342AF">
        <w:rPr>
          <w:rStyle w:val="Italic"/>
        </w:rPr>
        <w:t>Scientific American</w:t>
      </w:r>
      <w:r w:rsidR="007E6EC5">
        <w:t xml:space="preserve"> added in post-production (</w:t>
      </w:r>
      <w:r w:rsidR="005C387E">
        <w:t>such as</w:t>
      </w:r>
      <w:r w:rsidR="007E6EC5">
        <w:t xml:space="preserve"> annotations).</w:t>
      </w:r>
    </w:p>
    <w:p w14:paraId="495F6682" w14:textId="665DBDCE" w:rsidR="000C1C20" w:rsidRPr="00EA2E96" w:rsidRDefault="000C1C20" w:rsidP="005C387E">
      <w:pPr>
        <w:pStyle w:val="Body"/>
      </w:pPr>
      <w:r w:rsidRPr="00EA2E96">
        <w:lastRenderedPageBreak/>
        <w:t xml:space="preserve">To understand why this </w:t>
      </w:r>
      <w:commentRangeStart w:id="22"/>
      <w:r w:rsidRPr="00EA2E96">
        <w:t>visualization</w:t>
      </w:r>
      <w:commentRangeEnd w:id="22"/>
      <w:r w:rsidR="00D82BCF">
        <w:rPr>
          <w:rStyle w:val="CommentReference"/>
          <w:rFonts w:ascii="Calibri" w:eastAsiaTheme="minorHAnsi" w:hAnsi="Calibri" w:cs="Times New Roman"/>
          <w:color w:val="auto"/>
          <w:lang w:eastAsia="en-US"/>
        </w:rPr>
        <w:commentReference w:id="22"/>
      </w:r>
      <w:r w:rsidRPr="00EA2E96">
        <w:t xml:space="preserve"> is effective, let’s break it down into pieces.</w:t>
      </w:r>
      <w:r w:rsidR="005C387E">
        <w:t xml:space="preserve"> </w:t>
      </w:r>
      <w:r w:rsidRPr="00EA2E96">
        <w:t xml:space="preserve">At the broadest level, the </w:t>
      </w:r>
      <w:r w:rsidR="00B22B86">
        <w:t>data visualization</w:t>
      </w:r>
      <w:r w:rsidRPr="00EA2E96">
        <w:t xml:space="preserve"> is notable for its minimalist aesthetic. There are, for example, no grid lines and few text labels</w:t>
      </w:r>
      <w:r w:rsidR="00800349">
        <w:t>, as well as</w:t>
      </w:r>
      <w:r w:rsidR="00800349" w:rsidRPr="00800349">
        <w:t xml:space="preserve"> </w:t>
      </w:r>
      <w:r w:rsidR="00800349" w:rsidRPr="00EA2E96">
        <w:t>little text along the axes</w:t>
      </w:r>
      <w:r w:rsidRPr="00EA2E96">
        <w:t xml:space="preserve">. What </w:t>
      </w:r>
      <w:r w:rsidR="00710007">
        <w:t>Scherer</w:t>
      </w:r>
      <w:r w:rsidR="00710007" w:rsidRPr="00EA2E96">
        <w:t xml:space="preserve"> </w:t>
      </w:r>
      <w:r w:rsidRPr="00EA2E96">
        <w:t xml:space="preserve">and </w:t>
      </w:r>
      <w:r w:rsidR="00710007">
        <w:t xml:space="preserve">Karamanis </w:t>
      </w:r>
      <w:r w:rsidRPr="00EA2E96">
        <w:t xml:space="preserve">have done is remove what statistician Edward Tufte, in his 1983 book </w:t>
      </w:r>
      <w:r w:rsidRPr="00710007">
        <w:rPr>
          <w:rStyle w:val="Italic"/>
        </w:rPr>
        <w:t>The Visual Display of Quantitative Information</w:t>
      </w:r>
      <w:r w:rsidRPr="00EA2E96">
        <w:t xml:space="preserve">, calls </w:t>
      </w:r>
      <w:r w:rsidRPr="00710007">
        <w:rPr>
          <w:rStyle w:val="Italic"/>
        </w:rPr>
        <w:t>chartjunk</w:t>
      </w:r>
      <w:r w:rsidRPr="00EA2E96">
        <w:t>. Tufte wrote (and researchers</w:t>
      </w:r>
      <w:r w:rsidR="005C0E96">
        <w:t>,</w:t>
      </w:r>
      <w:r w:rsidRPr="00EA2E96">
        <w:t xml:space="preserve"> as well as </w:t>
      </w:r>
      <w:r w:rsidR="00B22B86">
        <w:t>data visualization</w:t>
      </w:r>
      <w:r w:rsidRPr="00EA2E96">
        <w:t xml:space="preserve"> designers since</w:t>
      </w:r>
      <w:r w:rsidR="005C0E96">
        <w:t>,</w:t>
      </w:r>
      <w:r w:rsidRPr="00EA2E96">
        <w:t xml:space="preserve"> have generally agreed) that extraneous elements often hinder, rather than help, our understanding of charts.</w:t>
      </w:r>
    </w:p>
    <w:p w14:paraId="6BEC70ED" w14:textId="12634E84" w:rsidR="000C1C20" w:rsidRPr="00EA2E96" w:rsidRDefault="000C1C20" w:rsidP="00EA2E96">
      <w:pPr>
        <w:pStyle w:val="Body"/>
      </w:pPr>
      <w:r w:rsidRPr="00EA2E96">
        <w:t xml:space="preserve">Need proof that </w:t>
      </w:r>
      <w:r w:rsidR="00710007">
        <w:t>Scherer</w:t>
      </w:r>
      <w:r w:rsidR="00710007" w:rsidRPr="00EA2E96">
        <w:t xml:space="preserve"> </w:t>
      </w:r>
      <w:r w:rsidRPr="00EA2E96">
        <w:t xml:space="preserve">and </w:t>
      </w:r>
      <w:r w:rsidR="00710007">
        <w:t xml:space="preserve">Karamanis’s </w:t>
      </w:r>
      <w:r w:rsidRPr="00EA2E96">
        <w:t xml:space="preserve">decluttered graph is better than the alternative? </w:t>
      </w:r>
      <w:r w:rsidR="007F09CE" w:rsidRPr="00EA2E96">
        <w:t>Figure 2-</w:t>
      </w:r>
      <w:r w:rsidRPr="00EA2E96">
        <w:t>2 shows a version with a few small tweaks to the code to include grid lines and text labels on axes. Prepare yourself for clutter!</w:t>
      </w:r>
    </w:p>
    <w:p w14:paraId="68B51CEC" w14:textId="77777777" w:rsidR="000C1C20" w:rsidRPr="00F53945" w:rsidRDefault="000C1C20" w:rsidP="00F53945">
      <w:pPr>
        <w:pStyle w:val="GraphicSlug"/>
      </w:pPr>
      <w:r w:rsidRPr="00F53945">
        <w:t>[F02002.pdf]</w:t>
      </w:r>
    </w:p>
    <w:p w14:paraId="07236813" w14:textId="77777777" w:rsidR="000C1C20" w:rsidRDefault="000C1C20" w:rsidP="000C1C20">
      <w:pPr>
        <w:pStyle w:val="CaptionedFigure"/>
      </w:pPr>
      <w:r>
        <w:rPr>
          <w:noProof/>
        </w:rPr>
        <w:lastRenderedPageBreak/>
        <w:drawing>
          <wp:inline distT="0" distB="0" distL="0" distR="0" wp14:anchorId="003AEC7A" wp14:editId="6F8EB805">
            <wp:extent cx="4602684" cy="7364295"/>
            <wp:effectExtent l="0" t="0" r="0" b="0"/>
            <wp:docPr id="49" name="Picture" descr="Figure 2-2 Cluttered version of the drought visualization"/>
            <wp:cNvGraphicFramePr/>
            <a:graphic xmlns:a="http://schemas.openxmlformats.org/drawingml/2006/main">
              <a:graphicData uri="http://schemas.openxmlformats.org/drawingml/2006/picture">
                <pic:pic xmlns:pic="http://schemas.openxmlformats.org/drawingml/2006/picture">
                  <pic:nvPicPr>
                    <pic:cNvPr id="50" name="Picture" descr="data-viz_files/figure-docx/cluttered-viz-1.png"/>
                    <pic:cNvPicPr>
                      <a:picLocks noChangeAspect="1" noChangeArrowheads="1"/>
                    </pic:cNvPicPr>
                  </pic:nvPicPr>
                  <pic:blipFill>
                    <a:blip r:embed="rId13"/>
                    <a:stretch>
                      <a:fillRect/>
                    </a:stretch>
                  </pic:blipFill>
                  <pic:spPr bwMode="auto">
                    <a:xfrm>
                      <a:off x="0" y="0"/>
                      <a:ext cx="4602684" cy="7364295"/>
                    </a:xfrm>
                    <a:prstGeom prst="rect">
                      <a:avLst/>
                    </a:prstGeom>
                    <a:noFill/>
                    <a:ln w="9525">
                      <a:noFill/>
                      <a:headEnd/>
                      <a:tailEnd/>
                    </a:ln>
                  </pic:spPr>
                </pic:pic>
              </a:graphicData>
            </a:graphic>
          </wp:inline>
        </w:drawing>
      </w:r>
    </w:p>
    <w:p w14:paraId="745C4850" w14:textId="70A04D58" w:rsidR="000C1C20" w:rsidRDefault="005C0E96" w:rsidP="00F53945">
      <w:pPr>
        <w:pStyle w:val="CaptionLine"/>
      </w:pPr>
      <w:r>
        <w:t>The c</w:t>
      </w:r>
      <w:r w:rsidR="000C1C20">
        <w:t>luttered version of the drought visualization</w:t>
      </w:r>
    </w:p>
    <w:p w14:paraId="134F13BC" w14:textId="7B4ACA12" w:rsidR="000C1C20" w:rsidRPr="00B52AC5" w:rsidRDefault="000C1C20" w:rsidP="00B52AC5">
      <w:pPr>
        <w:pStyle w:val="Body"/>
      </w:pPr>
      <w:r w:rsidRPr="00B52AC5">
        <w:t xml:space="preserve">Again, it’s not just that this cluttered version looks worse. The clutter actively inhibits understanding. Rather than focus on overall drought patterns (the point of the graph), our brain </w:t>
      </w:r>
      <w:r w:rsidRPr="00B52AC5">
        <w:lastRenderedPageBreak/>
        <w:t>gets stuck reading repetitive and unnecessary axis text.</w:t>
      </w:r>
    </w:p>
    <w:p w14:paraId="5BB4D1B6" w14:textId="078E4719" w:rsidR="000C1C20" w:rsidRPr="00B52AC5" w:rsidRDefault="000C1C20" w:rsidP="00B52AC5">
      <w:pPr>
        <w:pStyle w:val="Body"/>
      </w:pPr>
      <w:r w:rsidRPr="00B52AC5">
        <w:t xml:space="preserve">One of the best ways to reduce clutter is to break a single chart into what are known as </w:t>
      </w:r>
      <w:r w:rsidRPr="00710007">
        <w:rPr>
          <w:rStyle w:val="Italic"/>
        </w:rPr>
        <w:t>small multiples</w:t>
      </w:r>
      <w:r w:rsidRPr="00B52AC5">
        <w:t xml:space="preserve">. When we look closely at the </w:t>
      </w:r>
      <w:del w:id="23" w:author="David Keyes" w:date="2022-10-04T10:08:00Z">
        <w:r w:rsidRPr="00B52AC5" w:rsidDel="00B22B86">
          <w:delText>data viz</w:delText>
        </w:r>
      </w:del>
      <w:r w:rsidR="00B22B86">
        <w:t>data visualization</w:t>
      </w:r>
      <w:r w:rsidRPr="00B52AC5">
        <w:t xml:space="preserve">, we see that it is not one chart but actually a set of charts. Each rectangle represents one region in one year. If we filter to show the Southwest region in 2003 and add axis titles, we can see in </w:t>
      </w:r>
      <w:r w:rsidR="007F09CE" w:rsidRPr="00B52AC5">
        <w:t>Figure 2-</w:t>
      </w:r>
      <w:r w:rsidRPr="00B52AC5">
        <w:t>3 that the x axis shows the week while the y axis shows the percentage of that region at different drought levels.</w:t>
      </w:r>
    </w:p>
    <w:p w14:paraId="42DE18B8" w14:textId="77777777" w:rsidR="000C1C20" w:rsidRDefault="000C1C20" w:rsidP="00B52AC5">
      <w:pPr>
        <w:pStyle w:val="GraphicSlug"/>
      </w:pPr>
      <w:r>
        <w:t>[F02003.pdf]</w:t>
      </w:r>
    </w:p>
    <w:p w14:paraId="5D67305F" w14:textId="77777777" w:rsidR="000C1C20" w:rsidRDefault="000C1C20" w:rsidP="000C1C20">
      <w:pPr>
        <w:pStyle w:val="CaptionedFigure"/>
      </w:pPr>
      <w:r>
        <w:rPr>
          <w:noProof/>
        </w:rPr>
        <w:drawing>
          <wp:inline distT="0" distB="0" distL="0" distR="0" wp14:anchorId="51367E65" wp14:editId="329BC42E">
            <wp:extent cx="4602684" cy="3682147"/>
            <wp:effectExtent l="0" t="0" r="0" b="0"/>
            <wp:docPr id="52" name="Picture" descr="Figure 2-3 Drought visualization for Southwest in 2003"/>
            <wp:cNvGraphicFramePr/>
            <a:graphic xmlns:a="http://schemas.openxmlformats.org/drawingml/2006/main">
              <a:graphicData uri="http://schemas.openxmlformats.org/drawingml/2006/picture">
                <pic:pic xmlns:pic="http://schemas.openxmlformats.org/drawingml/2006/picture">
                  <pic:nvPicPr>
                    <pic:cNvPr id="53" name="Picture" descr="data-viz_files/figure-docx/viz-sw-2003-1.png"/>
                    <pic:cNvPicPr>
                      <a:picLocks noChangeAspect="1" noChangeArrowheads="1"/>
                    </pic:cNvPicPr>
                  </pic:nvPicPr>
                  <pic:blipFill>
                    <a:blip r:embed="rId14"/>
                    <a:stretch>
                      <a:fillRect/>
                    </a:stretch>
                  </pic:blipFill>
                  <pic:spPr bwMode="auto">
                    <a:xfrm>
                      <a:off x="0" y="0"/>
                      <a:ext cx="4602684" cy="3682147"/>
                    </a:xfrm>
                    <a:prstGeom prst="rect">
                      <a:avLst/>
                    </a:prstGeom>
                    <a:noFill/>
                    <a:ln w="9525">
                      <a:noFill/>
                      <a:headEnd/>
                      <a:tailEnd/>
                    </a:ln>
                  </pic:spPr>
                </pic:pic>
              </a:graphicData>
            </a:graphic>
          </wp:inline>
        </w:drawing>
      </w:r>
    </w:p>
    <w:p w14:paraId="5AB78B12" w14:textId="17D673E2" w:rsidR="000C1C20" w:rsidRPr="00B52AC5" w:rsidRDefault="0065595A" w:rsidP="00B52AC5">
      <w:pPr>
        <w:pStyle w:val="CaptionLine"/>
      </w:pPr>
      <w:r>
        <w:t>A d</w:t>
      </w:r>
      <w:r w:rsidR="000C1C20" w:rsidRPr="00B52AC5">
        <w:t xml:space="preserve">rought visualization for </w:t>
      </w:r>
      <w:r>
        <w:t xml:space="preserve">the </w:t>
      </w:r>
      <w:r w:rsidR="000C1C20" w:rsidRPr="00B52AC5">
        <w:t>Southwest in 2003</w:t>
      </w:r>
    </w:p>
    <w:p w14:paraId="4E5F1438" w14:textId="746837AB" w:rsidR="000C1C20" w:rsidRDefault="000C1C20" w:rsidP="00B52AC5">
      <w:pPr>
        <w:pStyle w:val="Body"/>
      </w:pPr>
      <w:r>
        <w:t>Zooming in on a single region in a single year also makes the color choices more obvious. The lightest bars show the percentage of the region that is abnormally dry while the darkest bars show the percentage in exceptional drought conditions. These colors, as we’ll see shortly, are intentionally chosen to make differences in the drought levels visible to all readers.</w:t>
      </w:r>
    </w:p>
    <w:p w14:paraId="30978AA7" w14:textId="1E09F8F5" w:rsidR="000C1C20" w:rsidRDefault="000C1C20" w:rsidP="00B52AC5">
      <w:pPr>
        <w:pStyle w:val="Body"/>
      </w:pPr>
      <w:r>
        <w:t xml:space="preserve">When I asked </w:t>
      </w:r>
      <w:r w:rsidR="00710007">
        <w:t xml:space="preserve">Scherer </w:t>
      </w:r>
      <w:r>
        <w:t xml:space="preserve">and </w:t>
      </w:r>
      <w:r w:rsidR="00710007">
        <w:t xml:space="preserve">Karamanis </w:t>
      </w:r>
      <w:r>
        <w:t xml:space="preserve">to speak with me about this data visualization, they initially told me that the code for this piece might be too simple to highlight the power of R for </w:t>
      </w:r>
      <w:r w:rsidR="00B22B86">
        <w:t>data visualization</w:t>
      </w:r>
      <w:r>
        <w:t xml:space="preserve">. No, I told them, I want to speak with you precisely </w:t>
      </w:r>
      <w:r w:rsidRPr="00710007">
        <w:rPr>
          <w:rStyle w:val="Italic"/>
        </w:rPr>
        <w:t>because</w:t>
      </w:r>
      <w:r>
        <w:t xml:space="preserve"> the code is not super complex. The fact that </w:t>
      </w:r>
      <w:r w:rsidR="00B22B86">
        <w:t>Scherer and Karamanis</w:t>
      </w:r>
      <w:r>
        <w:t xml:space="preserve"> were able to produce this complex graph with relatively simple code shows the power of R for data visualization. And it is possible because of a theory called the grammar of graphics.</w:t>
      </w:r>
    </w:p>
    <w:p w14:paraId="40AEE822" w14:textId="77777777" w:rsidR="000C1C20" w:rsidRDefault="000C1C20" w:rsidP="00FC53A9">
      <w:pPr>
        <w:pStyle w:val="HeadA"/>
      </w:pPr>
      <w:bookmarkStart w:id="24" w:name="_Toc113535014"/>
      <w:bookmarkStart w:id="25" w:name="the-grammar-of-graphics"/>
      <w:r>
        <w:t>The Grammar of Graphics</w:t>
      </w:r>
      <w:bookmarkEnd w:id="24"/>
    </w:p>
    <w:p w14:paraId="5F4B2E5C" w14:textId="1949C83D" w:rsidR="00BF37BF" w:rsidRDefault="000C1C20" w:rsidP="00BF37BF">
      <w:pPr>
        <w:pStyle w:val="Body"/>
      </w:pPr>
      <w:r>
        <w:t xml:space="preserve">If you’ve used Excel to make graphs, you’re probably familiar with the menu shown in </w:t>
      </w:r>
      <w:r w:rsidR="007F09CE">
        <w:t>Figure 2-</w:t>
      </w:r>
      <w:r>
        <w:t>4</w:t>
      </w:r>
      <w:r w:rsidR="00BF37BF">
        <w:t>.</w:t>
      </w:r>
      <w:r w:rsidR="00BF37BF" w:rsidRPr="00BF37BF">
        <w:t xml:space="preserve"> </w:t>
      </w:r>
      <w:r w:rsidR="00BF37BF">
        <w:t>When working in Excel, your graph-making journey begins by selecting the type of graph you want to make. Want a bar chart? Click the bar chart icon. Want a line chart? Click the line chart icon.</w:t>
      </w:r>
    </w:p>
    <w:p w14:paraId="1C43E56F" w14:textId="77777777" w:rsidR="000C1C20" w:rsidRPr="007B003E" w:rsidRDefault="000C1C20" w:rsidP="007B003E">
      <w:pPr>
        <w:pStyle w:val="GraphicSlug"/>
      </w:pPr>
      <w:r w:rsidRPr="007B003E">
        <w:lastRenderedPageBreak/>
        <w:t>[F02004.png]</w:t>
      </w:r>
    </w:p>
    <w:p w14:paraId="73C590C3" w14:textId="77777777" w:rsidR="000C1C20" w:rsidRDefault="000C1C20" w:rsidP="000C1C20">
      <w:pPr>
        <w:pStyle w:val="CaptionedFigure"/>
      </w:pPr>
      <w:r>
        <w:rPr>
          <w:noProof/>
        </w:rPr>
        <w:drawing>
          <wp:inline distT="0" distB="0" distL="0" distR="0" wp14:anchorId="1CC1EA3C" wp14:editId="5643CB40">
            <wp:extent cx="4076700" cy="1041400"/>
            <wp:effectExtent l="0" t="0" r="0" b="0"/>
            <wp:docPr id="55" name="Picture" descr="Figure 2-4 Excel chart chooser menu"/>
            <wp:cNvGraphicFramePr/>
            <a:graphic xmlns:a="http://schemas.openxmlformats.org/drawingml/2006/main">
              <a:graphicData uri="http://schemas.openxmlformats.org/drawingml/2006/picture">
                <pic:pic xmlns:pic="http://schemas.openxmlformats.org/drawingml/2006/picture">
                  <pic:nvPicPr>
                    <pic:cNvPr id="56" name="Picture" descr="../../assets/excel-chart-chooser.png"/>
                    <pic:cNvPicPr>
                      <a:picLocks noChangeAspect="1" noChangeArrowheads="1"/>
                    </pic:cNvPicPr>
                  </pic:nvPicPr>
                  <pic:blipFill>
                    <a:blip r:embed="rId15"/>
                    <a:stretch>
                      <a:fillRect/>
                    </a:stretch>
                  </pic:blipFill>
                  <pic:spPr bwMode="auto">
                    <a:xfrm>
                      <a:off x="0" y="0"/>
                      <a:ext cx="4076700" cy="1041400"/>
                    </a:xfrm>
                    <a:prstGeom prst="rect">
                      <a:avLst/>
                    </a:prstGeom>
                    <a:noFill/>
                    <a:ln w="9525">
                      <a:noFill/>
                      <a:headEnd/>
                      <a:tailEnd/>
                    </a:ln>
                  </pic:spPr>
                </pic:pic>
              </a:graphicData>
            </a:graphic>
          </wp:inline>
        </w:drawing>
      </w:r>
    </w:p>
    <w:p w14:paraId="7D4F86F1" w14:textId="54D920A6" w:rsidR="000C1C20" w:rsidRDefault="0065595A" w:rsidP="007B003E">
      <w:pPr>
        <w:pStyle w:val="CaptionLine"/>
      </w:pPr>
      <w:r>
        <w:t xml:space="preserve">The </w:t>
      </w:r>
      <w:r w:rsidR="000C1C20">
        <w:t>Excel chart chooser menu</w:t>
      </w:r>
    </w:p>
    <w:p w14:paraId="75CD04F9" w14:textId="0F906B13" w:rsidR="000C1C20" w:rsidRDefault="000C1C20" w:rsidP="00BF37BF">
      <w:pPr>
        <w:pStyle w:val="Body"/>
      </w:pPr>
      <w:r>
        <w:t xml:space="preserve">If you’ve only ever made data visualization in Excel, this first step may seem so obvious that you’ve never even considered the process of creating data visualization in any </w:t>
      </w:r>
      <w:r w:rsidR="00BF37BF">
        <w:t xml:space="preserve">other </w:t>
      </w:r>
      <w:r>
        <w:t xml:space="preserve">way. But there are different </w:t>
      </w:r>
      <w:r w:rsidR="00800349">
        <w:t>models for</w:t>
      </w:r>
      <w:r>
        <w:t xml:space="preserve"> think</w:t>
      </w:r>
      <w:r w:rsidR="00800349">
        <w:t>ing</w:t>
      </w:r>
      <w:r>
        <w:t xml:space="preserve"> about graphs. Rather than conceptualizing graphs types as being distinct, </w:t>
      </w:r>
      <w:r w:rsidR="007A6FA3">
        <w:t>we can</w:t>
      </w:r>
      <w:r>
        <w:t xml:space="preserve"> recognize the things that they have in common and us</w:t>
      </w:r>
      <w:r w:rsidR="00800349">
        <w:t>e</w:t>
      </w:r>
      <w:r>
        <w:t xml:space="preserve"> these commonalities as the starting point for making </w:t>
      </w:r>
      <w:r w:rsidR="00800349">
        <w:t>them</w:t>
      </w:r>
      <w:r>
        <w:t>.</w:t>
      </w:r>
    </w:p>
    <w:p w14:paraId="5ABB8037" w14:textId="55FF8BE8" w:rsidR="000C1C20" w:rsidRDefault="000C1C20" w:rsidP="006E4E96">
      <w:pPr>
        <w:pStyle w:val="Body"/>
      </w:pPr>
      <w:r>
        <w:t xml:space="preserve">This approach to thinking about graphs comes from the late statistician Leland Wilkinson. </w:t>
      </w:r>
      <w:r w:rsidR="00CD481B">
        <w:t xml:space="preserve">For years, </w:t>
      </w:r>
      <w:r>
        <w:t xml:space="preserve">Wilkinson thought deeply about what data visualization is and how we can describe it. In 1999, he published a book called </w:t>
      </w:r>
      <w:commentRangeStart w:id="26"/>
      <w:r w:rsidRPr="006E4E96">
        <w:rPr>
          <w:rStyle w:val="Italic"/>
        </w:rPr>
        <w:t>The Grammar of Graphics</w:t>
      </w:r>
      <w:r>
        <w:t xml:space="preserve"> </w:t>
      </w:r>
      <w:commentRangeEnd w:id="26"/>
      <w:r w:rsidR="00BF37BF">
        <w:rPr>
          <w:rStyle w:val="CommentReference"/>
          <w:rFonts w:ascii="Calibri" w:eastAsiaTheme="minorHAnsi" w:hAnsi="Calibri" w:cs="Times New Roman"/>
          <w:color w:val="auto"/>
          <w:lang w:eastAsia="en-US"/>
        </w:rPr>
        <w:commentReference w:id="26"/>
      </w:r>
      <w:r>
        <w:t xml:space="preserve">that sought to develop a consistent way of </w:t>
      </w:r>
      <w:r w:rsidRPr="00DD26C0">
        <w:t xml:space="preserve">describing </w:t>
      </w:r>
      <w:r w:rsidRPr="006E4E96">
        <w:t>all</w:t>
      </w:r>
      <w:r w:rsidRPr="00DD26C0">
        <w:t xml:space="preserve"> graphs</w:t>
      </w:r>
      <w:r>
        <w:t>.</w:t>
      </w:r>
      <w:r w:rsidR="00800349">
        <w:t xml:space="preserve"> In it, </w:t>
      </w:r>
      <w:r>
        <w:t xml:space="preserve">Wilkinson argued that we should think of plots not as distinct types </w:t>
      </w:r>
      <w:r w:rsidR="00BF37BF">
        <w:rPr>
          <w:rFonts w:ascii="Times New Roman" w:hAnsi="Times New Roman" w:cs="Times New Roman"/>
        </w:rPr>
        <w:t>à</w:t>
      </w:r>
      <w:r>
        <w:t xml:space="preserve"> la Excel, but as following a grammar that we can use to describe </w:t>
      </w:r>
      <w:r w:rsidRPr="006E4E96">
        <w:rPr>
          <w:rStyle w:val="Italic"/>
        </w:rPr>
        <w:t>any</w:t>
      </w:r>
      <w:r w:rsidRPr="00800349">
        <w:t xml:space="preserve"> plot</w:t>
      </w:r>
      <w:r>
        <w:t>. Just as English grammar tells us that a noun is typically followed by a verb (</w:t>
      </w:r>
      <w:r w:rsidR="00800349">
        <w:t xml:space="preserve">which is why </w:t>
      </w:r>
      <w:r>
        <w:t>“he goes” works</w:t>
      </w:r>
      <w:r w:rsidR="002514D6">
        <w:t>,</w:t>
      </w:r>
      <w:r>
        <w:t xml:space="preserve"> while the opposite</w:t>
      </w:r>
      <w:r w:rsidR="002514D6">
        <w:t>,</w:t>
      </w:r>
      <w:r>
        <w:t xml:space="preserve"> “goes he</w:t>
      </w:r>
      <w:r w:rsidR="002514D6">
        <w:t>,</w:t>
      </w:r>
      <w:r>
        <w:t>” does not</w:t>
      </w:r>
      <w:r w:rsidR="002514D6">
        <w:t>)</w:t>
      </w:r>
      <w:r>
        <w:t xml:space="preserve">, knowledge of the grammar of graphics allows us to understand why certain graph types “work.” </w:t>
      </w:r>
      <w:commentRangeStart w:id="27"/>
      <w:commentRangeStart w:id="28"/>
      <w:commentRangeEnd w:id="27"/>
      <w:r w:rsidR="00E75AFA">
        <w:rPr>
          <w:rStyle w:val="CommentReference"/>
          <w:rFonts w:ascii="Calibri" w:eastAsiaTheme="minorHAnsi" w:hAnsi="Calibri" w:cs="Times New Roman"/>
          <w:color w:val="auto"/>
          <w:lang w:eastAsia="en-US"/>
        </w:rPr>
        <w:commentReference w:id="27"/>
      </w:r>
      <w:commentRangeEnd w:id="28"/>
      <w:r w:rsidR="006E4E96">
        <w:rPr>
          <w:rStyle w:val="CommentReference"/>
          <w:rFonts w:ascii="Times New Roman" w:hAnsi="Times New Roman" w:cs="Times New Roman"/>
          <w:color w:val="auto"/>
          <w:lang w:val="en-CA"/>
        </w:rPr>
        <w:commentReference w:id="28"/>
      </w:r>
    </w:p>
    <w:p w14:paraId="663294AC" w14:textId="696CA2DA" w:rsidR="000C1C20" w:rsidRDefault="000C1C20" w:rsidP="00340CC7">
      <w:pPr>
        <w:pStyle w:val="Body"/>
      </w:pPr>
      <w:r>
        <w:t xml:space="preserve">Thinking about data visualization through the lens of the grammar of graphics allow us to see, for example, that graphs typically have </w:t>
      </w:r>
      <w:r w:rsidR="002514D6">
        <w:t xml:space="preserve">some </w:t>
      </w:r>
      <w:r>
        <w:t xml:space="preserve">data that is plotted on the x axis and other data that is plotted on the y axis. </w:t>
      </w:r>
      <w:r w:rsidR="002514D6">
        <w:t>T</w:t>
      </w:r>
      <w:r>
        <w:t>his is the case no matter whether the graph is a bar chart o</w:t>
      </w:r>
      <w:r w:rsidR="00800349">
        <w:t>r</w:t>
      </w:r>
      <w:r>
        <w:t xml:space="preserve"> a line chart</w:t>
      </w:r>
      <w:r w:rsidR="00CD481B">
        <w:t>, for example</w:t>
      </w:r>
      <w:r>
        <w:t xml:space="preserve">. Consider </w:t>
      </w:r>
      <w:r w:rsidR="007F09CE">
        <w:t>Figure 2-</w:t>
      </w:r>
      <w:r>
        <w:t>5, which shows two charts that use identical data on life expectancy in Afghanistan</w:t>
      </w:r>
      <w:r w:rsidR="002514D6">
        <w:t>.</w:t>
      </w:r>
    </w:p>
    <w:p w14:paraId="3D7E6A65" w14:textId="77777777" w:rsidR="000C1C20" w:rsidRDefault="000C1C20" w:rsidP="00340CC7">
      <w:pPr>
        <w:pStyle w:val="GraphicSlug"/>
      </w:pPr>
      <w:r>
        <w:t>[F02005.pdf]</w:t>
      </w:r>
    </w:p>
    <w:p w14:paraId="35C46B5A" w14:textId="77777777" w:rsidR="000C1C20" w:rsidRDefault="000C1C20" w:rsidP="000C1C20">
      <w:pPr>
        <w:pStyle w:val="CaptionedFigure"/>
      </w:pPr>
      <w:r>
        <w:rPr>
          <w:noProof/>
        </w:rPr>
        <w:lastRenderedPageBreak/>
        <w:drawing>
          <wp:inline distT="0" distB="0" distL="0" distR="0" wp14:anchorId="01D92CB9" wp14:editId="039559DA">
            <wp:extent cx="4602684" cy="3682147"/>
            <wp:effectExtent l="0" t="0" r="0" b="0"/>
            <wp:docPr id="58" name="Picture" descr="Figure 2-5 Bar chart and line chart showing identical data on Afghanistan life expectancy"/>
            <wp:cNvGraphicFramePr/>
            <a:graphic xmlns:a="http://schemas.openxmlformats.org/drawingml/2006/main">
              <a:graphicData uri="http://schemas.openxmlformats.org/drawingml/2006/picture">
                <pic:pic xmlns:pic="http://schemas.openxmlformats.org/drawingml/2006/picture">
                  <pic:nvPicPr>
                    <pic:cNvPr id="59" name="Picture" descr="data-viz_files/figure-docx/bar-line-chart-1.png"/>
                    <pic:cNvPicPr>
                      <a:picLocks noChangeAspect="1" noChangeArrowheads="1"/>
                    </pic:cNvPicPr>
                  </pic:nvPicPr>
                  <pic:blipFill>
                    <a:blip r:embed="rId16"/>
                    <a:stretch>
                      <a:fillRect/>
                    </a:stretch>
                  </pic:blipFill>
                  <pic:spPr bwMode="auto">
                    <a:xfrm>
                      <a:off x="0" y="0"/>
                      <a:ext cx="4602684" cy="3682147"/>
                    </a:xfrm>
                    <a:prstGeom prst="rect">
                      <a:avLst/>
                    </a:prstGeom>
                    <a:noFill/>
                    <a:ln w="9525">
                      <a:noFill/>
                      <a:headEnd/>
                      <a:tailEnd/>
                    </a:ln>
                  </pic:spPr>
                </pic:pic>
              </a:graphicData>
            </a:graphic>
          </wp:inline>
        </w:drawing>
      </w:r>
    </w:p>
    <w:p w14:paraId="4B571A2F" w14:textId="293C5C35" w:rsidR="000C1C20" w:rsidRDefault="002514D6" w:rsidP="00340CC7">
      <w:pPr>
        <w:pStyle w:val="CaptionLine"/>
      </w:pPr>
      <w:r>
        <w:t>A b</w:t>
      </w:r>
      <w:r w:rsidR="000C1C20">
        <w:t>ar chart and</w:t>
      </w:r>
      <w:r>
        <w:t xml:space="preserve"> a</w:t>
      </w:r>
      <w:r w:rsidR="000C1C20">
        <w:t xml:space="preserve"> line chart showing identical data on Afghanistan life expectancy</w:t>
      </w:r>
    </w:p>
    <w:p w14:paraId="43A5C059" w14:textId="75B4A270" w:rsidR="000C1C20" w:rsidRDefault="000C1C20" w:rsidP="002514D6">
      <w:pPr>
        <w:pStyle w:val="Body"/>
      </w:pPr>
      <w:r>
        <w:t>While they look different (and would, to the Excel user, be different types of graphs), Wilkinson’s grammar of graphics allows us to see their similarities.</w:t>
      </w:r>
      <w:r w:rsidR="002514D6">
        <w:t xml:space="preserve"> </w:t>
      </w:r>
      <w:r w:rsidR="00CD481B">
        <w:t xml:space="preserve">(Incidentally, </w:t>
      </w:r>
      <w:r w:rsidR="002514D6">
        <w:t>Wilkinson’s</w:t>
      </w:r>
      <w:r>
        <w:t xml:space="preserve"> feelings on graph-making tools like Excel </w:t>
      </w:r>
      <w:r w:rsidR="00CD481B">
        <w:t>became</w:t>
      </w:r>
      <w:r>
        <w:t xml:space="preserve"> clear when he wrote that “most charting packages channel user requests into a rigid array of chart types.”</w:t>
      </w:r>
      <w:r w:rsidR="00CD481B">
        <w:t>)</w:t>
      </w:r>
    </w:p>
    <w:p w14:paraId="48D0F544" w14:textId="433A329B" w:rsidR="000C1C20" w:rsidRDefault="00CD481B" w:rsidP="00340CC7">
      <w:pPr>
        <w:pStyle w:val="Body"/>
      </w:pPr>
      <w:r>
        <w:t>When</w:t>
      </w:r>
      <w:r w:rsidR="000C1C20">
        <w:t xml:space="preserve"> Wilkinson wrote his book, no </w:t>
      </w:r>
      <w:ins w:id="29" w:author="David Keyes" w:date="2022-10-04T10:08:00Z">
        <w:r w:rsidR="00B22B86">
          <w:t>data visualization</w:t>
        </w:r>
      </w:ins>
      <w:r w:rsidR="000C1C20">
        <w:t xml:space="preserve"> tool could implement his grammar of graphics. This would change in 2010, when Hadley Wickham </w:t>
      </w:r>
      <w:r w:rsidR="000C1C20" w:rsidRPr="007A6FA3">
        <w:t xml:space="preserve">announced the </w:t>
      </w:r>
      <w:r w:rsidR="000C1C20" w:rsidRPr="006E4E96">
        <w:t>ggplot2</w:t>
      </w:r>
      <w:r w:rsidR="000C1C20" w:rsidRPr="007A6FA3">
        <w:t xml:space="preserve"> packag</w:t>
      </w:r>
      <w:r w:rsidR="000C1C20">
        <w:t>e for R</w:t>
      </w:r>
      <w:r w:rsidR="007A6FA3" w:rsidRPr="007A6FA3">
        <w:t xml:space="preserve"> </w:t>
      </w:r>
      <w:r w:rsidR="007A6FA3">
        <w:t xml:space="preserve">in an article </w:t>
      </w:r>
      <w:r w:rsidR="007A6FA3" w:rsidRPr="00EB3A6A">
        <w:t xml:space="preserve">titled </w:t>
      </w:r>
      <w:r w:rsidR="007A6FA3">
        <w:t>“</w:t>
      </w:r>
      <w:r w:rsidR="007A6FA3" w:rsidRPr="00EB3A6A">
        <w:t>A Layered Grammar of Graphics</w:t>
      </w:r>
      <w:r w:rsidR="000C1C20">
        <w:t>.</w:t>
      </w:r>
      <w:r w:rsidR="007A6FA3">
        <w:t>”</w:t>
      </w:r>
      <w:r w:rsidR="000C1C20">
        <w:t xml:space="preserve"> </w:t>
      </w:r>
      <w:r>
        <w:t>By p</w:t>
      </w:r>
      <w:r w:rsidR="000C1C20">
        <w:t xml:space="preserve">roviding the tools to implement Wilkinson’s ideas, </w:t>
      </w:r>
      <w:r w:rsidR="000C1C20" w:rsidRPr="006E4E96">
        <w:t>ggplot2</w:t>
      </w:r>
      <w:r w:rsidR="000C1C20" w:rsidRPr="007A6FA3">
        <w:t xml:space="preserve"> would</w:t>
      </w:r>
      <w:r w:rsidR="000C1C20">
        <w:t xml:space="preserve"> come to revolutionize the world of data visualization.</w:t>
      </w:r>
    </w:p>
    <w:p w14:paraId="135E10DD" w14:textId="5718408B" w:rsidR="000C1C20" w:rsidRDefault="00996EAE" w:rsidP="00FC53A9">
      <w:pPr>
        <w:pStyle w:val="HeadA"/>
      </w:pPr>
      <w:bookmarkStart w:id="30" w:name="_Toc113535015"/>
      <w:bookmarkStart w:id="31" w:name="ggplot2"/>
      <w:bookmarkEnd w:id="25"/>
      <w:r>
        <w:t>Working With</w:t>
      </w:r>
      <w:r w:rsidR="00547598">
        <w:t xml:space="preserve"> </w:t>
      </w:r>
      <w:r w:rsidR="000C1C20">
        <w:t>ggplot2</w:t>
      </w:r>
      <w:bookmarkEnd w:id="30"/>
    </w:p>
    <w:p w14:paraId="1AB9BBFD" w14:textId="5E698130" w:rsidR="000C1C20" w:rsidRDefault="00EB3A6A" w:rsidP="00876DB1">
      <w:pPr>
        <w:pStyle w:val="Body"/>
      </w:pPr>
      <w:r w:rsidRPr="00EB3A6A">
        <w:t>The</w:t>
      </w:r>
      <w:r w:rsidR="000C1C20" w:rsidRPr="00EB3A6A">
        <w:t xml:space="preserve"> </w:t>
      </w:r>
      <w:r w:rsidR="000C1C20" w:rsidRPr="006E4E96">
        <w:t>ggplot2</w:t>
      </w:r>
      <w:r w:rsidR="000C1C20" w:rsidRPr="00EB3A6A">
        <w:t xml:space="preserve"> </w:t>
      </w:r>
      <w:r w:rsidR="00E75AFA">
        <w:t xml:space="preserve">R package </w:t>
      </w:r>
      <w:r w:rsidR="000C1C20" w:rsidRPr="00EB3A6A">
        <w:t xml:space="preserve">(which I, like nearly everyone in the </w:t>
      </w:r>
      <w:ins w:id="32" w:author="David Keyes" w:date="2022-10-04T10:08:00Z">
        <w:r w:rsidR="00B22B86">
          <w:t>data visualization</w:t>
        </w:r>
      </w:ins>
      <w:r w:rsidR="000C1C20" w:rsidRPr="00EB3A6A">
        <w:t xml:space="preserve"> world, will refer to simply as </w:t>
      </w:r>
      <w:ins w:id="33" w:author="David Keyes" w:date="2022-10-04T07:59:00Z">
        <w:r w:rsidR="0058044A" w:rsidRPr="00EB3A6A">
          <w:t xml:space="preserve">ggplot) </w:t>
        </w:r>
        <w:r w:rsidR="0058044A" w:rsidRPr="00876DB1">
          <w:t>relies</w:t>
        </w:r>
      </w:ins>
      <w:r w:rsidR="000C1C20" w:rsidRPr="00876DB1">
        <w:t xml:space="preserve"> on the idea of plots having multiple layers. Let’s walk through some of the most important layers.</w:t>
      </w:r>
      <w:r w:rsidR="00DB18A2" w:rsidRPr="00DB18A2">
        <w:t xml:space="preserve"> </w:t>
      </w:r>
      <w:ins w:id="34" w:author="David Keyes" w:date="2022-10-04T07:56:00Z">
        <w:r w:rsidR="000E5F09">
          <w:t xml:space="preserve">We’ll begin by selecting variables to map to aesthetic properties. </w:t>
        </w:r>
      </w:ins>
      <w:ins w:id="35" w:author="David Keyes" w:date="2022-10-04T07:57:00Z">
        <w:r w:rsidR="000E5F09">
          <w:t xml:space="preserve">Then </w:t>
        </w:r>
      </w:ins>
      <w:ins w:id="36" w:author="David Keyes" w:date="2022-10-04T07:56:00Z">
        <w:r w:rsidR="000E5F09">
          <w:t xml:space="preserve">we’ll choose a geometric object to use to represent our data. </w:t>
        </w:r>
      </w:ins>
      <w:ins w:id="37" w:author="David Keyes" w:date="2022-10-04T07:57:00Z">
        <w:r w:rsidR="000E5F09">
          <w:t xml:space="preserve">Next we’ll change the aesthetic properties of our chart (the color scheme, for example) using </w:t>
        </w:r>
      </w:ins>
      <w:ins w:id="38" w:author="David Keyes" w:date="2022-10-04T07:58:00Z">
        <w:r w:rsidR="000E5F09">
          <w:t xml:space="preserve">a </w:t>
        </w:r>
        <w:r w:rsidR="000E5F09" w:rsidRPr="0058044A">
          <w:rPr>
            <w:rStyle w:val="Literal"/>
          </w:rPr>
          <w:t>scale_</w:t>
        </w:r>
        <w:r w:rsidR="000E5F09" w:rsidRPr="0058044A">
          <w:t xml:space="preserve"> function.</w:t>
        </w:r>
        <w:r w:rsidR="000E5F09">
          <w:t xml:space="preserve"> And finally we’ll use a </w:t>
        </w:r>
        <w:r w:rsidR="000E5F09" w:rsidRPr="0058044A">
          <w:rPr>
            <w:rStyle w:val="Literal"/>
          </w:rPr>
          <w:t>theme_</w:t>
        </w:r>
        <w:r w:rsidR="000E5F09">
          <w:t xml:space="preserve"> function to set the overall look-and-feel of our plot.</w:t>
        </w:r>
      </w:ins>
    </w:p>
    <w:p w14:paraId="1B4DC5E4" w14:textId="7FFD89F3" w:rsidR="002610B1" w:rsidRPr="00876DB1" w:rsidRDefault="00A06D2B" w:rsidP="0058044A">
      <w:pPr>
        <w:pStyle w:val="HeadB"/>
      </w:pPr>
      <w:bookmarkStart w:id="39" w:name="_Toc113535016"/>
      <w:commentRangeStart w:id="40"/>
      <w:commentRangeStart w:id="41"/>
      <w:r>
        <w:t>The</w:t>
      </w:r>
      <w:commentRangeEnd w:id="40"/>
      <w:r w:rsidR="00162752">
        <w:rPr>
          <w:rStyle w:val="CommentReference"/>
          <w:rFonts w:ascii="Calibri" w:eastAsiaTheme="minorHAnsi" w:hAnsi="Calibri" w:cs="Times New Roman"/>
          <w:b w:val="0"/>
          <w:bCs w:val="0"/>
          <w:i w:val="0"/>
          <w:iCs w:val="0"/>
          <w:color w:val="auto"/>
          <w:lang w:eastAsia="en-US"/>
        </w:rPr>
        <w:commentReference w:id="40"/>
      </w:r>
      <w:commentRangeEnd w:id="41"/>
      <w:r w:rsidR="0058044A">
        <w:rPr>
          <w:rStyle w:val="CommentReference"/>
          <w:rFonts w:ascii="Times New Roman" w:hAnsi="Times New Roman" w:cs="Times New Roman"/>
          <w:b w:val="0"/>
          <w:bCs w:val="0"/>
          <w:i w:val="0"/>
          <w:iCs w:val="0"/>
          <w:color w:val="auto"/>
          <w:lang w:val="en-CA"/>
        </w:rPr>
        <w:commentReference w:id="41"/>
      </w:r>
      <w:r>
        <w:t xml:space="preserve"> First Layer: </w:t>
      </w:r>
      <w:r w:rsidR="002610B1">
        <w:t>Mapping Data to Aesthetic Properties</w:t>
      </w:r>
      <w:bookmarkEnd w:id="39"/>
    </w:p>
    <w:p w14:paraId="21C34BB7" w14:textId="50628181" w:rsidR="000C1C20" w:rsidRPr="00876DB1" w:rsidRDefault="000C1C20" w:rsidP="002610B1">
      <w:pPr>
        <w:pStyle w:val="Body"/>
      </w:pPr>
      <w:r w:rsidRPr="00876DB1">
        <w:t xml:space="preserve">When creating a graph with ggplot, we begin by mapping data to aesthetic properties. </w:t>
      </w:r>
      <w:r w:rsidR="006E2FA2">
        <w:t>A</w:t>
      </w:r>
      <w:r w:rsidRPr="00876DB1">
        <w:t xml:space="preserve">ll </w:t>
      </w:r>
      <w:r w:rsidR="006E2FA2">
        <w:t>this</w:t>
      </w:r>
      <w:r w:rsidRPr="00876DB1">
        <w:t xml:space="preserve"> </w:t>
      </w:r>
      <w:r w:rsidR="006E2FA2">
        <w:t xml:space="preserve">really </w:t>
      </w:r>
      <w:r w:rsidRPr="00876DB1">
        <w:t xml:space="preserve">means is that we use things like the x or y axis, color, </w:t>
      </w:r>
      <w:r w:rsidR="001F3965">
        <w:t xml:space="preserve">and </w:t>
      </w:r>
      <w:r w:rsidRPr="00876DB1">
        <w:t>size (</w:t>
      </w:r>
      <w:r w:rsidR="001F3965">
        <w:t xml:space="preserve">the so-called </w:t>
      </w:r>
      <w:r w:rsidRPr="00552202">
        <w:rPr>
          <w:rStyle w:val="Italic"/>
        </w:rPr>
        <w:t>aesthetic properties</w:t>
      </w:r>
      <w:r w:rsidRPr="00876DB1">
        <w:t>) to represent variables.</w:t>
      </w:r>
      <w:r w:rsidR="002610B1">
        <w:t xml:space="preserve"> </w:t>
      </w:r>
      <w:r w:rsidR="00DD26C0">
        <w:t>To</w:t>
      </w:r>
      <w:r w:rsidRPr="00876DB1">
        <w:t xml:space="preserve"> make this concrete</w:t>
      </w:r>
      <w:r w:rsidR="00DD26C0">
        <w:t>,</w:t>
      </w:r>
      <w:r w:rsidRPr="00876DB1">
        <w:t xml:space="preserve"> </w:t>
      </w:r>
      <w:r w:rsidR="00DD26C0">
        <w:t xml:space="preserve">we’ll </w:t>
      </w:r>
      <w:r w:rsidRPr="00876DB1">
        <w:t>us</w:t>
      </w:r>
      <w:r w:rsidR="00DD26C0">
        <w:t>e</w:t>
      </w:r>
      <w:r w:rsidRPr="00876DB1">
        <w:t xml:space="preserve"> the data on life expectancy in Afghanistan</w:t>
      </w:r>
      <w:r w:rsidR="00DD26C0">
        <w:t>,</w:t>
      </w:r>
      <w:r w:rsidR="006E2FA2">
        <w:t xml:space="preserve"> introduced in the previous section</w:t>
      </w:r>
      <w:r w:rsidR="00DD26C0">
        <w:t>, to generate a plot</w:t>
      </w:r>
      <w:r w:rsidRPr="00876DB1">
        <w:t>. Here’s what this data looks like</w:t>
      </w:r>
      <w:r w:rsidR="006E2FA2">
        <w:t>:</w:t>
      </w:r>
    </w:p>
    <w:p w14:paraId="417D337E" w14:textId="0B3973D7" w:rsidR="00470D4D" w:rsidRDefault="000C1C20" w:rsidP="00E74292">
      <w:pPr>
        <w:pStyle w:val="Code"/>
      </w:pPr>
      <w:r w:rsidRPr="00F15B45">
        <w:lastRenderedPageBreak/>
        <w:t>#&gt; # A tibble: 10 × 6</w:t>
      </w:r>
      <w:commentRangeStart w:id="42"/>
      <w:commentRangeStart w:id="43"/>
      <w:commentRangeEnd w:id="42"/>
      <w:r w:rsidR="00470D4D">
        <w:rPr>
          <w:rStyle w:val="CommentReference"/>
          <w:rFonts w:ascii="Calibri" w:eastAsiaTheme="minorHAnsi" w:hAnsi="Calibri" w:cs="Times New Roman"/>
          <w:color w:val="auto"/>
          <w:lang w:eastAsia="en-US"/>
        </w:rPr>
        <w:commentReference w:id="42"/>
      </w:r>
      <w:commentRangeEnd w:id="43"/>
      <w:r w:rsidR="00D26C1C">
        <w:rPr>
          <w:rStyle w:val="CommentReference"/>
          <w:rFonts w:ascii="Times New Roman" w:hAnsi="Times New Roman" w:cs="Times New Roman"/>
          <w:color w:val="auto"/>
          <w:lang w:val="en-CA"/>
        </w:rPr>
        <w:commentReference w:id="43"/>
      </w:r>
    </w:p>
    <w:p w14:paraId="5C3C6360" w14:textId="0627D759" w:rsidR="000C1C20" w:rsidRDefault="000C1C20" w:rsidP="00E74292">
      <w:pPr>
        <w:pStyle w:val="Code"/>
      </w:pPr>
      <w:r w:rsidRPr="00F15B45">
        <w:t>#&gt;    country     continent  year lifeExp      pop gdpPercap</w:t>
      </w:r>
      <w:r w:rsidRPr="00F15B45">
        <w:br/>
        <w:t>#&gt;    &lt;fct&gt;       &lt;fct&gt;     &lt;int&gt;   &lt;dbl&gt;    &lt;int&gt;     &lt;dbl&gt;</w:t>
      </w:r>
      <w:r w:rsidRPr="00F15B45">
        <w:br/>
        <w:t>#&gt;  1 Afghanistan Asia       1952    28.8  8425333      779.</w:t>
      </w:r>
      <w:r w:rsidRPr="00F15B45">
        <w:br/>
        <w:t>#&gt;  2 Afghanistan Asia       1957    30.3  9240934      821.</w:t>
      </w:r>
      <w:r w:rsidRPr="00F15B45">
        <w:br/>
        <w:t>#&gt;  3 Afghanistan Asia       1962    32.0 10267083      853.</w:t>
      </w:r>
      <w:r w:rsidRPr="00F15B45">
        <w:br/>
        <w:t>#&gt;  4 Afghanistan Asia       1967    34.0 11537966      836.</w:t>
      </w:r>
      <w:r w:rsidRPr="00F15B45">
        <w:br/>
        <w:t>#&gt;  5 Afghanistan Asia       1972    36.1 13079460      740.</w:t>
      </w:r>
      <w:r w:rsidRPr="00F15B45">
        <w:br/>
        <w:t>#&gt;  6 Afghanistan Asia       1977    38.4 14880372      786.</w:t>
      </w:r>
      <w:r w:rsidRPr="00F15B45">
        <w:br/>
        <w:t>#&gt;  7 Afghanistan Asia       1982    39.9 12881816      978.</w:t>
      </w:r>
      <w:r w:rsidRPr="00F15B45">
        <w:br/>
        <w:t>#&gt;  8 Afghanistan Asia       1987    40.8 13867957      852.</w:t>
      </w:r>
      <w:r w:rsidRPr="00F15B45">
        <w:br/>
        <w:t>#&gt;  9 Afghanistan Asia       1992    41.7 16317921      649.</w:t>
      </w:r>
      <w:r w:rsidRPr="00F15B45">
        <w:br/>
        <w:t>#&gt; 10 Afghanistan Asia       1997    41.8 22227415      635</w:t>
      </w:r>
      <w:r w:rsidRPr="00385C82">
        <w:rPr>
          <w:rStyle w:val="Literal"/>
        </w:rPr>
        <w:t>.</w:t>
      </w:r>
    </w:p>
    <w:p w14:paraId="3F4C119E" w14:textId="61640CA2" w:rsidR="008934DA" w:rsidRDefault="000C1C20" w:rsidP="001F3965">
      <w:pPr>
        <w:pStyle w:val="Body"/>
      </w:pPr>
      <w:r>
        <w:t xml:space="preserve">If we want to make a chart with ggplot, we need to first decide which variable to put on the x axis and which to put on the y axis. Let’s say we want to show life expectancy over time. That means </w:t>
      </w:r>
      <w:r w:rsidR="006E2FA2">
        <w:t xml:space="preserve">we would </w:t>
      </w:r>
      <w:r>
        <w:t>us</w:t>
      </w:r>
      <w:r w:rsidR="006E2FA2">
        <w:t>e</w:t>
      </w:r>
      <w:r>
        <w:t xml:space="preserve"> the variable </w:t>
      </w:r>
      <w:r w:rsidRPr="00385C82">
        <w:rPr>
          <w:rStyle w:val="Literal"/>
        </w:rPr>
        <w:t>year</w:t>
      </w:r>
      <w:r>
        <w:t xml:space="preserve"> on the x axis and the variable </w:t>
      </w:r>
      <w:r w:rsidRPr="00385C82">
        <w:rPr>
          <w:rStyle w:val="Literal"/>
        </w:rPr>
        <w:t>lifeExp</w:t>
      </w:r>
      <w:r>
        <w:t xml:space="preserve"> on the y axis.</w:t>
      </w:r>
      <w:r w:rsidR="001F3965">
        <w:t xml:space="preserve"> </w:t>
      </w:r>
      <w:r w:rsidR="006E2FA2">
        <w:t xml:space="preserve">To do so, </w:t>
      </w:r>
      <w:commentRangeStart w:id="44"/>
      <w:del w:id="45" w:author="David Keyes" w:date="2022-10-04T08:00:00Z">
        <w:r w:rsidDel="00552202">
          <w:delText>I</w:delText>
        </w:r>
        <w:commentRangeEnd w:id="44"/>
        <w:r w:rsidR="006E2FA2" w:rsidDel="00552202">
          <w:rPr>
            <w:rStyle w:val="CommentReference"/>
            <w:rFonts w:ascii="Calibri" w:eastAsiaTheme="minorHAnsi" w:hAnsi="Calibri" w:cs="Times New Roman"/>
            <w:color w:val="auto"/>
            <w:lang w:eastAsia="en-US"/>
          </w:rPr>
          <w:commentReference w:id="44"/>
        </w:r>
        <w:r w:rsidDel="00552202">
          <w:delText xml:space="preserve"> </w:delText>
        </w:r>
      </w:del>
      <w:ins w:id="46" w:author="David Keyes" w:date="2022-10-04T08:00:00Z">
        <w:r w:rsidR="00552202">
          <w:t>we</w:t>
        </w:r>
      </w:ins>
      <w:ins w:id="47" w:author="David Keyes" w:date="2022-10-04T08:01:00Z">
        <w:r w:rsidR="00552202">
          <w:t xml:space="preserve"> </w:t>
        </w:r>
      </w:ins>
      <w:r>
        <w:t xml:space="preserve">begin by using the </w:t>
      </w:r>
      <w:r w:rsidRPr="00385C82">
        <w:rPr>
          <w:rStyle w:val="Literal"/>
        </w:rPr>
        <w:t>ggplot()</w:t>
      </w:r>
      <w:r>
        <w:t xml:space="preserve"> function</w:t>
      </w:r>
      <w:r w:rsidR="008934DA">
        <w:t>:</w:t>
      </w:r>
      <w:r>
        <w:t xml:space="preserve"> </w:t>
      </w:r>
    </w:p>
    <w:p w14:paraId="5A176092" w14:textId="17987BFB" w:rsidR="008934DA" w:rsidRDefault="008934DA" w:rsidP="00552202">
      <w:pPr>
        <w:pStyle w:val="Code"/>
      </w:pPr>
      <w:r w:rsidRPr="00F15B45">
        <w:rPr>
          <w:rStyle w:val="FunctionTok"/>
          <w:rFonts w:ascii="Courier" w:hAnsi="Courier"/>
          <w:i w:val="0"/>
          <w:sz w:val="17"/>
          <w:shd w:val="clear" w:color="auto" w:fill="auto"/>
        </w:rPr>
        <w:t>ggplot</w:t>
      </w:r>
      <w:r w:rsidRPr="00116F10">
        <w:t>(</w:t>
      </w:r>
      <w:r w:rsidRPr="00F15B45">
        <w:br/>
      </w:r>
      <w:r w:rsidRPr="00116F10">
        <w:t xml:space="preserve">  </w:t>
      </w:r>
      <w:r w:rsidRPr="00F15B45">
        <w:rPr>
          <w:rStyle w:val="AttributeTok"/>
          <w:rFonts w:ascii="Courier" w:hAnsi="Courier"/>
          <w:i w:val="0"/>
          <w:color w:val="000000"/>
          <w:sz w:val="17"/>
          <w:shd w:val="clear" w:color="auto" w:fill="auto"/>
        </w:rPr>
        <w:t>data =</w:t>
      </w:r>
      <w:r w:rsidRPr="00116F10">
        <w:t xml:space="preserve"> gapminder_10_rows,</w:t>
      </w:r>
      <w:r w:rsidRPr="00F15B45">
        <w:br/>
      </w:r>
      <w:r w:rsidRPr="00116F10">
        <w:t xml:space="preserve">  </w:t>
      </w:r>
      <w:r w:rsidRPr="00F15B45">
        <w:rPr>
          <w:rStyle w:val="AttributeTok"/>
          <w:rFonts w:ascii="Courier" w:hAnsi="Courier"/>
          <w:i w:val="0"/>
          <w:color w:val="000000"/>
          <w:sz w:val="17"/>
          <w:shd w:val="clear" w:color="auto" w:fill="auto"/>
        </w:rPr>
        <w:t>mapping =</w:t>
      </w:r>
      <w:r w:rsidRPr="00116F10">
        <w:t xml:space="preserve"> </w:t>
      </w:r>
      <w:r w:rsidRPr="00F15B45">
        <w:rPr>
          <w:rStyle w:val="FunctionTok"/>
          <w:rFonts w:ascii="Courier" w:hAnsi="Courier"/>
          <w:i w:val="0"/>
          <w:sz w:val="17"/>
          <w:shd w:val="clear" w:color="auto" w:fill="auto"/>
        </w:rPr>
        <w:t>aes</w:t>
      </w:r>
      <w:r w:rsidRPr="00116F10">
        <w:t>(</w:t>
      </w:r>
      <w:r w:rsidRPr="00F15B45">
        <w:br/>
      </w:r>
      <w:r w:rsidRPr="00116F10">
        <w:t xml:space="preserve">    </w:t>
      </w:r>
      <w:r w:rsidRPr="00F15B45">
        <w:rPr>
          <w:rStyle w:val="AttributeTok"/>
          <w:rFonts w:ascii="Courier" w:hAnsi="Courier"/>
          <w:i w:val="0"/>
          <w:color w:val="000000"/>
          <w:sz w:val="17"/>
          <w:shd w:val="clear" w:color="auto" w:fill="auto"/>
        </w:rPr>
        <w:t>x =</w:t>
      </w:r>
      <w:r w:rsidRPr="00116F10">
        <w:t xml:space="preserve"> year,</w:t>
      </w:r>
      <w:r w:rsidRPr="00F15B45">
        <w:br/>
      </w:r>
      <w:r w:rsidRPr="00116F10">
        <w:t xml:space="preserve">    </w:t>
      </w:r>
      <w:r w:rsidRPr="00F15B45">
        <w:rPr>
          <w:rStyle w:val="AttributeTok"/>
          <w:rFonts w:ascii="Courier" w:hAnsi="Courier"/>
          <w:i w:val="0"/>
          <w:color w:val="000000"/>
          <w:sz w:val="17"/>
          <w:shd w:val="clear" w:color="auto" w:fill="auto"/>
        </w:rPr>
        <w:t>y =</w:t>
      </w:r>
      <w:r w:rsidRPr="00116F10">
        <w:t xml:space="preserve"> lifeExp</w:t>
      </w:r>
      <w:r w:rsidRPr="00F15B45">
        <w:br/>
      </w:r>
      <w:r w:rsidRPr="00116F10">
        <w:t xml:space="preserve">  )</w:t>
      </w:r>
      <w:r w:rsidRPr="00F15B45">
        <w:br/>
      </w:r>
      <w:r w:rsidRPr="00116F10">
        <w:t>)</w:t>
      </w:r>
    </w:p>
    <w:p w14:paraId="6FEDCB9D" w14:textId="22AF2753" w:rsidR="00F25330" w:rsidRDefault="000C1C20" w:rsidP="00552202">
      <w:pPr>
        <w:pStyle w:val="Body"/>
      </w:pPr>
      <w:r>
        <w:t>Within this</w:t>
      </w:r>
      <w:r w:rsidR="006E2FA2">
        <w:t xml:space="preserve"> function</w:t>
      </w:r>
      <w:r>
        <w:t xml:space="preserve">, </w:t>
      </w:r>
      <w:ins w:id="48" w:author="David Keyes" w:date="2022-10-04T08:01:00Z">
        <w:r w:rsidR="00552202">
          <w:t>we</w:t>
        </w:r>
      </w:ins>
      <w:del w:id="49" w:author="David Keyes" w:date="2022-10-04T08:01:00Z">
        <w:r w:rsidDel="00552202">
          <w:delText>I</w:delText>
        </w:r>
      </w:del>
      <w:r>
        <w:t xml:space="preserve"> tell R that </w:t>
      </w:r>
      <w:del w:id="50" w:author="David Keyes" w:date="2022-10-04T08:06:00Z">
        <w:r w:rsidDel="00767704">
          <w:delText xml:space="preserve">I’m </w:delText>
        </w:r>
      </w:del>
      <w:ins w:id="51" w:author="David Keyes" w:date="2022-10-04T08:06:00Z">
        <w:r w:rsidR="00767704">
          <w:t xml:space="preserve">we’re </w:t>
        </w:r>
      </w:ins>
      <w:r>
        <w:t xml:space="preserve">using the data frame </w:t>
      </w:r>
      <w:commentRangeStart w:id="52"/>
      <w:commentRangeStart w:id="53"/>
      <w:r w:rsidRPr="00385C82">
        <w:rPr>
          <w:rStyle w:val="Literal"/>
        </w:rPr>
        <w:t>gapminder_10_rows</w:t>
      </w:r>
      <w:r w:rsidR="006E2FA2">
        <w:t xml:space="preserve">. </w:t>
      </w:r>
      <w:commentRangeEnd w:id="52"/>
      <w:r w:rsidR="006E2FA2">
        <w:rPr>
          <w:rStyle w:val="CommentReference"/>
          <w:rFonts w:ascii="Calibri" w:eastAsiaTheme="minorHAnsi" w:hAnsi="Calibri" w:cs="Times New Roman"/>
          <w:color w:val="auto"/>
          <w:lang w:eastAsia="en-US"/>
        </w:rPr>
        <w:commentReference w:id="52"/>
      </w:r>
      <w:commentRangeEnd w:id="53"/>
      <w:r w:rsidR="00767704">
        <w:rPr>
          <w:rStyle w:val="CommentReference"/>
          <w:rFonts w:ascii="Times New Roman" w:hAnsi="Times New Roman" w:cs="Times New Roman"/>
          <w:color w:val="auto"/>
          <w:lang w:val="en-CA"/>
        </w:rPr>
        <w:commentReference w:id="53"/>
      </w:r>
      <w:r w:rsidR="006E2FA2">
        <w:t>T</w:t>
      </w:r>
      <w:r>
        <w:t xml:space="preserve">his is the filtered version </w:t>
      </w:r>
      <w:del w:id="54" w:author="David Keyes" w:date="2022-10-04T08:06:00Z">
        <w:r w:rsidDel="00767704">
          <w:delText xml:space="preserve">I </w:delText>
        </w:r>
      </w:del>
      <w:ins w:id="55" w:author="David Keyes" w:date="2022-10-04T08:06:00Z">
        <w:r w:rsidR="00767704">
          <w:t>we</w:t>
        </w:r>
      </w:ins>
      <w:ins w:id="56" w:author="David Keyes" w:date="2022-10-04T08:07:00Z">
        <w:r w:rsidR="00767704">
          <w:t xml:space="preserve"> </w:t>
        </w:r>
      </w:ins>
      <w:r>
        <w:t xml:space="preserve">created from the full </w:t>
      </w:r>
      <w:r w:rsidRPr="00385C82">
        <w:rPr>
          <w:rStyle w:val="Literal"/>
        </w:rPr>
        <w:t>gapminder</w:t>
      </w:r>
      <w:r>
        <w:t xml:space="preserve"> data frame, which includes over 1,700 rows of data. The line following this tells R to use </w:t>
      </w:r>
      <w:r w:rsidRPr="00385C82">
        <w:rPr>
          <w:rStyle w:val="Literal"/>
        </w:rPr>
        <w:t>year</w:t>
      </w:r>
      <w:r>
        <w:t xml:space="preserve"> on the x </w:t>
      </w:r>
      <w:r w:rsidR="006E2FA2">
        <w:t xml:space="preserve">axis </w:t>
      </w:r>
      <w:r>
        <w:t xml:space="preserve">and </w:t>
      </w:r>
      <w:r w:rsidRPr="00385C82">
        <w:rPr>
          <w:rStyle w:val="Literal"/>
        </w:rPr>
        <w:t>lifeExp</w:t>
      </w:r>
      <w:r>
        <w:t xml:space="preserve"> on the y axis. When </w:t>
      </w:r>
      <w:del w:id="57" w:author="David Keyes" w:date="2022-10-04T08:06:00Z">
        <w:r w:rsidDel="00767704">
          <w:delText xml:space="preserve">I </w:delText>
        </w:r>
      </w:del>
      <w:ins w:id="58" w:author="David Keyes" w:date="2022-10-04T08:06:00Z">
        <w:r w:rsidR="00767704">
          <w:t>we</w:t>
        </w:r>
      </w:ins>
      <w:ins w:id="59" w:author="David Keyes" w:date="2022-10-04T08:07:00Z">
        <w:r w:rsidR="00767704">
          <w:t xml:space="preserve"> </w:t>
        </w:r>
      </w:ins>
      <w:r>
        <w:t xml:space="preserve">run </w:t>
      </w:r>
      <w:del w:id="60" w:author="David Keyes" w:date="2022-10-04T08:07:00Z">
        <w:r w:rsidDel="00767704">
          <w:delText xml:space="preserve">my </w:delText>
        </w:r>
      </w:del>
      <w:ins w:id="61" w:author="David Keyes" w:date="2022-10-04T08:07:00Z">
        <w:r w:rsidR="00767704">
          <w:t xml:space="preserve">the </w:t>
        </w:r>
      </w:ins>
      <w:r>
        <w:t xml:space="preserve">code, what </w:t>
      </w:r>
      <w:del w:id="62" w:author="David Keyes" w:date="2022-10-04T08:07:00Z">
        <w:r w:rsidDel="00767704">
          <w:delText xml:space="preserve">I </w:delText>
        </w:r>
      </w:del>
      <w:ins w:id="63" w:author="David Keyes" w:date="2022-10-04T08:07:00Z">
        <w:r w:rsidR="00767704">
          <w:t xml:space="preserve">we </w:t>
        </w:r>
      </w:ins>
      <w:r>
        <w:t xml:space="preserve">get in </w:t>
      </w:r>
      <w:r w:rsidR="007F09CE">
        <w:t>Figure 2-</w:t>
      </w:r>
      <w:r>
        <w:t>6 doesn’t look like much.</w:t>
      </w:r>
    </w:p>
    <w:p w14:paraId="3CD7D3AE" w14:textId="1B4CE4AF" w:rsidR="00F25330" w:rsidRDefault="00F25330" w:rsidP="00F25330">
      <w:pPr>
        <w:pStyle w:val="GraphicSlug"/>
      </w:pPr>
      <w:r>
        <w:t>[F02006.pdf]</w:t>
      </w:r>
    </w:p>
    <w:p w14:paraId="04AB5B3D" w14:textId="77777777" w:rsidR="00F25330" w:rsidRDefault="00F25330" w:rsidP="000C1C20">
      <w:pPr>
        <w:pStyle w:val="CaptionedFigure"/>
      </w:pPr>
    </w:p>
    <w:p w14:paraId="0613354E" w14:textId="1B93803D" w:rsidR="000C1C20" w:rsidRDefault="000C1C20" w:rsidP="000C1C20">
      <w:pPr>
        <w:pStyle w:val="CaptionedFigure"/>
      </w:pPr>
      <w:r>
        <w:rPr>
          <w:noProof/>
        </w:rPr>
        <w:drawing>
          <wp:inline distT="0" distB="0" distL="0" distR="0" wp14:anchorId="13A4ACDC" wp14:editId="2F8821EB">
            <wp:extent cx="4602684" cy="3682147"/>
            <wp:effectExtent l="0" t="0" r="0" b="0"/>
            <wp:docPr id="62" name="Picture" descr="Figure 2-6 A blank chart"/>
            <wp:cNvGraphicFramePr/>
            <a:graphic xmlns:a="http://schemas.openxmlformats.org/drawingml/2006/main">
              <a:graphicData uri="http://schemas.openxmlformats.org/drawingml/2006/picture">
                <pic:pic xmlns:pic="http://schemas.openxmlformats.org/drawingml/2006/picture">
                  <pic:nvPicPr>
                    <pic:cNvPr id="63" name="Picture" descr="data-viz_files/figure-docx/blank-ggplot-1.png"/>
                    <pic:cNvPicPr>
                      <a:picLocks noChangeAspect="1" noChangeArrowheads="1"/>
                    </pic:cNvPicPr>
                  </pic:nvPicPr>
                  <pic:blipFill>
                    <a:blip r:embed="rId17"/>
                    <a:stretch>
                      <a:fillRect/>
                    </a:stretch>
                  </pic:blipFill>
                  <pic:spPr bwMode="auto">
                    <a:xfrm>
                      <a:off x="0" y="0"/>
                      <a:ext cx="4602684" cy="3682147"/>
                    </a:xfrm>
                    <a:prstGeom prst="rect">
                      <a:avLst/>
                    </a:prstGeom>
                    <a:noFill/>
                    <a:ln w="9525">
                      <a:noFill/>
                      <a:headEnd/>
                      <a:tailEnd/>
                    </a:ln>
                  </pic:spPr>
                </pic:pic>
              </a:graphicData>
            </a:graphic>
          </wp:inline>
        </w:drawing>
      </w:r>
    </w:p>
    <w:p w14:paraId="29F0A749" w14:textId="6FB42DF6" w:rsidR="000C1C20" w:rsidRDefault="000C1C20" w:rsidP="00752D8D">
      <w:pPr>
        <w:pStyle w:val="CaptionLine"/>
      </w:pPr>
      <w:r>
        <w:t>A blank chart</w:t>
      </w:r>
    </w:p>
    <w:p w14:paraId="2BB72A94" w14:textId="1A2EF8DC" w:rsidR="000C1C20" w:rsidRDefault="000C1C20" w:rsidP="002610B1">
      <w:pPr>
        <w:pStyle w:val="Body"/>
      </w:pPr>
      <w:r>
        <w:t>But</w:t>
      </w:r>
      <w:r w:rsidR="006E2FA2">
        <w:t>,</w:t>
      </w:r>
      <w:r>
        <w:t xml:space="preserve"> if </w:t>
      </w:r>
      <w:r w:rsidR="006E2FA2">
        <w:t>you</w:t>
      </w:r>
      <w:r>
        <w:t xml:space="preserve"> look closely, </w:t>
      </w:r>
      <w:r w:rsidR="006E2FA2">
        <w:t>you</w:t>
      </w:r>
      <w:r>
        <w:t xml:space="preserve"> can see the beginnings of a plot. Remember that x axis using </w:t>
      </w:r>
      <w:r w:rsidRPr="00385C82">
        <w:rPr>
          <w:rStyle w:val="Literal"/>
        </w:rPr>
        <w:t>year</w:t>
      </w:r>
      <w:r>
        <w:t xml:space="preserve">? There it is! And </w:t>
      </w:r>
      <w:r w:rsidRPr="00385C82">
        <w:rPr>
          <w:rStyle w:val="Literal"/>
        </w:rPr>
        <w:t>lifeExp</w:t>
      </w:r>
      <w:r>
        <w:t xml:space="preserve"> on the y axis? Yup, it’s there too.</w:t>
      </w:r>
      <w:r w:rsidR="002610B1">
        <w:t xml:space="preserve"> </w:t>
      </w:r>
      <w:r>
        <w:t xml:space="preserve">I can also see that the values on the x and y axes match up to our data. In the </w:t>
      </w:r>
      <w:r w:rsidRPr="00385C82">
        <w:rPr>
          <w:rStyle w:val="Literal"/>
        </w:rPr>
        <w:t>gapminder_10_rows</w:t>
      </w:r>
      <w:r>
        <w:t xml:space="preserve"> data frame, the first year is 1952 and the last year is 1997. The range of the x axis seems to have been created with t</w:t>
      </w:r>
      <w:commentRangeStart w:id="64"/>
      <w:r>
        <w:t>his data</w:t>
      </w:r>
      <w:ins w:id="65" w:author="David Keyes" w:date="2022-10-04T08:10:00Z">
        <w:r w:rsidR="00767704">
          <w:t xml:space="preserve">, which </w:t>
        </w:r>
      </w:ins>
      <w:ins w:id="66" w:author="David Keyes" w:date="2022-10-04T08:11:00Z">
        <w:r w:rsidR="00767704">
          <w:t>goes from 1952 to 1997,</w:t>
        </w:r>
      </w:ins>
      <w:r>
        <w:t xml:space="preserve"> in mind (spoiler: it was). </w:t>
      </w:r>
      <w:commentRangeEnd w:id="64"/>
      <w:r w:rsidR="000720E4">
        <w:rPr>
          <w:rStyle w:val="CommentReference"/>
          <w:rFonts w:ascii="Calibri" w:eastAsiaTheme="minorHAnsi" w:hAnsi="Calibri" w:cs="Times New Roman"/>
          <w:color w:val="auto"/>
          <w:lang w:eastAsia="en-US"/>
        </w:rPr>
        <w:commentReference w:id="64"/>
      </w:r>
      <w:r>
        <w:t xml:space="preserve">And </w:t>
      </w:r>
      <w:r w:rsidRPr="00385C82">
        <w:rPr>
          <w:rStyle w:val="Literal"/>
        </w:rPr>
        <w:t>lifeExp</w:t>
      </w:r>
      <w:r>
        <w:t>, which goes from about 28 to about 42 will fit nicely on our y axis.</w:t>
      </w:r>
    </w:p>
    <w:p w14:paraId="73621770" w14:textId="7B4FFA7E" w:rsidR="00084B79" w:rsidRDefault="00084B79" w:rsidP="00767704">
      <w:pPr>
        <w:pStyle w:val="HeadB"/>
      </w:pPr>
      <w:bookmarkStart w:id="67" w:name="_Toc113535017"/>
      <w:r>
        <w:t>The</w:t>
      </w:r>
      <w:r w:rsidR="00A06D2B">
        <w:t xml:space="preserve"> Second Layer: Choosing the</w:t>
      </w:r>
      <w:r>
        <w:t xml:space="preserve"> geoms</w:t>
      </w:r>
      <w:bookmarkEnd w:id="67"/>
    </w:p>
    <w:p w14:paraId="2CE94A5B" w14:textId="320D9401" w:rsidR="000C1C20" w:rsidRDefault="000C1C20" w:rsidP="00752D8D">
      <w:pPr>
        <w:pStyle w:val="Body"/>
      </w:pPr>
      <w:r>
        <w:t>Axes are nice, but we’re missing any type of visual representation of the data. To get this, we need to add the next layer in ggplot: geoms. Short for geometric objects</w:t>
      </w:r>
      <w:commentRangeStart w:id="68"/>
      <w:r>
        <w:t>, geoms are</w:t>
      </w:r>
      <w:r w:rsidR="000720E4">
        <w:t xml:space="preserve"> functions that provide</w:t>
      </w:r>
      <w:r>
        <w:t xml:space="preserve"> </w:t>
      </w:r>
      <w:commentRangeEnd w:id="68"/>
      <w:r w:rsidR="000720E4">
        <w:rPr>
          <w:rStyle w:val="CommentReference"/>
          <w:rFonts w:ascii="Calibri" w:eastAsiaTheme="minorHAnsi" w:hAnsi="Calibri" w:cs="Times New Roman"/>
          <w:color w:val="auto"/>
          <w:lang w:eastAsia="en-US"/>
        </w:rPr>
        <w:commentReference w:id="68"/>
      </w:r>
      <w:r>
        <w:t xml:space="preserve">different ways of representing data. For example, if we want to add points, we use </w:t>
      </w:r>
      <w:r w:rsidRPr="00385C82">
        <w:rPr>
          <w:rStyle w:val="Literal"/>
        </w:rPr>
        <w:t>geom_point()</w:t>
      </w:r>
      <w:r w:rsidR="000720E4">
        <w:t>:</w:t>
      </w:r>
      <w:r>
        <w:t xml:space="preserve"> </w:t>
      </w:r>
    </w:p>
    <w:p w14:paraId="14BBE97C" w14:textId="77777777" w:rsidR="000C1C20" w:rsidRPr="008B2704" w:rsidRDefault="000C1C20" w:rsidP="008B2704">
      <w:pPr>
        <w:pStyle w:val="Code"/>
      </w:pPr>
      <w:r w:rsidRPr="008B2704">
        <w:rPr>
          <w:rStyle w:val="FunctionTok"/>
          <w:rFonts w:ascii="Courier" w:hAnsi="Courier"/>
          <w:i w:val="0"/>
          <w:sz w:val="17"/>
          <w:shd w:val="clear" w:color="auto" w:fill="auto"/>
        </w:rPr>
        <w:t>ggplot</w:t>
      </w:r>
      <w:r w:rsidRPr="008B2704">
        <w:t>(</w:t>
      </w:r>
      <w:r w:rsidRPr="008B2704">
        <w:br/>
        <w:t xml:space="preserve">  </w:t>
      </w:r>
      <w:r w:rsidRPr="008B2704">
        <w:rPr>
          <w:rStyle w:val="AttributeTok"/>
          <w:rFonts w:ascii="Courier" w:hAnsi="Courier"/>
          <w:i w:val="0"/>
          <w:color w:val="000000"/>
          <w:sz w:val="17"/>
          <w:shd w:val="clear" w:color="auto" w:fill="auto"/>
        </w:rPr>
        <w:t>data =</w:t>
      </w:r>
      <w:r w:rsidRPr="008B2704">
        <w:t xml:space="preserve"> gapminder_10_rows,</w:t>
      </w:r>
      <w:r w:rsidRPr="008B2704">
        <w:br/>
        <w:t xml:space="preserve">  </w:t>
      </w:r>
      <w:r w:rsidRPr="008B2704">
        <w:rPr>
          <w:rStyle w:val="AttributeTok"/>
          <w:rFonts w:ascii="Courier" w:hAnsi="Courier"/>
          <w:i w:val="0"/>
          <w:color w:val="000000"/>
          <w:sz w:val="17"/>
          <w:shd w:val="clear" w:color="auto" w:fill="auto"/>
        </w:rPr>
        <w:t>mapping =</w:t>
      </w:r>
      <w:r w:rsidRPr="008B2704">
        <w:t xml:space="preserve"> </w:t>
      </w:r>
      <w:r w:rsidRPr="008B2704">
        <w:rPr>
          <w:rStyle w:val="FunctionTok"/>
          <w:rFonts w:ascii="Courier" w:hAnsi="Courier"/>
          <w:i w:val="0"/>
          <w:sz w:val="17"/>
          <w:shd w:val="clear" w:color="auto" w:fill="auto"/>
        </w:rPr>
        <w:t>aes</w:t>
      </w:r>
      <w:r w:rsidRPr="008B2704">
        <w:t>(</w:t>
      </w:r>
      <w:r w:rsidRPr="008B2704">
        <w:br/>
        <w:t xml:space="preserve">    </w:t>
      </w:r>
      <w:r w:rsidRPr="008B2704">
        <w:rPr>
          <w:rStyle w:val="AttributeTok"/>
          <w:rFonts w:ascii="Courier" w:hAnsi="Courier"/>
          <w:i w:val="0"/>
          <w:color w:val="000000"/>
          <w:sz w:val="17"/>
          <w:shd w:val="clear" w:color="auto" w:fill="auto"/>
        </w:rPr>
        <w:t>x =</w:t>
      </w:r>
      <w:r w:rsidRPr="008B2704">
        <w:t xml:space="preserve"> year,</w:t>
      </w:r>
      <w:r w:rsidRPr="008B2704">
        <w:br/>
        <w:t xml:space="preserve">    </w:t>
      </w:r>
      <w:r w:rsidRPr="008B2704">
        <w:rPr>
          <w:rStyle w:val="AttributeTok"/>
          <w:rFonts w:ascii="Courier" w:hAnsi="Courier"/>
          <w:i w:val="0"/>
          <w:color w:val="000000"/>
          <w:sz w:val="17"/>
          <w:shd w:val="clear" w:color="auto" w:fill="auto"/>
        </w:rPr>
        <w:t>y =</w:t>
      </w:r>
      <w:r w:rsidRPr="008B2704">
        <w:t xml:space="preserve"> lifeExp</w:t>
      </w:r>
      <w:r w:rsidRPr="008B2704">
        <w:br/>
        <w:t xml:space="preserve">  )</w:t>
      </w:r>
      <w:r w:rsidRPr="008B2704">
        <w:br/>
        <w:t>) +</w:t>
      </w:r>
      <w:r w:rsidRPr="008B2704">
        <w:br/>
        <w:t xml:space="preserve">  </w:t>
      </w:r>
      <w:r w:rsidRPr="008B2704">
        <w:rPr>
          <w:rStyle w:val="FunctionTok"/>
          <w:rFonts w:ascii="Courier" w:hAnsi="Courier"/>
          <w:i w:val="0"/>
          <w:sz w:val="17"/>
          <w:shd w:val="clear" w:color="auto" w:fill="auto"/>
        </w:rPr>
        <w:t>geom_point</w:t>
      </w:r>
      <w:r w:rsidRPr="008B2704">
        <w:rPr>
          <w:rStyle w:val="NormalTok"/>
          <w:rFonts w:ascii="Courier" w:hAnsi="Courier"/>
          <w:i w:val="0"/>
          <w:sz w:val="17"/>
          <w:shd w:val="clear" w:color="auto" w:fill="auto"/>
        </w:rPr>
        <w:t>()</w:t>
      </w:r>
    </w:p>
    <w:p w14:paraId="77FA57E3" w14:textId="29D18E19" w:rsidR="00083076" w:rsidRDefault="000720E4" w:rsidP="00767704">
      <w:pPr>
        <w:pStyle w:val="Body"/>
      </w:pPr>
      <w:r>
        <w:t xml:space="preserve">Now, in Figure 2-7, we see that people in 1952 had a life expectancy of about 28 and </w:t>
      </w:r>
      <w:r w:rsidR="00DD15AD">
        <w:t xml:space="preserve">that this value rose </w:t>
      </w:r>
      <w:r>
        <w:t xml:space="preserve">through every year in our </w:t>
      </w:r>
      <w:commentRangeStart w:id="69"/>
      <w:commentRangeStart w:id="70"/>
      <w:r>
        <w:t>data.</w:t>
      </w:r>
      <w:commentRangeEnd w:id="69"/>
      <w:r w:rsidR="00162752">
        <w:rPr>
          <w:rStyle w:val="CommentReference"/>
          <w:rFonts w:ascii="Calibri" w:eastAsiaTheme="minorHAnsi" w:hAnsi="Calibri" w:cs="Times New Roman"/>
          <w:color w:val="auto"/>
          <w:lang w:eastAsia="en-US"/>
        </w:rPr>
        <w:commentReference w:id="69"/>
      </w:r>
      <w:commentRangeEnd w:id="70"/>
      <w:r w:rsidR="001F74ED">
        <w:rPr>
          <w:rStyle w:val="CommentReference"/>
          <w:rFonts w:ascii="Times New Roman" w:hAnsi="Times New Roman" w:cs="Times New Roman"/>
          <w:color w:val="auto"/>
          <w:lang w:val="en-CA"/>
        </w:rPr>
        <w:commentReference w:id="70"/>
      </w:r>
    </w:p>
    <w:p w14:paraId="47400A74" w14:textId="2C4F4442" w:rsidR="00083076" w:rsidRDefault="00083076" w:rsidP="00083076">
      <w:pPr>
        <w:pStyle w:val="GraphicSlug"/>
      </w:pPr>
      <w:r>
        <w:t>[F02007.pdf]</w:t>
      </w:r>
    </w:p>
    <w:p w14:paraId="3D963A1C" w14:textId="77777777" w:rsidR="00083076" w:rsidRDefault="00083076" w:rsidP="000C1C20">
      <w:pPr>
        <w:pStyle w:val="CaptionedFigure"/>
      </w:pPr>
    </w:p>
    <w:p w14:paraId="07F8E5A9" w14:textId="4052A524" w:rsidR="000C1C20" w:rsidRDefault="000C1C20" w:rsidP="000C1C20">
      <w:pPr>
        <w:pStyle w:val="CaptionedFigure"/>
      </w:pPr>
      <w:r>
        <w:rPr>
          <w:noProof/>
        </w:rPr>
        <w:drawing>
          <wp:inline distT="0" distB="0" distL="0" distR="0" wp14:anchorId="148A1332" wp14:editId="100F26B1">
            <wp:extent cx="4602684" cy="3682147"/>
            <wp:effectExtent l="0" t="0" r="0" b="0"/>
            <wp:docPr id="65" name="Picture" descr="Figure 2-7 The same chart but with points added"/>
            <wp:cNvGraphicFramePr/>
            <a:graphic xmlns:a="http://schemas.openxmlformats.org/drawingml/2006/main">
              <a:graphicData uri="http://schemas.openxmlformats.org/drawingml/2006/picture">
                <pic:pic xmlns:pic="http://schemas.openxmlformats.org/drawingml/2006/picture">
                  <pic:nvPicPr>
                    <pic:cNvPr id="66" name="Picture" descr="data-viz_files/figure-docx/gapminder-points-1.png"/>
                    <pic:cNvPicPr>
                      <a:picLocks noChangeAspect="1" noChangeArrowheads="1"/>
                    </pic:cNvPicPr>
                  </pic:nvPicPr>
                  <pic:blipFill>
                    <a:blip r:embed="rId18"/>
                    <a:stretch>
                      <a:fillRect/>
                    </a:stretch>
                  </pic:blipFill>
                  <pic:spPr bwMode="auto">
                    <a:xfrm>
                      <a:off x="0" y="0"/>
                      <a:ext cx="4602684" cy="3682147"/>
                    </a:xfrm>
                    <a:prstGeom prst="rect">
                      <a:avLst/>
                    </a:prstGeom>
                    <a:noFill/>
                    <a:ln w="9525">
                      <a:noFill/>
                      <a:headEnd/>
                      <a:tailEnd/>
                    </a:ln>
                  </pic:spPr>
                </pic:pic>
              </a:graphicData>
            </a:graphic>
          </wp:inline>
        </w:drawing>
      </w:r>
    </w:p>
    <w:p w14:paraId="728F2CEE" w14:textId="74D3E0AF" w:rsidR="000C1C20" w:rsidRDefault="000C1C20" w:rsidP="00752D8D">
      <w:pPr>
        <w:pStyle w:val="CaptionLine"/>
      </w:pPr>
      <w:r>
        <w:t>The same chart but with points added</w:t>
      </w:r>
    </w:p>
    <w:p w14:paraId="34950D30" w14:textId="53F1D8FE" w:rsidR="00263C11" w:rsidRDefault="000C1C20" w:rsidP="00EB3A6A">
      <w:pPr>
        <w:pStyle w:val="Body"/>
      </w:pPr>
      <w:r>
        <w:t xml:space="preserve">Let’s say we change our mind and want to make a line chart instead. Well, all we have to do is replace </w:t>
      </w:r>
      <w:r w:rsidRPr="00385C82">
        <w:rPr>
          <w:rStyle w:val="Literal"/>
        </w:rPr>
        <w:t>geom_point()</w:t>
      </w:r>
      <w:r>
        <w:t xml:space="preserve"> with </w:t>
      </w:r>
      <w:r w:rsidRPr="00385C82">
        <w:rPr>
          <w:rStyle w:val="Literal"/>
        </w:rPr>
        <w:t>geom_line()</w:t>
      </w:r>
      <w:r w:rsidR="00A519CC">
        <w:t>:</w:t>
      </w:r>
    </w:p>
    <w:p w14:paraId="61304C9D" w14:textId="65C5A18B" w:rsidR="00263C11" w:rsidRDefault="000C1C20" w:rsidP="006E2631">
      <w:pPr>
        <w:pStyle w:val="Code"/>
      </w:pPr>
      <w:r w:rsidRPr="00547598">
        <w:rPr>
          <w:rStyle w:val="FunctionTok"/>
          <w:rFonts w:ascii="Courier" w:hAnsi="Courier"/>
          <w:i w:val="0"/>
          <w:sz w:val="17"/>
          <w:shd w:val="clear" w:color="auto" w:fill="auto"/>
        </w:rPr>
        <w:t>ggplot</w:t>
      </w:r>
      <w:r w:rsidRPr="00547598">
        <w:t>(</w:t>
      </w:r>
      <w:r w:rsidRPr="00547598">
        <w:br/>
        <w:t xml:space="preserve">  </w:t>
      </w:r>
      <w:r w:rsidRPr="00547598">
        <w:rPr>
          <w:rStyle w:val="AttributeTok"/>
          <w:rFonts w:ascii="Courier" w:hAnsi="Courier"/>
          <w:i w:val="0"/>
          <w:color w:val="000000"/>
          <w:sz w:val="17"/>
          <w:shd w:val="clear" w:color="auto" w:fill="auto"/>
        </w:rPr>
        <w:t>data =</w:t>
      </w:r>
      <w:r w:rsidRPr="00547598">
        <w:t xml:space="preserve"> gapminder_10_rows,</w:t>
      </w:r>
      <w:r w:rsidRPr="00547598">
        <w:br/>
        <w:t xml:space="preserve">  </w:t>
      </w:r>
      <w:r w:rsidRPr="00547598">
        <w:rPr>
          <w:rStyle w:val="AttributeTok"/>
          <w:rFonts w:ascii="Courier" w:hAnsi="Courier"/>
          <w:i w:val="0"/>
          <w:color w:val="000000"/>
          <w:sz w:val="17"/>
          <w:shd w:val="clear" w:color="auto" w:fill="auto"/>
        </w:rPr>
        <w:t>mapping =</w:t>
      </w:r>
      <w:r w:rsidRPr="00547598">
        <w:t xml:space="preserve"> </w:t>
      </w:r>
      <w:r w:rsidRPr="00547598">
        <w:rPr>
          <w:rStyle w:val="FunctionTok"/>
          <w:rFonts w:ascii="Courier" w:hAnsi="Courier"/>
          <w:i w:val="0"/>
          <w:sz w:val="17"/>
          <w:shd w:val="clear" w:color="auto" w:fill="auto"/>
        </w:rPr>
        <w:t>aes</w:t>
      </w:r>
      <w:r w:rsidRPr="00547598">
        <w:t>(</w:t>
      </w:r>
      <w:r w:rsidRPr="00547598">
        <w:br/>
        <w:t xml:space="preserve">    </w:t>
      </w:r>
      <w:r w:rsidRPr="00547598">
        <w:rPr>
          <w:rStyle w:val="AttributeTok"/>
          <w:rFonts w:ascii="Courier" w:hAnsi="Courier"/>
          <w:i w:val="0"/>
          <w:color w:val="000000"/>
          <w:sz w:val="17"/>
          <w:shd w:val="clear" w:color="auto" w:fill="auto"/>
        </w:rPr>
        <w:t>x =</w:t>
      </w:r>
      <w:r w:rsidRPr="00547598">
        <w:t xml:space="preserve"> year,</w:t>
      </w:r>
      <w:r w:rsidRPr="00547598">
        <w:br/>
        <w:t xml:space="preserve">    </w:t>
      </w:r>
      <w:r w:rsidRPr="00547598">
        <w:rPr>
          <w:rStyle w:val="AttributeTok"/>
          <w:rFonts w:ascii="Courier" w:hAnsi="Courier"/>
          <w:i w:val="0"/>
          <w:color w:val="000000"/>
          <w:sz w:val="17"/>
          <w:shd w:val="clear" w:color="auto" w:fill="auto"/>
        </w:rPr>
        <w:t>y =</w:t>
      </w:r>
      <w:r w:rsidRPr="00547598">
        <w:t xml:space="preserve"> lifeExp</w:t>
      </w:r>
      <w:r w:rsidRPr="00547598">
        <w:br/>
        <w:t xml:space="preserve">  )</w:t>
      </w:r>
      <w:r w:rsidRPr="00547598">
        <w:br/>
        <w:t>) +</w:t>
      </w:r>
      <w:r w:rsidRPr="00547598">
        <w:br/>
        <w:t xml:space="preserve">  </w:t>
      </w:r>
      <w:r w:rsidRPr="00547598">
        <w:rPr>
          <w:rStyle w:val="FunctionTok"/>
          <w:rFonts w:ascii="Courier" w:hAnsi="Courier"/>
          <w:i w:val="0"/>
          <w:sz w:val="17"/>
          <w:shd w:val="clear" w:color="auto" w:fill="auto"/>
        </w:rPr>
        <w:t>geom_line</w:t>
      </w:r>
      <w:r w:rsidRPr="00547598">
        <w:rPr>
          <w:rStyle w:val="NormalTok"/>
          <w:rFonts w:ascii="Courier" w:hAnsi="Courier"/>
          <w:i w:val="0"/>
          <w:sz w:val="17"/>
          <w:shd w:val="clear" w:color="auto" w:fill="auto"/>
        </w:rPr>
        <w:t>()</w:t>
      </w:r>
    </w:p>
    <w:p w14:paraId="2D1509C4" w14:textId="461609C2" w:rsidR="00A519CC" w:rsidRDefault="00A519CC" w:rsidP="006E2631">
      <w:pPr>
        <w:pStyle w:val="Body"/>
      </w:pPr>
      <w:bookmarkStart w:id="71" w:name="OLE_LINK1"/>
      <w:r>
        <w:t>Figure 2-8 shows the result.</w:t>
      </w:r>
    </w:p>
    <w:bookmarkEnd w:id="71"/>
    <w:p w14:paraId="270114CA" w14:textId="579C9535" w:rsidR="00263C11" w:rsidRDefault="00263C11" w:rsidP="00263C11">
      <w:pPr>
        <w:pStyle w:val="GraphicSlug"/>
      </w:pPr>
      <w:r>
        <w:t>[F02008.pdf]</w:t>
      </w:r>
    </w:p>
    <w:p w14:paraId="5580B401" w14:textId="3D0940A0" w:rsidR="000C1C20" w:rsidRDefault="000C1C20" w:rsidP="000C1C20">
      <w:pPr>
        <w:pStyle w:val="CaptionedFigure"/>
      </w:pPr>
      <w:r>
        <w:rPr>
          <w:noProof/>
        </w:rPr>
        <w:lastRenderedPageBreak/>
        <w:drawing>
          <wp:inline distT="0" distB="0" distL="0" distR="0" wp14:anchorId="304C1501" wp14:editId="71CE8823">
            <wp:extent cx="4602684" cy="3682147"/>
            <wp:effectExtent l="0" t="0" r="0" b="0"/>
            <wp:docPr id="68" name="Picture" descr="Figure 2-8 The same data but as a line chart"/>
            <wp:cNvGraphicFramePr/>
            <a:graphic xmlns:a="http://schemas.openxmlformats.org/drawingml/2006/main">
              <a:graphicData uri="http://schemas.openxmlformats.org/drawingml/2006/picture">
                <pic:pic xmlns:pic="http://schemas.openxmlformats.org/drawingml/2006/picture">
                  <pic:nvPicPr>
                    <pic:cNvPr id="69" name="Picture" descr="data-viz_files/figure-docx/gapminder-line-1.png"/>
                    <pic:cNvPicPr>
                      <a:picLocks noChangeAspect="1" noChangeArrowheads="1"/>
                    </pic:cNvPicPr>
                  </pic:nvPicPr>
                  <pic:blipFill>
                    <a:blip r:embed="rId19"/>
                    <a:stretch>
                      <a:fillRect/>
                    </a:stretch>
                  </pic:blipFill>
                  <pic:spPr bwMode="auto">
                    <a:xfrm>
                      <a:off x="0" y="0"/>
                      <a:ext cx="4602684" cy="3682147"/>
                    </a:xfrm>
                    <a:prstGeom prst="rect">
                      <a:avLst/>
                    </a:prstGeom>
                    <a:noFill/>
                    <a:ln w="9525">
                      <a:noFill/>
                      <a:headEnd/>
                      <a:tailEnd/>
                    </a:ln>
                  </pic:spPr>
                </pic:pic>
              </a:graphicData>
            </a:graphic>
          </wp:inline>
        </w:drawing>
      </w:r>
    </w:p>
    <w:p w14:paraId="458666AD" w14:textId="32EEEA4E" w:rsidR="000C1C20" w:rsidRDefault="000C1C20" w:rsidP="00752D8D">
      <w:pPr>
        <w:pStyle w:val="CaptionLine"/>
      </w:pPr>
      <w:r>
        <w:t>The data as a line chart</w:t>
      </w:r>
    </w:p>
    <w:p w14:paraId="501DCC4B" w14:textId="672BEE38" w:rsidR="000C1C20" w:rsidRDefault="00A519CC" w:rsidP="00752D8D">
      <w:pPr>
        <w:pStyle w:val="Body"/>
      </w:pPr>
      <w:r>
        <w:t>To</w:t>
      </w:r>
      <w:r w:rsidR="000C1C20">
        <w:t xml:space="preserve"> really get fancy, what if we </w:t>
      </w:r>
      <w:r w:rsidR="000C1C20" w:rsidRPr="00A519CC">
        <w:t xml:space="preserve">add </w:t>
      </w:r>
      <w:r w:rsidR="000C1C20" w:rsidRPr="006E2631">
        <w:t>both</w:t>
      </w:r>
      <w:r w:rsidR="000C1C20">
        <w:t xml:space="preserve"> </w:t>
      </w:r>
      <w:r w:rsidR="000C1C20" w:rsidRPr="00385C82">
        <w:rPr>
          <w:rStyle w:val="Literal"/>
        </w:rPr>
        <w:t>geom_point()</w:t>
      </w:r>
      <w:r w:rsidR="000C1C20">
        <w:t xml:space="preserve"> and </w:t>
      </w:r>
      <w:r w:rsidR="000C1C20" w:rsidRPr="00385C82">
        <w:rPr>
          <w:rStyle w:val="Literal"/>
        </w:rPr>
        <w:t>geom_line()</w:t>
      </w:r>
      <w:r w:rsidR="000C1C20">
        <w:t xml:space="preserve">? </w:t>
      </w:r>
    </w:p>
    <w:p w14:paraId="23C8274F" w14:textId="77777777" w:rsidR="000C1C20" w:rsidRPr="00547598" w:rsidRDefault="000C1C20" w:rsidP="00547598">
      <w:pPr>
        <w:pStyle w:val="Code"/>
      </w:pPr>
      <w:r w:rsidRPr="00547598">
        <w:rPr>
          <w:rStyle w:val="FunctionTok"/>
          <w:rFonts w:ascii="Courier" w:hAnsi="Courier"/>
          <w:i w:val="0"/>
          <w:sz w:val="17"/>
          <w:shd w:val="clear" w:color="auto" w:fill="auto"/>
        </w:rPr>
        <w:t>ggplot</w:t>
      </w:r>
      <w:r w:rsidRPr="00547598">
        <w:t>(</w:t>
      </w:r>
      <w:r w:rsidRPr="00547598">
        <w:br/>
        <w:t xml:space="preserve">  </w:t>
      </w:r>
      <w:r w:rsidRPr="00547598">
        <w:rPr>
          <w:rStyle w:val="AttributeTok"/>
          <w:rFonts w:ascii="Courier" w:hAnsi="Courier"/>
          <w:i w:val="0"/>
          <w:color w:val="000000"/>
          <w:sz w:val="17"/>
          <w:shd w:val="clear" w:color="auto" w:fill="auto"/>
        </w:rPr>
        <w:t>data =</w:t>
      </w:r>
      <w:r w:rsidRPr="00547598">
        <w:t xml:space="preserve"> gapminder_10_rows,</w:t>
      </w:r>
      <w:r w:rsidRPr="00547598">
        <w:br/>
        <w:t xml:space="preserve">  </w:t>
      </w:r>
      <w:r w:rsidRPr="00547598">
        <w:rPr>
          <w:rStyle w:val="AttributeTok"/>
          <w:rFonts w:ascii="Courier" w:hAnsi="Courier"/>
          <w:i w:val="0"/>
          <w:color w:val="000000"/>
          <w:sz w:val="17"/>
          <w:shd w:val="clear" w:color="auto" w:fill="auto"/>
        </w:rPr>
        <w:t>mapping =</w:t>
      </w:r>
      <w:r w:rsidRPr="00547598">
        <w:t xml:space="preserve"> </w:t>
      </w:r>
      <w:r w:rsidRPr="00547598">
        <w:rPr>
          <w:rStyle w:val="FunctionTok"/>
          <w:rFonts w:ascii="Courier" w:hAnsi="Courier"/>
          <w:i w:val="0"/>
          <w:sz w:val="17"/>
          <w:shd w:val="clear" w:color="auto" w:fill="auto"/>
        </w:rPr>
        <w:t>aes</w:t>
      </w:r>
      <w:r w:rsidRPr="00547598">
        <w:t>(</w:t>
      </w:r>
      <w:r w:rsidRPr="00547598">
        <w:br/>
        <w:t xml:space="preserve">    </w:t>
      </w:r>
      <w:r w:rsidRPr="00547598">
        <w:rPr>
          <w:rStyle w:val="AttributeTok"/>
          <w:rFonts w:ascii="Courier" w:hAnsi="Courier"/>
          <w:i w:val="0"/>
          <w:color w:val="000000"/>
          <w:sz w:val="17"/>
          <w:shd w:val="clear" w:color="auto" w:fill="auto"/>
        </w:rPr>
        <w:t>x =</w:t>
      </w:r>
      <w:r w:rsidRPr="00547598">
        <w:t xml:space="preserve"> year,</w:t>
      </w:r>
      <w:r w:rsidRPr="00547598">
        <w:br/>
        <w:t xml:space="preserve">    </w:t>
      </w:r>
      <w:r w:rsidRPr="00547598">
        <w:rPr>
          <w:rStyle w:val="AttributeTok"/>
          <w:rFonts w:ascii="Courier" w:hAnsi="Courier"/>
          <w:i w:val="0"/>
          <w:color w:val="000000"/>
          <w:sz w:val="17"/>
          <w:shd w:val="clear" w:color="auto" w:fill="auto"/>
        </w:rPr>
        <w:t>y =</w:t>
      </w:r>
      <w:r w:rsidRPr="00547598">
        <w:t xml:space="preserve"> lifeExp</w:t>
      </w:r>
      <w:r w:rsidRPr="00547598">
        <w:br/>
        <w:t xml:space="preserve">  )</w:t>
      </w:r>
      <w:r w:rsidRPr="00547598">
        <w:br/>
        <w:t>) +</w:t>
      </w:r>
      <w:r w:rsidRPr="00547598">
        <w:br/>
        <w:t xml:space="preserve">  </w:t>
      </w:r>
      <w:r w:rsidRPr="00547598">
        <w:rPr>
          <w:rStyle w:val="FunctionTok"/>
          <w:rFonts w:ascii="Courier" w:hAnsi="Courier"/>
          <w:i w:val="0"/>
          <w:sz w:val="17"/>
          <w:shd w:val="clear" w:color="auto" w:fill="auto"/>
        </w:rPr>
        <w:t>geom_point</w:t>
      </w:r>
      <w:r w:rsidRPr="00547598">
        <w:t>() +</w:t>
      </w:r>
      <w:r w:rsidRPr="00547598">
        <w:br/>
        <w:t xml:space="preserve">  </w:t>
      </w:r>
      <w:r w:rsidRPr="00547598">
        <w:rPr>
          <w:rStyle w:val="FunctionTok"/>
          <w:rFonts w:ascii="Courier" w:hAnsi="Courier"/>
          <w:i w:val="0"/>
          <w:sz w:val="17"/>
          <w:shd w:val="clear" w:color="auto" w:fill="auto"/>
        </w:rPr>
        <w:t>geom_line</w:t>
      </w:r>
      <w:r w:rsidRPr="00547598">
        <w:rPr>
          <w:rStyle w:val="NormalTok"/>
          <w:rFonts w:ascii="Courier" w:hAnsi="Courier"/>
          <w:i w:val="0"/>
          <w:sz w:val="17"/>
          <w:shd w:val="clear" w:color="auto" w:fill="auto"/>
        </w:rPr>
        <w:t>()</w:t>
      </w:r>
    </w:p>
    <w:p w14:paraId="4CB65D9B" w14:textId="1737DF0C" w:rsidR="00A519CC" w:rsidRDefault="00A519CC" w:rsidP="006E2631">
      <w:pPr>
        <w:pStyle w:val="Body"/>
      </w:pPr>
      <w:r>
        <w:t>This code generates a line chart with points, as seen in Figure 2-9.</w:t>
      </w:r>
    </w:p>
    <w:p w14:paraId="4F06946F" w14:textId="60D91C6F" w:rsidR="009C02EE" w:rsidRDefault="009C02EE" w:rsidP="009C02EE">
      <w:pPr>
        <w:pStyle w:val="GraphicSlug"/>
      </w:pPr>
      <w:r>
        <w:t>[F02009.pdf]</w:t>
      </w:r>
    </w:p>
    <w:p w14:paraId="04B9A41A" w14:textId="77777777" w:rsidR="009C02EE" w:rsidRDefault="009C02EE" w:rsidP="000C1C20">
      <w:pPr>
        <w:pStyle w:val="CaptionedFigure"/>
      </w:pPr>
    </w:p>
    <w:p w14:paraId="5098CC54" w14:textId="717731AD" w:rsidR="000C1C20" w:rsidRDefault="000C1C20" w:rsidP="000C1C20">
      <w:pPr>
        <w:pStyle w:val="CaptionedFigure"/>
      </w:pPr>
      <w:r>
        <w:rPr>
          <w:noProof/>
        </w:rPr>
        <w:drawing>
          <wp:inline distT="0" distB="0" distL="0" distR="0" wp14:anchorId="1B4994D3" wp14:editId="70DF264F">
            <wp:extent cx="4602684" cy="3682147"/>
            <wp:effectExtent l="0" t="0" r="0" b="0"/>
            <wp:docPr id="71" name="Picture" descr="Figure 2-9 The same data with points and a line"/>
            <wp:cNvGraphicFramePr/>
            <a:graphic xmlns:a="http://schemas.openxmlformats.org/drawingml/2006/main">
              <a:graphicData uri="http://schemas.openxmlformats.org/drawingml/2006/picture">
                <pic:pic xmlns:pic="http://schemas.openxmlformats.org/drawingml/2006/picture">
                  <pic:nvPicPr>
                    <pic:cNvPr id="72" name="Picture" descr="data-viz_files/figure-docx/gapminder-points-line-1.png"/>
                    <pic:cNvPicPr>
                      <a:picLocks noChangeAspect="1" noChangeArrowheads="1"/>
                    </pic:cNvPicPr>
                  </pic:nvPicPr>
                  <pic:blipFill>
                    <a:blip r:embed="rId20"/>
                    <a:stretch>
                      <a:fillRect/>
                    </a:stretch>
                  </pic:blipFill>
                  <pic:spPr bwMode="auto">
                    <a:xfrm>
                      <a:off x="0" y="0"/>
                      <a:ext cx="4602684" cy="3682147"/>
                    </a:xfrm>
                    <a:prstGeom prst="rect">
                      <a:avLst/>
                    </a:prstGeom>
                    <a:noFill/>
                    <a:ln w="9525">
                      <a:noFill/>
                      <a:headEnd/>
                      <a:tailEnd/>
                    </a:ln>
                  </pic:spPr>
                </pic:pic>
              </a:graphicData>
            </a:graphic>
          </wp:inline>
        </w:drawing>
      </w:r>
    </w:p>
    <w:p w14:paraId="10E38910" w14:textId="48876D03" w:rsidR="000C1C20" w:rsidRDefault="000C1C20" w:rsidP="00752D8D">
      <w:pPr>
        <w:pStyle w:val="CaptionLine"/>
      </w:pPr>
      <w:r>
        <w:t>The data with points and a line</w:t>
      </w:r>
    </w:p>
    <w:p w14:paraId="46B6AB42" w14:textId="50EE9BDC" w:rsidR="00641604" w:rsidRDefault="000C1C20" w:rsidP="001F3965">
      <w:pPr>
        <w:pStyle w:val="Body"/>
      </w:pPr>
      <w:r>
        <w:t xml:space="preserve">We can extend this idea further, as seen in </w:t>
      </w:r>
      <w:r w:rsidR="007F09CE">
        <w:t>Figure 2-</w:t>
      </w:r>
      <w:r>
        <w:t xml:space="preserve">10, swapping in </w:t>
      </w:r>
      <w:r w:rsidRPr="00385C82">
        <w:rPr>
          <w:rStyle w:val="Literal"/>
        </w:rPr>
        <w:t>geom_col()</w:t>
      </w:r>
      <w:r>
        <w:t xml:space="preserve"> to create </w:t>
      </w:r>
      <w:del w:id="72" w:author="David Keyes" w:date="2022-10-06T08:13:00Z">
        <w:r w:rsidDel="00FF1BEF">
          <w:delText xml:space="preserve">to </w:delText>
        </w:r>
      </w:del>
      <w:r>
        <w:t>a bar chart</w:t>
      </w:r>
      <w:r w:rsidR="00A519CC">
        <w:t>:</w:t>
      </w:r>
      <w:r>
        <w:t xml:space="preserve"> </w:t>
      </w:r>
    </w:p>
    <w:p w14:paraId="52294874" w14:textId="77777777" w:rsidR="000C1C20" w:rsidRPr="00E27478" w:rsidRDefault="000C1C20" w:rsidP="00E27478">
      <w:pPr>
        <w:pStyle w:val="Code"/>
      </w:pPr>
      <w:r w:rsidRPr="00E27478">
        <w:rPr>
          <w:rStyle w:val="FunctionTok"/>
          <w:rFonts w:ascii="Courier" w:hAnsi="Courier"/>
          <w:i w:val="0"/>
          <w:sz w:val="17"/>
          <w:shd w:val="clear" w:color="auto" w:fill="auto"/>
        </w:rPr>
        <w:t>ggplot</w:t>
      </w:r>
      <w:r w:rsidRPr="00E27478">
        <w:rPr>
          <w:rStyle w:val="NormalTok"/>
          <w:rFonts w:ascii="Courier" w:hAnsi="Courier"/>
          <w:i w:val="0"/>
          <w:sz w:val="17"/>
          <w:shd w:val="clear" w:color="auto" w:fill="auto"/>
        </w:rPr>
        <w:t>(</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data =</w:t>
      </w:r>
      <w:r w:rsidRPr="00E27478">
        <w:rPr>
          <w:rStyle w:val="NormalTok"/>
          <w:rFonts w:ascii="Courier" w:hAnsi="Courier"/>
          <w:i w:val="0"/>
          <w:sz w:val="17"/>
          <w:shd w:val="clear" w:color="auto" w:fill="auto"/>
        </w:rPr>
        <w:t xml:space="preserve"> gapminder_10_rows,</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mapping =</w:t>
      </w:r>
      <w:r w:rsidRPr="00E27478">
        <w:rPr>
          <w:rStyle w:val="NormalTok"/>
          <w:rFonts w:ascii="Courier" w:hAnsi="Courier"/>
          <w:i w:val="0"/>
          <w:sz w:val="17"/>
          <w:shd w:val="clear" w:color="auto" w:fill="auto"/>
        </w:rPr>
        <w:t xml:space="preserve"> </w:t>
      </w:r>
      <w:r w:rsidRPr="00E27478">
        <w:rPr>
          <w:rStyle w:val="FunctionTok"/>
          <w:rFonts w:ascii="Courier" w:hAnsi="Courier"/>
          <w:i w:val="0"/>
          <w:sz w:val="17"/>
          <w:shd w:val="clear" w:color="auto" w:fill="auto"/>
        </w:rPr>
        <w:t>aes</w:t>
      </w:r>
      <w:r w:rsidRPr="00E27478">
        <w:rPr>
          <w:rStyle w:val="NormalTok"/>
          <w:rFonts w:ascii="Courier" w:hAnsi="Courier"/>
          <w:i w:val="0"/>
          <w:sz w:val="17"/>
          <w:shd w:val="clear" w:color="auto" w:fill="auto"/>
        </w:rPr>
        <w:t>(</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x =</w:t>
      </w:r>
      <w:r w:rsidRPr="00E27478">
        <w:rPr>
          <w:rStyle w:val="NormalTok"/>
          <w:rFonts w:ascii="Courier" w:hAnsi="Courier"/>
          <w:i w:val="0"/>
          <w:sz w:val="17"/>
          <w:shd w:val="clear" w:color="auto" w:fill="auto"/>
        </w:rPr>
        <w:t xml:space="preserve"> year,</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y =</w:t>
      </w:r>
      <w:r w:rsidRPr="00E27478">
        <w:rPr>
          <w:rStyle w:val="NormalTok"/>
          <w:rFonts w:ascii="Courier" w:hAnsi="Courier"/>
          <w:i w:val="0"/>
          <w:sz w:val="17"/>
          <w:shd w:val="clear" w:color="auto" w:fill="auto"/>
        </w:rPr>
        <w:t xml:space="preserve"> lifeExp</w:t>
      </w:r>
      <w:r w:rsidRPr="00E27478">
        <w:br/>
      </w:r>
      <w:r w:rsidRPr="00E27478">
        <w:rPr>
          <w:rStyle w:val="NormalTok"/>
          <w:rFonts w:ascii="Courier" w:hAnsi="Courier"/>
          <w:i w:val="0"/>
          <w:sz w:val="17"/>
          <w:shd w:val="clear" w:color="auto" w:fill="auto"/>
        </w:rPr>
        <w:t xml:space="preserve">  )</w:t>
      </w:r>
      <w:r w:rsidRPr="00E27478">
        <w:br/>
      </w:r>
      <w:r w:rsidRPr="00E27478">
        <w:rPr>
          <w:rStyle w:val="NormalTok"/>
          <w:rFonts w:ascii="Courier" w:hAnsi="Courier"/>
          <w:i w:val="0"/>
          <w:sz w:val="17"/>
          <w:shd w:val="clear" w:color="auto" w:fill="auto"/>
        </w:rPr>
        <w:t xml:space="preserve">) </w:t>
      </w:r>
      <w:r w:rsidRPr="00E27478">
        <w:rPr>
          <w:rStyle w:val="SpecialCharTok"/>
          <w:rFonts w:ascii="Courier" w:hAnsi="Courier"/>
          <w:i w:val="0"/>
          <w:sz w:val="17"/>
          <w:shd w:val="clear" w:color="auto" w:fill="auto"/>
        </w:rPr>
        <w:t>+</w:t>
      </w:r>
      <w:r w:rsidRPr="00E27478">
        <w:br/>
      </w:r>
      <w:r w:rsidRPr="00E27478">
        <w:rPr>
          <w:rStyle w:val="NormalTok"/>
          <w:rFonts w:ascii="Courier" w:hAnsi="Courier"/>
          <w:i w:val="0"/>
          <w:sz w:val="17"/>
          <w:shd w:val="clear" w:color="auto" w:fill="auto"/>
        </w:rPr>
        <w:t xml:space="preserve">  </w:t>
      </w:r>
      <w:r w:rsidRPr="00E27478">
        <w:rPr>
          <w:rStyle w:val="FunctionTok"/>
          <w:rFonts w:ascii="Courier" w:hAnsi="Courier"/>
          <w:i w:val="0"/>
          <w:sz w:val="17"/>
          <w:shd w:val="clear" w:color="auto" w:fill="auto"/>
        </w:rPr>
        <w:t>geom_col</w:t>
      </w:r>
      <w:r w:rsidRPr="00E27478">
        <w:rPr>
          <w:rStyle w:val="NormalTok"/>
          <w:rFonts w:ascii="Courier" w:hAnsi="Courier"/>
          <w:i w:val="0"/>
          <w:sz w:val="17"/>
          <w:shd w:val="clear" w:color="auto" w:fill="auto"/>
        </w:rPr>
        <w:t>()</w:t>
      </w:r>
    </w:p>
    <w:p w14:paraId="103D5836" w14:textId="7C8C3762" w:rsidR="00A519CC" w:rsidRDefault="00A519CC" w:rsidP="00A519CC">
      <w:pPr>
        <w:pStyle w:val="Body"/>
      </w:pPr>
      <w:r>
        <w:t>Note that the y axis range has been automatically updated, going from 0 to 40 to account for the different geom.</w:t>
      </w:r>
    </w:p>
    <w:p w14:paraId="311B4357" w14:textId="6F3234B2" w:rsidR="00641604" w:rsidRDefault="00641604" w:rsidP="00641604">
      <w:pPr>
        <w:pStyle w:val="GraphicSlug"/>
      </w:pPr>
      <w:r>
        <w:t>[F02010.pdf]</w:t>
      </w:r>
    </w:p>
    <w:p w14:paraId="468D2D9A" w14:textId="77777777" w:rsidR="00641604" w:rsidRDefault="00641604" w:rsidP="000C1C20">
      <w:pPr>
        <w:pStyle w:val="CaptionedFigure"/>
      </w:pPr>
    </w:p>
    <w:p w14:paraId="14CD7DC2" w14:textId="77777777" w:rsidR="000C1C20" w:rsidRDefault="000C1C20" w:rsidP="000C1C20">
      <w:pPr>
        <w:pStyle w:val="CaptionedFigure"/>
      </w:pPr>
      <w:r>
        <w:rPr>
          <w:noProof/>
        </w:rPr>
        <w:drawing>
          <wp:inline distT="0" distB="0" distL="0" distR="0" wp14:anchorId="3BCDA5BA" wp14:editId="5B5BA251">
            <wp:extent cx="4602684" cy="3682147"/>
            <wp:effectExtent l="0" t="0" r="0" b="0"/>
            <wp:docPr id="74" name="Picture" descr="Figure 2-10 The same data as a bar chart"/>
            <wp:cNvGraphicFramePr/>
            <a:graphic xmlns:a="http://schemas.openxmlformats.org/drawingml/2006/main">
              <a:graphicData uri="http://schemas.openxmlformats.org/drawingml/2006/picture">
                <pic:pic xmlns:pic="http://schemas.openxmlformats.org/drawingml/2006/picture">
                  <pic:nvPicPr>
                    <pic:cNvPr id="75" name="Picture" descr="data-viz_files/figure-docx/gapminder-bar-1.png"/>
                    <pic:cNvPicPr>
                      <a:picLocks noChangeAspect="1" noChangeArrowheads="1"/>
                    </pic:cNvPicPr>
                  </pic:nvPicPr>
                  <pic:blipFill>
                    <a:blip r:embed="rId21"/>
                    <a:stretch>
                      <a:fillRect/>
                    </a:stretch>
                  </pic:blipFill>
                  <pic:spPr bwMode="auto">
                    <a:xfrm>
                      <a:off x="0" y="0"/>
                      <a:ext cx="4602684" cy="3682147"/>
                    </a:xfrm>
                    <a:prstGeom prst="rect">
                      <a:avLst/>
                    </a:prstGeom>
                    <a:noFill/>
                    <a:ln w="9525">
                      <a:noFill/>
                      <a:headEnd/>
                      <a:tailEnd/>
                    </a:ln>
                  </pic:spPr>
                </pic:pic>
              </a:graphicData>
            </a:graphic>
          </wp:inline>
        </w:drawing>
      </w:r>
    </w:p>
    <w:p w14:paraId="2A5E395E" w14:textId="700AC777" w:rsidR="000C1C20" w:rsidRDefault="000C1C20" w:rsidP="00752D8D">
      <w:pPr>
        <w:pStyle w:val="CaptionLine"/>
      </w:pPr>
      <w:r>
        <w:t>The data as a bar chart</w:t>
      </w:r>
    </w:p>
    <w:p w14:paraId="7BCBA655" w14:textId="0716FE00" w:rsidR="000C1C20" w:rsidRDefault="00A519CC" w:rsidP="00752D8D">
      <w:pPr>
        <w:pStyle w:val="Body"/>
      </w:pPr>
      <w:r>
        <w:t>As you can see, t</w:t>
      </w:r>
      <w:r w:rsidR="000C1C20">
        <w:t>he difference between a line chart and a bar chart isn’t as great as the Excel chart</w:t>
      </w:r>
      <w:r>
        <w:t>-</w:t>
      </w:r>
      <w:r w:rsidR="000C1C20">
        <w:t>type picker might have us think. Both can have the same aesthetic properties (namely, putting year</w:t>
      </w:r>
      <w:r>
        <w:t>s</w:t>
      </w:r>
      <w:r w:rsidR="000C1C20">
        <w:t xml:space="preserve"> on the x axis and life expectanc</w:t>
      </w:r>
      <w:r>
        <w:t>ies</w:t>
      </w:r>
      <w:r w:rsidR="000C1C20">
        <w:t xml:space="preserve"> on the y axis)</w:t>
      </w:r>
      <w:r>
        <w:t>.</w:t>
      </w:r>
      <w:r w:rsidR="000C1C20">
        <w:t xml:space="preserve"> </w:t>
      </w:r>
      <w:r>
        <w:t>They</w:t>
      </w:r>
      <w:r w:rsidR="000C1C20">
        <w:t xml:space="preserve"> simply use different geometric objects to visually represent the data.</w:t>
      </w:r>
    </w:p>
    <w:p w14:paraId="288C1359" w14:textId="14209402" w:rsidR="00084B79" w:rsidRDefault="001F3965" w:rsidP="001823FE">
      <w:pPr>
        <w:pStyle w:val="HeadB"/>
      </w:pPr>
      <w:bookmarkStart w:id="73" w:name="_Toc113535018"/>
      <w:r>
        <w:t xml:space="preserve">The </w:t>
      </w:r>
      <w:r w:rsidR="00A06D2B">
        <w:t>Third</w:t>
      </w:r>
      <w:r>
        <w:t xml:space="preserve"> Layer</w:t>
      </w:r>
      <w:r w:rsidR="00A06D2B">
        <w:t>: Altering Aesthetic Properties</w:t>
      </w:r>
      <w:bookmarkEnd w:id="73"/>
    </w:p>
    <w:p w14:paraId="4EB90D41" w14:textId="21E4F291" w:rsidR="000C1C20" w:rsidRDefault="000C1C20" w:rsidP="00752D8D">
      <w:pPr>
        <w:pStyle w:val="Body"/>
      </w:pPr>
      <w:r>
        <w:t xml:space="preserve">Before we return to the drought </w:t>
      </w:r>
      <w:ins w:id="74" w:author="David Keyes" w:date="2022-10-04T10:08:00Z">
        <w:r w:rsidR="00B22B86">
          <w:t>data visualization</w:t>
        </w:r>
      </w:ins>
      <w:r>
        <w:t xml:space="preserve">, let’s look at a few additional layers that can help us can alter our bar chart. </w:t>
      </w:r>
      <w:r w:rsidR="00A519CC">
        <w:t>S</w:t>
      </w:r>
      <w:r>
        <w:t xml:space="preserve">ay we want to change the color of our bars. In the grammar of graphics approach to chart-making, this means mapping some variable to the aesthetic property of </w:t>
      </w:r>
      <w:r w:rsidRPr="001823FE">
        <w:rPr>
          <w:rStyle w:val="Literal"/>
        </w:rPr>
        <w:t>fill</w:t>
      </w:r>
      <w:r w:rsidR="00A519CC" w:rsidRPr="001823FE">
        <w:t>.</w:t>
      </w:r>
      <w:r w:rsidRPr="00A519CC">
        <w:t xml:space="preserve"> </w:t>
      </w:r>
      <w:r>
        <w:t>(</w:t>
      </w:r>
      <w:r w:rsidR="00A519CC">
        <w:t>S</w:t>
      </w:r>
      <w:r>
        <w:t>lightly confusingly, the aesthetic property</w:t>
      </w:r>
      <w:r w:rsidR="00900A2A">
        <w:t xml:space="preserve"> of</w:t>
      </w:r>
      <w:r w:rsidRPr="00A519CC">
        <w:t xml:space="preserve"> </w:t>
      </w:r>
      <w:r w:rsidRPr="001823FE">
        <w:rPr>
          <w:rStyle w:val="Literal"/>
        </w:rPr>
        <w:t>color</w:t>
      </w:r>
      <w:r>
        <w:t xml:space="preserve"> would, for a bar chart, change</w:t>
      </w:r>
      <w:r w:rsidR="00A519CC">
        <w:t xml:space="preserve"> only</w:t>
      </w:r>
      <w:r>
        <w:t xml:space="preserve"> the outline of each bar). In the same way that we mapped </w:t>
      </w:r>
      <w:r w:rsidRPr="00385C82">
        <w:rPr>
          <w:rStyle w:val="Literal"/>
        </w:rPr>
        <w:t>year</w:t>
      </w:r>
      <w:r>
        <w:t xml:space="preserve"> to the x axis and y to </w:t>
      </w:r>
      <w:r w:rsidRPr="00385C82">
        <w:rPr>
          <w:rStyle w:val="Literal"/>
        </w:rPr>
        <w:t>lifeExp</w:t>
      </w:r>
      <w:r>
        <w:t xml:space="preserve">, we can also map </w:t>
      </w:r>
      <w:r w:rsidRPr="001823FE">
        <w:rPr>
          <w:rStyle w:val="Literal"/>
        </w:rPr>
        <w:t>fill</w:t>
      </w:r>
      <w:r>
        <w:t xml:space="preserve"> to a variable</w:t>
      </w:r>
      <w:r w:rsidR="00A519CC">
        <w:t>, such as</w:t>
      </w:r>
      <w:r>
        <w:t xml:space="preserve"> year</w:t>
      </w:r>
      <w:r w:rsidR="00A519CC">
        <w:t>:</w:t>
      </w:r>
    </w:p>
    <w:p w14:paraId="6DF1C030" w14:textId="77777777" w:rsidR="000C1C20" w:rsidRPr="00CD66AD" w:rsidRDefault="000C1C20" w:rsidP="00CD66AD">
      <w:pPr>
        <w:pStyle w:val="Code"/>
      </w:pPr>
      <w:r w:rsidRPr="00CD66AD">
        <w:rPr>
          <w:rStyle w:val="FunctionTok"/>
          <w:rFonts w:ascii="Courier" w:hAnsi="Courier"/>
          <w:i w:val="0"/>
          <w:sz w:val="17"/>
          <w:shd w:val="clear" w:color="auto" w:fill="auto"/>
        </w:rPr>
        <w:t>ggplot</w:t>
      </w:r>
      <w:r w:rsidRPr="00CD66AD">
        <w:t>(</w:t>
      </w:r>
      <w:r w:rsidRPr="00CD66AD">
        <w:br/>
        <w:t xml:space="preserve">  </w:t>
      </w:r>
      <w:r w:rsidRPr="00CD66AD">
        <w:rPr>
          <w:rStyle w:val="AttributeTok"/>
          <w:rFonts w:ascii="Courier" w:hAnsi="Courier"/>
          <w:i w:val="0"/>
          <w:color w:val="000000"/>
          <w:sz w:val="17"/>
          <w:shd w:val="clear" w:color="auto" w:fill="auto"/>
        </w:rPr>
        <w:t>data =</w:t>
      </w:r>
      <w:r w:rsidRPr="00CD66AD">
        <w:t xml:space="preserve"> gapminder_10_rows,</w:t>
      </w:r>
      <w:r w:rsidRPr="00CD66AD">
        <w:br/>
        <w:t xml:space="preserve">  </w:t>
      </w:r>
      <w:r w:rsidRPr="00CD66AD">
        <w:rPr>
          <w:rStyle w:val="AttributeTok"/>
          <w:rFonts w:ascii="Courier" w:hAnsi="Courier"/>
          <w:i w:val="0"/>
          <w:color w:val="000000"/>
          <w:sz w:val="17"/>
          <w:shd w:val="clear" w:color="auto" w:fill="auto"/>
        </w:rPr>
        <w:t>mapping =</w:t>
      </w:r>
      <w:r w:rsidRPr="00CD66AD">
        <w:t xml:space="preserve"> </w:t>
      </w:r>
      <w:r w:rsidRPr="00CD66AD">
        <w:rPr>
          <w:rStyle w:val="FunctionTok"/>
          <w:rFonts w:ascii="Courier" w:hAnsi="Courier"/>
          <w:i w:val="0"/>
          <w:sz w:val="17"/>
          <w:shd w:val="clear" w:color="auto" w:fill="auto"/>
        </w:rPr>
        <w:t>aes</w:t>
      </w:r>
      <w:r w:rsidRPr="00CD66AD">
        <w:t>(</w:t>
      </w:r>
      <w:r w:rsidRPr="00CD66AD">
        <w:br/>
        <w:t xml:space="preserve">    </w:t>
      </w:r>
      <w:r w:rsidRPr="00CD66AD">
        <w:rPr>
          <w:rStyle w:val="AttributeTok"/>
          <w:rFonts w:ascii="Courier" w:hAnsi="Courier"/>
          <w:i w:val="0"/>
          <w:color w:val="000000"/>
          <w:sz w:val="17"/>
          <w:shd w:val="clear" w:color="auto" w:fill="auto"/>
        </w:rPr>
        <w:t>x =</w:t>
      </w:r>
      <w:r w:rsidRPr="00CD66AD">
        <w:t xml:space="preserve"> year,</w:t>
      </w:r>
      <w:r w:rsidRPr="00CD66AD">
        <w:br/>
        <w:t xml:space="preserve">    </w:t>
      </w:r>
      <w:r w:rsidRPr="00CD66AD">
        <w:rPr>
          <w:rStyle w:val="AttributeTok"/>
          <w:rFonts w:ascii="Courier" w:hAnsi="Courier"/>
          <w:i w:val="0"/>
          <w:color w:val="000000"/>
          <w:sz w:val="17"/>
          <w:shd w:val="clear" w:color="auto" w:fill="auto"/>
        </w:rPr>
        <w:t>y =</w:t>
      </w:r>
      <w:r w:rsidRPr="00CD66AD">
        <w:t xml:space="preserve"> lifeExp,</w:t>
      </w:r>
      <w:r w:rsidRPr="00CD66AD">
        <w:br/>
        <w:t xml:space="preserve">    </w:t>
      </w:r>
      <w:r w:rsidRPr="00CD66AD">
        <w:rPr>
          <w:rStyle w:val="AttributeTok"/>
          <w:rFonts w:ascii="Courier" w:hAnsi="Courier"/>
          <w:i w:val="0"/>
          <w:color w:val="000000"/>
          <w:sz w:val="17"/>
          <w:shd w:val="clear" w:color="auto" w:fill="auto"/>
        </w:rPr>
        <w:t>fill =</w:t>
      </w:r>
      <w:r w:rsidRPr="00CD66AD">
        <w:t xml:space="preserve"> year</w:t>
      </w:r>
      <w:r w:rsidRPr="00CD66AD">
        <w:br/>
        <w:t xml:space="preserve">  )</w:t>
      </w:r>
      <w:r w:rsidRPr="00CD66AD">
        <w:br/>
        <w:t>) +</w:t>
      </w:r>
      <w:r w:rsidRPr="00CD66AD">
        <w:br/>
        <w:t xml:space="preserve">  </w:t>
      </w:r>
      <w:r w:rsidRPr="00CD66AD">
        <w:rPr>
          <w:rStyle w:val="FunctionTok"/>
          <w:rFonts w:ascii="Courier" w:hAnsi="Courier"/>
          <w:i w:val="0"/>
          <w:sz w:val="17"/>
          <w:shd w:val="clear" w:color="auto" w:fill="auto"/>
        </w:rPr>
        <w:t>geom_col</w:t>
      </w:r>
      <w:r w:rsidRPr="00CD66AD">
        <w:rPr>
          <w:rStyle w:val="NormalTok"/>
          <w:rFonts w:ascii="Courier" w:hAnsi="Courier"/>
          <w:i w:val="0"/>
          <w:sz w:val="17"/>
          <w:shd w:val="clear" w:color="auto" w:fill="auto"/>
        </w:rPr>
        <w:t>()</w:t>
      </w:r>
    </w:p>
    <w:p w14:paraId="0C33005D" w14:textId="205B3C64" w:rsidR="009819BF" w:rsidRDefault="001F3965" w:rsidP="001823FE">
      <w:pPr>
        <w:pStyle w:val="Body"/>
      </w:pPr>
      <w:r>
        <w:t>The result is shown in Figure 2-11.</w:t>
      </w:r>
      <w:r w:rsidR="00900A2A" w:rsidRPr="00900A2A">
        <w:t xml:space="preserve"> </w:t>
      </w:r>
      <w:r w:rsidR="00900A2A">
        <w:t>We see now that, for earlier years, the fill is darker, while for later years, it is lighter (the legend, added to the right of our plot, shows this).</w:t>
      </w:r>
    </w:p>
    <w:p w14:paraId="13E0B0B4" w14:textId="055E42BD" w:rsidR="009819BF" w:rsidRDefault="009819BF" w:rsidP="009819BF">
      <w:pPr>
        <w:pStyle w:val="GraphicSlug"/>
      </w:pPr>
      <w:r>
        <w:lastRenderedPageBreak/>
        <w:t>[F02011.pdf]</w:t>
      </w:r>
    </w:p>
    <w:p w14:paraId="7D507D37" w14:textId="77777777" w:rsidR="009819BF" w:rsidRDefault="009819BF" w:rsidP="000C1C20">
      <w:pPr>
        <w:pStyle w:val="CaptionedFigure"/>
      </w:pPr>
    </w:p>
    <w:p w14:paraId="6E66F0E3" w14:textId="64B13523" w:rsidR="000C1C20" w:rsidRDefault="000C1C20" w:rsidP="000C1C20">
      <w:pPr>
        <w:pStyle w:val="CaptionedFigure"/>
      </w:pPr>
      <w:r>
        <w:rPr>
          <w:noProof/>
        </w:rPr>
        <w:drawing>
          <wp:inline distT="0" distB="0" distL="0" distR="0" wp14:anchorId="656EDDC8" wp14:editId="693F321F">
            <wp:extent cx="4602684" cy="3682147"/>
            <wp:effectExtent l="0" t="0" r="0" b="0"/>
            <wp:docPr id="77" name="Picture" descr="Figure 2-11 The same chart, now with added colors"/>
            <wp:cNvGraphicFramePr/>
            <a:graphic xmlns:a="http://schemas.openxmlformats.org/drawingml/2006/main">
              <a:graphicData uri="http://schemas.openxmlformats.org/drawingml/2006/picture">
                <pic:pic xmlns:pic="http://schemas.openxmlformats.org/drawingml/2006/picture">
                  <pic:nvPicPr>
                    <pic:cNvPr id="78" name="Picture" descr="data-viz_files/figure-docx/gapminder-bar-colors-1.png"/>
                    <pic:cNvPicPr>
                      <a:picLocks noChangeAspect="1" noChangeArrowheads="1"/>
                    </pic:cNvPicPr>
                  </pic:nvPicPr>
                  <pic:blipFill>
                    <a:blip r:embed="rId22"/>
                    <a:stretch>
                      <a:fillRect/>
                    </a:stretch>
                  </pic:blipFill>
                  <pic:spPr bwMode="auto">
                    <a:xfrm>
                      <a:off x="0" y="0"/>
                      <a:ext cx="4602684" cy="3682147"/>
                    </a:xfrm>
                    <a:prstGeom prst="rect">
                      <a:avLst/>
                    </a:prstGeom>
                    <a:noFill/>
                    <a:ln w="9525">
                      <a:noFill/>
                      <a:headEnd/>
                      <a:tailEnd/>
                    </a:ln>
                  </pic:spPr>
                </pic:pic>
              </a:graphicData>
            </a:graphic>
          </wp:inline>
        </w:drawing>
      </w:r>
    </w:p>
    <w:p w14:paraId="7E34339D" w14:textId="44CB537A" w:rsidR="000C1C20" w:rsidRDefault="000C1C20" w:rsidP="00752D8D">
      <w:pPr>
        <w:pStyle w:val="CaptionLine"/>
      </w:pPr>
      <w:r>
        <w:t>The same chart, now with added colors</w:t>
      </w:r>
    </w:p>
    <w:p w14:paraId="33AD17AE" w14:textId="6A0C1747" w:rsidR="000C1C20" w:rsidRDefault="000C1C20" w:rsidP="00752D8D">
      <w:pPr>
        <w:pStyle w:val="Body"/>
      </w:pPr>
      <w:r>
        <w:t xml:space="preserve">What if we want to change the fill colors? For that, we use a new </w:t>
      </w:r>
      <w:r w:rsidRPr="001823FE">
        <w:rPr>
          <w:rStyle w:val="Italic"/>
        </w:rPr>
        <w:t>scale layer</w:t>
      </w:r>
      <w:r>
        <w:t xml:space="preserve">. In this case, I’ll use the </w:t>
      </w:r>
      <w:r w:rsidRPr="00385C82">
        <w:rPr>
          <w:rStyle w:val="Literal"/>
        </w:rPr>
        <w:t>scale_fill_viridis_c()</w:t>
      </w:r>
      <w:r>
        <w:t xml:space="preserve"> function</w:t>
      </w:r>
      <w:r w:rsidR="00900A2A">
        <w:t>.</w:t>
      </w:r>
      <w:r>
        <w:t xml:space="preserve"> </w:t>
      </w:r>
      <w:r w:rsidR="00900A2A">
        <w:t>T</w:t>
      </w:r>
      <w:r>
        <w:t xml:space="preserve">he </w:t>
      </w:r>
      <w:r w:rsidRPr="001823FE">
        <w:rPr>
          <w:rStyle w:val="Italic"/>
        </w:rPr>
        <w:t>c</w:t>
      </w:r>
      <w:r>
        <w:t xml:space="preserve"> at the end of the function name refers to the fact that the data is continuous</w:t>
      </w:r>
      <w:r w:rsidR="00900A2A">
        <w:t xml:space="preserve">, </w:t>
      </w:r>
      <w:ins w:id="75" w:author="David Keyes" w:date="2022-10-04T08:20:00Z">
        <w:r w:rsidR="001823FE">
          <w:t>meaning it can take any numeric value</w:t>
        </w:r>
      </w:ins>
      <w:r w:rsidR="00900A2A">
        <w:t>:</w:t>
      </w:r>
    </w:p>
    <w:p w14:paraId="4365C1DD" w14:textId="77777777" w:rsidR="000C1C20" w:rsidRPr="00190ECC" w:rsidRDefault="000C1C20" w:rsidP="00190ECC">
      <w:pPr>
        <w:pStyle w:val="Code"/>
      </w:pPr>
      <w:r w:rsidRPr="00190ECC">
        <w:rPr>
          <w:rStyle w:val="FunctionTok"/>
          <w:rFonts w:ascii="Courier" w:hAnsi="Courier"/>
          <w:i w:val="0"/>
          <w:sz w:val="17"/>
          <w:shd w:val="clear" w:color="auto" w:fill="auto"/>
        </w:rPr>
        <w:t>ggplot</w:t>
      </w:r>
      <w:r w:rsidRPr="00190ECC">
        <w:t>(</w:t>
      </w:r>
      <w:r w:rsidRPr="00190ECC">
        <w:br/>
        <w:t xml:space="preserve">  </w:t>
      </w:r>
      <w:r w:rsidRPr="00190ECC">
        <w:rPr>
          <w:rStyle w:val="AttributeTok"/>
          <w:rFonts w:ascii="Courier" w:hAnsi="Courier"/>
          <w:i w:val="0"/>
          <w:color w:val="000000"/>
          <w:sz w:val="17"/>
          <w:shd w:val="clear" w:color="auto" w:fill="auto"/>
        </w:rPr>
        <w:t>data =</w:t>
      </w:r>
      <w:r w:rsidRPr="00190ECC">
        <w:t xml:space="preserve"> gapminder_10_rows,</w:t>
      </w:r>
      <w:r w:rsidRPr="00190ECC">
        <w:br/>
        <w:t xml:space="preserve">  </w:t>
      </w:r>
      <w:r w:rsidRPr="00190ECC">
        <w:rPr>
          <w:rStyle w:val="AttributeTok"/>
          <w:rFonts w:ascii="Courier" w:hAnsi="Courier"/>
          <w:i w:val="0"/>
          <w:color w:val="000000"/>
          <w:sz w:val="17"/>
          <w:shd w:val="clear" w:color="auto" w:fill="auto"/>
        </w:rPr>
        <w:t>mapping =</w:t>
      </w:r>
      <w:r w:rsidRPr="00190ECC">
        <w:t xml:space="preserve"> </w:t>
      </w:r>
      <w:r w:rsidRPr="00190ECC">
        <w:rPr>
          <w:rStyle w:val="FunctionTok"/>
          <w:rFonts w:ascii="Courier" w:hAnsi="Courier"/>
          <w:i w:val="0"/>
          <w:sz w:val="17"/>
          <w:shd w:val="clear" w:color="auto" w:fill="auto"/>
        </w:rPr>
        <w:t>aes</w:t>
      </w:r>
      <w:r w:rsidRPr="00190ECC">
        <w:t>(</w:t>
      </w:r>
      <w:r w:rsidRPr="00190ECC">
        <w:br/>
        <w:t xml:space="preserve">    </w:t>
      </w:r>
      <w:r w:rsidRPr="00190ECC">
        <w:rPr>
          <w:rStyle w:val="AttributeTok"/>
          <w:rFonts w:ascii="Courier" w:hAnsi="Courier"/>
          <w:i w:val="0"/>
          <w:color w:val="000000"/>
          <w:sz w:val="17"/>
          <w:shd w:val="clear" w:color="auto" w:fill="auto"/>
        </w:rPr>
        <w:t>x =</w:t>
      </w:r>
      <w:r w:rsidRPr="00190ECC">
        <w:t xml:space="preserve"> year,</w:t>
      </w:r>
      <w:r w:rsidRPr="00190ECC">
        <w:br/>
        <w:t xml:space="preserve">    </w:t>
      </w:r>
      <w:r w:rsidRPr="00190ECC">
        <w:rPr>
          <w:rStyle w:val="AttributeTok"/>
          <w:rFonts w:ascii="Courier" w:hAnsi="Courier"/>
          <w:i w:val="0"/>
          <w:color w:val="000000"/>
          <w:sz w:val="17"/>
          <w:shd w:val="clear" w:color="auto" w:fill="auto"/>
        </w:rPr>
        <w:t>y =</w:t>
      </w:r>
      <w:r w:rsidRPr="00190ECC">
        <w:t xml:space="preserve"> lifeExp,</w:t>
      </w:r>
      <w:r w:rsidRPr="00190ECC">
        <w:br/>
        <w:t xml:space="preserve">    </w:t>
      </w:r>
      <w:r w:rsidRPr="00190ECC">
        <w:rPr>
          <w:rStyle w:val="AttributeTok"/>
          <w:rFonts w:ascii="Courier" w:hAnsi="Courier"/>
          <w:i w:val="0"/>
          <w:color w:val="000000"/>
          <w:sz w:val="17"/>
          <w:shd w:val="clear" w:color="auto" w:fill="auto"/>
        </w:rPr>
        <w:t>fill =</w:t>
      </w:r>
      <w:r w:rsidRPr="00190ECC">
        <w:t xml:space="preserve"> year</w:t>
      </w:r>
      <w:r w:rsidRPr="00190ECC">
        <w:br/>
        <w:t xml:space="preserve">  )</w:t>
      </w:r>
      <w:r w:rsidRPr="00190ECC">
        <w:br/>
        <w:t>) +</w:t>
      </w:r>
      <w:r w:rsidRPr="00190ECC">
        <w:br/>
        <w:t xml:space="preserve">  </w:t>
      </w:r>
      <w:r w:rsidRPr="00190ECC">
        <w:rPr>
          <w:rStyle w:val="FunctionTok"/>
          <w:rFonts w:ascii="Courier" w:hAnsi="Courier"/>
          <w:i w:val="0"/>
          <w:sz w:val="17"/>
          <w:shd w:val="clear" w:color="auto" w:fill="auto"/>
        </w:rPr>
        <w:t>geom_col</w:t>
      </w:r>
      <w:r w:rsidRPr="00190ECC">
        <w:t>() +</w:t>
      </w:r>
      <w:r w:rsidRPr="00190ECC">
        <w:br/>
        <w:t xml:space="preserve">  </w:t>
      </w:r>
      <w:r w:rsidRPr="00190ECC">
        <w:rPr>
          <w:rStyle w:val="FunctionTok"/>
          <w:rFonts w:ascii="Courier" w:hAnsi="Courier"/>
          <w:i w:val="0"/>
          <w:sz w:val="17"/>
          <w:shd w:val="clear" w:color="auto" w:fill="auto"/>
        </w:rPr>
        <w:t>scale_fill_viridis_c</w:t>
      </w:r>
      <w:r w:rsidRPr="00190ECC">
        <w:rPr>
          <w:rStyle w:val="NormalTok"/>
          <w:rFonts w:ascii="Courier" w:hAnsi="Courier"/>
          <w:i w:val="0"/>
          <w:sz w:val="17"/>
          <w:shd w:val="clear" w:color="auto" w:fill="auto"/>
        </w:rPr>
        <w:t>()</w:t>
      </w:r>
    </w:p>
    <w:p w14:paraId="3EE58A54" w14:textId="26070F30" w:rsidR="00900A2A" w:rsidRDefault="001F3965" w:rsidP="001823FE">
      <w:pPr>
        <w:pStyle w:val="Body"/>
      </w:pPr>
      <w:r>
        <w:t xml:space="preserve">This function changes the default palette to one that is colorblind-friendly and prints well in grayscale. </w:t>
      </w:r>
      <w:r w:rsidR="00900A2A" w:rsidRPr="001823FE">
        <w:t xml:space="preserve">The </w:t>
      </w:r>
      <w:r w:rsidR="00900A2A" w:rsidRPr="00385C82">
        <w:rPr>
          <w:rStyle w:val="Literal"/>
        </w:rPr>
        <w:t>scale_fill_viridis_c()</w:t>
      </w:r>
      <w:r w:rsidR="00900A2A">
        <w:t xml:space="preserve"> function is just one of many that start with </w:t>
      </w:r>
      <w:r w:rsidR="00900A2A" w:rsidRPr="00385C82">
        <w:rPr>
          <w:rStyle w:val="Literal"/>
        </w:rPr>
        <w:t>scale_</w:t>
      </w:r>
      <w:r w:rsidR="00900A2A">
        <w:t xml:space="preserve"> and can alter the fill </w:t>
      </w:r>
      <w:commentRangeStart w:id="76"/>
      <w:r w:rsidR="00900A2A">
        <w:t>scale</w:t>
      </w:r>
      <w:commentRangeEnd w:id="76"/>
      <w:r w:rsidR="00F5232D">
        <w:rPr>
          <w:rStyle w:val="CommentReference"/>
          <w:rFonts w:ascii="Times New Roman" w:hAnsi="Times New Roman" w:cs="Times New Roman"/>
          <w:color w:val="auto"/>
          <w:lang w:val="en-CA"/>
        </w:rPr>
        <w:commentReference w:id="76"/>
      </w:r>
      <w:r w:rsidR="00900A2A">
        <w:t>.</w:t>
      </w:r>
    </w:p>
    <w:p w14:paraId="3AB2CB6A" w14:textId="6BBCA3D1" w:rsidR="00A06D2B" w:rsidRDefault="00A06D2B" w:rsidP="00C169B9">
      <w:pPr>
        <w:pStyle w:val="HeadB"/>
      </w:pPr>
      <w:bookmarkStart w:id="77" w:name="_Toc113535019"/>
      <w:r>
        <w:t>The Fourth Layer: Setting a Theme</w:t>
      </w:r>
      <w:bookmarkEnd w:id="77"/>
    </w:p>
    <w:p w14:paraId="1723FDDF" w14:textId="55A2FDBC" w:rsidR="00F302B0" w:rsidRDefault="000C1C20" w:rsidP="00084B79">
      <w:pPr>
        <w:pStyle w:val="Body"/>
      </w:pPr>
      <w:r>
        <w:t xml:space="preserve">A final layer we’ll look at is the theme layer. This layer allows us to change the overall look-and-feel of plots (plot backgrounds, grid lines, </w:t>
      </w:r>
      <w:r w:rsidR="00900A2A">
        <w:t>and so on</w:t>
      </w:r>
      <w:r>
        <w:t xml:space="preserve">). Just as there are a number of </w:t>
      </w:r>
      <w:r w:rsidRPr="00385C82">
        <w:rPr>
          <w:rStyle w:val="Literal"/>
        </w:rPr>
        <w:t>scale_</w:t>
      </w:r>
      <w:r>
        <w:t xml:space="preserve"> functions, there are also a number of functions that start with </w:t>
      </w:r>
      <w:r w:rsidRPr="00385C82">
        <w:rPr>
          <w:rStyle w:val="Literal"/>
        </w:rPr>
        <w:t>theme_</w:t>
      </w:r>
      <w:r>
        <w:t xml:space="preserve">. </w:t>
      </w:r>
      <w:r w:rsidR="00900A2A">
        <w:t>Here</w:t>
      </w:r>
      <w:r>
        <w:t xml:space="preserve">, </w:t>
      </w:r>
      <w:del w:id="78" w:author="David Keyes" w:date="2022-10-04T08:21:00Z">
        <w:r w:rsidDel="00C169B9">
          <w:delText xml:space="preserve">I’ve </w:delText>
        </w:r>
      </w:del>
      <w:ins w:id="79" w:author="David Keyes" w:date="2022-10-04T08:21:00Z">
        <w:r w:rsidR="00C169B9">
          <w:t xml:space="preserve">we’ve </w:t>
        </w:r>
      </w:ins>
      <w:r>
        <w:t xml:space="preserve">added </w:t>
      </w:r>
      <w:r w:rsidRPr="00385C82">
        <w:rPr>
          <w:rStyle w:val="Literal"/>
        </w:rPr>
        <w:t>theme_minimal()</w:t>
      </w:r>
      <w:r w:rsidR="00900A2A">
        <w:t>:</w:t>
      </w:r>
      <w:r>
        <w:t xml:space="preserve"> </w:t>
      </w:r>
    </w:p>
    <w:p w14:paraId="4ED307E0" w14:textId="77777777" w:rsidR="000C1C20" w:rsidRPr="009A4DD6" w:rsidRDefault="000C1C20" w:rsidP="009A4DD6">
      <w:pPr>
        <w:pStyle w:val="Code"/>
      </w:pPr>
      <w:r w:rsidRPr="009A4DD6">
        <w:rPr>
          <w:rStyle w:val="FunctionTok"/>
          <w:rFonts w:ascii="Courier" w:hAnsi="Courier"/>
          <w:i w:val="0"/>
          <w:sz w:val="17"/>
          <w:shd w:val="clear" w:color="auto" w:fill="auto"/>
        </w:rPr>
        <w:lastRenderedPageBreak/>
        <w:t>ggplot</w:t>
      </w:r>
      <w:r w:rsidRPr="009A4DD6">
        <w:t>(</w:t>
      </w:r>
      <w:r w:rsidRPr="009A4DD6">
        <w:br/>
        <w:t xml:space="preserve">  </w:t>
      </w:r>
      <w:r w:rsidRPr="009A4DD6">
        <w:rPr>
          <w:rStyle w:val="AttributeTok"/>
          <w:rFonts w:ascii="Courier" w:hAnsi="Courier"/>
          <w:i w:val="0"/>
          <w:color w:val="000000"/>
          <w:sz w:val="17"/>
          <w:shd w:val="clear" w:color="auto" w:fill="auto"/>
        </w:rPr>
        <w:t>data =</w:t>
      </w:r>
      <w:r w:rsidRPr="009A4DD6">
        <w:t xml:space="preserve"> gapminder_10_rows,</w:t>
      </w:r>
      <w:r w:rsidRPr="009A4DD6">
        <w:br/>
        <w:t xml:space="preserve">  </w:t>
      </w:r>
      <w:r w:rsidRPr="009A4DD6">
        <w:rPr>
          <w:rStyle w:val="AttributeTok"/>
          <w:rFonts w:ascii="Courier" w:hAnsi="Courier"/>
          <w:i w:val="0"/>
          <w:color w:val="000000"/>
          <w:sz w:val="17"/>
          <w:shd w:val="clear" w:color="auto" w:fill="auto"/>
        </w:rPr>
        <w:t>mapping =</w:t>
      </w:r>
      <w:r w:rsidRPr="009A4DD6">
        <w:t xml:space="preserve"> </w:t>
      </w:r>
      <w:r w:rsidRPr="009A4DD6">
        <w:rPr>
          <w:rStyle w:val="FunctionTok"/>
          <w:rFonts w:ascii="Courier" w:hAnsi="Courier"/>
          <w:i w:val="0"/>
          <w:sz w:val="17"/>
          <w:shd w:val="clear" w:color="auto" w:fill="auto"/>
        </w:rPr>
        <w:t>aes</w:t>
      </w:r>
      <w:r w:rsidRPr="009A4DD6">
        <w:t>(</w:t>
      </w:r>
      <w:r w:rsidRPr="009A4DD6">
        <w:br/>
        <w:t xml:space="preserve">    </w:t>
      </w:r>
      <w:r w:rsidRPr="009A4DD6">
        <w:rPr>
          <w:rStyle w:val="AttributeTok"/>
          <w:rFonts w:ascii="Courier" w:hAnsi="Courier"/>
          <w:i w:val="0"/>
          <w:color w:val="000000"/>
          <w:sz w:val="17"/>
          <w:shd w:val="clear" w:color="auto" w:fill="auto"/>
        </w:rPr>
        <w:t>x =</w:t>
      </w:r>
      <w:r w:rsidRPr="009A4DD6">
        <w:t xml:space="preserve"> year,</w:t>
      </w:r>
      <w:r w:rsidRPr="009A4DD6">
        <w:br/>
        <w:t xml:space="preserve">    </w:t>
      </w:r>
      <w:r w:rsidRPr="009A4DD6">
        <w:rPr>
          <w:rStyle w:val="AttributeTok"/>
          <w:rFonts w:ascii="Courier" w:hAnsi="Courier"/>
          <w:i w:val="0"/>
          <w:color w:val="000000"/>
          <w:sz w:val="17"/>
          <w:shd w:val="clear" w:color="auto" w:fill="auto"/>
        </w:rPr>
        <w:t>y =</w:t>
      </w:r>
      <w:r w:rsidRPr="009A4DD6">
        <w:t xml:space="preserve"> lifeExp,</w:t>
      </w:r>
      <w:r w:rsidRPr="009A4DD6">
        <w:br/>
        <w:t xml:space="preserve">    </w:t>
      </w:r>
      <w:r w:rsidRPr="009A4DD6">
        <w:rPr>
          <w:rStyle w:val="AttributeTok"/>
          <w:rFonts w:ascii="Courier" w:hAnsi="Courier"/>
          <w:i w:val="0"/>
          <w:color w:val="000000"/>
          <w:sz w:val="17"/>
          <w:shd w:val="clear" w:color="auto" w:fill="auto"/>
        </w:rPr>
        <w:t>fill =</w:t>
      </w:r>
      <w:r w:rsidRPr="009A4DD6">
        <w:t xml:space="preserve"> year</w:t>
      </w:r>
      <w:r w:rsidRPr="009A4DD6">
        <w:br/>
        <w:t xml:space="preserve">  )</w:t>
      </w:r>
      <w:r w:rsidRPr="009A4DD6">
        <w:br/>
        <w:t>) +</w:t>
      </w:r>
      <w:r w:rsidRPr="009A4DD6">
        <w:br/>
        <w:t xml:space="preserve">  </w:t>
      </w:r>
      <w:r w:rsidRPr="009A4DD6">
        <w:rPr>
          <w:rStyle w:val="FunctionTok"/>
          <w:rFonts w:ascii="Courier" w:hAnsi="Courier"/>
          <w:i w:val="0"/>
          <w:sz w:val="17"/>
          <w:shd w:val="clear" w:color="auto" w:fill="auto"/>
        </w:rPr>
        <w:t>geom_col</w:t>
      </w:r>
      <w:r w:rsidRPr="009A4DD6">
        <w:t>() +</w:t>
      </w:r>
      <w:r w:rsidRPr="009A4DD6">
        <w:br/>
        <w:t xml:space="preserve">  </w:t>
      </w:r>
      <w:r w:rsidRPr="009A4DD6">
        <w:rPr>
          <w:rStyle w:val="FunctionTok"/>
          <w:rFonts w:ascii="Courier" w:hAnsi="Courier"/>
          <w:i w:val="0"/>
          <w:sz w:val="17"/>
          <w:shd w:val="clear" w:color="auto" w:fill="auto"/>
        </w:rPr>
        <w:t>scale_fill_viridis_c</w:t>
      </w:r>
      <w:r w:rsidRPr="009A4DD6">
        <w:t>() +</w:t>
      </w:r>
      <w:r w:rsidRPr="009A4DD6">
        <w:br/>
        <w:t xml:space="preserve">  </w:t>
      </w:r>
      <w:r w:rsidRPr="009A4DD6">
        <w:rPr>
          <w:rStyle w:val="FunctionTok"/>
          <w:rFonts w:ascii="Courier" w:hAnsi="Courier"/>
          <w:i w:val="0"/>
          <w:sz w:val="17"/>
          <w:shd w:val="clear" w:color="auto" w:fill="auto"/>
        </w:rPr>
        <w:t>theme_minimal</w:t>
      </w:r>
      <w:r w:rsidRPr="009A4DD6">
        <w:rPr>
          <w:rStyle w:val="NormalTok"/>
          <w:rFonts w:ascii="Courier" w:hAnsi="Courier"/>
          <w:i w:val="0"/>
          <w:sz w:val="17"/>
          <w:shd w:val="clear" w:color="auto" w:fill="auto"/>
        </w:rPr>
        <w:t>()</w:t>
      </w:r>
    </w:p>
    <w:p w14:paraId="13452E20" w14:textId="2E01807F" w:rsidR="00191CC9" w:rsidRDefault="00900A2A">
      <w:pPr>
        <w:pStyle w:val="Body"/>
        <w:pPrChange w:id="80" w:author="Frances" w:date="2022-09-08T12:33:00Z">
          <w:pPr>
            <w:pStyle w:val="GraphicSlug"/>
          </w:pPr>
        </w:pPrChange>
      </w:pPr>
      <w:bookmarkStart w:id="81" w:name="OLE_LINK2"/>
      <w:r>
        <w:t>Notice in Figure 2-1</w:t>
      </w:r>
      <w:r w:rsidR="00904148">
        <w:t>2</w:t>
      </w:r>
      <w:r>
        <w:t xml:space="preserve"> that this theme starts to declutter our plot.</w:t>
      </w:r>
    </w:p>
    <w:bookmarkEnd w:id="81"/>
    <w:p w14:paraId="08791343" w14:textId="6000A19F" w:rsidR="00191CC9" w:rsidRDefault="00191CC9" w:rsidP="00191CC9">
      <w:pPr>
        <w:pStyle w:val="GraphicSlug"/>
      </w:pPr>
      <w:r>
        <w:t>[F02013.pdf]</w:t>
      </w:r>
    </w:p>
    <w:p w14:paraId="143D231F" w14:textId="77777777" w:rsidR="00191CC9" w:rsidRDefault="00191CC9" w:rsidP="000C1C20">
      <w:pPr>
        <w:pStyle w:val="CaptionedFigure"/>
      </w:pPr>
    </w:p>
    <w:p w14:paraId="10E1F83E" w14:textId="046E3D95" w:rsidR="000C1C20" w:rsidRDefault="000C1C20" w:rsidP="000C1C20">
      <w:pPr>
        <w:pStyle w:val="CaptionedFigure"/>
      </w:pPr>
      <w:r>
        <w:rPr>
          <w:noProof/>
        </w:rPr>
        <w:drawing>
          <wp:inline distT="0" distB="0" distL="0" distR="0" wp14:anchorId="33979A51" wp14:editId="5A07EBD1">
            <wp:extent cx="4602684" cy="3682147"/>
            <wp:effectExtent l="0" t="0" r="0" b="0"/>
            <wp:docPr id="83" name="Picture" descr="Figure 2-13 The same chart with theme_minimal() added"/>
            <wp:cNvGraphicFramePr/>
            <a:graphic xmlns:a="http://schemas.openxmlformats.org/drawingml/2006/main">
              <a:graphicData uri="http://schemas.openxmlformats.org/drawingml/2006/picture">
                <pic:pic xmlns:pic="http://schemas.openxmlformats.org/drawingml/2006/picture">
                  <pic:nvPicPr>
                    <pic:cNvPr id="84" name="Picture" descr="data-viz_files/figure-docx/gapminder-theme-1.png"/>
                    <pic:cNvPicPr>
                      <a:picLocks noChangeAspect="1" noChangeArrowheads="1"/>
                    </pic:cNvPicPr>
                  </pic:nvPicPr>
                  <pic:blipFill>
                    <a:blip r:embed="rId23"/>
                    <a:stretch>
                      <a:fillRect/>
                    </a:stretch>
                  </pic:blipFill>
                  <pic:spPr bwMode="auto">
                    <a:xfrm>
                      <a:off x="0" y="0"/>
                      <a:ext cx="4602684" cy="3682147"/>
                    </a:xfrm>
                    <a:prstGeom prst="rect">
                      <a:avLst/>
                    </a:prstGeom>
                    <a:noFill/>
                    <a:ln w="9525">
                      <a:noFill/>
                      <a:headEnd/>
                      <a:tailEnd/>
                    </a:ln>
                  </pic:spPr>
                </pic:pic>
              </a:graphicData>
            </a:graphic>
          </wp:inline>
        </w:drawing>
      </w:r>
    </w:p>
    <w:p w14:paraId="47FD0A29" w14:textId="6336F37E" w:rsidR="000C1C20" w:rsidRDefault="000C1C20" w:rsidP="00752D8D">
      <w:pPr>
        <w:pStyle w:val="CaptionLine"/>
      </w:pPr>
      <w:r>
        <w:t xml:space="preserve">The same chart with </w:t>
      </w:r>
      <w:r w:rsidRPr="00B22B86">
        <w:rPr>
          <w:rStyle w:val="Literal"/>
        </w:rPr>
        <w:t>theme_minimal()</w:t>
      </w:r>
      <w:r>
        <w:t xml:space="preserve"> added</w:t>
      </w:r>
    </w:p>
    <w:p w14:paraId="23B407CA" w14:textId="613AF1D1" w:rsidR="000C1C20" w:rsidRPr="00536D28" w:rsidDel="00DB18A2" w:rsidRDefault="000C1C20" w:rsidP="00B22B86">
      <w:pPr>
        <w:pStyle w:val="Body"/>
      </w:pPr>
      <w:r>
        <w:t xml:space="preserve">We’ve now seen why Hadley Wickham described </w:t>
      </w:r>
      <w:r w:rsidRPr="00E75AFA">
        <w:t xml:space="preserve">the </w:t>
      </w:r>
      <w:r w:rsidRPr="00B22B86">
        <w:t>ggplot2</w:t>
      </w:r>
      <w:r w:rsidRPr="00E75AFA">
        <w:t xml:space="preserve"> package</w:t>
      </w:r>
      <w:r>
        <w:t xml:space="preserve"> as using a layered grammar of graphics. It </w:t>
      </w:r>
      <w:r w:rsidR="00F62BF1">
        <w:t>implements</w:t>
      </w:r>
      <w:r>
        <w:t xml:space="preserve"> Wilkinson’s theory through the creation of multiple layers</w:t>
      </w:r>
      <w:r w:rsidR="00900A2A">
        <w:t xml:space="preserve">. </w:t>
      </w:r>
      <w:r w:rsidRPr="00536D28" w:rsidDel="00DB18A2">
        <w:t>First, we select variables to map to aesthetic properties</w:t>
      </w:r>
      <w:r w:rsidR="00F62BF1">
        <w:t>,</w:t>
      </w:r>
      <w:r w:rsidRPr="00536D28" w:rsidDel="00DB18A2">
        <w:t xml:space="preserve"> such as x or y ax</w:t>
      </w:r>
      <w:r w:rsidR="00F62BF1">
        <w:t>e</w:t>
      </w:r>
      <w:r w:rsidRPr="00536D28" w:rsidDel="00DB18A2">
        <w:t>s, color</w:t>
      </w:r>
      <w:r w:rsidR="00F62BF1">
        <w:t xml:space="preserve">, and </w:t>
      </w:r>
      <w:r w:rsidRPr="00536D28" w:rsidDel="00DB18A2">
        <w:t>fill</w:t>
      </w:r>
      <w:r w:rsidR="00900A2A">
        <w:t xml:space="preserve">. </w:t>
      </w:r>
      <w:r w:rsidRPr="00536D28" w:rsidDel="00DB18A2">
        <w:t>Second, we choose the geometric object (</w:t>
      </w:r>
      <w:r w:rsidR="00F62BF1">
        <w:t>or</w:t>
      </w:r>
      <w:r w:rsidRPr="00536D28" w:rsidDel="00DB18A2">
        <w:t xml:space="preserve"> geom) we want to use to represent our data</w:t>
      </w:r>
      <w:r w:rsidR="00900A2A">
        <w:t xml:space="preserve">. </w:t>
      </w:r>
      <w:r w:rsidRPr="00536D28" w:rsidDel="00DB18A2">
        <w:t xml:space="preserve">Third, if we want to change aesthetic properties (for example, </w:t>
      </w:r>
      <w:r w:rsidR="00396615">
        <w:t xml:space="preserve">to </w:t>
      </w:r>
      <w:r w:rsidRPr="00536D28" w:rsidDel="00DB18A2">
        <w:t>us</w:t>
      </w:r>
      <w:r w:rsidR="00396615">
        <w:t>e</w:t>
      </w:r>
      <w:r w:rsidRPr="00536D28" w:rsidDel="00DB18A2">
        <w:t xml:space="preserve"> a different palette), we do this with a </w:t>
      </w:r>
      <w:r w:rsidRPr="00F62BF1" w:rsidDel="00DB18A2">
        <w:rPr>
          <w:rStyle w:val="Literal"/>
        </w:rPr>
        <w:t>scale_</w:t>
      </w:r>
      <w:r w:rsidRPr="00536D28" w:rsidDel="00DB18A2">
        <w:t xml:space="preserve"> function</w:t>
      </w:r>
      <w:r w:rsidR="00900A2A">
        <w:t xml:space="preserve">. </w:t>
      </w:r>
      <w:r w:rsidRPr="00536D28" w:rsidDel="00DB18A2">
        <w:t xml:space="preserve">Fourth, we use a </w:t>
      </w:r>
      <w:r w:rsidRPr="00F62BF1" w:rsidDel="00DB18A2">
        <w:rPr>
          <w:rStyle w:val="Literal"/>
        </w:rPr>
        <w:t>theme_</w:t>
      </w:r>
      <w:r w:rsidRPr="00536D28" w:rsidDel="00DB18A2">
        <w:t xml:space="preserve"> function to set the overall look-and-feel of our plot.</w:t>
      </w:r>
    </w:p>
    <w:p w14:paraId="4C9B95D7" w14:textId="41282313" w:rsidR="000C1C20" w:rsidRDefault="00F62BF1" w:rsidP="00116F10">
      <w:pPr>
        <w:pStyle w:val="Body"/>
      </w:pPr>
      <w:r>
        <w:t>W</w:t>
      </w:r>
      <w:r w:rsidR="000C1C20">
        <w:t>e could improve the plot we’ve been working on</w:t>
      </w:r>
      <w:r>
        <w:t xml:space="preserve"> in many ways</w:t>
      </w:r>
      <w:r w:rsidR="000C1C20">
        <w:t xml:space="preserve">. But rather than </w:t>
      </w:r>
      <w:r w:rsidR="00396615">
        <w:t xml:space="preserve">adding to </w:t>
      </w:r>
      <w:r w:rsidR="000C1C20">
        <w:t xml:space="preserve">an ugly plot, let’s instead return to the drought </w:t>
      </w:r>
      <w:ins w:id="82" w:author="David Keyes" w:date="2022-10-04T10:08:00Z">
        <w:r w:rsidR="00B22B86">
          <w:t>data visualization</w:t>
        </w:r>
      </w:ins>
      <w:r w:rsidR="000C1C20">
        <w:t xml:space="preserve"> </w:t>
      </w:r>
      <w:r w:rsidR="00396615">
        <w:t>by</w:t>
      </w:r>
      <w:r w:rsidR="000C1C20">
        <w:t xml:space="preserve"> Cédric Scherer and Georgios Karamanis. Going through their code will show us some familiar aspects of ggplot and </w:t>
      </w:r>
      <w:r>
        <w:t>reveal</w:t>
      </w:r>
      <w:r w:rsidR="000C1C20">
        <w:t xml:space="preserve"> tips on how to make high-quality data visualization with R.</w:t>
      </w:r>
    </w:p>
    <w:p w14:paraId="07D0418F" w14:textId="444FC28E" w:rsidR="000C1C20" w:rsidRDefault="000C1C20" w:rsidP="00FC53A9">
      <w:pPr>
        <w:pStyle w:val="HeadA"/>
      </w:pPr>
      <w:bookmarkStart w:id="83" w:name="_Toc113535020"/>
      <w:bookmarkStart w:id="84" w:name="recreating-the-drought-visualization"/>
      <w:bookmarkEnd w:id="31"/>
      <w:r>
        <w:lastRenderedPageBreak/>
        <w:t>Recreating the Drought Visualization</w:t>
      </w:r>
      <w:ins w:id="85" w:author="Frances" w:date="2022-09-08T12:36:00Z">
        <w:r w:rsidR="00F62BF1">
          <w:t xml:space="preserve"> with ggplot</w:t>
        </w:r>
      </w:ins>
      <w:bookmarkEnd w:id="83"/>
    </w:p>
    <w:p w14:paraId="5B6FC65E" w14:textId="6EF7F1E4" w:rsidR="000C1C20" w:rsidRDefault="000C1C20" w:rsidP="00116F10">
      <w:pPr>
        <w:pStyle w:val="Body"/>
      </w:pPr>
      <w:r>
        <w:t xml:space="preserve">The </w:t>
      </w:r>
      <w:r w:rsidR="00396615">
        <w:t xml:space="preserve">drought visualization </w:t>
      </w:r>
      <w:r>
        <w:t xml:space="preserve">code relies on a combination of ggplot fundamentals and some less-well-known tweaks that make it really shine. In order to understand how </w:t>
      </w:r>
      <w:ins w:id="86" w:author="David Keyes" w:date="2022-10-04T10:08:00Z">
        <w:r w:rsidR="00B22B86">
          <w:t>Scherer and Karamanis</w:t>
        </w:r>
      </w:ins>
      <w:r>
        <w:t xml:space="preserve"> made their data vi</w:t>
      </w:r>
      <w:ins w:id="87" w:author="David Keyes" w:date="2022-10-04T10:08:00Z">
        <w:r w:rsidR="00B22B86">
          <w:t>sualization</w:t>
        </w:r>
      </w:ins>
      <w:r>
        <w:t xml:space="preserve">, we’ll start out with a simplified version of their code. We’ll build it up layer by layer, adding elements </w:t>
      </w:r>
      <w:r w:rsidR="00FD12C1">
        <w:t>as we go</w:t>
      </w:r>
      <w:r>
        <w:t>. </w:t>
      </w:r>
    </w:p>
    <w:p w14:paraId="0A45D9AF" w14:textId="141B385C" w:rsidR="006F57FE" w:rsidRDefault="008774DE" w:rsidP="0026726F">
      <w:pPr>
        <w:pStyle w:val="HeadB"/>
      </w:pPr>
      <w:bookmarkStart w:id="88" w:name="_Toc113535021"/>
      <w:commentRangeStart w:id="89"/>
      <w:r>
        <w:t>Plotting One Region and Year</w:t>
      </w:r>
      <w:bookmarkEnd w:id="88"/>
      <w:commentRangeEnd w:id="89"/>
      <w:r w:rsidR="00162752">
        <w:rPr>
          <w:rStyle w:val="CommentReference"/>
          <w:rFonts w:ascii="Calibri" w:eastAsiaTheme="minorHAnsi" w:hAnsi="Calibri" w:cs="Times New Roman"/>
          <w:b w:val="0"/>
          <w:bCs w:val="0"/>
          <w:i w:val="0"/>
          <w:iCs w:val="0"/>
          <w:color w:val="auto"/>
          <w:lang w:eastAsia="en-US"/>
        </w:rPr>
        <w:commentReference w:id="89"/>
      </w:r>
    </w:p>
    <w:p w14:paraId="6A19DF8F" w14:textId="42586873" w:rsidR="000C1C20" w:rsidRDefault="000C1C20" w:rsidP="00752D8D">
      <w:pPr>
        <w:pStyle w:val="Body"/>
      </w:pPr>
      <w:r>
        <w:t xml:space="preserve">Let’s start by looking at </w:t>
      </w:r>
      <w:r w:rsidR="002E5ED2">
        <w:t xml:space="preserve">just </w:t>
      </w:r>
      <w:r>
        <w:t>one region (</w:t>
      </w:r>
      <w:r w:rsidR="002E5ED2">
        <w:t xml:space="preserve">the </w:t>
      </w:r>
      <w:r>
        <w:t xml:space="preserve">Southwest) in one year (2003). First, we filter our data and save it as a new object called </w:t>
      </w:r>
      <w:r w:rsidRPr="00385C82">
        <w:rPr>
          <w:rStyle w:val="Literal"/>
        </w:rPr>
        <w:t>southwest_2003</w:t>
      </w:r>
      <w:r>
        <w:t>.</w:t>
      </w:r>
    </w:p>
    <w:p w14:paraId="7DA261DD" w14:textId="77777777" w:rsidR="000C1C20" w:rsidRPr="00203400" w:rsidRDefault="000C1C20" w:rsidP="00203400">
      <w:pPr>
        <w:pStyle w:val="Code"/>
      </w:pPr>
      <w:r w:rsidRPr="00203400">
        <w:rPr>
          <w:rStyle w:val="NormalTok"/>
          <w:rFonts w:ascii="Courier" w:hAnsi="Courier"/>
          <w:i w:val="0"/>
          <w:sz w:val="17"/>
          <w:shd w:val="clear" w:color="auto" w:fill="auto"/>
        </w:rPr>
        <w:t xml:space="preserve">southwest_2003 </w:t>
      </w:r>
      <w:r w:rsidRPr="00203400">
        <w:rPr>
          <w:rStyle w:val="OtherTok"/>
          <w:rFonts w:ascii="Courier" w:hAnsi="Courier"/>
          <w:i w:val="0"/>
          <w:color w:val="000000"/>
          <w:sz w:val="17"/>
          <w:shd w:val="clear" w:color="auto" w:fill="auto"/>
        </w:rPr>
        <w:t>&lt;-</w:t>
      </w:r>
      <w:r w:rsidRPr="00203400">
        <w:rPr>
          <w:rStyle w:val="NormalTok"/>
          <w:rFonts w:ascii="Courier" w:hAnsi="Courier"/>
          <w:i w:val="0"/>
          <w:sz w:val="17"/>
          <w:shd w:val="clear" w:color="auto" w:fill="auto"/>
        </w:rPr>
        <w:t xml:space="preserve"> dm_perc_cat_hubs </w:t>
      </w:r>
      <w:r w:rsidRPr="00203400">
        <w:rPr>
          <w:rStyle w:val="SpecialCharTok"/>
          <w:rFonts w:ascii="Courier" w:hAnsi="Courier"/>
          <w:i w:val="0"/>
          <w:sz w:val="17"/>
          <w:shd w:val="clear" w:color="auto" w:fill="auto"/>
        </w:rPr>
        <w:t>%&gt;%</w:t>
      </w:r>
      <w:r w:rsidRPr="00203400">
        <w:br/>
      </w:r>
      <w:r w:rsidRPr="00203400">
        <w:rPr>
          <w:rStyle w:val="NormalTok"/>
          <w:rFonts w:ascii="Courier" w:hAnsi="Courier"/>
          <w:i w:val="0"/>
          <w:sz w:val="17"/>
          <w:shd w:val="clear" w:color="auto" w:fill="auto"/>
        </w:rPr>
        <w:t xml:space="preserve">  </w:t>
      </w:r>
      <w:r w:rsidRPr="00203400">
        <w:rPr>
          <w:rStyle w:val="FunctionTok"/>
          <w:rFonts w:ascii="Courier" w:hAnsi="Courier"/>
          <w:i w:val="0"/>
          <w:sz w:val="17"/>
          <w:shd w:val="clear" w:color="auto" w:fill="auto"/>
        </w:rPr>
        <w:t>filter</w:t>
      </w:r>
      <w:r w:rsidRPr="00203400">
        <w:rPr>
          <w:rStyle w:val="NormalTok"/>
          <w:rFonts w:ascii="Courier" w:hAnsi="Courier"/>
          <w:i w:val="0"/>
          <w:sz w:val="17"/>
          <w:shd w:val="clear" w:color="auto" w:fill="auto"/>
        </w:rPr>
        <w:t xml:space="preserve">(hub </w:t>
      </w:r>
      <w:r w:rsidRPr="00203400">
        <w:rPr>
          <w:rStyle w:val="SpecialCharTok"/>
          <w:rFonts w:ascii="Courier" w:hAnsi="Courier"/>
          <w:i w:val="0"/>
          <w:sz w:val="17"/>
          <w:shd w:val="clear" w:color="auto" w:fill="auto"/>
        </w:rPr>
        <w:t>==</w:t>
      </w:r>
      <w:r w:rsidRPr="00203400">
        <w:rPr>
          <w:rStyle w:val="NormalTok"/>
          <w:rFonts w:ascii="Courier" w:hAnsi="Courier"/>
          <w:i w:val="0"/>
          <w:sz w:val="17"/>
          <w:shd w:val="clear" w:color="auto" w:fill="auto"/>
        </w:rPr>
        <w:t xml:space="preserve"> </w:t>
      </w:r>
      <w:r w:rsidRPr="00203400">
        <w:rPr>
          <w:rStyle w:val="StringTok"/>
          <w:rFonts w:ascii="Courier" w:hAnsi="Courier"/>
          <w:i w:val="0"/>
          <w:color w:val="000000"/>
          <w:sz w:val="17"/>
          <w:shd w:val="clear" w:color="auto" w:fill="auto"/>
        </w:rPr>
        <w:t>"Southwest"</w:t>
      </w:r>
      <w:r w:rsidRPr="00203400">
        <w:rPr>
          <w:rStyle w:val="NormalTok"/>
          <w:rFonts w:ascii="Courier" w:hAnsi="Courier"/>
          <w:i w:val="0"/>
          <w:sz w:val="17"/>
          <w:shd w:val="clear" w:color="auto" w:fill="auto"/>
        </w:rPr>
        <w:t xml:space="preserve">) </w:t>
      </w:r>
      <w:r w:rsidRPr="00203400">
        <w:rPr>
          <w:rStyle w:val="SpecialCharTok"/>
          <w:rFonts w:ascii="Courier" w:hAnsi="Courier"/>
          <w:i w:val="0"/>
          <w:sz w:val="17"/>
          <w:shd w:val="clear" w:color="auto" w:fill="auto"/>
        </w:rPr>
        <w:t>%&gt;%</w:t>
      </w:r>
      <w:r w:rsidRPr="00203400">
        <w:br/>
      </w:r>
      <w:r w:rsidRPr="00203400">
        <w:rPr>
          <w:rStyle w:val="NormalTok"/>
          <w:rFonts w:ascii="Courier" w:hAnsi="Courier"/>
          <w:i w:val="0"/>
          <w:sz w:val="17"/>
          <w:shd w:val="clear" w:color="auto" w:fill="auto"/>
        </w:rPr>
        <w:t xml:space="preserve">  </w:t>
      </w:r>
      <w:r w:rsidRPr="00203400">
        <w:rPr>
          <w:rStyle w:val="FunctionTok"/>
          <w:rFonts w:ascii="Courier" w:hAnsi="Courier"/>
          <w:i w:val="0"/>
          <w:sz w:val="17"/>
          <w:shd w:val="clear" w:color="auto" w:fill="auto"/>
        </w:rPr>
        <w:t>filter</w:t>
      </w:r>
      <w:r w:rsidRPr="00203400">
        <w:rPr>
          <w:rStyle w:val="NormalTok"/>
          <w:rFonts w:ascii="Courier" w:hAnsi="Courier"/>
          <w:i w:val="0"/>
          <w:sz w:val="17"/>
          <w:shd w:val="clear" w:color="auto" w:fill="auto"/>
        </w:rPr>
        <w:t xml:space="preserve">(year </w:t>
      </w:r>
      <w:r w:rsidRPr="00203400">
        <w:rPr>
          <w:rStyle w:val="SpecialCharTok"/>
          <w:rFonts w:ascii="Courier" w:hAnsi="Courier"/>
          <w:i w:val="0"/>
          <w:sz w:val="17"/>
          <w:shd w:val="clear" w:color="auto" w:fill="auto"/>
        </w:rPr>
        <w:t>==</w:t>
      </w:r>
      <w:r w:rsidRPr="00203400">
        <w:rPr>
          <w:rStyle w:val="NormalTok"/>
          <w:rFonts w:ascii="Courier" w:hAnsi="Courier"/>
          <w:i w:val="0"/>
          <w:sz w:val="17"/>
          <w:shd w:val="clear" w:color="auto" w:fill="auto"/>
        </w:rPr>
        <w:t xml:space="preserve"> </w:t>
      </w:r>
      <w:r w:rsidRPr="00203400">
        <w:rPr>
          <w:rStyle w:val="DecValTok"/>
          <w:rFonts w:ascii="Courier" w:hAnsi="Courier"/>
          <w:i w:val="0"/>
          <w:color w:val="000000"/>
          <w:sz w:val="17"/>
          <w:shd w:val="clear" w:color="auto" w:fill="auto"/>
        </w:rPr>
        <w:t>2003</w:t>
      </w:r>
      <w:r w:rsidRPr="00203400">
        <w:rPr>
          <w:rStyle w:val="NormalTok"/>
          <w:rFonts w:ascii="Courier" w:hAnsi="Courier"/>
          <w:i w:val="0"/>
          <w:sz w:val="17"/>
          <w:shd w:val="clear" w:color="auto" w:fill="auto"/>
        </w:rPr>
        <w:t>)</w:t>
      </w:r>
    </w:p>
    <w:p w14:paraId="59915139" w14:textId="77777777" w:rsidR="000C1C20" w:rsidRDefault="000C1C20" w:rsidP="00116F10">
      <w:pPr>
        <w:pStyle w:val="Body"/>
      </w:pPr>
      <w:r>
        <w:t>We can take a look at this object to see the variables we have to work with:</w:t>
      </w:r>
    </w:p>
    <w:p w14:paraId="23F52204" w14:textId="77777777" w:rsidR="000C1C20" w:rsidRPr="006E0CAE" w:rsidRDefault="000C1C20" w:rsidP="006E0CAE">
      <w:pPr>
        <w:pStyle w:val="Code"/>
      </w:pPr>
      <w:r w:rsidRPr="006E0CAE">
        <w:rPr>
          <w:rStyle w:val="NormalTok"/>
          <w:rFonts w:ascii="Courier" w:hAnsi="Courier"/>
          <w:i w:val="0"/>
          <w:sz w:val="17"/>
          <w:shd w:val="clear" w:color="auto" w:fill="auto"/>
        </w:rPr>
        <w:t xml:space="preserve">southwest_2003 </w:t>
      </w:r>
      <w:r w:rsidRPr="006E0CAE">
        <w:rPr>
          <w:rStyle w:val="SpecialCharTok"/>
          <w:rFonts w:ascii="Courier" w:hAnsi="Courier"/>
          <w:i w:val="0"/>
          <w:sz w:val="17"/>
          <w:shd w:val="clear" w:color="auto" w:fill="auto"/>
        </w:rPr>
        <w:t>%&gt;%</w:t>
      </w:r>
      <w:r w:rsidRPr="006E0CAE">
        <w:br/>
      </w:r>
      <w:r w:rsidRPr="006E0CAE">
        <w:rPr>
          <w:rStyle w:val="NormalTok"/>
          <w:rFonts w:ascii="Courier" w:hAnsi="Courier"/>
          <w:i w:val="0"/>
          <w:sz w:val="17"/>
          <w:shd w:val="clear" w:color="auto" w:fill="auto"/>
        </w:rPr>
        <w:t xml:space="preserve">  </w:t>
      </w:r>
      <w:r w:rsidRPr="006E0CAE">
        <w:rPr>
          <w:rStyle w:val="FunctionTok"/>
          <w:rFonts w:ascii="Courier" w:hAnsi="Courier"/>
          <w:i w:val="0"/>
          <w:sz w:val="17"/>
          <w:shd w:val="clear" w:color="auto" w:fill="auto"/>
        </w:rPr>
        <w:t>slice</w:t>
      </w:r>
      <w:r w:rsidRPr="006E0CAE">
        <w:rPr>
          <w:rStyle w:val="NormalTok"/>
          <w:rFonts w:ascii="Courier" w:hAnsi="Courier"/>
          <w:i w:val="0"/>
          <w:sz w:val="17"/>
          <w:shd w:val="clear" w:color="auto" w:fill="auto"/>
        </w:rPr>
        <w:t>(</w:t>
      </w:r>
      <w:r w:rsidRPr="006E0CAE">
        <w:rPr>
          <w:rStyle w:val="DecValTok"/>
          <w:rFonts w:ascii="Courier" w:hAnsi="Courier"/>
          <w:i w:val="0"/>
          <w:color w:val="000000"/>
          <w:sz w:val="17"/>
          <w:shd w:val="clear" w:color="auto" w:fill="auto"/>
        </w:rPr>
        <w:t>1</w:t>
      </w:r>
      <w:r w:rsidRPr="006E0CAE">
        <w:rPr>
          <w:rStyle w:val="SpecialCharTok"/>
          <w:rFonts w:ascii="Courier" w:hAnsi="Courier"/>
          <w:i w:val="0"/>
          <w:sz w:val="17"/>
          <w:shd w:val="clear" w:color="auto" w:fill="auto"/>
        </w:rPr>
        <w:t>:</w:t>
      </w:r>
      <w:r w:rsidRPr="006E0CAE">
        <w:rPr>
          <w:rStyle w:val="DecValTok"/>
          <w:rFonts w:ascii="Courier" w:hAnsi="Courier"/>
          <w:i w:val="0"/>
          <w:color w:val="000000"/>
          <w:sz w:val="17"/>
          <w:shd w:val="clear" w:color="auto" w:fill="auto"/>
        </w:rPr>
        <w:t>10</w:t>
      </w:r>
      <w:r w:rsidRPr="006E0CAE">
        <w:rPr>
          <w:rStyle w:val="NormalTok"/>
          <w:rFonts w:ascii="Courier" w:hAnsi="Courier"/>
          <w:i w:val="0"/>
          <w:sz w:val="17"/>
          <w:shd w:val="clear" w:color="auto" w:fill="auto"/>
        </w:rPr>
        <w:t>)</w:t>
      </w:r>
      <w:r w:rsidRPr="006E0CAE">
        <w:br/>
      </w:r>
      <w:r w:rsidRPr="006E0CAE">
        <w:rPr>
          <w:rStyle w:val="CommentTok"/>
          <w:rFonts w:ascii="Courier" w:hAnsi="Courier"/>
          <w:color w:val="000000"/>
          <w:sz w:val="17"/>
          <w:shd w:val="clear" w:color="auto" w:fill="auto"/>
        </w:rPr>
        <w:t>#&gt; # A tibble: 10 × 7</w:t>
      </w:r>
      <w:r w:rsidRPr="006E0CAE">
        <w:br/>
      </w:r>
      <w:r w:rsidRPr="006E0CAE">
        <w:rPr>
          <w:rStyle w:val="CommentTok"/>
          <w:rFonts w:ascii="Courier" w:hAnsi="Courier"/>
          <w:color w:val="000000"/>
          <w:sz w:val="17"/>
          <w:shd w:val="clear" w:color="auto" w:fill="auto"/>
        </w:rPr>
        <w:t>#&gt;    date       hub       category perce…¹  year  week max_w…²</w:t>
      </w:r>
      <w:r w:rsidRPr="006E0CAE">
        <w:br/>
      </w:r>
      <w:r w:rsidRPr="006E0CAE">
        <w:rPr>
          <w:rStyle w:val="CommentTok"/>
          <w:rFonts w:ascii="Courier" w:hAnsi="Courier"/>
          <w:color w:val="000000"/>
          <w:sz w:val="17"/>
          <w:shd w:val="clear" w:color="auto" w:fill="auto"/>
        </w:rPr>
        <w:t>#&gt;    &lt;date&gt;     &lt;fct&gt;     &lt;fct&gt;      &lt;dbl&gt; &lt;dbl&gt; &lt;dbl&gt;   &lt;dbl&gt;</w:t>
      </w:r>
      <w:r w:rsidRPr="006E0CAE">
        <w:br/>
      </w:r>
      <w:r w:rsidRPr="006E0CAE">
        <w:rPr>
          <w:rStyle w:val="CommentTok"/>
          <w:rFonts w:ascii="Courier" w:hAnsi="Courier"/>
          <w:color w:val="000000"/>
          <w:sz w:val="17"/>
          <w:shd w:val="clear" w:color="auto" w:fill="auto"/>
        </w:rPr>
        <w:t>#&gt;  1 2003-12-30 Southwest D0        0.0718  2003    52      52</w:t>
      </w:r>
      <w:r w:rsidRPr="006E0CAE">
        <w:br/>
      </w:r>
      <w:r w:rsidRPr="006E0CAE">
        <w:rPr>
          <w:rStyle w:val="CommentTok"/>
          <w:rFonts w:ascii="Courier" w:hAnsi="Courier"/>
          <w:color w:val="000000"/>
          <w:sz w:val="17"/>
          <w:shd w:val="clear" w:color="auto" w:fill="auto"/>
        </w:rPr>
        <w:t>#&gt;  2 2003-12-30 Southwest D1        0.0828  2003    52      52</w:t>
      </w:r>
      <w:r w:rsidRPr="006E0CAE">
        <w:br/>
      </w:r>
      <w:r w:rsidRPr="006E0CAE">
        <w:rPr>
          <w:rStyle w:val="CommentTok"/>
          <w:rFonts w:ascii="Courier" w:hAnsi="Courier"/>
          <w:color w:val="000000"/>
          <w:sz w:val="17"/>
          <w:shd w:val="clear" w:color="auto" w:fill="auto"/>
        </w:rPr>
        <w:t>#&gt;  3 2003-12-30 Southwest D2        0.269   2003    52      52</w:t>
      </w:r>
      <w:r w:rsidRPr="006E0CAE">
        <w:br/>
      </w:r>
      <w:r w:rsidRPr="006E0CAE">
        <w:rPr>
          <w:rStyle w:val="CommentTok"/>
          <w:rFonts w:ascii="Courier" w:hAnsi="Courier"/>
          <w:color w:val="000000"/>
          <w:sz w:val="17"/>
          <w:shd w:val="clear" w:color="auto" w:fill="auto"/>
        </w:rPr>
        <w:t>#&gt;  4 2003-12-30 Southwest D3        0.311   2003    52      52</w:t>
      </w:r>
      <w:r w:rsidRPr="006E0CAE">
        <w:br/>
      </w:r>
      <w:r w:rsidRPr="006E0CAE">
        <w:rPr>
          <w:rStyle w:val="CommentTok"/>
          <w:rFonts w:ascii="Courier" w:hAnsi="Courier"/>
          <w:color w:val="000000"/>
          <w:sz w:val="17"/>
          <w:shd w:val="clear" w:color="auto" w:fill="auto"/>
        </w:rPr>
        <w:t>#&gt;  5 2003-12-30 Southwest D4        0.0796  2003    52      52</w:t>
      </w:r>
      <w:r w:rsidRPr="006E0CAE">
        <w:br/>
      </w:r>
      <w:r w:rsidRPr="006E0CAE">
        <w:rPr>
          <w:rStyle w:val="CommentTok"/>
          <w:rFonts w:ascii="Courier" w:hAnsi="Courier"/>
          <w:color w:val="000000"/>
          <w:sz w:val="17"/>
          <w:shd w:val="clear" w:color="auto" w:fill="auto"/>
        </w:rPr>
        <w:t>#&gt;  6 2003-12-23 Southwest D0        0.0823  2003    51      52</w:t>
      </w:r>
      <w:r w:rsidRPr="006E0CAE">
        <w:br/>
      </w:r>
      <w:r w:rsidRPr="006E0CAE">
        <w:rPr>
          <w:rStyle w:val="CommentTok"/>
          <w:rFonts w:ascii="Courier" w:hAnsi="Courier"/>
          <w:color w:val="000000"/>
          <w:sz w:val="17"/>
          <w:shd w:val="clear" w:color="auto" w:fill="auto"/>
        </w:rPr>
        <w:t>#&gt;  7 2003-12-23 Southwest D1        0.131   2003    51      52</w:t>
      </w:r>
      <w:r w:rsidRPr="006E0CAE">
        <w:br/>
      </w:r>
      <w:r w:rsidRPr="006E0CAE">
        <w:rPr>
          <w:rStyle w:val="CommentTok"/>
          <w:rFonts w:ascii="Courier" w:hAnsi="Courier"/>
          <w:color w:val="000000"/>
          <w:sz w:val="17"/>
          <w:shd w:val="clear" w:color="auto" w:fill="auto"/>
        </w:rPr>
        <w:t>#&gt;  8 2003-12-23 Southwest D2        0.189   2003    51      52</w:t>
      </w:r>
      <w:r w:rsidRPr="006E0CAE">
        <w:br/>
      </w:r>
      <w:r w:rsidRPr="006E0CAE">
        <w:rPr>
          <w:rStyle w:val="CommentTok"/>
          <w:rFonts w:ascii="Courier" w:hAnsi="Courier"/>
          <w:color w:val="000000"/>
          <w:sz w:val="17"/>
          <w:shd w:val="clear" w:color="auto" w:fill="auto"/>
        </w:rPr>
        <w:t>#&gt;  9 2003-12-23 Southwest D3        0.382   2003    51      52</w:t>
      </w:r>
      <w:r w:rsidRPr="006E0CAE">
        <w:br/>
      </w:r>
      <w:r w:rsidRPr="006E0CAE">
        <w:rPr>
          <w:rStyle w:val="CommentTok"/>
          <w:rFonts w:ascii="Courier" w:hAnsi="Courier"/>
          <w:color w:val="000000"/>
          <w:sz w:val="17"/>
          <w:shd w:val="clear" w:color="auto" w:fill="auto"/>
        </w:rPr>
        <w:t>#&gt; 10 2003-12-23 Southwest D4        0.0828  2003    51      52</w:t>
      </w:r>
      <w:r w:rsidRPr="006E0CAE">
        <w:br/>
      </w:r>
      <w:r w:rsidRPr="006E0CAE">
        <w:rPr>
          <w:rStyle w:val="CommentTok"/>
          <w:rFonts w:ascii="Courier" w:hAnsi="Courier"/>
          <w:color w:val="000000"/>
          <w:sz w:val="17"/>
          <w:shd w:val="clear" w:color="auto" w:fill="auto"/>
        </w:rPr>
        <w:t>#&gt; # … with abbreviated variable names ¹​percentage, ²​max_week</w:t>
      </w:r>
    </w:p>
    <w:p w14:paraId="280CA994" w14:textId="7E730AA9" w:rsidR="00396615" w:rsidRDefault="00396615" w:rsidP="008774DE">
      <w:pPr>
        <w:pStyle w:val="Body"/>
      </w:pPr>
      <w:r>
        <w:t xml:space="preserve">The </w:t>
      </w:r>
      <w:r w:rsidRPr="0026726F">
        <w:rPr>
          <w:rStyle w:val="Literal"/>
        </w:rPr>
        <w:t>date</w:t>
      </w:r>
      <w:r>
        <w:t xml:space="preserve"> variable represents the start date of the week </w:t>
      </w:r>
      <w:r w:rsidR="008774DE">
        <w:t>in which</w:t>
      </w:r>
      <w:r>
        <w:t xml:space="preserve"> the observation</w:t>
      </w:r>
      <w:r w:rsidR="008774DE">
        <w:t xml:space="preserve"> took place</w:t>
      </w:r>
      <w:r>
        <w:t xml:space="preserve">. The </w:t>
      </w:r>
      <w:r w:rsidRPr="0026726F">
        <w:rPr>
          <w:rStyle w:val="Literal"/>
        </w:rPr>
        <w:t>hub</w:t>
      </w:r>
      <w:r>
        <w:t xml:space="preserve"> variable is the region, and </w:t>
      </w:r>
      <w:r w:rsidRPr="0026726F">
        <w:rPr>
          <w:rStyle w:val="Literal"/>
        </w:rPr>
        <w:t>category</w:t>
      </w:r>
      <w:r>
        <w:t xml:space="preserve"> is level of drought (a value of </w:t>
      </w:r>
      <w:r w:rsidRPr="0026726F">
        <w:rPr>
          <w:rStyle w:val="Literal"/>
        </w:rPr>
        <w:t>D0</w:t>
      </w:r>
      <w:r>
        <w:t xml:space="preserve"> indicates the lowest level of drought, while </w:t>
      </w:r>
      <w:r w:rsidRPr="0026726F">
        <w:rPr>
          <w:rStyle w:val="Literal"/>
        </w:rPr>
        <w:t>D5</w:t>
      </w:r>
      <w:r>
        <w:t xml:space="preserve"> indicates the highest level). The </w:t>
      </w:r>
      <w:r w:rsidRPr="0026726F">
        <w:rPr>
          <w:rStyle w:val="Literal"/>
        </w:rPr>
        <w:t>percentage</w:t>
      </w:r>
      <w:r w:rsidR="008774DE">
        <w:t xml:space="preserve"> variable</w:t>
      </w:r>
      <w:r>
        <w:t xml:space="preserve"> </w:t>
      </w:r>
      <w:r w:rsidR="008774DE">
        <w:t xml:space="preserve">is the </w:t>
      </w:r>
      <w:r>
        <w:t xml:space="preserve">percentage of that region that is in that </w:t>
      </w:r>
      <w:r w:rsidR="0070690E">
        <w:t xml:space="preserve">drought </w:t>
      </w:r>
      <w:r>
        <w:t>category</w:t>
      </w:r>
      <w:r w:rsidR="008774DE">
        <w:t>, ranging from</w:t>
      </w:r>
      <w:r>
        <w:t xml:space="preserve"> </w:t>
      </w:r>
      <w:r w:rsidRPr="0026726F">
        <w:rPr>
          <w:rStyle w:val="Literal"/>
        </w:rPr>
        <w:t>0</w:t>
      </w:r>
      <w:r>
        <w:t xml:space="preserve"> </w:t>
      </w:r>
      <w:r w:rsidR="008774DE">
        <w:t>to</w:t>
      </w:r>
      <w:r>
        <w:t xml:space="preserve"> </w:t>
      </w:r>
      <w:r w:rsidRPr="0026726F">
        <w:rPr>
          <w:rStyle w:val="Literal"/>
        </w:rPr>
        <w:t>1</w:t>
      </w:r>
      <w:r w:rsidR="008774DE">
        <w:t xml:space="preserve">. The </w:t>
      </w:r>
      <w:r w:rsidRPr="0026726F">
        <w:rPr>
          <w:rStyle w:val="Literal"/>
        </w:rPr>
        <w:t>year</w:t>
      </w:r>
      <w:r w:rsidR="008774DE">
        <w:t xml:space="preserve"> and </w:t>
      </w:r>
      <w:r w:rsidR="008774DE" w:rsidRPr="0026726F">
        <w:rPr>
          <w:rStyle w:val="Literal"/>
        </w:rPr>
        <w:t>week</w:t>
      </w:r>
      <w:r w:rsidR="008774DE">
        <w:t xml:space="preserve"> variables are the</w:t>
      </w:r>
      <w:r>
        <w:t xml:space="preserve"> observation year</w:t>
      </w:r>
      <w:r w:rsidR="008774DE">
        <w:t xml:space="preserve"> and </w:t>
      </w:r>
      <w:r>
        <w:t>week number (</w:t>
      </w:r>
      <w:r w:rsidR="008774DE">
        <w:t xml:space="preserve">beginning with </w:t>
      </w:r>
      <w:r>
        <w:t>week 1)</w:t>
      </w:r>
      <w:r w:rsidR="008774DE">
        <w:t xml:space="preserve">. The </w:t>
      </w:r>
      <w:r w:rsidRPr="0026726F">
        <w:rPr>
          <w:rStyle w:val="Literal"/>
        </w:rPr>
        <w:t>max_week</w:t>
      </w:r>
      <w:r w:rsidR="008774DE">
        <w:t xml:space="preserve"> variable is</w:t>
      </w:r>
      <w:r>
        <w:t xml:space="preserve"> the maximum number of weeks in a given year</w:t>
      </w:r>
      <w:r w:rsidR="008774DE">
        <w:t>.</w:t>
      </w:r>
    </w:p>
    <w:p w14:paraId="675E62A6" w14:textId="442F4542" w:rsidR="0070690E" w:rsidRDefault="000C1C20" w:rsidP="006F57FE">
      <w:pPr>
        <w:pStyle w:val="Body"/>
      </w:pPr>
      <w:r>
        <w:t xml:space="preserve">Now we can use this </w:t>
      </w:r>
      <w:r w:rsidRPr="00385C82">
        <w:rPr>
          <w:rStyle w:val="Literal"/>
        </w:rPr>
        <w:t>southwest_2003</w:t>
      </w:r>
      <w:r>
        <w:t xml:space="preserve"> object for our plotting</w:t>
      </w:r>
      <w:r w:rsidR="0070690E">
        <w:t>:</w:t>
      </w:r>
      <w:r>
        <w:t xml:space="preserve"> </w:t>
      </w:r>
    </w:p>
    <w:p w14:paraId="1054332A" w14:textId="09B13295" w:rsidR="0070690E" w:rsidRDefault="0070690E" w:rsidP="00B6782A">
      <w:pPr>
        <w:pStyle w:val="Code"/>
      </w:pPr>
      <w:r w:rsidRPr="007A1701">
        <w:rPr>
          <w:rStyle w:val="FunctionTok"/>
          <w:rFonts w:ascii="Courier" w:hAnsi="Courier"/>
          <w:i w:val="0"/>
          <w:sz w:val="17"/>
          <w:shd w:val="clear" w:color="auto" w:fill="auto"/>
        </w:rPr>
        <w:t>ggplot</w:t>
      </w:r>
      <w:r w:rsidRPr="007A1701">
        <w:rPr>
          <w:rStyle w:val="NormalTok"/>
          <w:rFonts w:ascii="Courier" w:hAnsi="Courier"/>
          <w:i w:val="0"/>
          <w:sz w:val="17"/>
          <w:shd w:val="clear" w:color="auto" w:fill="auto"/>
        </w:rPr>
        <w:t>(</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data =</w:t>
      </w:r>
      <w:r w:rsidRPr="007A1701">
        <w:rPr>
          <w:rStyle w:val="NormalTok"/>
          <w:rFonts w:ascii="Courier" w:hAnsi="Courier"/>
          <w:i w:val="0"/>
          <w:sz w:val="17"/>
          <w:shd w:val="clear" w:color="auto" w:fill="auto"/>
        </w:rPr>
        <w:t xml:space="preserve"> southwest_2003,</w:t>
      </w:r>
      <w:r w:rsidRPr="007A1701">
        <w:br/>
      </w:r>
      <w:r w:rsidRPr="007A1701">
        <w:rPr>
          <w:rStyle w:val="NormalTok"/>
          <w:rFonts w:ascii="Courier" w:hAnsi="Courier"/>
          <w:i w:val="0"/>
          <w:sz w:val="17"/>
          <w:shd w:val="clear" w:color="auto" w:fill="auto"/>
        </w:rPr>
        <w:t xml:space="preserve">  </w:t>
      </w:r>
      <w:r w:rsidRPr="007A1701">
        <w:rPr>
          <w:rStyle w:val="FunctionTok"/>
          <w:rFonts w:ascii="Courier" w:hAnsi="Courier"/>
          <w:i w:val="0"/>
          <w:sz w:val="17"/>
          <w:shd w:val="clear" w:color="auto" w:fill="auto"/>
        </w:rPr>
        <w:t>aes</w:t>
      </w:r>
      <w:r w:rsidRPr="007A1701">
        <w:rPr>
          <w:rStyle w:val="NormalTok"/>
          <w:rFonts w:ascii="Courier" w:hAnsi="Courier"/>
          <w:i w:val="0"/>
          <w:sz w:val="17"/>
          <w:shd w:val="clear" w:color="auto" w:fill="auto"/>
        </w:rPr>
        <w:t>(</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x =</w:t>
      </w:r>
      <w:r w:rsidRPr="007A1701">
        <w:rPr>
          <w:rStyle w:val="NormalTok"/>
          <w:rFonts w:ascii="Courier" w:hAnsi="Courier"/>
          <w:i w:val="0"/>
          <w:sz w:val="17"/>
          <w:shd w:val="clear" w:color="auto" w:fill="auto"/>
        </w:rPr>
        <w:t xml:space="preserve"> week,</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y =</w:t>
      </w:r>
      <w:r w:rsidRPr="007A1701">
        <w:rPr>
          <w:rStyle w:val="NormalTok"/>
          <w:rFonts w:ascii="Courier" w:hAnsi="Courier"/>
          <w:i w:val="0"/>
          <w:sz w:val="17"/>
          <w:shd w:val="clear" w:color="auto" w:fill="auto"/>
        </w:rPr>
        <w:t xml:space="preserve"> percentage,</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fill =</w:t>
      </w:r>
      <w:r w:rsidRPr="007A1701">
        <w:rPr>
          <w:rStyle w:val="NormalTok"/>
          <w:rFonts w:ascii="Courier" w:hAnsi="Courier"/>
          <w:i w:val="0"/>
          <w:sz w:val="17"/>
          <w:shd w:val="clear" w:color="auto" w:fill="auto"/>
        </w:rPr>
        <w:t xml:space="preserve"> category</w:t>
      </w:r>
      <w:r w:rsidRPr="007A1701">
        <w:br/>
      </w:r>
      <w:r w:rsidRPr="007A1701">
        <w:rPr>
          <w:rStyle w:val="NormalTok"/>
          <w:rFonts w:ascii="Courier" w:hAnsi="Courier"/>
          <w:i w:val="0"/>
          <w:sz w:val="17"/>
          <w:shd w:val="clear" w:color="auto" w:fill="auto"/>
        </w:rPr>
        <w:t xml:space="preserve">  )</w:t>
      </w:r>
      <w:r w:rsidRPr="007A1701">
        <w:br/>
      </w:r>
      <w:r w:rsidRPr="007A1701">
        <w:rPr>
          <w:rStyle w:val="NormalTok"/>
          <w:rFonts w:ascii="Courier" w:hAnsi="Courier"/>
          <w:i w:val="0"/>
          <w:sz w:val="17"/>
          <w:shd w:val="clear" w:color="auto" w:fill="auto"/>
        </w:rPr>
        <w:t xml:space="preserve">) </w:t>
      </w:r>
      <w:r w:rsidRPr="007A1701">
        <w:rPr>
          <w:rStyle w:val="SpecialCharTok"/>
          <w:rFonts w:ascii="Courier" w:hAnsi="Courier"/>
          <w:i w:val="0"/>
          <w:sz w:val="17"/>
          <w:shd w:val="clear" w:color="auto" w:fill="auto"/>
        </w:rPr>
        <w:t>+</w:t>
      </w:r>
      <w:r w:rsidRPr="007A1701">
        <w:br/>
      </w:r>
      <w:r w:rsidRPr="007A1701">
        <w:rPr>
          <w:rStyle w:val="NormalTok"/>
          <w:rFonts w:ascii="Courier" w:hAnsi="Courier"/>
          <w:i w:val="0"/>
          <w:sz w:val="17"/>
          <w:shd w:val="clear" w:color="auto" w:fill="auto"/>
        </w:rPr>
        <w:t xml:space="preserve">  </w:t>
      </w:r>
      <w:r w:rsidRPr="007A1701">
        <w:rPr>
          <w:rStyle w:val="FunctionTok"/>
          <w:rFonts w:ascii="Courier" w:hAnsi="Courier"/>
          <w:i w:val="0"/>
          <w:sz w:val="17"/>
          <w:shd w:val="clear" w:color="auto" w:fill="auto"/>
        </w:rPr>
        <w:t>geom_col</w:t>
      </w:r>
      <w:r w:rsidRPr="007A1701">
        <w:rPr>
          <w:rStyle w:val="NormalTok"/>
          <w:rFonts w:ascii="Courier" w:hAnsi="Courier"/>
          <w:i w:val="0"/>
          <w:sz w:val="17"/>
          <w:shd w:val="clear" w:color="auto" w:fill="auto"/>
        </w:rPr>
        <w:t>()</w:t>
      </w:r>
    </w:p>
    <w:p w14:paraId="62D335A4" w14:textId="58C563AD" w:rsidR="002B5B83" w:rsidRDefault="000C1C20" w:rsidP="006F57FE">
      <w:pPr>
        <w:pStyle w:val="Body"/>
      </w:pPr>
      <w:r>
        <w:t xml:space="preserve">In the </w:t>
      </w:r>
      <w:r w:rsidRPr="00385C82">
        <w:rPr>
          <w:rStyle w:val="Literal"/>
        </w:rPr>
        <w:t>ggplot()</w:t>
      </w:r>
      <w:r>
        <w:t xml:space="preserve"> function, we tell R to put </w:t>
      </w:r>
      <w:r w:rsidRPr="00B6782A">
        <w:rPr>
          <w:rStyle w:val="Literal"/>
        </w:rPr>
        <w:t>week</w:t>
      </w:r>
      <w:r>
        <w:t xml:space="preserve"> on the x axis</w:t>
      </w:r>
      <w:r w:rsidR="008774DE">
        <w:t xml:space="preserve"> and</w:t>
      </w:r>
      <w:r>
        <w:t xml:space="preserve"> </w:t>
      </w:r>
      <w:r w:rsidRPr="00B6782A">
        <w:rPr>
          <w:rStyle w:val="Literal"/>
        </w:rPr>
        <w:t>percentage</w:t>
      </w:r>
      <w:r>
        <w:t xml:space="preserve"> on the y axis</w:t>
      </w:r>
      <w:r w:rsidR="008774DE">
        <w:t>.</w:t>
      </w:r>
      <w:r>
        <w:t xml:space="preserve"> </w:t>
      </w:r>
      <w:r w:rsidR="008774DE">
        <w:t>We also</w:t>
      </w:r>
      <w:r>
        <w:t xml:space="preserve"> use the </w:t>
      </w:r>
      <w:r w:rsidRPr="00B6782A">
        <w:rPr>
          <w:rStyle w:val="Literal"/>
        </w:rPr>
        <w:t>category</w:t>
      </w:r>
      <w:r>
        <w:t xml:space="preserve"> variable for our </w:t>
      </w:r>
      <w:r w:rsidRPr="00B6782A">
        <w:rPr>
          <w:rStyle w:val="Literal"/>
        </w:rPr>
        <w:t>fill</w:t>
      </w:r>
      <w:r>
        <w:t xml:space="preserve"> color. We then use </w:t>
      </w:r>
      <w:r w:rsidRPr="00385C82">
        <w:rPr>
          <w:rStyle w:val="Literal"/>
        </w:rPr>
        <w:t>geom_col()</w:t>
      </w:r>
      <w:r>
        <w:t xml:space="preserve"> to create a bar chart </w:t>
      </w:r>
      <w:r w:rsidR="008774DE">
        <w:t>in which</w:t>
      </w:r>
      <w:r>
        <w:t xml:space="preserve"> the </w:t>
      </w:r>
      <w:r w:rsidRPr="00B6782A">
        <w:rPr>
          <w:rStyle w:val="Literal"/>
        </w:rPr>
        <w:t>fill</w:t>
      </w:r>
      <w:r>
        <w:t xml:space="preserve"> color of each bar represents the percentage of the region in a single week at </w:t>
      </w:r>
      <w:r w:rsidR="008774DE">
        <w:t xml:space="preserve">each </w:t>
      </w:r>
      <w:r>
        <w:t>drought level</w:t>
      </w:r>
      <w:r w:rsidR="0070690E">
        <w:t xml:space="preserve">. </w:t>
      </w:r>
      <w:commentRangeStart w:id="90"/>
      <w:r w:rsidR="0070690E">
        <w:t>You can see the result in in Figure 2-1</w:t>
      </w:r>
      <w:r w:rsidR="00904148">
        <w:t>3</w:t>
      </w:r>
      <w:r w:rsidR="0070690E">
        <w:t>.</w:t>
      </w:r>
      <w:commentRangeEnd w:id="90"/>
      <w:r w:rsidR="00027F95">
        <w:rPr>
          <w:rStyle w:val="CommentReference"/>
          <w:rFonts w:ascii="Calibri" w:eastAsiaTheme="minorHAnsi" w:hAnsi="Calibri" w:cs="Times New Roman"/>
          <w:color w:val="auto"/>
          <w:lang w:eastAsia="en-US"/>
        </w:rPr>
        <w:commentReference w:id="90"/>
      </w:r>
    </w:p>
    <w:p w14:paraId="41AA8BD4" w14:textId="5BA2776E" w:rsidR="002B5B83" w:rsidRDefault="002B5B83" w:rsidP="002B5B83">
      <w:pPr>
        <w:pStyle w:val="GraphicSlug"/>
      </w:pPr>
      <w:r>
        <w:t>[F02014.pdf]</w:t>
      </w:r>
    </w:p>
    <w:p w14:paraId="17E184A6" w14:textId="77777777" w:rsidR="002B5B83" w:rsidRDefault="002B5B83" w:rsidP="000C1C20">
      <w:pPr>
        <w:pStyle w:val="CaptionedFigure"/>
      </w:pPr>
    </w:p>
    <w:p w14:paraId="4BD5F0C6" w14:textId="5BBDB54F" w:rsidR="000C1C20" w:rsidRDefault="000C1C20" w:rsidP="000C1C20">
      <w:pPr>
        <w:pStyle w:val="CaptionedFigure"/>
      </w:pPr>
      <w:r>
        <w:rPr>
          <w:noProof/>
        </w:rPr>
        <w:drawing>
          <wp:inline distT="0" distB="0" distL="0" distR="0" wp14:anchorId="7CEE9B52" wp14:editId="68C9964B">
            <wp:extent cx="4602684" cy="3682147"/>
            <wp:effectExtent l="0" t="0" r="0" b="0"/>
            <wp:docPr id="87" name="Picture" descr="Figure 2-14 One year and one region of the drought visualization"/>
            <wp:cNvGraphicFramePr/>
            <a:graphic xmlns:a="http://schemas.openxmlformats.org/drawingml/2006/main">
              <a:graphicData uri="http://schemas.openxmlformats.org/drawingml/2006/picture">
                <pic:pic xmlns:pic="http://schemas.openxmlformats.org/drawingml/2006/picture">
                  <pic:nvPicPr>
                    <pic:cNvPr id="88" name="Picture" descr="data-viz_files/figure-docx/southwest-2003-no-style-1.png"/>
                    <pic:cNvPicPr>
                      <a:picLocks noChangeAspect="1" noChangeArrowheads="1"/>
                    </pic:cNvPicPr>
                  </pic:nvPicPr>
                  <pic:blipFill>
                    <a:blip r:embed="rId24"/>
                    <a:stretch>
                      <a:fillRect/>
                    </a:stretch>
                  </pic:blipFill>
                  <pic:spPr bwMode="auto">
                    <a:xfrm>
                      <a:off x="0" y="0"/>
                      <a:ext cx="4602684" cy="3682147"/>
                    </a:xfrm>
                    <a:prstGeom prst="rect">
                      <a:avLst/>
                    </a:prstGeom>
                    <a:noFill/>
                    <a:ln w="9525">
                      <a:noFill/>
                      <a:headEnd/>
                      <a:tailEnd/>
                    </a:ln>
                  </pic:spPr>
                </pic:pic>
              </a:graphicData>
            </a:graphic>
          </wp:inline>
        </w:drawing>
      </w:r>
    </w:p>
    <w:p w14:paraId="6982CBCC" w14:textId="2C0077B6" w:rsidR="000C1C20" w:rsidRDefault="000C1C20" w:rsidP="00752D8D">
      <w:pPr>
        <w:pStyle w:val="CaptionLine"/>
      </w:pPr>
      <w:r>
        <w:t>One year and region of the drought visualization</w:t>
      </w:r>
    </w:p>
    <w:p w14:paraId="6DDC15B0" w14:textId="5D1B2530" w:rsidR="0070690E" w:rsidRDefault="0070690E" w:rsidP="00B6782A">
      <w:pPr>
        <w:pStyle w:val="Body"/>
      </w:pPr>
      <w:r>
        <w:t xml:space="preserve">The colors don’t match the final version of the plot, but we can start to see the outlines of </w:t>
      </w:r>
      <w:r w:rsidR="00B22B86">
        <w:t>Scherer and Karamanis</w:t>
      </w:r>
      <w:r>
        <w:t xml:space="preserve">’s </w:t>
      </w:r>
      <w:r w:rsidR="00B22B86">
        <w:t>data visualization</w:t>
      </w:r>
      <w:r>
        <w:t>.</w:t>
      </w:r>
    </w:p>
    <w:p w14:paraId="18F55543" w14:textId="7C9C1DF8" w:rsidR="008774DE" w:rsidRDefault="00EC4DD4" w:rsidP="00B6782A">
      <w:pPr>
        <w:pStyle w:val="HeadB"/>
      </w:pPr>
      <w:bookmarkStart w:id="91" w:name="_Toc113535022"/>
      <w:r>
        <w:t>Changing Aesthetic Properties</w:t>
      </w:r>
      <w:bookmarkEnd w:id="91"/>
    </w:p>
    <w:p w14:paraId="59D13237" w14:textId="74575076" w:rsidR="000C1C20" w:rsidRDefault="00B22B86" w:rsidP="00752D8D">
      <w:pPr>
        <w:pStyle w:val="Body"/>
      </w:pPr>
      <w:r>
        <w:t>Scherer and Karamanis</w:t>
      </w:r>
      <w:r w:rsidR="000C1C20">
        <w:t xml:space="preserve"> next select</w:t>
      </w:r>
      <w:r w:rsidR="00033C97">
        <w:t>ed</w:t>
      </w:r>
      <w:r w:rsidR="000C1C20">
        <w:t xml:space="preserve"> different </w:t>
      </w:r>
      <w:r w:rsidR="000C1C20" w:rsidRPr="00B6782A">
        <w:rPr>
          <w:rStyle w:val="Literal"/>
        </w:rPr>
        <w:t>fill</w:t>
      </w:r>
      <w:r w:rsidR="000C1C20">
        <w:t xml:space="preserve"> colors for their bars. T</w:t>
      </w:r>
      <w:r w:rsidR="0070690E">
        <w:t>o do so, t</w:t>
      </w:r>
      <w:r w:rsidR="000C1C20">
        <w:t>hey use</w:t>
      </w:r>
      <w:r w:rsidR="00033C97">
        <w:t>d</w:t>
      </w:r>
      <w:r w:rsidR="000C1C20">
        <w:t xml:space="preserve"> the </w:t>
      </w:r>
      <w:r w:rsidR="000C1C20" w:rsidRPr="00385C82">
        <w:rPr>
          <w:rStyle w:val="Literal"/>
        </w:rPr>
        <w:t>scale_fill_viridis_d()</w:t>
      </w:r>
      <w:r w:rsidR="000C1C20">
        <w:t xml:space="preserve"> function. The </w:t>
      </w:r>
      <w:r w:rsidR="000C1C20" w:rsidRPr="00B6782A">
        <w:rPr>
          <w:rStyle w:val="Italic"/>
        </w:rPr>
        <w:t>d</w:t>
      </w:r>
      <w:r w:rsidR="000C1C20">
        <w:t xml:space="preserve"> here means</w:t>
      </w:r>
      <w:r w:rsidR="00A204EC">
        <w:t xml:space="preserve"> that</w:t>
      </w:r>
      <w:r w:rsidR="000C1C20">
        <w:t xml:space="preserve"> the data</w:t>
      </w:r>
      <w:r w:rsidR="0070690E">
        <w:t xml:space="preserve"> to which</w:t>
      </w:r>
      <w:r w:rsidR="000C1C20">
        <w:t xml:space="preserve"> the fill scale is being applied has discrete categories</w:t>
      </w:r>
      <w:r w:rsidR="0070690E">
        <w:t>,</w:t>
      </w:r>
      <w:r w:rsidR="000C1C20">
        <w:t xml:space="preserve"> </w:t>
      </w:r>
      <w:r w:rsidR="0070690E">
        <w:t xml:space="preserve">called </w:t>
      </w:r>
      <w:r w:rsidR="000C1C20">
        <w:t>D0, D1, D2, D3, D4,</w:t>
      </w:r>
      <w:r w:rsidR="0070690E">
        <w:t xml:space="preserve"> and</w:t>
      </w:r>
      <w:r w:rsidR="000C1C20">
        <w:t xml:space="preserve"> D5</w:t>
      </w:r>
      <w:r w:rsidR="0070690E">
        <w:t>:</w:t>
      </w:r>
    </w:p>
    <w:p w14:paraId="5ABFCC0F" w14:textId="77777777" w:rsidR="000C1C20" w:rsidRPr="00FE3FF5" w:rsidRDefault="000C1C20" w:rsidP="00FE3FF5">
      <w:pPr>
        <w:pStyle w:val="Code"/>
      </w:pPr>
      <w:r w:rsidRPr="00FE3FF5">
        <w:rPr>
          <w:rStyle w:val="FunctionTok"/>
          <w:rFonts w:ascii="Courier" w:hAnsi="Courier"/>
          <w:i w:val="0"/>
          <w:sz w:val="17"/>
          <w:shd w:val="clear" w:color="auto" w:fill="auto"/>
        </w:rPr>
        <w:t>ggplot</w:t>
      </w:r>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data =</w:t>
      </w:r>
      <w:r w:rsidRPr="00FE3FF5">
        <w:rPr>
          <w:rStyle w:val="NormalTok"/>
          <w:rFonts w:ascii="Courier" w:hAnsi="Courier"/>
          <w:i w:val="0"/>
          <w:sz w:val="17"/>
          <w:shd w:val="clear" w:color="auto" w:fill="auto"/>
        </w:rPr>
        <w:t xml:space="preserve"> southwest_2003,</w:t>
      </w:r>
      <w:r w:rsidRPr="00FE3FF5">
        <w:br/>
      </w:r>
      <w:r w:rsidRPr="00FE3FF5">
        <w:rPr>
          <w:rStyle w:val="NormalTok"/>
          <w:rFonts w:ascii="Courier" w:hAnsi="Courier"/>
          <w:i w:val="0"/>
          <w:sz w:val="17"/>
          <w:shd w:val="clear" w:color="auto" w:fill="auto"/>
        </w:rPr>
        <w:t xml:space="preserve">  </w:t>
      </w:r>
      <w:r w:rsidRPr="00FE3FF5">
        <w:rPr>
          <w:rStyle w:val="FunctionTok"/>
          <w:rFonts w:ascii="Courier" w:hAnsi="Courier"/>
          <w:i w:val="0"/>
          <w:sz w:val="17"/>
          <w:shd w:val="clear" w:color="auto" w:fill="auto"/>
        </w:rPr>
        <w:t>aes</w:t>
      </w:r>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x =</w:t>
      </w:r>
      <w:r w:rsidRPr="00FE3FF5">
        <w:rPr>
          <w:rStyle w:val="NormalTok"/>
          <w:rFonts w:ascii="Courier" w:hAnsi="Courier"/>
          <w:i w:val="0"/>
          <w:sz w:val="17"/>
          <w:shd w:val="clear" w:color="auto" w:fill="auto"/>
        </w:rPr>
        <w:t xml:space="preserve"> week,</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y =</w:t>
      </w:r>
      <w:r w:rsidRPr="00FE3FF5">
        <w:rPr>
          <w:rStyle w:val="NormalTok"/>
          <w:rFonts w:ascii="Courier" w:hAnsi="Courier"/>
          <w:i w:val="0"/>
          <w:sz w:val="17"/>
          <w:shd w:val="clear" w:color="auto" w:fill="auto"/>
        </w:rPr>
        <w:t xml:space="preserve"> percentage,</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fill =</w:t>
      </w:r>
      <w:r w:rsidRPr="00FE3FF5">
        <w:rPr>
          <w:rStyle w:val="NormalTok"/>
          <w:rFonts w:ascii="Courier" w:hAnsi="Courier"/>
          <w:i w:val="0"/>
          <w:sz w:val="17"/>
          <w:shd w:val="clear" w:color="auto" w:fill="auto"/>
        </w:rPr>
        <w:t xml:space="preserve"> category</w:t>
      </w:r>
      <w:r w:rsidRPr="00FE3FF5">
        <w:br/>
      </w:r>
      <w:r w:rsidRPr="00FE3FF5">
        <w:rPr>
          <w:rStyle w:val="NormalTok"/>
          <w:rFonts w:ascii="Courier" w:hAnsi="Courier"/>
          <w:i w:val="0"/>
          <w:sz w:val="17"/>
          <w:shd w:val="clear" w:color="auto" w:fill="auto"/>
        </w:rPr>
        <w:t xml:space="preserve">  )</w:t>
      </w:r>
      <w:r w:rsidRPr="00FE3FF5">
        <w:br/>
      </w:r>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FunctionTok"/>
          <w:rFonts w:ascii="Courier" w:hAnsi="Courier"/>
          <w:i w:val="0"/>
          <w:sz w:val="17"/>
          <w:shd w:val="clear" w:color="auto" w:fill="auto"/>
        </w:rPr>
        <w:t>geom_col</w:t>
      </w:r>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FunctionTok"/>
          <w:rFonts w:ascii="Courier" w:hAnsi="Courier"/>
          <w:i w:val="0"/>
          <w:sz w:val="17"/>
          <w:shd w:val="clear" w:color="auto" w:fill="auto"/>
        </w:rPr>
        <w:t>scale_fill_viridis_d</w:t>
      </w:r>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option =</w:t>
      </w:r>
      <w:r w:rsidRPr="00FE3FF5">
        <w:rPr>
          <w:rStyle w:val="NormalTok"/>
          <w:rFonts w:ascii="Courier" w:hAnsi="Courier"/>
          <w:i w:val="0"/>
          <w:sz w:val="17"/>
          <w:shd w:val="clear" w:color="auto" w:fill="auto"/>
        </w:rPr>
        <w:t xml:space="preserve"> </w:t>
      </w:r>
      <w:r w:rsidRPr="00FE3FF5">
        <w:rPr>
          <w:rStyle w:val="StringTok"/>
          <w:rFonts w:ascii="Courier" w:hAnsi="Courier"/>
          <w:i w:val="0"/>
          <w:color w:val="000000"/>
          <w:sz w:val="17"/>
          <w:shd w:val="clear" w:color="auto" w:fill="auto"/>
        </w:rPr>
        <w:t>"rocket"</w:t>
      </w:r>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direction =</w:t>
      </w:r>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rPr>
          <w:rStyle w:val="DecValTok"/>
          <w:rFonts w:ascii="Courier" w:hAnsi="Courier"/>
          <w:i w:val="0"/>
          <w:color w:val="000000"/>
          <w:sz w:val="17"/>
          <w:shd w:val="clear" w:color="auto" w:fill="auto"/>
        </w:rPr>
        <w:t>1</w:t>
      </w:r>
      <w:r w:rsidRPr="00FE3FF5">
        <w:br/>
      </w:r>
      <w:r w:rsidRPr="00FE3FF5">
        <w:rPr>
          <w:rStyle w:val="NormalTok"/>
          <w:rFonts w:ascii="Courier" w:hAnsi="Courier"/>
          <w:i w:val="0"/>
          <w:sz w:val="17"/>
          <w:shd w:val="clear" w:color="auto" w:fill="auto"/>
        </w:rPr>
        <w:t xml:space="preserve">  )</w:t>
      </w:r>
    </w:p>
    <w:p w14:paraId="0E60BA2F" w14:textId="3FF37BBE" w:rsidR="00BD4370" w:rsidRDefault="0070690E" w:rsidP="00B6782A">
      <w:pPr>
        <w:pStyle w:val="Body"/>
      </w:pPr>
      <w:r>
        <w:t>They use</w:t>
      </w:r>
      <w:r w:rsidR="00033C97">
        <w:t>d</w:t>
      </w:r>
      <w:r>
        <w:t xml:space="preserve"> the argument </w:t>
      </w:r>
      <w:r w:rsidRPr="00385C82">
        <w:rPr>
          <w:rStyle w:val="Literal"/>
        </w:rPr>
        <w:t>option = "rocket"</w:t>
      </w:r>
      <w:r>
        <w:t xml:space="preserve"> to select the rocket palette (the function has several other palettes). </w:t>
      </w:r>
      <w:r w:rsidR="006D2C88">
        <w:t>Then</w:t>
      </w:r>
      <w:r>
        <w:t xml:space="preserve"> they use</w:t>
      </w:r>
      <w:r w:rsidR="00033C97">
        <w:t>d</w:t>
      </w:r>
      <w:r>
        <w:t xml:space="preserve"> the </w:t>
      </w:r>
      <w:r w:rsidRPr="00385C82">
        <w:rPr>
          <w:rStyle w:val="Literal"/>
        </w:rPr>
        <w:t>direction = -1</w:t>
      </w:r>
      <w:r>
        <w:t xml:space="preserve"> argument to reverse the order of fill colors so that darker colors mean higher drought conditions.</w:t>
      </w:r>
    </w:p>
    <w:p w14:paraId="727485E4" w14:textId="5517B77D" w:rsidR="000C1C20" w:rsidRDefault="00B22B86" w:rsidP="00752D8D">
      <w:pPr>
        <w:pStyle w:val="Body"/>
      </w:pPr>
      <w:r>
        <w:t>Scherer and Karamanis</w:t>
      </w:r>
      <w:r w:rsidR="0054295E">
        <w:t xml:space="preserve"> also tweaked the appearance of the x and y axes: </w:t>
      </w:r>
    </w:p>
    <w:p w14:paraId="19CA3608" w14:textId="77777777" w:rsidR="000C1C20" w:rsidRPr="00DD5B6F" w:rsidRDefault="000C1C20" w:rsidP="00DD5B6F">
      <w:pPr>
        <w:pStyle w:val="Code"/>
      </w:pPr>
      <w:r w:rsidRPr="00DD5B6F">
        <w:rPr>
          <w:rStyle w:val="FunctionTok"/>
          <w:rFonts w:ascii="Courier" w:hAnsi="Courier"/>
          <w:i w:val="0"/>
          <w:sz w:val="17"/>
          <w:shd w:val="clear" w:color="auto" w:fill="auto"/>
        </w:rPr>
        <w:lastRenderedPageBreak/>
        <w:t>ggplot</w:t>
      </w:r>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data =</w:t>
      </w:r>
      <w:r w:rsidRPr="00DD5B6F">
        <w:rPr>
          <w:rStyle w:val="NormalTok"/>
          <w:rFonts w:ascii="Courier" w:hAnsi="Courier"/>
          <w:i w:val="0"/>
          <w:sz w:val="17"/>
          <w:shd w:val="clear" w:color="auto" w:fill="auto"/>
        </w:rPr>
        <w:t xml:space="preserve"> southwest_2003,</w:t>
      </w:r>
      <w:r w:rsidRPr="00DD5B6F">
        <w:br/>
      </w:r>
      <w:r w:rsidRPr="00DD5B6F">
        <w:rPr>
          <w:rStyle w:val="NormalTok"/>
          <w:rFonts w:ascii="Courier" w:hAnsi="Courier"/>
          <w:i w:val="0"/>
          <w:sz w:val="17"/>
          <w:shd w:val="clear" w:color="auto" w:fill="auto"/>
        </w:rPr>
        <w:t xml:space="preserve">  </w:t>
      </w:r>
      <w:r w:rsidRPr="00DD5B6F">
        <w:rPr>
          <w:rStyle w:val="FunctionTok"/>
          <w:rFonts w:ascii="Courier" w:hAnsi="Courier"/>
          <w:i w:val="0"/>
          <w:sz w:val="17"/>
          <w:shd w:val="clear" w:color="auto" w:fill="auto"/>
        </w:rPr>
        <w:t>aes</w:t>
      </w:r>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x =</w:t>
      </w:r>
      <w:r w:rsidRPr="00DD5B6F">
        <w:rPr>
          <w:rStyle w:val="NormalTok"/>
          <w:rFonts w:ascii="Courier" w:hAnsi="Courier"/>
          <w:i w:val="0"/>
          <w:sz w:val="17"/>
          <w:shd w:val="clear" w:color="auto" w:fill="auto"/>
        </w:rPr>
        <w:t xml:space="preserve"> week,</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y =</w:t>
      </w:r>
      <w:r w:rsidRPr="00DD5B6F">
        <w:rPr>
          <w:rStyle w:val="NormalTok"/>
          <w:rFonts w:ascii="Courier" w:hAnsi="Courier"/>
          <w:i w:val="0"/>
          <w:sz w:val="17"/>
          <w:shd w:val="clear" w:color="auto" w:fill="auto"/>
        </w:rPr>
        <w:t xml:space="preserve"> percentage,</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fill =</w:t>
      </w:r>
      <w:r w:rsidRPr="00DD5B6F">
        <w:rPr>
          <w:rStyle w:val="NormalTok"/>
          <w:rFonts w:ascii="Courier" w:hAnsi="Courier"/>
          <w:i w:val="0"/>
          <w:sz w:val="17"/>
          <w:shd w:val="clear" w:color="auto" w:fill="auto"/>
        </w:rPr>
        <w:t xml:space="preserve"> category</w:t>
      </w:r>
      <w:r w:rsidRPr="00DD5B6F">
        <w:br/>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FunctionTok"/>
          <w:rFonts w:ascii="Courier" w:hAnsi="Courier"/>
          <w:i w:val="0"/>
          <w:sz w:val="17"/>
          <w:shd w:val="clear" w:color="auto" w:fill="auto"/>
        </w:rPr>
        <w:t>geom_col</w:t>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FunctionTok"/>
          <w:rFonts w:ascii="Courier" w:hAnsi="Courier"/>
          <w:i w:val="0"/>
          <w:sz w:val="17"/>
          <w:shd w:val="clear" w:color="auto" w:fill="auto"/>
        </w:rPr>
        <w:t>scale_fill_viridis_d</w:t>
      </w:r>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option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"rocket"</w:t>
      </w:r>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direction =</w:t>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rPr>
          <w:rStyle w:val="DecValTok"/>
          <w:rFonts w:ascii="Courier" w:hAnsi="Courier"/>
          <w:i w:val="0"/>
          <w:color w:val="000000"/>
          <w:sz w:val="17"/>
          <w:shd w:val="clear" w:color="auto" w:fill="auto"/>
        </w:rPr>
        <w:t>1</w:t>
      </w:r>
      <w:r w:rsidRPr="00DD5B6F">
        <w:br/>
      </w:r>
      <w:r w:rsidRPr="00DD5B6F">
        <w:rPr>
          <w:rStyle w:val="NormalTok"/>
          <w:rFonts w:ascii="Courier" w:hAnsi="Courier"/>
          <w:i w:val="0"/>
          <w:sz w:val="17"/>
          <w:shd w:val="clear" w:color="auto" w:fill="auto"/>
        </w:rPr>
        <w:t xml:space="preserve">  )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FunctionTok"/>
          <w:rFonts w:ascii="Courier" w:hAnsi="Courier"/>
          <w:i w:val="0"/>
          <w:sz w:val="17"/>
          <w:shd w:val="clear" w:color="auto" w:fill="auto"/>
        </w:rPr>
        <w:t>scale_x_continuous</w:t>
      </w:r>
      <w:r w:rsidRPr="00DD5B6F">
        <w:rPr>
          <w:rStyle w:val="NormalTok"/>
          <w:rFonts w:ascii="Courier" w:hAnsi="Courier"/>
          <w:i w:val="0"/>
          <w:sz w:val="17"/>
          <w:shd w:val="clear" w:color="auto" w:fill="auto"/>
        </w:rPr>
        <w:t>(</w:t>
      </w:r>
      <w:r w:rsidRPr="00DD5B6F">
        <w:rPr>
          <w:rStyle w:val="AttributeTok"/>
          <w:rFonts w:ascii="Courier" w:hAnsi="Courier"/>
          <w:i w:val="0"/>
          <w:color w:val="000000"/>
          <w:sz w:val="17"/>
          <w:shd w:val="clear" w:color="auto" w:fill="auto"/>
        </w:rPr>
        <w:t>name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guide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"none"</w:t>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FunctionTok"/>
          <w:rFonts w:ascii="Courier" w:hAnsi="Courier"/>
          <w:i w:val="0"/>
          <w:sz w:val="17"/>
          <w:shd w:val="clear" w:color="auto" w:fill="auto"/>
        </w:rPr>
        <w:t>scale_y_continuous</w:t>
      </w:r>
      <w:r w:rsidRPr="00DD5B6F">
        <w:rPr>
          <w:rStyle w:val="NormalTok"/>
          <w:rFonts w:ascii="Courier" w:hAnsi="Courier"/>
          <w:i w:val="0"/>
          <w:sz w:val="17"/>
          <w:shd w:val="clear" w:color="auto" w:fill="auto"/>
        </w:rPr>
        <w:t>(</w:t>
      </w:r>
      <w:r w:rsidRPr="00DD5B6F">
        <w:rPr>
          <w:rStyle w:val="AttributeTok"/>
          <w:rFonts w:ascii="Courier" w:hAnsi="Courier"/>
          <w:i w:val="0"/>
          <w:color w:val="000000"/>
          <w:sz w:val="17"/>
          <w:shd w:val="clear" w:color="auto" w:fill="auto"/>
        </w:rPr>
        <w:t>name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labels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position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"right"</w:t>
      </w:r>
      <w:r w:rsidRPr="00DD5B6F">
        <w:rPr>
          <w:rStyle w:val="NormalTok"/>
          <w:rFonts w:ascii="Courier" w:hAnsi="Courier"/>
          <w:i w:val="0"/>
          <w:sz w:val="17"/>
          <w:shd w:val="clear" w:color="auto" w:fill="auto"/>
        </w:rPr>
        <w:t>)</w:t>
      </w:r>
    </w:p>
    <w:p w14:paraId="360B8DC2" w14:textId="72B1C1B8" w:rsidR="0063229D" w:rsidRDefault="0054295E" w:rsidP="0063229D">
      <w:pPr>
        <w:pStyle w:val="Body"/>
      </w:pPr>
      <w:bookmarkStart w:id="92" w:name="OLE_LINK3"/>
      <w:r>
        <w:t xml:space="preserve">On the x axis, they removed both the axis title (“week”) using </w:t>
      </w:r>
      <w:r w:rsidRPr="00385C82">
        <w:rPr>
          <w:rStyle w:val="Literal"/>
        </w:rPr>
        <w:t>name = NULL</w:t>
      </w:r>
      <w:r>
        <w:t xml:space="preserve"> and the 0</w:t>
      </w:r>
      <w:r w:rsidR="0055026C">
        <w:t>–</w:t>
      </w:r>
      <w:r>
        <w:t xml:space="preserve">50 text with </w:t>
      </w:r>
      <w:r w:rsidRPr="00385C82">
        <w:rPr>
          <w:rStyle w:val="Literal"/>
        </w:rPr>
        <w:t xml:space="preserve">guide = </w:t>
      </w:r>
      <w:r w:rsidR="00A204EC" w:rsidRPr="00385C82">
        <w:rPr>
          <w:rStyle w:val="Literal"/>
        </w:rPr>
        <w:t>"</w:t>
      </w:r>
      <w:r w:rsidRPr="00385C82">
        <w:rPr>
          <w:rStyle w:val="Literal"/>
        </w:rPr>
        <w:t>none</w:t>
      </w:r>
      <w:r w:rsidR="00A204EC" w:rsidRPr="00385C82">
        <w:rPr>
          <w:rStyle w:val="Literal"/>
        </w:rPr>
        <w:t>"</w:t>
      </w:r>
      <w:r w:rsidR="00A204EC">
        <w:t>.</w:t>
      </w:r>
      <w:r>
        <w:t xml:space="preserve"> On the y axis, they removed the title and text showing percentages using </w:t>
      </w:r>
      <w:r w:rsidRPr="00385C82">
        <w:rPr>
          <w:rStyle w:val="Literal"/>
        </w:rPr>
        <w:t>labels = NULL</w:t>
      </w:r>
      <w:r>
        <w:t xml:space="preserve">, which functionally does the same thing as </w:t>
      </w:r>
      <w:r w:rsidRPr="00385C82">
        <w:rPr>
          <w:rStyle w:val="Literal"/>
        </w:rPr>
        <w:t>guide = "none"</w:t>
      </w:r>
      <w:r>
        <w:t>. They also move</w:t>
      </w:r>
      <w:r w:rsidR="0055026C">
        <w:t>d</w:t>
      </w:r>
      <w:r>
        <w:t xml:space="preserve"> the axis lines themselves to the right side using </w:t>
      </w:r>
      <w:r w:rsidRPr="00385C82">
        <w:rPr>
          <w:rStyle w:val="Literal"/>
        </w:rPr>
        <w:t>position = "right"</w:t>
      </w:r>
      <w:r>
        <w:t>. These axis lines are only apparent as tick marks at this point but will become more visible later. Figure 2-1</w:t>
      </w:r>
      <w:r w:rsidR="00904148">
        <w:t>4</w:t>
      </w:r>
      <w:r>
        <w:t xml:space="preserve"> shows the result of these tweaks.</w:t>
      </w:r>
    </w:p>
    <w:bookmarkEnd w:id="92"/>
    <w:p w14:paraId="016037B9" w14:textId="6502C34F" w:rsidR="0063229D" w:rsidRDefault="0063229D" w:rsidP="0063229D">
      <w:pPr>
        <w:pStyle w:val="GraphicSlug"/>
      </w:pPr>
      <w:r>
        <w:t>[F02016.pdf]</w:t>
      </w:r>
    </w:p>
    <w:p w14:paraId="6B38E96F" w14:textId="77777777" w:rsidR="0063229D" w:rsidRDefault="0063229D" w:rsidP="000C1C20">
      <w:pPr>
        <w:pStyle w:val="CaptionedFigure"/>
      </w:pPr>
    </w:p>
    <w:p w14:paraId="7D87A173" w14:textId="11650336" w:rsidR="000C1C20" w:rsidRDefault="000C1C20" w:rsidP="000C1C20">
      <w:pPr>
        <w:pStyle w:val="CaptionedFigure"/>
      </w:pPr>
      <w:r>
        <w:rPr>
          <w:noProof/>
        </w:rPr>
        <w:drawing>
          <wp:inline distT="0" distB="0" distL="0" distR="0" wp14:anchorId="5A88CB27" wp14:editId="4CE66EFC">
            <wp:extent cx="4602684" cy="3682147"/>
            <wp:effectExtent l="0" t="0" r="0" b="0"/>
            <wp:docPr id="93" name="Picture" descr="Figure 2-16 One year and one region of the drought visualization with adjustments to the x and y axes"/>
            <wp:cNvGraphicFramePr/>
            <a:graphic xmlns:a="http://schemas.openxmlformats.org/drawingml/2006/main">
              <a:graphicData uri="http://schemas.openxmlformats.org/drawingml/2006/picture">
                <pic:pic xmlns:pic="http://schemas.openxmlformats.org/drawingml/2006/picture">
                  <pic:nvPicPr>
                    <pic:cNvPr id="94" name="Picture" descr="data-viz_files/figure-docx/southwest-2003-xy-scales-1.png"/>
                    <pic:cNvPicPr>
                      <a:picLocks noChangeAspect="1" noChangeArrowheads="1"/>
                    </pic:cNvPicPr>
                  </pic:nvPicPr>
                  <pic:blipFill>
                    <a:blip r:embed="rId25"/>
                    <a:stretch>
                      <a:fillRect/>
                    </a:stretch>
                  </pic:blipFill>
                  <pic:spPr bwMode="auto">
                    <a:xfrm>
                      <a:off x="0" y="0"/>
                      <a:ext cx="4602684" cy="3682147"/>
                    </a:xfrm>
                    <a:prstGeom prst="rect">
                      <a:avLst/>
                    </a:prstGeom>
                    <a:noFill/>
                    <a:ln w="9525">
                      <a:noFill/>
                      <a:headEnd/>
                      <a:tailEnd/>
                    </a:ln>
                  </pic:spPr>
                </pic:pic>
              </a:graphicData>
            </a:graphic>
          </wp:inline>
        </w:drawing>
      </w:r>
    </w:p>
    <w:p w14:paraId="5749C318" w14:textId="5844CDE9" w:rsidR="000C1C20" w:rsidRDefault="000C1C20" w:rsidP="00752D8D">
      <w:pPr>
        <w:pStyle w:val="CaptionLine"/>
      </w:pPr>
      <w:r>
        <w:t xml:space="preserve">One year and </w:t>
      </w:r>
      <w:del w:id="93" w:author="David Keyes" w:date="2022-10-06T11:29:00Z">
        <w:r w:rsidDel="002D3987">
          <w:delText xml:space="preserve">one </w:delText>
        </w:r>
      </w:del>
      <w:r>
        <w:t>region of the drought visualization with adjustments to the x and y axes</w:t>
      </w:r>
    </w:p>
    <w:p w14:paraId="4C1EB31C" w14:textId="08ED2E99" w:rsidR="0054295E" w:rsidRDefault="000C1C20" w:rsidP="00752D8D">
      <w:pPr>
        <w:pStyle w:val="Body"/>
      </w:pPr>
      <w:r>
        <w:t xml:space="preserve">Up to this point, we’ve focused on one of the single plots that make up the larger </w:t>
      </w:r>
      <w:ins w:id="94" w:author="David Keyes" w:date="2022-10-04T10:08:00Z">
        <w:r w:rsidR="00B22B86">
          <w:t xml:space="preserve">data </w:t>
        </w:r>
        <w:r w:rsidR="00B22B86">
          <w:lastRenderedPageBreak/>
          <w:t>visualization</w:t>
        </w:r>
      </w:ins>
      <w:r>
        <w:t xml:space="preserve">. But the final product that </w:t>
      </w:r>
      <w:ins w:id="95" w:author="David Keyes" w:date="2022-10-04T10:09:00Z">
        <w:r w:rsidR="00B22B86">
          <w:t>Scherer and Karamanis</w:t>
        </w:r>
      </w:ins>
      <w:r>
        <w:t xml:space="preserve"> made is actually 176 plots </w:t>
      </w:r>
      <w:r w:rsidR="00A204EC">
        <w:t xml:space="preserve">visualizing </w:t>
      </w:r>
      <w:r>
        <w:t xml:space="preserve">22 years and </w:t>
      </w:r>
      <w:r w:rsidR="00A204EC">
        <w:t>eight</w:t>
      </w:r>
      <w:r>
        <w:t xml:space="preserve"> regions.</w:t>
      </w:r>
      <w:r w:rsidR="00A204EC">
        <w:t xml:space="preserve"> </w:t>
      </w:r>
      <w:commentRangeStart w:id="96"/>
      <w:commentRangeStart w:id="97"/>
      <w:r w:rsidR="00A204EC">
        <w:t>Let’s discuss the ggplot feature they used to create all of these plots.</w:t>
      </w:r>
      <w:commentRangeEnd w:id="96"/>
      <w:r w:rsidR="00A204EC">
        <w:rPr>
          <w:rStyle w:val="CommentReference"/>
          <w:rFonts w:ascii="Calibri" w:eastAsiaTheme="minorHAnsi" w:hAnsi="Calibri" w:cs="Times New Roman"/>
          <w:color w:val="auto"/>
          <w:lang w:eastAsia="en-US"/>
        </w:rPr>
        <w:commentReference w:id="96"/>
      </w:r>
      <w:commentRangeEnd w:id="97"/>
      <w:r w:rsidR="009658D8">
        <w:rPr>
          <w:rStyle w:val="CommentReference"/>
          <w:rFonts w:ascii="Times New Roman" w:hAnsi="Times New Roman" w:cs="Times New Roman"/>
          <w:color w:val="auto"/>
          <w:lang w:val="en-CA"/>
        </w:rPr>
        <w:commentReference w:id="97"/>
      </w:r>
    </w:p>
    <w:p w14:paraId="36E5B475" w14:textId="668A8A33" w:rsidR="0054295E" w:rsidRDefault="0054295E" w:rsidP="008817FA">
      <w:pPr>
        <w:pStyle w:val="HeadB"/>
      </w:pPr>
      <w:bookmarkStart w:id="98" w:name="_Toc113535023"/>
      <w:r>
        <w:t>Faceting</w:t>
      </w:r>
      <w:r w:rsidR="00822019">
        <w:t xml:space="preserve"> the Plot</w:t>
      </w:r>
      <w:bookmarkEnd w:id="98"/>
    </w:p>
    <w:p w14:paraId="43CE558C" w14:textId="279A9A00" w:rsidR="000C1C20" w:rsidRDefault="000C1C20" w:rsidP="00117106">
      <w:pPr>
        <w:pStyle w:val="Body"/>
      </w:pPr>
      <w:r>
        <w:t>One of the most useful features of ggplot is what’s known as</w:t>
      </w:r>
      <w:r w:rsidRPr="008817FA">
        <w:rPr>
          <w:rStyle w:val="Italic"/>
        </w:rPr>
        <w:t xml:space="preserve"> faceting</w:t>
      </w:r>
      <w:r>
        <w:t xml:space="preserve"> (</w:t>
      </w:r>
      <w:r w:rsidR="00A204EC">
        <w:t xml:space="preserve">or, </w:t>
      </w:r>
      <w:r>
        <w:t xml:space="preserve">more commonly in the </w:t>
      </w:r>
      <w:ins w:id="99" w:author="David Keyes" w:date="2022-10-04T10:08:00Z">
        <w:r w:rsidR="00B22B86">
          <w:t>data visualization</w:t>
        </w:r>
      </w:ins>
      <w:r>
        <w:t xml:space="preserve"> world</w:t>
      </w:r>
      <w:r w:rsidR="00A204EC">
        <w:t>,</w:t>
      </w:r>
      <w:r>
        <w:t xml:space="preserve"> </w:t>
      </w:r>
      <w:r w:rsidRPr="008817FA">
        <w:rPr>
          <w:rStyle w:val="Italic"/>
        </w:rPr>
        <w:t>small multiples</w:t>
      </w:r>
      <w:r>
        <w:t xml:space="preserve">). </w:t>
      </w:r>
      <w:ins w:id="100" w:author="David Keyes" w:date="2022-10-04T10:29:00Z">
        <w:r w:rsidR="008817FA">
          <w:t>Faceting takes a single plot and makes it into multiple plots</w:t>
        </w:r>
      </w:ins>
      <w:ins w:id="101" w:author="David Keyes" w:date="2022-10-04T10:30:00Z">
        <w:r w:rsidR="00117106">
          <w:t xml:space="preserve"> using a variable (think: a line chart showing life expectancy by country over time</w:t>
        </w:r>
      </w:ins>
      <w:ins w:id="102" w:author="David Keyes" w:date="2022-10-04T10:31:00Z">
        <w:r w:rsidR="00117106">
          <w:t xml:space="preserve">, </w:t>
        </w:r>
      </w:ins>
      <w:ins w:id="103" w:author="David Keyes" w:date="2022-10-04T10:32:00Z">
        <w:r w:rsidR="00117106">
          <w:t xml:space="preserve">but </w:t>
        </w:r>
      </w:ins>
      <w:ins w:id="104" w:author="David Keyes" w:date="2022-10-04T10:31:00Z">
        <w:r w:rsidR="00117106">
          <w:t>instead of multiple lines on one plot, we get multiple plots with one line per plo</w:t>
        </w:r>
      </w:ins>
      <w:ins w:id="105" w:author="David Keyes" w:date="2022-10-04T10:32:00Z">
        <w:r w:rsidR="00117106">
          <w:t>t</w:t>
        </w:r>
      </w:ins>
      <w:ins w:id="106" w:author="David Keyes" w:date="2022-10-04T10:31:00Z">
        <w:r w:rsidR="00117106">
          <w:t>).</w:t>
        </w:r>
      </w:ins>
      <w:ins w:id="107" w:author="David Keyes" w:date="2022-10-04T10:33:00Z">
        <w:r w:rsidR="00117106">
          <w:t xml:space="preserve"> </w:t>
        </w:r>
      </w:ins>
      <w:r>
        <w:t xml:space="preserve">With the </w:t>
      </w:r>
      <w:r w:rsidRPr="00385C82">
        <w:rPr>
          <w:rStyle w:val="Literal"/>
        </w:rPr>
        <w:t>facet_grid()</w:t>
      </w:r>
      <w:r>
        <w:t xml:space="preserve"> function, we can select which variable to put in rows and which to put in columns of our faceted plot. </w:t>
      </w:r>
    </w:p>
    <w:p w14:paraId="77CE0FA7" w14:textId="77777777" w:rsidR="000C1C20" w:rsidRPr="008F236C" w:rsidRDefault="000C1C20" w:rsidP="008F236C">
      <w:pPr>
        <w:pStyle w:val="Code"/>
      </w:pPr>
      <w:r w:rsidRPr="008F236C">
        <w:rPr>
          <w:rStyle w:val="NormalTok"/>
          <w:rFonts w:ascii="Courier" w:hAnsi="Courier"/>
          <w:i w:val="0"/>
          <w:sz w:val="17"/>
          <w:shd w:val="clear" w:color="auto" w:fill="auto"/>
        </w:rPr>
        <w:t xml:space="preserve">dm_perc_cat_hubs </w:t>
      </w:r>
      <w:r w:rsidRPr="008F236C">
        <w:rPr>
          <w:rStyle w:val="SpecialCharTok"/>
          <w:rFonts w:ascii="Courier" w:hAnsi="Courier"/>
          <w:i w:val="0"/>
          <w:sz w:val="17"/>
          <w:shd w:val="clear" w:color="auto" w:fill="auto"/>
        </w:rPr>
        <w:t>%&gt;%</w:t>
      </w:r>
      <w:r w:rsidRPr="008F236C">
        <w:br/>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filter</w:t>
      </w:r>
      <w:r w:rsidRPr="008F236C">
        <w:rPr>
          <w:rStyle w:val="NormalTok"/>
          <w:rFonts w:ascii="Courier" w:hAnsi="Courier"/>
          <w:i w:val="0"/>
          <w:sz w:val="17"/>
          <w:shd w:val="clear" w:color="auto" w:fill="auto"/>
        </w:rPr>
        <w:t xml:space="preserve">(hub </w:t>
      </w:r>
      <w:r w:rsidRPr="008F236C">
        <w:rPr>
          <w:rStyle w:val="SpecialCharTok"/>
          <w:rFonts w:ascii="Courier" w:hAnsi="Courier"/>
          <w:i w:val="0"/>
          <w:sz w:val="17"/>
          <w:shd w:val="clear" w:color="auto" w:fill="auto"/>
        </w:rPr>
        <w:t>%in%</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c</w:t>
      </w:r>
      <w:r w:rsidRPr="008F236C">
        <w:rPr>
          <w:rStyle w:val="NormalTok"/>
          <w:rFonts w:ascii="Courier" w:hAnsi="Courier"/>
          <w:i w:val="0"/>
          <w:sz w:val="17"/>
          <w:shd w:val="clear" w:color="auto" w:fill="auto"/>
        </w:rPr>
        <w:t>(</w:t>
      </w:r>
      <w:r w:rsidRPr="008F236C">
        <w:rPr>
          <w:rStyle w:val="StringTok"/>
          <w:rFonts w:ascii="Courier" w:hAnsi="Courier"/>
          <w:i w:val="0"/>
          <w:color w:val="000000"/>
          <w:sz w:val="17"/>
          <w:shd w:val="clear" w:color="auto" w:fill="auto"/>
        </w:rPr>
        <w:t>"Northwest"</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"California"</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"Southwest"</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"Northern Plains"</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%&gt;%</w:t>
      </w:r>
      <w:r w:rsidRPr="008F236C">
        <w:br/>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ggplot</w:t>
      </w:r>
      <w:r w:rsidRPr="008F236C">
        <w:rPr>
          <w:rStyle w:val="NormalTok"/>
          <w:rFonts w:ascii="Courier" w:hAnsi="Courier"/>
          <w:i w:val="0"/>
          <w:sz w:val="17"/>
          <w:shd w:val="clear" w:color="auto" w:fill="auto"/>
        </w:rPr>
        <w:t>(</w:t>
      </w:r>
      <w:r w:rsidRPr="008F236C">
        <w:rPr>
          <w:rStyle w:val="FunctionTok"/>
          <w:rFonts w:ascii="Courier" w:hAnsi="Courier"/>
          <w:i w:val="0"/>
          <w:sz w:val="17"/>
          <w:shd w:val="clear" w:color="auto" w:fill="auto"/>
        </w:rPr>
        <w:t>aes</w:t>
      </w:r>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x =</w:t>
      </w:r>
      <w:r w:rsidRPr="008F236C">
        <w:rPr>
          <w:rStyle w:val="NormalTok"/>
          <w:rFonts w:ascii="Courier" w:hAnsi="Courier"/>
          <w:i w:val="0"/>
          <w:sz w:val="17"/>
          <w:shd w:val="clear" w:color="auto" w:fill="auto"/>
        </w:rPr>
        <w:t xml:space="preserve"> week,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y =</w:t>
      </w:r>
      <w:r w:rsidRPr="008F236C">
        <w:rPr>
          <w:rStyle w:val="NormalTok"/>
          <w:rFonts w:ascii="Courier" w:hAnsi="Courier"/>
          <w:i w:val="0"/>
          <w:sz w:val="17"/>
          <w:shd w:val="clear" w:color="auto" w:fill="auto"/>
        </w:rPr>
        <w:t xml:space="preserve"> percentage,</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fill =</w:t>
      </w:r>
      <w:r w:rsidRPr="008F236C">
        <w:rPr>
          <w:rStyle w:val="NormalTok"/>
          <w:rFonts w:ascii="Courier" w:hAnsi="Courier"/>
          <w:i w:val="0"/>
          <w:sz w:val="17"/>
          <w:shd w:val="clear" w:color="auto" w:fill="auto"/>
        </w:rPr>
        <w:t xml:space="preserve"> category))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geom_col</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scale_fill_viridis_d</w:t>
      </w:r>
      <w:r w:rsidRPr="008F236C">
        <w:rPr>
          <w:rStyle w:val="Normal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option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"rocket"</w:t>
      </w:r>
      <w:r w:rsidRPr="008F236C">
        <w:rPr>
          <w:rStyle w:val="Normal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direction =</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rPr>
          <w:rStyle w:val="DecValTok"/>
          <w:rFonts w:ascii="Courier" w:hAnsi="Courier"/>
          <w:i w:val="0"/>
          <w:color w:val="000000"/>
          <w:sz w:val="17"/>
          <w:shd w:val="clear" w:color="auto" w:fill="auto"/>
        </w:rPr>
        <w:t>1</w:t>
      </w:r>
      <w:r w:rsidRPr="008F236C">
        <w:br/>
      </w:r>
      <w:r w:rsidRPr="008F236C">
        <w:rPr>
          <w:rStyle w:val="NormalTok"/>
          <w:rFonts w:ascii="Courier" w:hAnsi="Courier"/>
          <w:i w:val="0"/>
          <w:sz w:val="17"/>
          <w:shd w:val="clear" w:color="auto" w:fill="auto"/>
        </w:rPr>
        <w:t xml:space="preserve">  )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scale_x_continuous</w:t>
      </w:r>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name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guide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"none"</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scale_y_continuous</w:t>
      </w:r>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name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labels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position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"right"</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facet_grid</w:t>
      </w:r>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rows =</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vars</w:t>
      </w:r>
      <w:r w:rsidRPr="008F236C">
        <w:rPr>
          <w:rStyle w:val="NormalTok"/>
          <w:rFonts w:ascii="Courier" w:hAnsi="Courier"/>
          <w:i w:val="0"/>
          <w:sz w:val="17"/>
          <w:shd w:val="clear" w:color="auto" w:fill="auto"/>
        </w:rPr>
        <w:t xml:space="preserve">(year),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cols =</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vars</w:t>
      </w:r>
      <w:r w:rsidRPr="008F236C">
        <w:rPr>
          <w:rStyle w:val="NormalTok"/>
          <w:rFonts w:ascii="Courier" w:hAnsi="Courier"/>
          <w:i w:val="0"/>
          <w:sz w:val="17"/>
          <w:shd w:val="clear" w:color="auto" w:fill="auto"/>
        </w:rPr>
        <w:t xml:space="preserve">(hub),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switch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"y"</w:t>
      </w:r>
      <w:r w:rsidRPr="008F236C">
        <w:rPr>
          <w:rStyle w:val="NormalTok"/>
          <w:rFonts w:ascii="Courier" w:hAnsi="Courier"/>
          <w:i w:val="0"/>
          <w:sz w:val="17"/>
          <w:shd w:val="clear" w:color="auto" w:fill="auto"/>
        </w:rPr>
        <w:t>)</w:t>
      </w:r>
    </w:p>
    <w:p w14:paraId="476FC41A" w14:textId="1366766A" w:rsidR="008F236C" w:rsidRDefault="00B22B86" w:rsidP="008F3FF7">
      <w:pPr>
        <w:pStyle w:val="Body"/>
      </w:pPr>
      <w:ins w:id="108" w:author="David Keyes" w:date="2022-10-04T10:09:00Z">
        <w:r>
          <w:t>Scherer and Karamanis</w:t>
        </w:r>
      </w:ins>
      <w:r w:rsidR="00151A3E">
        <w:t xml:space="preserve"> put </w:t>
      </w:r>
      <w:r w:rsidR="00151A3E" w:rsidRPr="00385C82">
        <w:rPr>
          <w:rStyle w:val="Literal"/>
        </w:rPr>
        <w:t>year</w:t>
      </w:r>
      <w:r w:rsidR="00151A3E">
        <w:t xml:space="preserve"> in rows and </w:t>
      </w:r>
      <w:r w:rsidR="00151A3E" w:rsidRPr="00385C82">
        <w:rPr>
          <w:rStyle w:val="Literal"/>
        </w:rPr>
        <w:t>hub</w:t>
      </w:r>
      <w:r w:rsidR="00151A3E">
        <w:t xml:space="preserve"> (region) in columns. The </w:t>
      </w:r>
      <w:r w:rsidR="00151A3E" w:rsidRPr="00385C82">
        <w:rPr>
          <w:rStyle w:val="Literal"/>
        </w:rPr>
        <w:t>switch = "y"</w:t>
      </w:r>
      <w:r w:rsidR="00151A3E">
        <w:t xml:space="preserve"> argument moves the year label from the right side (where it appears by default) to the left. With this code in place, we can see the final plot coming together in Figure 2-1</w:t>
      </w:r>
      <w:ins w:id="109" w:author="Frances" w:date="2022-09-27T17:41:00Z">
        <w:r w:rsidR="00033C97">
          <w:t>5</w:t>
        </w:r>
      </w:ins>
      <w:r w:rsidR="00151A3E">
        <w:t xml:space="preserve">. </w:t>
      </w:r>
    </w:p>
    <w:p w14:paraId="2ED84FD8" w14:textId="5DDECD1D" w:rsidR="008F236C" w:rsidRDefault="008F236C" w:rsidP="008F236C">
      <w:pPr>
        <w:pStyle w:val="GraphicSlug"/>
      </w:pPr>
      <w:r>
        <w:t>[F02017.pdf]</w:t>
      </w:r>
    </w:p>
    <w:p w14:paraId="373B83D6" w14:textId="4F34922B" w:rsidR="000C1C20" w:rsidRDefault="000C1C20" w:rsidP="000C1C20">
      <w:pPr>
        <w:pStyle w:val="CaptionedFigure"/>
      </w:pPr>
      <w:r>
        <w:rPr>
          <w:noProof/>
        </w:rPr>
        <w:lastRenderedPageBreak/>
        <w:drawing>
          <wp:inline distT="0" distB="0" distL="0" distR="0" wp14:anchorId="3F3C8EE4" wp14:editId="11429666">
            <wp:extent cx="4602684" cy="7364295"/>
            <wp:effectExtent l="0" t="0" r="0" b="0"/>
            <wp:docPr id="96" name="Picture" descr="Figure 2-17 Facetted version of the drought visualization"/>
            <wp:cNvGraphicFramePr/>
            <a:graphic xmlns:a="http://schemas.openxmlformats.org/drawingml/2006/main">
              <a:graphicData uri="http://schemas.openxmlformats.org/drawingml/2006/picture">
                <pic:pic xmlns:pic="http://schemas.openxmlformats.org/drawingml/2006/picture">
                  <pic:nvPicPr>
                    <pic:cNvPr id="97" name="Picture" descr="data-viz_files/figure-docx/drought-viz-facetted-1.png"/>
                    <pic:cNvPicPr>
                      <a:picLocks noChangeAspect="1" noChangeArrowheads="1"/>
                    </pic:cNvPicPr>
                  </pic:nvPicPr>
                  <pic:blipFill>
                    <a:blip r:embed="rId26"/>
                    <a:stretch>
                      <a:fillRect/>
                    </a:stretch>
                  </pic:blipFill>
                  <pic:spPr bwMode="auto">
                    <a:xfrm>
                      <a:off x="0" y="0"/>
                      <a:ext cx="4602684" cy="7364295"/>
                    </a:xfrm>
                    <a:prstGeom prst="rect">
                      <a:avLst/>
                    </a:prstGeom>
                    <a:noFill/>
                    <a:ln w="9525">
                      <a:noFill/>
                      <a:headEnd/>
                      <a:tailEnd/>
                    </a:ln>
                  </pic:spPr>
                </pic:pic>
              </a:graphicData>
            </a:graphic>
          </wp:inline>
        </w:drawing>
      </w:r>
    </w:p>
    <w:p w14:paraId="013D807D" w14:textId="7B1E3DB0" w:rsidR="000C1C20" w:rsidRDefault="00033C97" w:rsidP="00752D8D">
      <w:pPr>
        <w:pStyle w:val="CaptionLine"/>
      </w:pPr>
      <w:r>
        <w:t>The f</w:t>
      </w:r>
      <w:r w:rsidR="000C1C20">
        <w:t>aceted version of the drought visualization</w:t>
      </w:r>
      <w:r w:rsidR="00E94002">
        <w:t>. Space considerations require me to include only four regions, but you get the idea.</w:t>
      </w:r>
    </w:p>
    <w:p w14:paraId="2F76E36C" w14:textId="4E100CCA" w:rsidR="000C1C20" w:rsidRDefault="000C1C20" w:rsidP="00752D8D">
      <w:pPr>
        <w:pStyle w:val="Body"/>
      </w:pPr>
      <w:r>
        <w:t xml:space="preserve">Incredibly, the broad outlines of the plot took us just 10 lines to create. </w:t>
      </w:r>
      <w:r w:rsidR="00E94002">
        <w:t xml:space="preserve">The rest of the </w:t>
      </w:r>
      <w:r>
        <w:t>code falls in</w:t>
      </w:r>
      <w:r w:rsidR="00E94002">
        <w:t>to</w:t>
      </w:r>
      <w:r>
        <w:t xml:space="preserve"> the category of small polishes. That’s not to minimize how important small polishes are </w:t>
      </w:r>
      <w:r>
        <w:lastRenderedPageBreak/>
        <w:t xml:space="preserve">(very) or the time it takes to create them (lots). </w:t>
      </w:r>
      <w:r w:rsidR="00E94002">
        <w:t>It does show, however,</w:t>
      </w:r>
      <w:r>
        <w:t xml:space="preserve"> that a little bit of ggplot goes a long way.</w:t>
      </w:r>
    </w:p>
    <w:p w14:paraId="0BCA785A" w14:textId="20951283" w:rsidR="00151A3E" w:rsidRDefault="00151A3E" w:rsidP="008F3FF7">
      <w:pPr>
        <w:pStyle w:val="HeadB"/>
      </w:pPr>
      <w:bookmarkStart w:id="110" w:name="_Toc113535024"/>
      <w:r>
        <w:t>Applying Small Polishes</w:t>
      </w:r>
      <w:bookmarkEnd w:id="110"/>
    </w:p>
    <w:p w14:paraId="7EFF7FEC" w14:textId="3C957F58" w:rsidR="000C1C20" w:rsidRDefault="000C1C20" w:rsidP="00752D8D">
      <w:pPr>
        <w:pStyle w:val="Body"/>
      </w:pPr>
      <w:r>
        <w:t xml:space="preserve">Let’s look at a few of the small polishes that </w:t>
      </w:r>
      <w:r w:rsidR="00B22B86">
        <w:t>Scherer and Karamanis</w:t>
      </w:r>
      <w:r>
        <w:t xml:space="preserve"> ma</w:t>
      </w:r>
      <w:r w:rsidR="00033C97">
        <w:t>d</w:t>
      </w:r>
      <w:r>
        <w:t xml:space="preserve">e. The first is to apply a theme, as seen in </w:t>
      </w:r>
      <w:r w:rsidR="007F09CE">
        <w:t>Figure 2-</w:t>
      </w:r>
      <w:r>
        <w:t>18. They use</w:t>
      </w:r>
      <w:r w:rsidR="0055026C">
        <w:t>d</w:t>
      </w:r>
      <w:r>
        <w:t xml:space="preserve"> </w:t>
      </w:r>
      <w:r w:rsidRPr="00385C82">
        <w:rPr>
          <w:rStyle w:val="Literal"/>
        </w:rPr>
        <w:t>theme_light()</w:t>
      </w:r>
      <w:r>
        <w:t>, which removes the default gray background and changes the font to Roboto.</w:t>
      </w:r>
    </w:p>
    <w:p w14:paraId="1C28401A" w14:textId="5D496FED" w:rsidR="000C1C20" w:rsidRDefault="00F34DA9" w:rsidP="00E94002">
      <w:pPr>
        <w:pStyle w:val="Body"/>
      </w:pPr>
      <w:commentRangeStart w:id="111"/>
      <w:commentRangeEnd w:id="111"/>
      <w:r>
        <w:rPr>
          <w:rStyle w:val="CommentReference"/>
        </w:rPr>
        <w:commentReference w:id="111"/>
      </w:r>
      <w:r w:rsidR="00E94002" w:rsidRPr="008F3FF7">
        <w:t xml:space="preserve">The </w:t>
      </w:r>
      <w:commentRangeStart w:id="112"/>
      <w:r w:rsidR="000C1C20" w:rsidRPr="00385C82">
        <w:rPr>
          <w:rStyle w:val="Literal"/>
        </w:rPr>
        <w:t>theme_light()</w:t>
      </w:r>
      <w:r w:rsidR="000C1C20">
        <w:t xml:space="preserve"> </w:t>
      </w:r>
      <w:commentRangeEnd w:id="112"/>
      <w:r w:rsidR="00151A3E">
        <w:rPr>
          <w:rStyle w:val="CommentReference"/>
          <w:rFonts w:ascii="Calibri" w:eastAsiaTheme="minorHAnsi" w:hAnsi="Calibri" w:cs="Times New Roman"/>
          <w:color w:val="auto"/>
          <w:lang w:eastAsia="en-US"/>
        </w:rPr>
        <w:commentReference w:id="112"/>
      </w:r>
      <w:r w:rsidR="00E94002">
        <w:t xml:space="preserve">function </w:t>
      </w:r>
      <w:r w:rsidR="000C1C20">
        <w:t xml:space="preserve">is what’s known as a </w:t>
      </w:r>
      <w:r w:rsidR="000C1C20" w:rsidRPr="008F3FF7">
        <w:rPr>
          <w:rStyle w:val="Italic"/>
        </w:rPr>
        <w:t>complete theme</w:t>
      </w:r>
      <w:r w:rsidR="000C1C20">
        <w:t xml:space="preserve">. So-called complete themes change the overall look-and-feel of a plot. But </w:t>
      </w:r>
      <w:r w:rsidR="00B22B86">
        <w:t>Scherer and Karamanis</w:t>
      </w:r>
      <w:r w:rsidR="000C1C20">
        <w:t xml:space="preserve"> d</w:t>
      </w:r>
      <w:r w:rsidR="0055026C">
        <w:t>id</w:t>
      </w:r>
      <w:r w:rsidR="000C1C20">
        <w:t xml:space="preserve">n’t stop </w:t>
      </w:r>
      <w:r w:rsidR="00E94002">
        <w:t>there</w:t>
      </w:r>
      <w:r w:rsidR="000C1C20">
        <w:t xml:space="preserve">. </w:t>
      </w:r>
      <w:r w:rsidR="00E94002">
        <w:t>T</w:t>
      </w:r>
      <w:r w:rsidR="000C1C20">
        <w:t xml:space="preserve">hey </w:t>
      </w:r>
      <w:r w:rsidR="00E94002">
        <w:t xml:space="preserve">then </w:t>
      </w:r>
      <w:r w:rsidR="000C1C20">
        <w:t>use</w:t>
      </w:r>
      <w:r w:rsidR="0055026C">
        <w:t>d</w:t>
      </w:r>
      <w:r w:rsidR="000C1C20">
        <w:t xml:space="preserve"> the </w:t>
      </w:r>
      <w:r w:rsidR="000C1C20" w:rsidRPr="00385C82">
        <w:rPr>
          <w:rStyle w:val="Literal"/>
        </w:rPr>
        <w:t>theme()</w:t>
      </w:r>
      <w:r w:rsidR="000C1C20">
        <w:t xml:space="preserve"> function to make additional tweaks to what </w:t>
      </w:r>
      <w:r w:rsidR="000C1C20" w:rsidRPr="00385C82">
        <w:rPr>
          <w:rStyle w:val="Literal"/>
        </w:rPr>
        <w:t>theme_light()</w:t>
      </w:r>
      <w:r w:rsidR="000C1C20">
        <w:t xml:space="preserve"> g</w:t>
      </w:r>
      <w:r w:rsidR="0055026C">
        <w:t>a</w:t>
      </w:r>
      <w:r w:rsidR="000C1C20">
        <w:t xml:space="preserve">ve them. </w:t>
      </w:r>
    </w:p>
    <w:p w14:paraId="7B36F52B" w14:textId="7916501F" w:rsidR="000C1C20" w:rsidRPr="001235CB" w:rsidRDefault="000C1C20" w:rsidP="00AB069C">
      <w:pPr>
        <w:pStyle w:val="Code"/>
      </w:pPr>
      <w:r w:rsidRPr="001235CB">
        <w:t>dm_perc_cat_hubs %&gt;%</w:t>
      </w:r>
      <w:r w:rsidRPr="001235CB">
        <w:br/>
        <w:t xml:space="preserve">  </w:t>
      </w:r>
      <w:r w:rsidRPr="001235CB">
        <w:rPr>
          <w:rStyle w:val="FunctionTok"/>
          <w:rFonts w:ascii="Courier" w:hAnsi="Courier"/>
          <w:i w:val="0"/>
          <w:sz w:val="17"/>
          <w:shd w:val="clear" w:color="auto" w:fill="auto"/>
        </w:rPr>
        <w:t>filter</w:t>
      </w:r>
      <w:r w:rsidRPr="001235CB">
        <w:t xml:space="preserve">(hub %in% </w:t>
      </w:r>
      <w:r w:rsidRPr="001235CB">
        <w:rPr>
          <w:rStyle w:val="FunctionTok"/>
          <w:rFonts w:ascii="Courier" w:hAnsi="Courier"/>
          <w:i w:val="0"/>
          <w:sz w:val="17"/>
          <w:shd w:val="clear" w:color="auto" w:fill="auto"/>
        </w:rPr>
        <w:t>c</w:t>
      </w:r>
      <w:r w:rsidRPr="001235CB">
        <w:t>(</w:t>
      </w:r>
      <w:r w:rsidRPr="001235CB">
        <w:rPr>
          <w:rStyle w:val="StringTok"/>
          <w:rFonts w:ascii="Courier" w:hAnsi="Courier"/>
          <w:i w:val="0"/>
          <w:color w:val="000000"/>
          <w:sz w:val="17"/>
          <w:shd w:val="clear" w:color="auto" w:fill="auto"/>
        </w:rPr>
        <w:t>"Northwest"</w:t>
      </w:r>
      <w:r w:rsidRPr="001235CB">
        <w:t xml:space="preserve">, </w:t>
      </w:r>
      <w:r w:rsidRPr="001235CB">
        <w:br/>
        <w:t xml:space="preserve">                    </w:t>
      </w:r>
      <w:r w:rsidRPr="001235CB">
        <w:rPr>
          <w:rStyle w:val="StringTok"/>
          <w:rFonts w:ascii="Courier" w:hAnsi="Courier"/>
          <w:i w:val="0"/>
          <w:color w:val="000000"/>
          <w:sz w:val="17"/>
          <w:shd w:val="clear" w:color="auto" w:fill="auto"/>
        </w:rPr>
        <w:t>"California"</w:t>
      </w:r>
      <w:r w:rsidRPr="001235CB">
        <w:t xml:space="preserve">, </w:t>
      </w:r>
      <w:r w:rsidRPr="001235CB">
        <w:br/>
        <w:t xml:space="preserve">                    </w:t>
      </w:r>
      <w:r w:rsidRPr="001235CB">
        <w:rPr>
          <w:rStyle w:val="StringTok"/>
          <w:rFonts w:ascii="Courier" w:hAnsi="Courier"/>
          <w:i w:val="0"/>
          <w:color w:val="000000"/>
          <w:sz w:val="17"/>
          <w:shd w:val="clear" w:color="auto" w:fill="auto"/>
        </w:rPr>
        <w:t>"Southwest"</w:t>
      </w:r>
      <w:r w:rsidRPr="001235CB">
        <w:t xml:space="preserve">, </w:t>
      </w:r>
      <w:r w:rsidRPr="001235CB">
        <w:br/>
        <w:t xml:space="preserve">                    </w:t>
      </w:r>
      <w:r w:rsidRPr="001235CB">
        <w:rPr>
          <w:rStyle w:val="StringTok"/>
          <w:rFonts w:ascii="Courier" w:hAnsi="Courier"/>
          <w:i w:val="0"/>
          <w:color w:val="000000"/>
          <w:sz w:val="17"/>
          <w:shd w:val="clear" w:color="auto" w:fill="auto"/>
        </w:rPr>
        <w:t>"Northern Plains"</w:t>
      </w:r>
      <w:r w:rsidRPr="001235CB">
        <w:t>)) %&gt;%</w:t>
      </w:r>
      <w:r w:rsidRPr="001235CB">
        <w:br/>
        <w:t xml:space="preserve">  </w:t>
      </w:r>
      <w:r w:rsidRPr="001235CB">
        <w:rPr>
          <w:rStyle w:val="FunctionTok"/>
          <w:rFonts w:ascii="Courier" w:hAnsi="Courier"/>
          <w:i w:val="0"/>
          <w:sz w:val="17"/>
          <w:shd w:val="clear" w:color="auto" w:fill="auto"/>
        </w:rPr>
        <w:t>ggplot</w:t>
      </w:r>
      <w:r w:rsidRPr="001235CB">
        <w:t>(</w:t>
      </w:r>
      <w:r w:rsidRPr="001235CB">
        <w:rPr>
          <w:rStyle w:val="FunctionTok"/>
          <w:rFonts w:ascii="Courier" w:hAnsi="Courier"/>
          <w:i w:val="0"/>
          <w:sz w:val="17"/>
          <w:shd w:val="clear" w:color="auto" w:fill="auto"/>
        </w:rPr>
        <w:t>aes</w:t>
      </w:r>
      <w:r w:rsidRPr="001235CB">
        <w:t>(</w:t>
      </w:r>
      <w:r w:rsidRPr="001235CB">
        <w:rPr>
          <w:rStyle w:val="AttributeTok"/>
          <w:rFonts w:ascii="Courier" w:hAnsi="Courier"/>
          <w:i w:val="0"/>
          <w:color w:val="000000"/>
          <w:sz w:val="17"/>
          <w:shd w:val="clear" w:color="auto" w:fill="auto"/>
        </w:rPr>
        <w:t>x =</w:t>
      </w:r>
      <w:r w:rsidRPr="001235CB">
        <w:t xml:space="preserve"> week, </w:t>
      </w:r>
      <w:r w:rsidRPr="001235CB">
        <w:br/>
        <w:t xml:space="preserve">             </w:t>
      </w:r>
      <w:r w:rsidRPr="001235CB">
        <w:rPr>
          <w:rStyle w:val="AttributeTok"/>
          <w:rFonts w:ascii="Courier" w:hAnsi="Courier"/>
          <w:i w:val="0"/>
          <w:color w:val="000000"/>
          <w:sz w:val="17"/>
          <w:shd w:val="clear" w:color="auto" w:fill="auto"/>
        </w:rPr>
        <w:t>y =</w:t>
      </w:r>
      <w:r w:rsidRPr="001235CB">
        <w:t xml:space="preserve"> percentage,</w:t>
      </w:r>
      <w:r w:rsidRPr="001235CB">
        <w:br/>
        <w:t xml:space="preserve">             </w:t>
      </w:r>
      <w:r w:rsidRPr="001235CB">
        <w:rPr>
          <w:rStyle w:val="AttributeTok"/>
          <w:rFonts w:ascii="Courier" w:hAnsi="Courier"/>
          <w:i w:val="0"/>
          <w:color w:val="000000"/>
          <w:sz w:val="17"/>
          <w:shd w:val="clear" w:color="auto" w:fill="auto"/>
        </w:rPr>
        <w:t>fill =</w:t>
      </w:r>
      <w:r w:rsidRPr="001235CB">
        <w:t xml:space="preserve"> category)) +</w:t>
      </w:r>
      <w:r w:rsidRPr="001235CB">
        <w:br/>
        <w:t xml:space="preserve">  </w:t>
      </w:r>
      <w:r w:rsidRPr="001235CB">
        <w:rPr>
          <w:rStyle w:val="FunctionTok"/>
          <w:rFonts w:ascii="Courier" w:hAnsi="Courier"/>
          <w:i w:val="0"/>
          <w:sz w:val="17"/>
          <w:shd w:val="clear" w:color="auto" w:fill="auto"/>
        </w:rPr>
        <w:t>geom_col</w:t>
      </w:r>
      <w:r w:rsidRPr="001235CB">
        <w:t>() +</w:t>
      </w:r>
      <w:r w:rsidRPr="001235CB">
        <w:br/>
        <w:t xml:space="preserve">  </w:t>
      </w:r>
      <w:r w:rsidRPr="001235CB">
        <w:rPr>
          <w:rStyle w:val="FunctionTok"/>
          <w:rFonts w:ascii="Courier" w:hAnsi="Courier"/>
          <w:i w:val="0"/>
          <w:sz w:val="17"/>
          <w:shd w:val="clear" w:color="auto" w:fill="auto"/>
        </w:rPr>
        <w:t>scale_fill_viridis_d</w:t>
      </w:r>
      <w:r w:rsidRPr="001235CB">
        <w:t>(</w:t>
      </w:r>
      <w:r w:rsidRPr="001235CB">
        <w:br/>
        <w:t xml:space="preserve">    </w:t>
      </w:r>
      <w:r w:rsidRPr="001235CB">
        <w:rPr>
          <w:rStyle w:val="AttributeTok"/>
          <w:rFonts w:ascii="Courier" w:hAnsi="Courier"/>
          <w:i w:val="0"/>
          <w:color w:val="000000"/>
          <w:sz w:val="17"/>
          <w:shd w:val="clear" w:color="auto" w:fill="auto"/>
        </w:rPr>
        <w:t>option =</w:t>
      </w:r>
      <w:r w:rsidRPr="001235CB">
        <w:t xml:space="preserve"> </w:t>
      </w:r>
      <w:r w:rsidRPr="001235CB">
        <w:rPr>
          <w:rStyle w:val="StringTok"/>
          <w:rFonts w:ascii="Courier" w:hAnsi="Courier"/>
          <w:i w:val="0"/>
          <w:color w:val="000000"/>
          <w:sz w:val="17"/>
          <w:shd w:val="clear" w:color="auto" w:fill="auto"/>
        </w:rPr>
        <w:t>"rocket"</w:t>
      </w:r>
      <w:r w:rsidRPr="001235CB">
        <w:t>,</w:t>
      </w:r>
      <w:r w:rsidRPr="001235CB">
        <w:br/>
        <w:t xml:space="preserve">    </w:t>
      </w:r>
      <w:r w:rsidRPr="001235CB">
        <w:rPr>
          <w:rStyle w:val="AttributeTok"/>
          <w:rFonts w:ascii="Courier" w:hAnsi="Courier"/>
          <w:i w:val="0"/>
          <w:color w:val="000000"/>
          <w:sz w:val="17"/>
          <w:shd w:val="clear" w:color="auto" w:fill="auto"/>
        </w:rPr>
        <w:t>direction =</w:t>
      </w:r>
      <w:r w:rsidRPr="001235CB">
        <w:t xml:space="preserve"> -</w:t>
      </w:r>
      <w:r w:rsidRPr="001235CB">
        <w:rPr>
          <w:rStyle w:val="DecValTok"/>
          <w:rFonts w:ascii="Courier" w:hAnsi="Courier"/>
          <w:i w:val="0"/>
          <w:color w:val="000000"/>
          <w:sz w:val="17"/>
          <w:shd w:val="clear" w:color="auto" w:fill="auto"/>
        </w:rPr>
        <w:t>1</w:t>
      </w:r>
      <w:r w:rsidRPr="001235CB">
        <w:br/>
        <w:t xml:space="preserve">  ) +</w:t>
      </w:r>
      <w:r w:rsidRPr="001235CB">
        <w:br/>
        <w:t xml:space="preserve">  </w:t>
      </w:r>
      <w:r w:rsidRPr="001235CB">
        <w:rPr>
          <w:rStyle w:val="FunctionTok"/>
          <w:rFonts w:ascii="Courier" w:hAnsi="Courier"/>
          <w:i w:val="0"/>
          <w:sz w:val="17"/>
          <w:shd w:val="clear" w:color="auto" w:fill="auto"/>
        </w:rPr>
        <w:t>scale_x_continuous</w:t>
      </w:r>
      <w:r w:rsidRPr="001235CB">
        <w:t>(</w:t>
      </w:r>
      <w:r w:rsidRPr="001235CB">
        <w:rPr>
          <w:rStyle w:val="AttributeTok"/>
          <w:rFonts w:ascii="Courier" w:hAnsi="Courier"/>
          <w:i w:val="0"/>
          <w:color w:val="000000"/>
          <w:sz w:val="17"/>
          <w:shd w:val="clear" w:color="auto" w:fill="auto"/>
        </w:rPr>
        <w:t>name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guide =</w:t>
      </w:r>
      <w:r w:rsidRPr="001235CB">
        <w:t xml:space="preserve"> </w:t>
      </w:r>
      <w:r w:rsidRPr="001235CB">
        <w:rPr>
          <w:rStyle w:val="StringTok"/>
          <w:rFonts w:ascii="Courier" w:hAnsi="Courier"/>
          <w:i w:val="0"/>
          <w:color w:val="000000"/>
          <w:sz w:val="17"/>
          <w:shd w:val="clear" w:color="auto" w:fill="auto"/>
        </w:rPr>
        <w:t>"none"</w:t>
      </w:r>
      <w:r w:rsidRPr="001235CB">
        <w:t>) +</w:t>
      </w:r>
      <w:r w:rsidRPr="001235CB">
        <w:br/>
        <w:t xml:space="preserve">  </w:t>
      </w:r>
      <w:r w:rsidRPr="001235CB">
        <w:rPr>
          <w:rStyle w:val="FunctionTok"/>
          <w:rFonts w:ascii="Courier" w:hAnsi="Courier"/>
          <w:i w:val="0"/>
          <w:sz w:val="17"/>
          <w:shd w:val="clear" w:color="auto" w:fill="auto"/>
        </w:rPr>
        <w:t>scale_y_continuous</w:t>
      </w:r>
      <w:r w:rsidRPr="001235CB">
        <w:t>(</w:t>
      </w:r>
      <w:r w:rsidRPr="001235CB">
        <w:rPr>
          <w:rStyle w:val="AttributeTok"/>
          <w:rFonts w:ascii="Courier" w:hAnsi="Courier"/>
          <w:i w:val="0"/>
          <w:color w:val="000000"/>
          <w:sz w:val="17"/>
          <w:shd w:val="clear" w:color="auto" w:fill="auto"/>
        </w:rPr>
        <w:t>name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labels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position =</w:t>
      </w:r>
      <w:r w:rsidRPr="001235CB">
        <w:t xml:space="preserve"> </w:t>
      </w:r>
      <w:r w:rsidRPr="001235CB">
        <w:rPr>
          <w:rStyle w:val="StringTok"/>
          <w:rFonts w:ascii="Courier" w:hAnsi="Courier"/>
          <w:i w:val="0"/>
          <w:color w:val="000000"/>
          <w:sz w:val="17"/>
          <w:shd w:val="clear" w:color="auto" w:fill="auto"/>
        </w:rPr>
        <w:t>"right"</w:t>
      </w:r>
      <w:r w:rsidRPr="001235CB">
        <w:t>) +</w:t>
      </w:r>
      <w:r w:rsidRPr="001235CB">
        <w:br/>
        <w:t xml:space="preserve">  </w:t>
      </w:r>
      <w:r w:rsidRPr="001235CB">
        <w:rPr>
          <w:rStyle w:val="FunctionTok"/>
          <w:rFonts w:ascii="Courier" w:hAnsi="Courier"/>
          <w:i w:val="0"/>
          <w:sz w:val="17"/>
          <w:shd w:val="clear" w:color="auto" w:fill="auto"/>
        </w:rPr>
        <w:t>facet_grid</w:t>
      </w:r>
      <w:r w:rsidRPr="001235CB">
        <w:t>(</w:t>
      </w:r>
      <w:r w:rsidRPr="001235CB">
        <w:rPr>
          <w:rStyle w:val="AttributeTok"/>
          <w:rFonts w:ascii="Courier" w:hAnsi="Courier"/>
          <w:i w:val="0"/>
          <w:color w:val="000000"/>
          <w:sz w:val="17"/>
          <w:shd w:val="clear" w:color="auto" w:fill="auto"/>
        </w:rPr>
        <w:t>rows =</w:t>
      </w:r>
      <w:r w:rsidRPr="001235CB">
        <w:t xml:space="preserve"> </w:t>
      </w:r>
      <w:r w:rsidRPr="001235CB">
        <w:rPr>
          <w:rStyle w:val="FunctionTok"/>
          <w:rFonts w:ascii="Courier" w:hAnsi="Courier"/>
          <w:i w:val="0"/>
          <w:sz w:val="17"/>
          <w:shd w:val="clear" w:color="auto" w:fill="auto"/>
        </w:rPr>
        <w:t>vars</w:t>
      </w:r>
      <w:r w:rsidRPr="001235CB">
        <w:t xml:space="preserve">(year), </w:t>
      </w:r>
      <w:r w:rsidRPr="001235CB">
        <w:br/>
        <w:t xml:space="preserve">             </w:t>
      </w:r>
      <w:r w:rsidRPr="001235CB">
        <w:rPr>
          <w:rStyle w:val="AttributeTok"/>
          <w:rFonts w:ascii="Courier" w:hAnsi="Courier"/>
          <w:i w:val="0"/>
          <w:color w:val="000000"/>
          <w:sz w:val="17"/>
          <w:shd w:val="clear" w:color="auto" w:fill="auto"/>
        </w:rPr>
        <w:t>cols =</w:t>
      </w:r>
      <w:r w:rsidRPr="001235CB">
        <w:t xml:space="preserve"> </w:t>
      </w:r>
      <w:r w:rsidRPr="001235CB">
        <w:rPr>
          <w:rStyle w:val="FunctionTok"/>
          <w:rFonts w:ascii="Courier" w:hAnsi="Courier"/>
          <w:i w:val="0"/>
          <w:sz w:val="17"/>
          <w:shd w:val="clear" w:color="auto" w:fill="auto"/>
        </w:rPr>
        <w:t>vars</w:t>
      </w:r>
      <w:r w:rsidRPr="001235CB">
        <w:t xml:space="preserve">(hub), </w:t>
      </w:r>
      <w:r w:rsidRPr="001235CB">
        <w:br/>
        <w:t xml:space="preserve">             </w:t>
      </w:r>
      <w:r w:rsidRPr="001235CB">
        <w:rPr>
          <w:rStyle w:val="AttributeTok"/>
          <w:rFonts w:ascii="Courier" w:hAnsi="Courier"/>
          <w:i w:val="0"/>
          <w:color w:val="000000"/>
          <w:sz w:val="17"/>
          <w:shd w:val="clear" w:color="auto" w:fill="auto"/>
        </w:rPr>
        <w:t>switch =</w:t>
      </w:r>
      <w:r w:rsidRPr="001235CB">
        <w:t xml:space="preserve"> </w:t>
      </w:r>
      <w:r w:rsidRPr="001235CB">
        <w:rPr>
          <w:rStyle w:val="StringTok"/>
          <w:rFonts w:ascii="Courier" w:hAnsi="Courier"/>
          <w:i w:val="0"/>
          <w:color w:val="000000"/>
          <w:sz w:val="17"/>
          <w:shd w:val="clear" w:color="auto" w:fill="auto"/>
        </w:rPr>
        <w:t>"y"</w:t>
      </w:r>
      <w:r w:rsidRPr="001235CB">
        <w:t>) +</w:t>
      </w:r>
      <w:r w:rsidRPr="001235CB">
        <w:br/>
        <w:t xml:space="preserve">  </w:t>
      </w:r>
      <w:r w:rsidRPr="001235CB">
        <w:rPr>
          <w:rStyle w:val="FunctionTok"/>
          <w:rFonts w:ascii="Courier" w:hAnsi="Courier"/>
          <w:i w:val="0"/>
          <w:sz w:val="17"/>
          <w:shd w:val="clear" w:color="auto" w:fill="auto"/>
        </w:rPr>
        <w:t>theme_light</w:t>
      </w:r>
      <w:r w:rsidRPr="001235CB">
        <w:t>(</w:t>
      </w:r>
      <w:r w:rsidRPr="001235CB">
        <w:rPr>
          <w:rStyle w:val="AttributeTok"/>
          <w:rFonts w:ascii="Courier" w:hAnsi="Courier"/>
          <w:i w:val="0"/>
          <w:color w:val="000000"/>
          <w:sz w:val="17"/>
          <w:shd w:val="clear" w:color="auto" w:fill="auto"/>
        </w:rPr>
        <w:t>base_family =</w:t>
      </w:r>
      <w:r w:rsidRPr="001235CB">
        <w:t xml:space="preserve"> </w:t>
      </w:r>
      <w:r w:rsidRPr="001235CB">
        <w:rPr>
          <w:rStyle w:val="StringTok"/>
          <w:rFonts w:ascii="Courier" w:hAnsi="Courier"/>
          <w:i w:val="0"/>
          <w:color w:val="000000"/>
          <w:sz w:val="17"/>
          <w:shd w:val="clear" w:color="auto" w:fill="auto"/>
        </w:rPr>
        <w:t>"Roboto"</w:t>
      </w:r>
      <w:r w:rsidRPr="001235CB">
        <w:t>) +</w:t>
      </w:r>
      <w:r w:rsidRPr="001235CB">
        <w:br/>
        <w:t xml:space="preserve">  </w:t>
      </w:r>
      <w:r w:rsidRPr="001235CB">
        <w:rPr>
          <w:rStyle w:val="FunctionTok"/>
          <w:rFonts w:ascii="Courier" w:hAnsi="Courier"/>
          <w:i w:val="0"/>
          <w:sz w:val="17"/>
          <w:shd w:val="clear" w:color="auto" w:fill="auto"/>
        </w:rPr>
        <w:t>theme</w:t>
      </w:r>
      <w:r w:rsidRPr="001235CB">
        <w:t>(</w:t>
      </w:r>
      <w:r w:rsidRPr="001235CB">
        <w:br/>
        <w:t xml:space="preserve">    </w:t>
      </w:r>
      <w:r w:rsidRPr="001235CB">
        <w:rPr>
          <w:rStyle w:val="AttributeTok"/>
          <w:rFonts w:ascii="Courier" w:hAnsi="Courier"/>
          <w:i w:val="0"/>
          <w:color w:val="000000"/>
          <w:sz w:val="17"/>
          <w:shd w:val="clear" w:color="auto" w:fill="auto"/>
        </w:rPr>
        <w:t>axis.title =</w:t>
      </w:r>
      <w:r w:rsidRPr="001235CB">
        <w:t xml:space="preserve"> </w:t>
      </w:r>
      <w:r w:rsidRPr="001235CB">
        <w:rPr>
          <w:rStyle w:val="FunctionTok"/>
          <w:rFonts w:ascii="Courier" w:hAnsi="Courier"/>
          <w:i w:val="0"/>
          <w:sz w:val="17"/>
          <w:shd w:val="clear" w:color="auto" w:fill="auto"/>
        </w:rPr>
        <w:t>element_text</w:t>
      </w:r>
      <w:r w:rsidRPr="001235CB">
        <w:t>(</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14</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w:t>
      </w:r>
      <w:r w:rsidRPr="001235CB">
        <w:br/>
        <w:t xml:space="preserve">    </w:t>
      </w:r>
      <w:r w:rsidRPr="001235CB">
        <w:rPr>
          <w:rStyle w:val="AttributeTok"/>
          <w:rFonts w:ascii="Courier" w:hAnsi="Courier"/>
          <w:i w:val="0"/>
          <w:color w:val="000000"/>
          <w:sz w:val="17"/>
          <w:shd w:val="clear" w:color="auto" w:fill="auto"/>
        </w:rPr>
        <w:t>axis.text =</w:t>
      </w:r>
      <w:r w:rsidRPr="001235CB">
        <w:t xml:space="preserve"> </w:t>
      </w:r>
      <w:r w:rsidRPr="001235CB">
        <w:rPr>
          <w:rStyle w:val="FunctionTok"/>
          <w:rFonts w:ascii="Courier" w:hAnsi="Courier"/>
          <w:i w:val="0"/>
          <w:sz w:val="17"/>
          <w:shd w:val="clear" w:color="auto" w:fill="auto"/>
        </w:rPr>
        <w:t>element_text</w:t>
      </w:r>
      <w:r w:rsidRPr="001235CB">
        <w:t>(</w:t>
      </w:r>
      <w:r w:rsidRPr="001235CB">
        <w:rPr>
          <w:rStyle w:val="AttributeTok"/>
          <w:rFonts w:ascii="Courier" w:hAnsi="Courier"/>
          <w:i w:val="0"/>
          <w:color w:val="000000"/>
          <w:sz w:val="17"/>
          <w:shd w:val="clear" w:color="auto" w:fill="auto"/>
        </w:rPr>
        <w:t>family =</w:t>
      </w:r>
      <w:r w:rsidRPr="001235CB">
        <w:t xml:space="preserve"> </w:t>
      </w:r>
      <w:r w:rsidRPr="001235CB">
        <w:rPr>
          <w:rStyle w:val="StringTok"/>
          <w:rFonts w:ascii="Courier" w:hAnsi="Courier"/>
          <w:i w:val="0"/>
          <w:color w:val="000000"/>
          <w:sz w:val="17"/>
          <w:shd w:val="clear" w:color="auto" w:fill="auto"/>
        </w:rPr>
        <w:t>"Roboto Mono"</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11</w:t>
      </w:r>
      <w:r w:rsidRPr="001235CB">
        <w:t>),</w:t>
      </w:r>
      <w:r w:rsidRPr="001235CB">
        <w:br/>
      </w:r>
      <w:commentRangeStart w:id="113"/>
      <w:commentRangeStart w:id="114"/>
      <w:r w:rsidRPr="001235CB">
        <w:t xml:space="preserve">  </w:t>
      </w:r>
      <w:r w:rsidR="00AB069C">
        <w:rPr>
          <w:rStyle w:val="CodeAnnotation"/>
        </w:rPr>
        <w:t>1</w:t>
      </w:r>
      <w:commentRangeEnd w:id="113"/>
      <w:r w:rsidR="00027F95">
        <w:rPr>
          <w:rStyle w:val="CommentReference"/>
          <w:rFonts w:ascii="Calibri" w:eastAsiaTheme="minorHAnsi" w:hAnsi="Calibri" w:cs="Times New Roman"/>
          <w:color w:val="auto"/>
          <w:lang w:eastAsia="en-US"/>
        </w:rPr>
        <w:commentReference w:id="113"/>
      </w:r>
      <w:commentRangeEnd w:id="114"/>
      <w:r w:rsidR="008F3FF7">
        <w:rPr>
          <w:rStyle w:val="CommentReference"/>
          <w:rFonts w:ascii="Times New Roman" w:hAnsi="Times New Roman" w:cs="Times New Roman"/>
          <w:color w:val="auto"/>
          <w:lang w:val="en-CA"/>
        </w:rPr>
        <w:commentReference w:id="114"/>
      </w:r>
      <w:r w:rsidR="00AB069C" w:rsidRPr="008F3FF7">
        <w:t xml:space="preserve"> </w:t>
      </w:r>
      <w:r w:rsidRPr="001235CB">
        <w:rPr>
          <w:rStyle w:val="AttributeTok"/>
          <w:rFonts w:ascii="Courier" w:hAnsi="Courier"/>
          <w:i w:val="0"/>
          <w:color w:val="000000"/>
          <w:sz w:val="17"/>
          <w:shd w:val="clear" w:color="auto" w:fill="auto"/>
        </w:rPr>
        <w:t>axis.line.x =</w:t>
      </w:r>
      <w:r w:rsidRPr="001235CB">
        <w:t xml:space="preserve"> </w:t>
      </w:r>
      <w:r w:rsidRPr="001235CB">
        <w:rPr>
          <w:rStyle w:val="FunctionTok"/>
          <w:rFonts w:ascii="Courier" w:hAnsi="Courier"/>
          <w:i w:val="0"/>
          <w:sz w:val="17"/>
          <w:shd w:val="clear" w:color="auto" w:fill="auto"/>
        </w:rPr>
        <w:t>element_blank</w:t>
      </w:r>
      <w:r w:rsidRPr="001235CB">
        <w:t>(),</w:t>
      </w:r>
      <w:r w:rsidRPr="001235CB">
        <w:br/>
        <w:t xml:space="preserve">    </w:t>
      </w:r>
      <w:r w:rsidRPr="001235CB">
        <w:rPr>
          <w:rStyle w:val="AttributeTok"/>
          <w:rFonts w:ascii="Courier" w:hAnsi="Courier"/>
          <w:i w:val="0"/>
          <w:color w:val="000000"/>
          <w:sz w:val="17"/>
          <w:shd w:val="clear" w:color="auto" w:fill="auto"/>
        </w:rPr>
        <w:t>axis.line.y =</w:t>
      </w:r>
      <w:r w:rsidRPr="001235CB">
        <w:t xml:space="preserve"> </w:t>
      </w:r>
      <w:r w:rsidRPr="001235CB">
        <w:rPr>
          <w:rStyle w:val="FunctionTok"/>
          <w:rFonts w:ascii="Courier" w:hAnsi="Courier"/>
          <w:i w:val="0"/>
          <w:sz w:val="17"/>
          <w:shd w:val="clear" w:color="auto" w:fill="auto"/>
        </w:rPr>
        <w:t>element_line</w:t>
      </w:r>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2</w:t>
      </w:r>
      <w:r w:rsidRPr="001235CB">
        <w:t>),</w:t>
      </w:r>
      <w:r w:rsidRPr="001235CB">
        <w:br/>
        <w:t xml:space="preserve">    </w:t>
      </w:r>
      <w:r w:rsidRPr="001235CB">
        <w:rPr>
          <w:rStyle w:val="AttributeTok"/>
          <w:rFonts w:ascii="Courier" w:hAnsi="Courier"/>
          <w:i w:val="0"/>
          <w:color w:val="000000"/>
          <w:sz w:val="17"/>
          <w:shd w:val="clear" w:color="auto" w:fill="auto"/>
        </w:rPr>
        <w:t>axis.ticks.y =</w:t>
      </w:r>
      <w:r w:rsidRPr="001235CB">
        <w:t xml:space="preserve"> </w:t>
      </w:r>
      <w:r w:rsidRPr="001235CB">
        <w:rPr>
          <w:rStyle w:val="FunctionTok"/>
          <w:rFonts w:ascii="Courier" w:hAnsi="Courier"/>
          <w:i w:val="0"/>
          <w:sz w:val="17"/>
          <w:shd w:val="clear" w:color="auto" w:fill="auto"/>
        </w:rPr>
        <w:t>element_line</w:t>
      </w:r>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2</w:t>
      </w:r>
      <w:r w:rsidRPr="001235CB">
        <w:t>),</w:t>
      </w:r>
      <w:r w:rsidRPr="001235CB">
        <w:br/>
        <w:t xml:space="preserve">    </w:t>
      </w:r>
      <w:r w:rsidRPr="001235CB">
        <w:rPr>
          <w:rStyle w:val="AttributeTok"/>
          <w:rFonts w:ascii="Courier" w:hAnsi="Courier"/>
          <w:i w:val="0"/>
          <w:color w:val="000000"/>
          <w:sz w:val="17"/>
          <w:shd w:val="clear" w:color="auto" w:fill="auto"/>
        </w:rPr>
        <w:t>axis.ticks.length.y =</w:t>
      </w:r>
      <w:r w:rsidRPr="001235CB">
        <w:t xml:space="preserve"> </w:t>
      </w:r>
      <w:r w:rsidRPr="001235CB">
        <w:rPr>
          <w:rStyle w:val="FunctionTok"/>
          <w:rFonts w:ascii="Courier" w:hAnsi="Courier"/>
          <w:i w:val="0"/>
          <w:sz w:val="17"/>
          <w:shd w:val="clear" w:color="auto" w:fill="auto"/>
        </w:rPr>
        <w:t>unit</w:t>
      </w:r>
      <w:r w:rsidRPr="001235CB">
        <w:t>(</w:t>
      </w:r>
      <w:r w:rsidRPr="001235CB">
        <w:rPr>
          <w:rStyle w:val="DecValTok"/>
          <w:rFonts w:ascii="Courier" w:hAnsi="Courier"/>
          <w:i w:val="0"/>
          <w:color w:val="000000"/>
          <w:sz w:val="17"/>
          <w:shd w:val="clear" w:color="auto" w:fill="auto"/>
        </w:rPr>
        <w:t>2</w:t>
      </w:r>
      <w:r w:rsidRPr="001235CB">
        <w:t xml:space="preserve">, </w:t>
      </w:r>
      <w:r w:rsidRPr="001235CB">
        <w:rPr>
          <w:rStyle w:val="StringTok"/>
          <w:rFonts w:ascii="Courier" w:hAnsi="Courier"/>
          <w:i w:val="0"/>
          <w:color w:val="000000"/>
          <w:sz w:val="17"/>
          <w:shd w:val="clear" w:color="auto" w:fill="auto"/>
        </w:rPr>
        <w:t>"mm"</w:t>
      </w:r>
      <w:r w:rsidRPr="001235CB">
        <w:t>),</w:t>
      </w:r>
      <w:r w:rsidRPr="001235CB">
        <w:br/>
        <w:t xml:space="preserve">  </w:t>
      </w:r>
      <w:r w:rsidR="00AB069C">
        <w:rPr>
          <w:rStyle w:val="CodeAnnotation"/>
        </w:rPr>
        <w:t>2</w:t>
      </w:r>
      <w:r w:rsidRPr="001235CB">
        <w:t xml:space="preserve"> </w:t>
      </w:r>
      <w:r w:rsidRPr="001235CB">
        <w:rPr>
          <w:rStyle w:val="AttributeTok"/>
          <w:rFonts w:ascii="Courier" w:hAnsi="Courier"/>
          <w:i w:val="0"/>
          <w:color w:val="000000"/>
          <w:sz w:val="17"/>
          <w:shd w:val="clear" w:color="auto" w:fill="auto"/>
        </w:rPr>
        <w:t>legend.position =</w:t>
      </w:r>
      <w:r w:rsidRPr="001235CB">
        <w:t xml:space="preserve"> </w:t>
      </w:r>
      <w:r w:rsidRPr="001235CB">
        <w:rPr>
          <w:rStyle w:val="StringTok"/>
          <w:rFonts w:ascii="Courier" w:hAnsi="Courier"/>
          <w:i w:val="0"/>
          <w:color w:val="000000"/>
          <w:sz w:val="17"/>
          <w:shd w:val="clear" w:color="auto" w:fill="auto"/>
        </w:rPr>
        <w:t>"top"</w:t>
      </w:r>
      <w:r w:rsidRPr="001235CB">
        <w:t>,</w:t>
      </w:r>
      <w:r w:rsidRPr="001235CB">
        <w:br/>
        <w:t xml:space="preserve">    </w:t>
      </w:r>
      <w:r w:rsidRPr="001235CB">
        <w:rPr>
          <w:rStyle w:val="AttributeTok"/>
          <w:rFonts w:ascii="Courier" w:hAnsi="Courier"/>
          <w:i w:val="0"/>
          <w:color w:val="000000"/>
          <w:sz w:val="17"/>
          <w:shd w:val="clear" w:color="auto" w:fill="auto"/>
        </w:rPr>
        <w:t>legend.title =</w:t>
      </w:r>
      <w:r w:rsidRPr="001235CB">
        <w:t xml:space="preserve"> </w:t>
      </w:r>
      <w:r w:rsidRPr="001235CB">
        <w:rPr>
          <w:rStyle w:val="FunctionTok"/>
          <w:rFonts w:ascii="Courier" w:hAnsi="Courier"/>
          <w:i w:val="0"/>
          <w:sz w:val="17"/>
          <w:shd w:val="clear" w:color="auto" w:fill="auto"/>
        </w:rPr>
        <w:t>element_text</w:t>
      </w:r>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"#2DAADA"</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"bold"</w:t>
      </w:r>
      <w:r w:rsidRPr="001235CB">
        <w:t>),</w:t>
      </w:r>
      <w:r w:rsidRPr="001235CB">
        <w:br/>
        <w:t xml:space="preserve">    </w:t>
      </w:r>
      <w:r w:rsidRPr="001235CB">
        <w:rPr>
          <w:rStyle w:val="AttributeTok"/>
          <w:rFonts w:ascii="Courier" w:hAnsi="Courier"/>
          <w:i w:val="0"/>
          <w:color w:val="000000"/>
          <w:sz w:val="17"/>
          <w:shd w:val="clear" w:color="auto" w:fill="auto"/>
        </w:rPr>
        <w:t>legend.text =</w:t>
      </w:r>
      <w:r w:rsidRPr="001235CB">
        <w:t xml:space="preserve"> </w:t>
      </w:r>
      <w:r w:rsidRPr="001235CB">
        <w:rPr>
          <w:rStyle w:val="FunctionTok"/>
          <w:rFonts w:ascii="Courier" w:hAnsi="Courier"/>
          <w:i w:val="0"/>
          <w:sz w:val="17"/>
          <w:shd w:val="clear" w:color="auto" w:fill="auto"/>
        </w:rPr>
        <w:t>element_text</w:t>
      </w:r>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"#2DAADA"</w:t>
      </w:r>
      <w:r w:rsidRPr="001235CB">
        <w:t>),</w:t>
      </w:r>
      <w:r w:rsidRPr="001235CB">
        <w:br/>
        <w:t xml:space="preserve">    </w:t>
      </w:r>
      <w:r w:rsidRPr="001235CB">
        <w:rPr>
          <w:rStyle w:val="AttributeTok"/>
          <w:rFonts w:ascii="Courier" w:hAnsi="Courier"/>
          <w:i w:val="0"/>
          <w:color w:val="000000"/>
          <w:sz w:val="17"/>
          <w:shd w:val="clear" w:color="auto" w:fill="auto"/>
        </w:rPr>
        <w:t>strip.text.x =</w:t>
      </w:r>
      <w:r w:rsidRPr="001235CB">
        <w:t xml:space="preserve"> </w:t>
      </w:r>
      <w:r w:rsidRPr="001235CB">
        <w:rPr>
          <w:rStyle w:val="FunctionTok"/>
          <w:rFonts w:ascii="Courier" w:hAnsi="Courier"/>
          <w:i w:val="0"/>
          <w:sz w:val="17"/>
          <w:shd w:val="clear" w:color="auto" w:fill="auto"/>
        </w:rPr>
        <w:t>element_text</w:t>
      </w:r>
      <w:r w:rsidRPr="001235CB">
        <w:t>(</w:t>
      </w:r>
      <w:r w:rsidRPr="001235CB">
        <w:rPr>
          <w:rStyle w:val="AttributeTok"/>
          <w:rFonts w:ascii="Courier" w:hAnsi="Courier"/>
          <w:i w:val="0"/>
          <w:color w:val="000000"/>
          <w:sz w:val="17"/>
          <w:shd w:val="clear" w:color="auto" w:fill="auto"/>
        </w:rPr>
        <w:t>hjust =</w:t>
      </w:r>
      <w:r w:rsidRPr="001235CB">
        <w:t xml:space="preserve"> .</w:t>
      </w:r>
      <w:r w:rsidRPr="001235CB">
        <w:rPr>
          <w:rStyle w:val="DecValTok"/>
          <w:rFonts w:ascii="Courier" w:hAnsi="Courier"/>
          <w:i w:val="0"/>
          <w:color w:val="000000"/>
          <w:sz w:val="17"/>
          <w:shd w:val="clear" w:color="auto" w:fill="auto"/>
        </w:rPr>
        <w:t>5</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"plain"</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margin =</w:t>
      </w:r>
      <w:r w:rsidRPr="001235CB">
        <w:t xml:space="preserve"> </w:t>
      </w:r>
      <w:r w:rsidRPr="001235CB">
        <w:rPr>
          <w:rStyle w:val="FunctionTok"/>
          <w:rFonts w:ascii="Courier" w:hAnsi="Courier"/>
          <w:i w:val="0"/>
          <w:sz w:val="17"/>
          <w:shd w:val="clear" w:color="auto" w:fill="auto"/>
        </w:rPr>
        <w:t>margin</w:t>
      </w:r>
      <w:r w:rsidRPr="001235CB">
        <w:t>(</w:t>
      </w:r>
      <w:r w:rsidRPr="001235CB">
        <w:rPr>
          <w:rStyle w:val="AttributeTok"/>
          <w:rFonts w:ascii="Courier" w:hAnsi="Courier"/>
          <w:i w:val="0"/>
          <w:color w:val="000000"/>
          <w:sz w:val="17"/>
          <w:shd w:val="clear" w:color="auto" w:fill="auto"/>
        </w:rPr>
        <w:t>t =</w:t>
      </w:r>
      <w:r w:rsidRPr="001235CB">
        <w:t xml:space="preserve"> </w:t>
      </w:r>
      <w:r w:rsidRPr="001235CB">
        <w:rPr>
          <w:rStyle w:val="DecValTok"/>
          <w:rFonts w:ascii="Courier" w:hAnsi="Courier"/>
          <w:i w:val="0"/>
          <w:color w:val="000000"/>
          <w:sz w:val="17"/>
          <w:shd w:val="clear" w:color="auto" w:fill="auto"/>
        </w:rPr>
        <w:t>20</w:t>
      </w:r>
      <w:r w:rsidRPr="001235CB">
        <w:t xml:space="preserve">, </w:t>
      </w:r>
      <w:r w:rsidRPr="001235CB">
        <w:rPr>
          <w:rStyle w:val="AttributeTok"/>
          <w:rFonts w:ascii="Courier" w:hAnsi="Courier"/>
          <w:i w:val="0"/>
          <w:color w:val="000000"/>
          <w:sz w:val="17"/>
          <w:shd w:val="clear" w:color="auto" w:fill="auto"/>
        </w:rPr>
        <w:t>b =</w:t>
      </w:r>
      <w:r w:rsidRPr="001235CB">
        <w:t xml:space="preserve"> </w:t>
      </w:r>
      <w:r w:rsidRPr="001235CB">
        <w:rPr>
          <w:rStyle w:val="DecValTok"/>
          <w:rFonts w:ascii="Courier" w:hAnsi="Courier"/>
          <w:i w:val="0"/>
          <w:color w:val="000000"/>
          <w:sz w:val="17"/>
          <w:shd w:val="clear" w:color="auto" w:fill="auto"/>
        </w:rPr>
        <w:t>5</w:t>
      </w:r>
      <w:r w:rsidRPr="001235CB">
        <w:t>)),</w:t>
      </w:r>
      <w:r w:rsidRPr="001235CB">
        <w:br/>
        <w:t xml:space="preserve">    </w:t>
      </w:r>
      <w:r w:rsidRPr="001235CB">
        <w:rPr>
          <w:rStyle w:val="AttributeTok"/>
          <w:rFonts w:ascii="Courier" w:hAnsi="Courier"/>
          <w:i w:val="0"/>
          <w:color w:val="000000"/>
          <w:sz w:val="17"/>
          <w:shd w:val="clear" w:color="auto" w:fill="auto"/>
        </w:rPr>
        <w:t>strip.text.y.left =</w:t>
      </w:r>
      <w:r w:rsidRPr="001235CB">
        <w:t xml:space="preserve"> </w:t>
      </w:r>
      <w:r w:rsidRPr="001235CB">
        <w:rPr>
          <w:rStyle w:val="FunctionTok"/>
          <w:rFonts w:ascii="Courier" w:hAnsi="Courier"/>
          <w:i w:val="0"/>
          <w:sz w:val="17"/>
          <w:shd w:val="clear" w:color="auto" w:fill="auto"/>
        </w:rPr>
        <w:t>element_text</w:t>
      </w:r>
      <w:r w:rsidRPr="001235CB">
        <w:t>(</w:t>
      </w:r>
      <w:r w:rsidR="00AB069C">
        <w:rPr>
          <w:rStyle w:val="CodeAnnotation"/>
        </w:rPr>
        <w:t>3</w:t>
      </w:r>
      <w:r w:rsidR="00642277" w:rsidRPr="008F3FF7">
        <w:t xml:space="preserve"> </w:t>
      </w:r>
      <w:r w:rsidRPr="001235CB">
        <w:rPr>
          <w:rStyle w:val="AttributeTok"/>
          <w:rFonts w:ascii="Courier" w:hAnsi="Courier"/>
          <w:i w:val="0"/>
          <w:color w:val="000000"/>
          <w:sz w:val="17"/>
          <w:shd w:val="clear" w:color="auto" w:fill="auto"/>
        </w:rPr>
        <w:t>angle =</w:t>
      </w:r>
      <w:r w:rsidRPr="001235CB">
        <w:t xml:space="preserve"> </w:t>
      </w:r>
      <w:r w:rsidRPr="001235CB">
        <w:rPr>
          <w:rStyle w:val="DecValTok"/>
          <w:rFonts w:ascii="Courier" w:hAnsi="Courier"/>
          <w:i w:val="0"/>
          <w:color w:val="000000"/>
          <w:sz w:val="17"/>
          <w:shd w:val="clear" w:color="auto" w:fill="auto"/>
        </w:rPr>
        <w:t>0</w:t>
      </w:r>
      <w:r w:rsidRPr="001235CB">
        <w:t xml:space="preserve">, </w:t>
      </w:r>
      <w:r w:rsidRPr="001235CB">
        <w:br/>
        <w:t xml:space="preserve">                                     </w:t>
      </w:r>
      <w:r w:rsidRPr="001235CB">
        <w:rPr>
          <w:rStyle w:val="AttributeTok"/>
          <w:rFonts w:ascii="Courier" w:hAnsi="Courier"/>
          <w:i w:val="0"/>
          <w:color w:val="000000"/>
          <w:sz w:val="17"/>
          <w:shd w:val="clear" w:color="auto" w:fill="auto"/>
        </w:rPr>
        <w:t>vjust =</w:t>
      </w:r>
      <w:r w:rsidRPr="001235CB">
        <w:t xml:space="preserve"> .</w:t>
      </w:r>
      <w:r w:rsidRPr="001235CB">
        <w:rPr>
          <w:rStyle w:val="DecValTok"/>
          <w:rFonts w:ascii="Courier" w:hAnsi="Courier"/>
          <w:i w:val="0"/>
          <w:color w:val="000000"/>
          <w:sz w:val="17"/>
          <w:shd w:val="clear" w:color="auto" w:fill="auto"/>
        </w:rPr>
        <w:t>5</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"plain"</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w:t>
      </w:r>
      <w:r w:rsidRPr="001235CB">
        <w:br/>
        <w:t xml:space="preserve">    </w:t>
      </w:r>
      <w:r w:rsidRPr="001235CB">
        <w:rPr>
          <w:rStyle w:val="AttributeTok"/>
          <w:rFonts w:ascii="Courier" w:hAnsi="Courier"/>
          <w:i w:val="0"/>
          <w:color w:val="000000"/>
          <w:sz w:val="17"/>
          <w:shd w:val="clear" w:color="auto" w:fill="auto"/>
        </w:rPr>
        <w:t>strip.background =</w:t>
      </w:r>
      <w:r w:rsidRPr="001235CB">
        <w:t xml:space="preserve"> </w:t>
      </w:r>
      <w:r w:rsidRPr="001235CB">
        <w:rPr>
          <w:rStyle w:val="FunctionTok"/>
          <w:rFonts w:ascii="Courier" w:hAnsi="Courier"/>
          <w:i w:val="0"/>
          <w:sz w:val="17"/>
          <w:shd w:val="clear" w:color="auto" w:fill="auto"/>
        </w:rPr>
        <w:t>element_rect</w:t>
      </w:r>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w:t>
      </w:r>
      <w:r w:rsidRPr="001235CB">
        <w:br/>
      </w:r>
      <w:r w:rsidRPr="001235CB">
        <w:lastRenderedPageBreak/>
        <w:t xml:space="preserve">    </w:t>
      </w:r>
      <w:r w:rsidRPr="001235CB">
        <w:rPr>
          <w:rStyle w:val="AttributeTok"/>
          <w:rFonts w:ascii="Courier" w:hAnsi="Courier"/>
          <w:i w:val="0"/>
          <w:color w:val="000000"/>
          <w:sz w:val="17"/>
          <w:shd w:val="clear" w:color="auto" w:fill="auto"/>
        </w:rPr>
        <w:t>panel.grid.minor =</w:t>
      </w:r>
      <w:r w:rsidRPr="001235CB">
        <w:t xml:space="preserve"> </w:t>
      </w:r>
      <w:r w:rsidR="00AB069C">
        <w:rPr>
          <w:rStyle w:val="CodeAnnotation"/>
        </w:rPr>
        <w:t>4</w:t>
      </w:r>
      <w:r w:rsidR="00AB069C" w:rsidRPr="008F3FF7">
        <w:t xml:space="preserve"> </w:t>
      </w:r>
      <w:r w:rsidRPr="001235CB">
        <w:rPr>
          <w:rStyle w:val="FunctionTok"/>
          <w:rFonts w:ascii="Courier" w:hAnsi="Courier"/>
          <w:i w:val="0"/>
          <w:sz w:val="17"/>
          <w:shd w:val="clear" w:color="auto" w:fill="auto"/>
        </w:rPr>
        <w:t>element_blank</w:t>
      </w:r>
      <w:r w:rsidRPr="001235CB">
        <w:t>(),</w:t>
      </w:r>
      <w:r w:rsidRPr="001235CB">
        <w:br/>
        <w:t xml:space="preserve">    </w:t>
      </w:r>
      <w:r w:rsidRPr="001235CB">
        <w:rPr>
          <w:rStyle w:val="AttributeTok"/>
          <w:rFonts w:ascii="Courier" w:hAnsi="Courier"/>
          <w:i w:val="0"/>
          <w:color w:val="000000"/>
          <w:sz w:val="17"/>
          <w:shd w:val="clear" w:color="auto" w:fill="auto"/>
        </w:rPr>
        <w:t>panel.grid.major =</w:t>
      </w:r>
      <w:r w:rsidRPr="001235CB">
        <w:t xml:space="preserve"> </w:t>
      </w:r>
      <w:r w:rsidRPr="001235CB">
        <w:rPr>
          <w:rStyle w:val="FunctionTok"/>
          <w:rFonts w:ascii="Courier" w:hAnsi="Courier"/>
          <w:i w:val="0"/>
          <w:sz w:val="17"/>
          <w:shd w:val="clear" w:color="auto" w:fill="auto"/>
        </w:rPr>
        <w:t>element_blank</w:t>
      </w:r>
      <w:r w:rsidRPr="001235CB">
        <w:t>(),</w:t>
      </w:r>
      <w:r w:rsidRPr="001235CB">
        <w:br/>
        <w:t xml:space="preserve">    </w:t>
      </w:r>
      <w:r w:rsidRPr="001235CB">
        <w:rPr>
          <w:rStyle w:val="AttributeTok"/>
          <w:rFonts w:ascii="Courier" w:hAnsi="Courier"/>
          <w:i w:val="0"/>
          <w:color w:val="000000"/>
          <w:sz w:val="17"/>
          <w:shd w:val="clear" w:color="auto" w:fill="auto"/>
        </w:rPr>
        <w:t>panel.spacing.x =</w:t>
      </w:r>
      <w:r w:rsidRPr="001235CB">
        <w:t xml:space="preserve"> </w:t>
      </w:r>
      <w:r w:rsidRPr="001235CB">
        <w:rPr>
          <w:rStyle w:val="FunctionTok"/>
          <w:rFonts w:ascii="Courier" w:hAnsi="Courier"/>
          <w:i w:val="0"/>
          <w:sz w:val="17"/>
          <w:shd w:val="clear" w:color="auto" w:fill="auto"/>
        </w:rPr>
        <w:t>unit</w:t>
      </w:r>
      <w:r w:rsidRPr="001235CB">
        <w:t>(</w:t>
      </w:r>
      <w:r w:rsidRPr="001235CB">
        <w:rPr>
          <w:rStyle w:val="FloatTok"/>
          <w:rFonts w:ascii="Courier" w:hAnsi="Courier"/>
          <w:i w:val="0"/>
          <w:color w:val="000000"/>
          <w:sz w:val="17"/>
          <w:shd w:val="clear" w:color="auto" w:fill="auto"/>
        </w:rPr>
        <w:t>0.3</w:t>
      </w:r>
      <w:r w:rsidRPr="001235CB">
        <w:t xml:space="preserve">, </w:t>
      </w:r>
      <w:r w:rsidRPr="001235CB">
        <w:rPr>
          <w:rStyle w:val="StringTok"/>
          <w:rFonts w:ascii="Courier" w:hAnsi="Courier"/>
          <w:i w:val="0"/>
          <w:color w:val="000000"/>
          <w:sz w:val="17"/>
          <w:shd w:val="clear" w:color="auto" w:fill="auto"/>
        </w:rPr>
        <w:t>"lines"</w:t>
      </w:r>
      <w:r w:rsidRPr="001235CB">
        <w:t>),</w:t>
      </w:r>
      <w:r w:rsidRPr="001235CB">
        <w:br/>
        <w:t xml:space="preserve">    </w:t>
      </w:r>
      <w:r w:rsidRPr="001235CB">
        <w:rPr>
          <w:rStyle w:val="AttributeTok"/>
          <w:rFonts w:ascii="Courier" w:hAnsi="Courier"/>
          <w:i w:val="0"/>
          <w:color w:val="000000"/>
          <w:sz w:val="17"/>
          <w:shd w:val="clear" w:color="auto" w:fill="auto"/>
        </w:rPr>
        <w:t>panel.spacing.y =</w:t>
      </w:r>
      <w:r w:rsidRPr="001235CB">
        <w:t xml:space="preserve"> </w:t>
      </w:r>
      <w:r w:rsidRPr="001235CB">
        <w:rPr>
          <w:rStyle w:val="FunctionTok"/>
          <w:rFonts w:ascii="Courier" w:hAnsi="Courier"/>
          <w:i w:val="0"/>
          <w:sz w:val="17"/>
          <w:shd w:val="clear" w:color="auto" w:fill="auto"/>
        </w:rPr>
        <w:t>unit</w:t>
      </w:r>
      <w:r w:rsidRPr="001235CB">
        <w:t>(</w:t>
      </w:r>
      <w:r w:rsidRPr="001235CB">
        <w:rPr>
          <w:rStyle w:val="FloatTok"/>
          <w:rFonts w:ascii="Courier" w:hAnsi="Courier"/>
          <w:i w:val="0"/>
          <w:color w:val="000000"/>
          <w:sz w:val="17"/>
          <w:shd w:val="clear" w:color="auto" w:fill="auto"/>
        </w:rPr>
        <w:t>0.25</w:t>
      </w:r>
      <w:r w:rsidRPr="001235CB">
        <w:t xml:space="preserve">, </w:t>
      </w:r>
      <w:r w:rsidRPr="001235CB">
        <w:rPr>
          <w:rStyle w:val="StringTok"/>
          <w:rFonts w:ascii="Courier" w:hAnsi="Courier"/>
          <w:i w:val="0"/>
          <w:color w:val="000000"/>
          <w:sz w:val="17"/>
          <w:shd w:val="clear" w:color="auto" w:fill="auto"/>
        </w:rPr>
        <w:t>"lines"</w:t>
      </w:r>
      <w:r w:rsidRPr="001235CB">
        <w:t>),</w:t>
      </w:r>
      <w:r w:rsidRPr="001235CB">
        <w:br/>
        <w:t xml:space="preserve">  </w:t>
      </w:r>
      <w:r w:rsidR="00AB069C">
        <w:rPr>
          <w:rStyle w:val="CodeAnnotation"/>
        </w:rPr>
        <w:t>5</w:t>
      </w:r>
      <w:r w:rsidRPr="001235CB">
        <w:t xml:space="preserve"> </w:t>
      </w:r>
      <w:r w:rsidRPr="001235CB">
        <w:rPr>
          <w:rStyle w:val="AttributeTok"/>
          <w:rFonts w:ascii="Courier" w:hAnsi="Courier"/>
          <w:i w:val="0"/>
          <w:color w:val="000000"/>
          <w:sz w:val="17"/>
          <w:shd w:val="clear" w:color="auto" w:fill="auto"/>
        </w:rPr>
        <w:t>panel.background =</w:t>
      </w:r>
      <w:r w:rsidRPr="001235CB">
        <w:t xml:space="preserve"> </w:t>
      </w:r>
      <w:r w:rsidRPr="001235CB">
        <w:rPr>
          <w:rStyle w:val="FunctionTok"/>
          <w:rFonts w:ascii="Courier" w:hAnsi="Courier"/>
          <w:i w:val="0"/>
          <w:sz w:val="17"/>
          <w:shd w:val="clear" w:color="auto" w:fill="auto"/>
        </w:rPr>
        <w:t>element_rect</w:t>
      </w:r>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w:t>
      </w:r>
      <w:r w:rsidRPr="001235CB">
        <w:br/>
        <w:t xml:space="preserve">    </w:t>
      </w:r>
      <w:r w:rsidRPr="001235CB">
        <w:rPr>
          <w:rStyle w:val="AttributeTok"/>
          <w:rFonts w:ascii="Courier" w:hAnsi="Courier"/>
          <w:i w:val="0"/>
          <w:color w:val="000000"/>
          <w:sz w:val="17"/>
          <w:shd w:val="clear" w:color="auto" w:fill="auto"/>
        </w:rPr>
        <w:t>panel.border =</w:t>
      </w:r>
      <w:r w:rsidRPr="001235CB">
        <w:t xml:space="preserve"> </w:t>
      </w:r>
      <w:r w:rsidRPr="001235CB">
        <w:rPr>
          <w:rStyle w:val="FunctionTok"/>
          <w:rFonts w:ascii="Courier" w:hAnsi="Courier"/>
          <w:i w:val="0"/>
          <w:sz w:val="17"/>
          <w:shd w:val="clear" w:color="auto" w:fill="auto"/>
        </w:rPr>
        <w:t>element_rect</w:t>
      </w:r>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0</w:t>
      </w:r>
      <w:r w:rsidRPr="001235CB">
        <w:t>),</w:t>
      </w:r>
      <w:r w:rsidRPr="001235CB">
        <w:br/>
        <w:t xml:space="preserve">    </w:t>
      </w:r>
      <w:r w:rsidRPr="001235CB">
        <w:rPr>
          <w:rStyle w:val="AttributeTok"/>
          <w:rFonts w:ascii="Courier" w:hAnsi="Courier"/>
          <w:i w:val="0"/>
          <w:color w:val="000000"/>
          <w:sz w:val="17"/>
          <w:shd w:val="clear" w:color="auto" w:fill="auto"/>
        </w:rPr>
        <w:t>plot.background =</w:t>
      </w:r>
      <w:r w:rsidRPr="001235CB">
        <w:t xml:space="preserve"> </w:t>
      </w:r>
      <w:r w:rsidRPr="001235CB">
        <w:rPr>
          <w:rStyle w:val="FunctionTok"/>
          <w:rFonts w:ascii="Courier" w:hAnsi="Courier"/>
          <w:i w:val="0"/>
          <w:sz w:val="17"/>
          <w:shd w:val="clear" w:color="auto" w:fill="auto"/>
        </w:rPr>
        <w:t>element_rect</w:t>
      </w:r>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4</w:t>
      </w:r>
      <w:r w:rsidRPr="001235CB">
        <w:t>),</w:t>
      </w:r>
      <w:r w:rsidRPr="001235CB">
        <w:br/>
        <w:t xml:space="preserve">    </w:t>
      </w:r>
      <w:r w:rsidRPr="001235CB">
        <w:rPr>
          <w:rStyle w:val="AttributeTok"/>
          <w:rFonts w:ascii="Courier" w:hAnsi="Courier"/>
          <w:i w:val="0"/>
          <w:color w:val="000000"/>
          <w:sz w:val="17"/>
          <w:shd w:val="clear" w:color="auto" w:fill="auto"/>
        </w:rPr>
        <w:t>plot.margin =</w:t>
      </w:r>
      <w:r w:rsidRPr="001235CB">
        <w:t xml:space="preserve"> </w:t>
      </w:r>
      <w:r w:rsidRPr="001235CB">
        <w:rPr>
          <w:rStyle w:val="FunctionTok"/>
          <w:rFonts w:ascii="Courier" w:hAnsi="Courier"/>
          <w:i w:val="0"/>
          <w:sz w:val="17"/>
          <w:shd w:val="clear" w:color="auto" w:fill="auto"/>
        </w:rPr>
        <w:t>margin</w:t>
      </w:r>
      <w:r w:rsidRPr="001235CB">
        <w:t>(</w:t>
      </w:r>
      <w:r w:rsidRPr="001235CB">
        <w:rPr>
          <w:rStyle w:val="FunctionTok"/>
          <w:rFonts w:ascii="Courier" w:hAnsi="Courier"/>
          <w:i w:val="0"/>
          <w:sz w:val="17"/>
          <w:shd w:val="clear" w:color="auto" w:fill="auto"/>
        </w:rPr>
        <w:t>rep</w:t>
      </w:r>
      <w:r w:rsidRPr="001235CB">
        <w:t>(</w:t>
      </w:r>
      <w:r w:rsidRPr="001235CB">
        <w:rPr>
          <w:rStyle w:val="DecValTok"/>
          <w:rFonts w:ascii="Courier" w:hAnsi="Courier"/>
          <w:i w:val="0"/>
          <w:color w:val="000000"/>
          <w:sz w:val="17"/>
          <w:shd w:val="clear" w:color="auto" w:fill="auto"/>
        </w:rPr>
        <w:t>18</w:t>
      </w:r>
      <w:r w:rsidRPr="001235CB">
        <w:t xml:space="preserve">, </w:t>
      </w:r>
      <w:r w:rsidRPr="001235CB">
        <w:rPr>
          <w:rStyle w:val="DecValTok"/>
          <w:rFonts w:ascii="Courier" w:hAnsi="Courier"/>
          <w:i w:val="0"/>
          <w:color w:val="000000"/>
          <w:sz w:val="17"/>
          <w:shd w:val="clear" w:color="auto" w:fill="auto"/>
        </w:rPr>
        <w:t>4</w:t>
      </w:r>
      <w:r w:rsidRPr="001235CB">
        <w:t>))</w:t>
      </w:r>
      <w:r w:rsidRPr="001235CB">
        <w:br/>
      </w:r>
      <w:r w:rsidRPr="001235CB">
        <w:rPr>
          <w:rStyle w:val="NormalTok"/>
          <w:rFonts w:ascii="Courier" w:hAnsi="Courier"/>
          <w:i w:val="0"/>
          <w:sz w:val="17"/>
          <w:shd w:val="clear" w:color="auto" w:fill="auto"/>
        </w:rPr>
        <w:t xml:space="preserve">  )</w:t>
      </w:r>
    </w:p>
    <w:p w14:paraId="70863A6F" w14:textId="01EFBBD8" w:rsidR="00642277" w:rsidRDefault="00F34DA9" w:rsidP="00642277">
      <w:pPr>
        <w:pStyle w:val="Body"/>
      </w:pPr>
      <w:r>
        <w:t xml:space="preserve">The code in the </w:t>
      </w:r>
      <w:r w:rsidRPr="00385C82">
        <w:rPr>
          <w:rStyle w:val="Literal"/>
        </w:rPr>
        <w:t>theme()</w:t>
      </w:r>
      <w:r>
        <w:t xml:space="preserve"> function does many different things, but let’s take a look at a few of the most important</w:t>
      </w:r>
      <w:r w:rsidRPr="00F34DA9">
        <w:t>.</w:t>
      </w:r>
      <w:r w:rsidRPr="008F3FF7">
        <w:t xml:space="preserve"> First,</w:t>
      </w:r>
      <w:r>
        <w:rPr>
          <w:rStyle w:val="Literal"/>
        </w:rPr>
        <w:t xml:space="preserve"> </w:t>
      </w:r>
      <w:r w:rsidR="00642277">
        <w:t>it</w:t>
      </w:r>
      <w:r>
        <w:t xml:space="preserve"> moves the legend from the right side (the default) to the top of the plot</w:t>
      </w:r>
      <w:r w:rsidR="00642277">
        <w:t xml:space="preserve"> </w:t>
      </w:r>
      <w:r w:rsidR="00AB069C">
        <w:rPr>
          <w:rStyle w:val="CodeAnnotation"/>
        </w:rPr>
        <w:t>2</w:t>
      </w:r>
      <w:r w:rsidRPr="00F34DA9">
        <w:t>.</w:t>
      </w:r>
      <w:r w:rsidRPr="00C23AB2">
        <w:rPr>
          <w:rStyle w:val="Literal"/>
          <w:rFonts w:ascii="Times Roman" w:hAnsi="Times Roman" w:cs="NewBaskervilleStd-Roman"/>
          <w:color w:val="000000"/>
        </w:rPr>
        <w:t xml:space="preserve"> Then,</w:t>
      </w:r>
      <w:r w:rsidR="00C23AB2">
        <w:rPr>
          <w:rStyle w:val="Literal"/>
          <w:rFonts w:ascii="Times Roman" w:hAnsi="Times Roman" w:cs="NewBaskervilleStd-Roman"/>
          <w:color w:val="000000"/>
        </w:rPr>
        <w:t xml:space="preserve"> an</w:t>
      </w:r>
      <w:r>
        <w:rPr>
          <w:rStyle w:val="Literal"/>
        </w:rPr>
        <w:t xml:space="preserve"> </w:t>
      </w:r>
      <w:r w:rsidRPr="00385C82">
        <w:rPr>
          <w:rStyle w:val="Literal"/>
        </w:rPr>
        <w:t>angle = 0</w:t>
      </w:r>
      <w:r w:rsidRPr="008F3FF7">
        <w:t xml:space="preserve"> </w:t>
      </w:r>
      <w:r w:rsidR="00C23AB2" w:rsidRPr="008F3FF7">
        <w:t xml:space="preserve">argument </w:t>
      </w:r>
      <w:r w:rsidR="00C23AB2">
        <w:t>rotates</w:t>
      </w:r>
      <w:r>
        <w:t xml:space="preserve"> the year text in the columns so that it is no longer angled</w:t>
      </w:r>
      <w:r w:rsidR="00642277">
        <w:t xml:space="preserve"> </w:t>
      </w:r>
      <w:r w:rsidR="00AB069C">
        <w:rPr>
          <w:rStyle w:val="CodeAnnotation"/>
        </w:rPr>
        <w:t>3</w:t>
      </w:r>
      <w:r>
        <w:t xml:space="preserve">. Without </w:t>
      </w:r>
      <w:r w:rsidR="00642277">
        <w:t>this argument,</w:t>
      </w:r>
      <w:r>
        <w:t xml:space="preserve"> the years would be much less readable. </w:t>
      </w:r>
    </w:p>
    <w:p w14:paraId="1ABF47C9" w14:textId="5A0880E8" w:rsidR="00C23AB2" w:rsidRDefault="00642277" w:rsidP="00C23AB2">
      <w:pPr>
        <w:pStyle w:val="Body"/>
      </w:pPr>
      <w:r>
        <w:t xml:space="preserve">Next, the </w:t>
      </w:r>
      <w:r w:rsidRPr="00385C82">
        <w:rPr>
          <w:rStyle w:val="Literal"/>
        </w:rPr>
        <w:t>theme()</w:t>
      </w:r>
      <w:r>
        <w:t xml:space="preserve"> function</w:t>
      </w:r>
      <w:r w:rsidR="00C23AB2">
        <w:t xml:space="preserve"> make</w:t>
      </w:r>
      <w:r>
        <w:t>s</w:t>
      </w:r>
      <w:r w:rsidR="00C23AB2">
        <w:t xml:space="preserve"> the distinctive axis lines and ticks that show up on the right side of the final plot</w:t>
      </w:r>
      <w:r>
        <w:t xml:space="preserve"> </w:t>
      </w:r>
      <w:r w:rsidR="00AB069C">
        <w:rPr>
          <w:rStyle w:val="CodeAnnotation"/>
        </w:rPr>
        <w:t>1</w:t>
      </w:r>
      <w:r w:rsidRPr="008F3FF7">
        <w:t>.</w:t>
      </w:r>
      <w:r>
        <w:t xml:space="preserve"> </w:t>
      </w:r>
      <w:r w:rsidR="00AB069C">
        <w:t>C</w:t>
      </w:r>
      <w:r>
        <w:t xml:space="preserve">alling </w:t>
      </w:r>
      <w:r w:rsidRPr="008F3FF7">
        <w:rPr>
          <w:rStyle w:val="Literal"/>
        </w:rPr>
        <w:t>element_blank()</w:t>
      </w:r>
      <w:r>
        <w:t xml:space="preserve"> </w:t>
      </w:r>
      <w:r w:rsidR="00C23AB2">
        <w:t>remove</w:t>
      </w:r>
      <w:r>
        <w:t>s</w:t>
      </w:r>
      <w:r w:rsidR="00C23AB2">
        <w:t xml:space="preserve"> all grid lines </w:t>
      </w:r>
      <w:r w:rsidR="00AB069C">
        <w:rPr>
          <w:rStyle w:val="CodeAnnotation"/>
        </w:rPr>
        <w:t>4</w:t>
      </w:r>
      <w:r w:rsidR="00C23AB2">
        <w:t xml:space="preserve">. </w:t>
      </w:r>
      <w:r>
        <w:t>F</w:t>
      </w:r>
      <w:r w:rsidR="00C23AB2">
        <w:t>inally, three lines remove the borders and make each of the individual plots have a transparent background</w:t>
      </w:r>
      <w:r w:rsidR="00AB069C">
        <w:t xml:space="preserve"> </w:t>
      </w:r>
      <w:r w:rsidR="00AB069C">
        <w:rPr>
          <w:rStyle w:val="CodeAnnotation"/>
        </w:rPr>
        <w:t>5</w:t>
      </w:r>
      <w:r w:rsidR="00C23AB2">
        <w:t>.</w:t>
      </w:r>
    </w:p>
    <w:p w14:paraId="055A4D7C" w14:textId="68167842" w:rsidR="000C1C20" w:rsidRDefault="000C1C20" w:rsidP="00116F10">
      <w:pPr>
        <w:pStyle w:val="Body"/>
      </w:pPr>
      <w:r>
        <w:t>Keen readers such as yourself may now be thinking</w:t>
      </w:r>
      <w:r w:rsidR="00AB069C">
        <w:t>,</w:t>
      </w:r>
      <w:r>
        <w:t xml:space="preserve"> “</w:t>
      </w:r>
      <w:r w:rsidR="00AB069C">
        <w:t>W</w:t>
      </w:r>
      <w:r>
        <w:t>ait</w:t>
      </w:r>
      <w:r w:rsidR="00AB069C">
        <w:t>.</w:t>
      </w:r>
      <w:r>
        <w:t xml:space="preserve"> </w:t>
      </w:r>
      <w:r w:rsidR="00AB069C">
        <w:t>D</w:t>
      </w:r>
      <w:r>
        <w:t xml:space="preserve">idn’t the individual plots have a gray background behind them?” Yes, dear reader, they did. </w:t>
      </w:r>
      <w:r w:rsidR="00B22B86">
        <w:t>Scherer and Karamanis</w:t>
      </w:r>
      <w:r>
        <w:t xml:space="preserve"> </w:t>
      </w:r>
      <w:r w:rsidR="00AB069C">
        <w:t>made</w:t>
      </w:r>
      <w:r>
        <w:t xml:space="preserve"> these with a separate geom</w:t>
      </w:r>
      <w:r w:rsidR="0055026C">
        <w:t>,</w:t>
      </w:r>
      <w:r>
        <w:t xml:space="preserve"> </w:t>
      </w:r>
      <w:r w:rsidRPr="00385C82">
        <w:rPr>
          <w:rStyle w:val="Literal"/>
        </w:rPr>
        <w:t>geom_rect()</w:t>
      </w:r>
      <w:r w:rsidR="00AB069C">
        <w:t>:</w:t>
      </w:r>
      <w:r>
        <w:t xml:space="preserve"> </w:t>
      </w:r>
    </w:p>
    <w:p w14:paraId="745B4FFB" w14:textId="77777777" w:rsidR="000C1C20" w:rsidRPr="001238C8" w:rsidRDefault="000C1C20" w:rsidP="001238C8">
      <w:pPr>
        <w:pStyle w:val="Code"/>
      </w:pPr>
      <w:r w:rsidRPr="001238C8">
        <w:rPr>
          <w:rStyle w:val="FunctionTok"/>
          <w:rFonts w:ascii="Courier" w:hAnsi="Courier"/>
          <w:i w:val="0"/>
          <w:sz w:val="17"/>
          <w:shd w:val="clear" w:color="auto" w:fill="auto"/>
        </w:rPr>
        <w:t>geom_rect</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FunctionTok"/>
          <w:rFonts w:ascii="Courier" w:hAnsi="Courier"/>
          <w:i w:val="0"/>
          <w:sz w:val="17"/>
          <w:shd w:val="clear" w:color="auto" w:fill="auto"/>
        </w:rPr>
        <w:t>aes</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xmin =</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xmax =</w:t>
      </w:r>
      <w:r w:rsidRPr="001238C8">
        <w:rPr>
          <w:rStyle w:val="NormalTok"/>
          <w:rFonts w:ascii="Courier" w:hAnsi="Courier"/>
          <w:i w:val="0"/>
          <w:sz w:val="17"/>
          <w:shd w:val="clear" w:color="auto" w:fill="auto"/>
        </w:rPr>
        <w:t xml:space="preserve"> max_week </w:t>
      </w:r>
      <w:r w:rsidRPr="001238C8">
        <w:rPr>
          <w:rStyle w:val="SpecialCharTok"/>
          <w:rFonts w:ascii="Courier" w:hAnsi="Courier"/>
          <w:i w:val="0"/>
          <w:sz w:val="17"/>
          <w:shd w:val="clear" w:color="auto" w:fill="auto"/>
        </w:rPr>
        <w:t>+</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ymin =</w:t>
      </w:r>
      <w:r w:rsidRPr="001238C8">
        <w:rPr>
          <w:rStyle w:val="NormalTok"/>
          <w:rFonts w:ascii="Courier" w:hAnsi="Courier"/>
          <w:i w:val="0"/>
          <w:sz w:val="17"/>
          <w:shd w:val="clear" w:color="auto" w:fill="auto"/>
        </w:rPr>
        <w:t xml:space="preserve"> </w:t>
      </w:r>
      <w:r w:rsidRPr="001238C8">
        <w:rPr>
          <w:rStyle w:val="SpecialCharTok"/>
          <w:rFonts w:ascii="Courier" w:hAnsi="Courier"/>
          <w:i w:val="0"/>
          <w:sz w:val="17"/>
          <w:shd w:val="clear" w:color="auto" w:fill="auto"/>
        </w:rPr>
        <w:t>-</w:t>
      </w:r>
      <w:r w:rsidRPr="001238C8">
        <w:rPr>
          <w:rStyle w:val="FloatTok"/>
          <w:rFonts w:ascii="Courier" w:hAnsi="Courier"/>
          <w:i w:val="0"/>
          <w:color w:val="000000"/>
          <w:sz w:val="17"/>
          <w:shd w:val="clear" w:color="auto" w:fill="auto"/>
        </w:rPr>
        <w:t>0.005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ymax =</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1</w:t>
      </w:r>
      <w:r w:rsidRPr="001238C8">
        <w:br/>
      </w:r>
      <w:r w:rsidRPr="001238C8">
        <w:rPr>
          <w:rStyle w:val="NormalTok"/>
          <w:rFonts w:ascii="Courier" w:hAnsi="Courier"/>
          <w:i w:val="0"/>
          <w:sz w:val="17"/>
          <w:shd w:val="clear" w:color="auto" w:fill="auto"/>
        </w:rPr>
        <w:t xml:space="preserve">  ),</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fill =</w:t>
      </w:r>
      <w:r w:rsidRPr="001238C8">
        <w:rPr>
          <w:rStyle w:val="NormalTok"/>
          <w:rFonts w:ascii="Courier" w:hAnsi="Courier"/>
          <w:i w:val="0"/>
          <w:sz w:val="17"/>
          <w:shd w:val="clear" w:color="auto" w:fill="auto"/>
        </w:rPr>
        <w:t xml:space="preserve"> </w:t>
      </w:r>
      <w:r w:rsidRPr="001238C8">
        <w:rPr>
          <w:rStyle w:val="StringTok"/>
          <w:rFonts w:ascii="Courier" w:hAnsi="Courier"/>
          <w:i w:val="0"/>
          <w:color w:val="000000"/>
          <w:sz w:val="17"/>
          <w:shd w:val="clear" w:color="auto" w:fill="auto"/>
        </w:rPr>
        <w:t>"#f4f4f9"</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color =</w:t>
      </w:r>
      <w:r w:rsidRPr="001238C8">
        <w:rPr>
          <w:rStyle w:val="NormalTok"/>
          <w:rFonts w:ascii="Courier" w:hAnsi="Courier"/>
          <w:i w:val="0"/>
          <w:sz w:val="17"/>
          <w:shd w:val="clear" w:color="auto" w:fill="auto"/>
        </w:rPr>
        <w:t xml:space="preserve"> </w:t>
      </w:r>
      <w:r w:rsidRPr="001238C8">
        <w:rPr>
          <w:rStyle w:val="ConstantTok"/>
          <w:rFonts w:ascii="Courier" w:hAnsi="Courier"/>
          <w:i w:val="0"/>
          <w:sz w:val="17"/>
          <w:shd w:val="clear" w:color="auto" w:fill="auto"/>
        </w:rPr>
        <w:t>NA</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size =</w:t>
      </w:r>
      <w:r w:rsidRPr="001238C8">
        <w:rPr>
          <w:rStyle w:val="NormalTok"/>
          <w:rFonts w:ascii="Courier" w:hAnsi="Courier"/>
          <w:i w:val="0"/>
          <w:sz w:val="17"/>
          <w:shd w:val="clear" w:color="auto" w:fill="auto"/>
        </w:rPr>
        <w:t xml:space="preserve"> </w:t>
      </w:r>
      <w:r w:rsidRPr="001238C8">
        <w:rPr>
          <w:rStyle w:val="FloatTok"/>
          <w:rFonts w:ascii="Courier" w:hAnsi="Courier"/>
          <w:i w:val="0"/>
          <w:color w:val="000000"/>
          <w:sz w:val="17"/>
          <w:shd w:val="clear" w:color="auto" w:fill="auto"/>
        </w:rPr>
        <w:t>0.4</w:t>
      </w:r>
      <w:r w:rsidRPr="001238C8">
        <w:br/>
      </w:r>
      <w:r w:rsidRPr="001238C8">
        <w:rPr>
          <w:rStyle w:val="NormalTok"/>
          <w:rFonts w:ascii="Courier" w:hAnsi="Courier"/>
          <w:i w:val="0"/>
          <w:sz w:val="17"/>
          <w:shd w:val="clear" w:color="auto" w:fill="auto"/>
        </w:rPr>
        <w:t>)</w:t>
      </w:r>
    </w:p>
    <w:p w14:paraId="2CBD4F8A" w14:textId="0B5F16C7" w:rsidR="00AB069C" w:rsidRDefault="0055026C" w:rsidP="008F3FF7">
      <w:pPr>
        <w:pStyle w:val="Body"/>
      </w:pPr>
      <w:r>
        <w:t>T</w:t>
      </w:r>
      <w:r w:rsidR="00AB069C">
        <w:t>hey set some additional aesthetic properties specific to</w:t>
      </w:r>
      <w:r>
        <w:t xml:space="preserve"> this geom: </w:t>
      </w:r>
      <w:r w:rsidR="00AB069C" w:rsidRPr="00385C82">
        <w:rPr>
          <w:rStyle w:val="Literal"/>
        </w:rPr>
        <w:t>xmin</w:t>
      </w:r>
      <w:r w:rsidR="00AB069C">
        <w:t xml:space="preserve">, </w:t>
      </w:r>
      <w:r w:rsidR="00AB069C" w:rsidRPr="00385C82">
        <w:rPr>
          <w:rStyle w:val="Literal"/>
        </w:rPr>
        <w:t>xmax</w:t>
      </w:r>
      <w:r w:rsidR="00AB069C">
        <w:t xml:space="preserve">, </w:t>
      </w:r>
      <w:r w:rsidR="00AB069C" w:rsidRPr="00385C82">
        <w:rPr>
          <w:rStyle w:val="Literal"/>
        </w:rPr>
        <w:t>ymin</w:t>
      </w:r>
      <w:r w:rsidR="00AB069C">
        <w:t xml:space="preserve">, and </w:t>
      </w:r>
      <w:r w:rsidR="00AB069C" w:rsidRPr="00385C82">
        <w:rPr>
          <w:rStyle w:val="Literal"/>
        </w:rPr>
        <w:t>ymax</w:t>
      </w:r>
      <w:r w:rsidR="00F67363">
        <w:t xml:space="preserve">, which </w:t>
      </w:r>
      <w:commentRangeStart w:id="115"/>
      <w:ins w:id="116" w:author="David Keyes" w:date="2022-10-04T10:41:00Z">
        <w:r w:rsidR="004069FF">
          <w:t>determine the</w:t>
        </w:r>
      </w:ins>
      <w:ins w:id="117" w:author="David Keyes" w:date="2022-10-04T10:42:00Z">
        <w:r w:rsidR="004069FF">
          <w:t xml:space="preserve"> boundaries of the rectangle it produces</w:t>
        </w:r>
      </w:ins>
      <w:r w:rsidR="00AB069C">
        <w:t xml:space="preserve">. </w:t>
      </w:r>
      <w:commentRangeEnd w:id="115"/>
      <w:r w:rsidR="00F67363">
        <w:rPr>
          <w:rStyle w:val="CommentReference"/>
          <w:rFonts w:ascii="Calibri" w:eastAsiaTheme="minorHAnsi" w:hAnsi="Calibri" w:cs="Times New Roman"/>
          <w:color w:val="auto"/>
          <w:lang w:eastAsia="en-US"/>
        </w:rPr>
        <w:commentReference w:id="115"/>
      </w:r>
      <w:r w:rsidR="00AB069C">
        <w:t>The result is a gray background drawn behind each small multiple, as seen in Figure 2-</w:t>
      </w:r>
      <w:r w:rsidR="00F67363">
        <w:t>16</w:t>
      </w:r>
      <w:r w:rsidR="00AB069C">
        <w:t>.</w:t>
      </w:r>
    </w:p>
    <w:p w14:paraId="6E184A64" w14:textId="6BD385B5" w:rsidR="000C1C20" w:rsidRDefault="00AB069C" w:rsidP="001238C8">
      <w:pPr>
        <w:pStyle w:val="GraphicSlug"/>
      </w:pPr>
      <w:ins w:id="118" w:author="Frances" w:date="2022-09-27T17:32:00Z">
        <w:r>
          <w:t xml:space="preserve"> </w:t>
        </w:r>
      </w:ins>
      <w:r w:rsidR="000C1C20">
        <w:t>[F02021.pdf]</w:t>
      </w:r>
    </w:p>
    <w:p w14:paraId="34EAC20F" w14:textId="77777777" w:rsidR="000C1C20" w:rsidRDefault="000C1C20" w:rsidP="000C1C20">
      <w:pPr>
        <w:pStyle w:val="CaptionedFigure"/>
      </w:pPr>
      <w:r>
        <w:rPr>
          <w:noProof/>
        </w:rPr>
        <w:lastRenderedPageBreak/>
        <w:drawing>
          <wp:inline distT="0" distB="0" distL="0" distR="0" wp14:anchorId="30B0F599" wp14:editId="0FCAC7E6">
            <wp:extent cx="4602684" cy="9205369"/>
            <wp:effectExtent l="0" t="0" r="0" b="0"/>
            <wp:docPr id="108" name="Picture" descr="Figure 2-21 Facetted version of the drought visualization with gray backgrounds behind each small multiple"/>
            <wp:cNvGraphicFramePr/>
            <a:graphic xmlns:a="http://schemas.openxmlformats.org/drawingml/2006/main">
              <a:graphicData uri="http://schemas.openxmlformats.org/drawingml/2006/picture">
                <pic:pic xmlns:pic="http://schemas.openxmlformats.org/drawingml/2006/picture">
                  <pic:nvPicPr>
                    <pic:cNvPr id="109" name="Picture" descr="data-viz_files/figure-docx/drought-viz-gray-backgrounds-1.png"/>
                    <pic:cNvPicPr>
                      <a:picLocks noChangeAspect="1" noChangeArrowheads="1"/>
                    </pic:cNvPicPr>
                  </pic:nvPicPr>
                  <pic:blipFill>
                    <a:blip r:embed="rId27"/>
                    <a:stretch>
                      <a:fillRect/>
                    </a:stretch>
                  </pic:blipFill>
                  <pic:spPr bwMode="auto">
                    <a:xfrm>
                      <a:off x="0" y="0"/>
                      <a:ext cx="4602684" cy="9205369"/>
                    </a:xfrm>
                    <a:prstGeom prst="rect">
                      <a:avLst/>
                    </a:prstGeom>
                    <a:noFill/>
                    <a:ln w="9525">
                      <a:noFill/>
                      <a:headEnd/>
                      <a:tailEnd/>
                    </a:ln>
                  </pic:spPr>
                </pic:pic>
              </a:graphicData>
            </a:graphic>
          </wp:inline>
        </w:drawing>
      </w:r>
    </w:p>
    <w:p w14:paraId="2D238A4C" w14:textId="6B5AF5FE" w:rsidR="000C1C20" w:rsidRDefault="000C1C20" w:rsidP="00752D8D">
      <w:pPr>
        <w:pStyle w:val="CaptionLine"/>
      </w:pPr>
      <w:r>
        <w:lastRenderedPageBreak/>
        <w:t>Faceted version of the drought visualization with gray backgrounds behind each small multiple</w:t>
      </w:r>
    </w:p>
    <w:p w14:paraId="477D5F13" w14:textId="36AA9A05" w:rsidR="000C1C20" w:rsidRDefault="00577AD1" w:rsidP="00752D8D">
      <w:pPr>
        <w:pStyle w:val="Body"/>
      </w:pPr>
      <w:r>
        <w:t xml:space="preserve">Finally, consider </w:t>
      </w:r>
      <w:r w:rsidR="000C1C20">
        <w:t xml:space="preserve">the tweaks </w:t>
      </w:r>
      <w:r>
        <w:t xml:space="preserve">made </w:t>
      </w:r>
      <w:r w:rsidR="000C1C20">
        <w:t xml:space="preserve">to the legend. </w:t>
      </w:r>
      <w:del w:id="119" w:author="David Keyes" w:date="2022-10-06T07:22:00Z">
        <w:r w:rsidR="000C1C20" w:rsidDel="009658D8">
          <w:delText xml:space="preserve">I previously showed </w:delText>
        </w:r>
      </w:del>
      <w:ins w:id="120" w:author="David Keyes" w:date="2022-10-06T07:22:00Z">
        <w:r w:rsidR="009658D8">
          <w:t xml:space="preserve">We previously saw </w:t>
        </w:r>
      </w:ins>
      <w:r w:rsidR="000C1C20">
        <w:t xml:space="preserve">a simplified version of the </w:t>
      </w:r>
      <w:r w:rsidR="000C1C20" w:rsidRPr="00385C82">
        <w:rPr>
          <w:rStyle w:val="Literal"/>
        </w:rPr>
        <w:t>scale_fill_viridis_d()</w:t>
      </w:r>
      <w:r w:rsidR="000C1C20">
        <w:t xml:space="preserve"> function. </w:t>
      </w:r>
      <w:r w:rsidR="00F67363">
        <w:t>Here is a</w:t>
      </w:r>
      <w:r w:rsidR="000C1C20">
        <w:t xml:space="preserve"> more complete version</w:t>
      </w:r>
      <w:r w:rsidR="00F67363">
        <w:t>:</w:t>
      </w:r>
      <w:r w:rsidR="000C1C20">
        <w:t xml:space="preserve"> </w:t>
      </w:r>
    </w:p>
    <w:p w14:paraId="2FB53119" w14:textId="77777777" w:rsidR="000C1C20" w:rsidRPr="00534C47" w:rsidRDefault="000C1C20" w:rsidP="00534C47">
      <w:pPr>
        <w:pStyle w:val="Code"/>
      </w:pPr>
      <w:r w:rsidRPr="00534C47">
        <w:rPr>
          <w:rStyle w:val="FunctionTok"/>
          <w:rFonts w:ascii="Courier" w:hAnsi="Courier"/>
          <w:i w:val="0"/>
          <w:sz w:val="17"/>
          <w:shd w:val="clear" w:color="auto" w:fill="auto"/>
        </w:rPr>
        <w:t>scale_fill_viridis_d</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option =</w:t>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"rocket"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direction =</w:t>
      </w:r>
      <w:r w:rsidRPr="00534C47">
        <w:rPr>
          <w:rStyle w:val="NormalTok"/>
          <w:rFonts w:ascii="Courier" w:hAnsi="Courier"/>
          <w:i w:val="0"/>
          <w:sz w:val="17"/>
          <w:shd w:val="clear" w:color="auto" w:fill="auto"/>
        </w:rPr>
        <w:t xml:space="preserve"> </w:t>
      </w:r>
      <w:r w:rsidRPr="00534C47">
        <w:rPr>
          <w:rStyle w:val="SpecialCharTok"/>
          <w:rFonts w:ascii="Courier" w:hAnsi="Courier"/>
          <w:i w:val="0"/>
          <w:sz w:val="17"/>
          <w:shd w:val="clear" w:color="auto" w:fill="auto"/>
        </w:rPr>
        <w:t>-</w:t>
      </w:r>
      <w:r w:rsidRPr="00534C47">
        <w:rPr>
          <w:rStyle w:val="DecValTok"/>
          <w:rFonts w:ascii="Courier" w:hAnsi="Courier"/>
          <w:i w:val="0"/>
          <w:color w:val="000000"/>
          <w:sz w:val="17"/>
          <w:shd w:val="clear" w:color="auto" w:fill="auto"/>
        </w:rPr>
        <w:t>1</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name =</w:t>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"Category:"</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labels =</w:t>
      </w:r>
      <w:r w:rsidRPr="00534C47">
        <w:rPr>
          <w:rStyle w:val="NormalTok"/>
          <w:rFonts w:ascii="Courier" w:hAnsi="Courier"/>
          <w:i w:val="0"/>
          <w:sz w:val="17"/>
          <w:shd w:val="clear" w:color="auto" w:fill="auto"/>
        </w:rPr>
        <w:t xml:space="preserve"> </w:t>
      </w:r>
      <w:r w:rsidRPr="00534C47">
        <w:rPr>
          <w:rStyle w:val="FunctionTok"/>
          <w:rFonts w:ascii="Courier" w:hAnsi="Courier"/>
          <w:i w:val="0"/>
          <w:sz w:val="17"/>
          <w:shd w:val="clear" w:color="auto" w:fill="auto"/>
        </w:rPr>
        <w:t>c</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"Abnormally Dry"</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"Moderate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"Severe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"Extreme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"Exceptional Drought"</w:t>
      </w:r>
      <w:r w:rsidRPr="00534C47">
        <w:br/>
      </w:r>
      <w:r w:rsidRPr="00534C47">
        <w:rPr>
          <w:rStyle w:val="NormalTok"/>
          <w:rFonts w:ascii="Courier" w:hAnsi="Courier"/>
          <w:i w:val="0"/>
          <w:sz w:val="17"/>
          <w:shd w:val="clear" w:color="auto" w:fill="auto"/>
        </w:rPr>
        <w:t xml:space="preserve">  )</w:t>
      </w:r>
      <w:r w:rsidRPr="00534C47">
        <w:br/>
      </w:r>
      <w:r w:rsidRPr="00534C47">
        <w:rPr>
          <w:rStyle w:val="NormalTok"/>
          <w:rFonts w:ascii="Courier" w:hAnsi="Courier"/>
          <w:i w:val="0"/>
          <w:sz w:val="17"/>
          <w:shd w:val="clear" w:color="auto" w:fill="auto"/>
        </w:rPr>
        <w:t>)</w:t>
      </w:r>
    </w:p>
    <w:p w14:paraId="51715AE1" w14:textId="746C73B0" w:rsidR="005178F5" w:rsidRDefault="00F67363" w:rsidP="004069FF">
      <w:pPr>
        <w:pStyle w:val="Body"/>
      </w:pPr>
      <w:r>
        <w:t xml:space="preserve">The </w:t>
      </w:r>
      <w:r w:rsidRPr="00385C82">
        <w:rPr>
          <w:rStyle w:val="Literal"/>
        </w:rPr>
        <w:t>name</w:t>
      </w:r>
      <w:r>
        <w:t xml:space="preserve"> argument sets the legend title</w:t>
      </w:r>
      <w:r w:rsidR="00577AD1">
        <w:t>,</w:t>
      </w:r>
      <w:r>
        <w:t xml:space="preserve"> and the </w:t>
      </w:r>
      <w:r w:rsidRPr="00385C82">
        <w:rPr>
          <w:rStyle w:val="Literal"/>
        </w:rPr>
        <w:t>labels</w:t>
      </w:r>
      <w:r>
        <w:t xml:space="preserve"> argument determine</w:t>
      </w:r>
      <w:r w:rsidR="006D2C88">
        <w:t>s</w:t>
      </w:r>
      <w:r>
        <w:t xml:space="preserve"> the labels that show up in the legend. Figure 2-</w:t>
      </w:r>
      <w:r w:rsidR="00027F95">
        <w:t>17</w:t>
      </w:r>
      <w:r>
        <w:t xml:space="preserve"> shows the result of these changes.</w:t>
      </w:r>
    </w:p>
    <w:p w14:paraId="552953B6" w14:textId="19BBB73D" w:rsidR="000C1C20" w:rsidRDefault="000C1C20" w:rsidP="00534C47">
      <w:pPr>
        <w:pStyle w:val="GraphicSlug"/>
      </w:pPr>
      <w:r>
        <w:t>[F02022.pdf]</w:t>
      </w:r>
    </w:p>
    <w:p w14:paraId="2D7D5FD5" w14:textId="77777777" w:rsidR="000C1C20" w:rsidRDefault="000C1C20" w:rsidP="000C1C20">
      <w:pPr>
        <w:pStyle w:val="CaptionedFigure"/>
      </w:pPr>
      <w:commentRangeStart w:id="121"/>
      <w:r>
        <w:rPr>
          <w:noProof/>
        </w:rPr>
        <w:lastRenderedPageBreak/>
        <w:drawing>
          <wp:inline distT="0" distB="0" distL="0" distR="0" wp14:anchorId="716389CF" wp14:editId="12AAC070">
            <wp:extent cx="4602684" cy="7364295"/>
            <wp:effectExtent l="0" t="0" r="0" b="0"/>
            <wp:docPr id="111" name="Picture" descr="Figure 2-22 Drought visualization with changes made to the legend text"/>
            <wp:cNvGraphicFramePr/>
            <a:graphic xmlns:a="http://schemas.openxmlformats.org/drawingml/2006/main">
              <a:graphicData uri="http://schemas.openxmlformats.org/drawingml/2006/picture">
                <pic:pic xmlns:pic="http://schemas.openxmlformats.org/drawingml/2006/picture">
                  <pic:nvPicPr>
                    <pic:cNvPr id="112" name="Picture" descr="data-viz_files/figure-docx/drought-viz-legend-tweaks-1.png"/>
                    <pic:cNvPicPr>
                      <a:picLocks noChangeAspect="1" noChangeArrowheads="1"/>
                    </pic:cNvPicPr>
                  </pic:nvPicPr>
                  <pic:blipFill>
                    <a:blip r:embed="rId12"/>
                    <a:stretch>
                      <a:fillRect/>
                    </a:stretch>
                  </pic:blipFill>
                  <pic:spPr bwMode="auto">
                    <a:xfrm>
                      <a:off x="0" y="0"/>
                      <a:ext cx="4602684" cy="7364295"/>
                    </a:xfrm>
                    <a:prstGeom prst="rect">
                      <a:avLst/>
                    </a:prstGeom>
                    <a:noFill/>
                    <a:ln w="9525">
                      <a:noFill/>
                      <a:headEnd/>
                      <a:tailEnd/>
                    </a:ln>
                  </pic:spPr>
                </pic:pic>
              </a:graphicData>
            </a:graphic>
          </wp:inline>
        </w:drawing>
      </w:r>
      <w:commentRangeEnd w:id="121"/>
      <w:r w:rsidR="00F67363">
        <w:rPr>
          <w:rStyle w:val="CommentReference"/>
        </w:rPr>
        <w:commentReference w:id="121"/>
      </w:r>
    </w:p>
    <w:p w14:paraId="3DD24BBD" w14:textId="65C9C514" w:rsidR="000C1C20" w:rsidRDefault="000C1C20" w:rsidP="00752D8D">
      <w:pPr>
        <w:pStyle w:val="CaptionLine"/>
      </w:pPr>
      <w:r>
        <w:t>Drought visualization with changes made to the legend text</w:t>
      </w:r>
    </w:p>
    <w:p w14:paraId="089A6D7B" w14:textId="114EE464" w:rsidR="00577AD1" w:rsidRPr="00577AD1" w:rsidRDefault="00577AD1" w:rsidP="004069FF">
      <w:pPr>
        <w:pStyle w:val="Body"/>
      </w:pPr>
      <w:r>
        <w:t>Rather than D0, D1, D2, D3, and D4, we now have Abnormally Dry, Moderate Drought, Severe Drought, Extreme Drought, and Exceptional Drought.</w:t>
      </w:r>
    </w:p>
    <w:p w14:paraId="12445CC8" w14:textId="32B30FD5" w:rsidR="00681A14" w:rsidRDefault="00681A14" w:rsidP="004069FF">
      <w:pPr>
        <w:pStyle w:val="HeadA"/>
      </w:pPr>
      <w:r>
        <w:lastRenderedPageBreak/>
        <w:t>The Complete Visualization Code</w:t>
      </w:r>
    </w:p>
    <w:p w14:paraId="47B077F0" w14:textId="7BB04187" w:rsidR="000C1C20" w:rsidRDefault="000C1C20" w:rsidP="00752D8D">
      <w:pPr>
        <w:pStyle w:val="Body"/>
      </w:pPr>
      <w:r>
        <w:t xml:space="preserve">While I’ve showed you a nearly complete version of the </w:t>
      </w:r>
      <w:r w:rsidR="00577AD1">
        <w:t xml:space="preserve">code that </w:t>
      </w:r>
      <w:r w:rsidR="00B22B86">
        <w:t>Scherer and Karamanis</w:t>
      </w:r>
      <w:r w:rsidR="00577AD1">
        <w:t xml:space="preserve"> wrote</w:t>
      </w:r>
      <w:r>
        <w:t>, I made some small changes along the way to make it easier to understand. If you’re curious</w:t>
      </w:r>
      <w:r w:rsidR="00577AD1">
        <w:t>,</w:t>
      </w:r>
      <w:r>
        <w:t xml:space="preserve"> the full code </w:t>
      </w:r>
      <w:r w:rsidR="00577AD1">
        <w:t xml:space="preserve">is </w:t>
      </w:r>
      <w:r>
        <w:t>here</w:t>
      </w:r>
      <w:r w:rsidR="00577AD1">
        <w:t>:</w:t>
      </w:r>
      <w:r>
        <w:t xml:space="preserve"> </w:t>
      </w:r>
    </w:p>
    <w:p w14:paraId="57F609B4" w14:textId="4B546BE4" w:rsidR="000C1C20" w:rsidRPr="0055787E" w:rsidRDefault="000C1C20" w:rsidP="0055787E">
      <w:pPr>
        <w:pStyle w:val="Code"/>
      </w:pPr>
      <w:r w:rsidRPr="0055787E">
        <w:rPr>
          <w:rStyle w:val="FunctionTok"/>
          <w:rFonts w:ascii="Courier" w:hAnsi="Courier"/>
          <w:i w:val="0"/>
          <w:sz w:val="17"/>
          <w:shd w:val="clear" w:color="auto" w:fill="auto"/>
        </w:rPr>
        <w:t>ggplot</w:t>
      </w:r>
      <w:r w:rsidRPr="0055787E">
        <w:rPr>
          <w:rStyle w:val="NormalTok"/>
          <w:rFonts w:ascii="Courier" w:hAnsi="Courier"/>
          <w:i w:val="0"/>
          <w:sz w:val="17"/>
          <w:shd w:val="clear" w:color="auto" w:fill="auto"/>
        </w:rPr>
        <w:t xml:space="preserve">(dm_perc_cat_hubs, </w:t>
      </w:r>
      <w:r w:rsidRPr="0055787E">
        <w:rPr>
          <w:rStyle w:val="FunctionTok"/>
          <w:rFonts w:ascii="Courier" w:hAnsi="Courier"/>
          <w:i w:val="0"/>
          <w:sz w:val="17"/>
          <w:shd w:val="clear" w:color="auto" w:fill="auto"/>
        </w:rPr>
        <w:t>aes</w:t>
      </w:r>
      <w:r w:rsidRPr="0055787E">
        <w:rPr>
          <w:rStyle w:val="NormalTok"/>
          <w:rFonts w:ascii="Courier" w:hAnsi="Courier"/>
          <w:i w:val="0"/>
          <w:sz w:val="17"/>
          <w:shd w:val="clear" w:color="auto" w:fill="auto"/>
        </w:rPr>
        <w:t xml:space="preserve">(week, percentage))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geom_rect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aes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xmin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xmax =</w:t>
      </w:r>
      <w:r w:rsidRPr="0055787E">
        <w:rPr>
          <w:rStyle w:val="NormalTok"/>
          <w:rFonts w:ascii="Courier" w:hAnsi="Courier"/>
          <w:i w:val="0"/>
          <w:sz w:val="17"/>
          <w:shd w:val="clear" w:color="auto" w:fill="auto"/>
        </w:rPr>
        <w:t xml:space="preserve"> max_week </w:t>
      </w:r>
      <w:r w:rsidRPr="0055787E">
        <w:rPr>
          <w:rStyle w:val="SpecialCharTok"/>
          <w:rFonts w:ascii="Courier" w:hAnsi="Courier"/>
          <w:i w:val="0"/>
          <w:sz w:val="17"/>
          <w:shd w:val="clear" w:color="auto" w:fill="auto"/>
        </w:rPr>
        <w:t>+</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ymin =</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FloatTok"/>
          <w:rFonts w:ascii="Courier" w:hAnsi="Courier"/>
          <w:i w:val="0"/>
          <w:color w:val="000000"/>
          <w:sz w:val="17"/>
          <w:shd w:val="clear" w:color="auto" w:fill="auto"/>
        </w:rPr>
        <w:t>0.005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ymax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"#f4f4f9"</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NA</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FloatTok"/>
          <w:rFonts w:ascii="Courier" w:hAnsi="Courier"/>
          <w:i w:val="0"/>
          <w:color w:val="000000"/>
          <w:sz w:val="17"/>
          <w:shd w:val="clear" w:color="auto" w:fill="auto"/>
        </w:rPr>
        <w:t>0.4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show.legend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FALSE</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geom_col</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aes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category,</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after_scale</w:t>
      </w:r>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addmix</w:t>
      </w:r>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darken</w:t>
      </w:r>
      <w:r w:rsidRPr="0055787E">
        <w:rPr>
          <w:rStyle w:val="NormalTok"/>
          <w:rFonts w:ascii="Courier" w:hAnsi="Courier"/>
          <w:i w:val="0"/>
          <w:sz w:val="17"/>
          <w:shd w:val="clear" w:color="auto" w:fill="auto"/>
        </w:rPr>
        <w:t>(fill, .</w:t>
      </w:r>
      <w:r w:rsidRPr="0055787E">
        <w:rPr>
          <w:rStyle w:val="DecValTok"/>
          <w:rFonts w:ascii="Courier" w:hAnsi="Courier"/>
          <w:i w:val="0"/>
          <w:color w:val="000000"/>
          <w:sz w:val="17"/>
          <w:shd w:val="clear" w:color="auto" w:fill="auto"/>
        </w:rPr>
        <w:t>05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space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"HLS"</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"#d8005a"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after_scale</w:t>
      </w:r>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darken</w:t>
      </w:r>
      <w:r w:rsidRPr="0055787E">
        <w:rPr>
          <w:rStyle w:val="NormalTok"/>
          <w:rFonts w:ascii="Courier" w:hAnsi="Courier"/>
          <w:i w:val="0"/>
          <w:sz w:val="17"/>
          <w:shd w:val="clear" w:color="auto" w:fill="auto"/>
        </w:rPr>
        <w:t>(fill,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space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"HLS"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width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9</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FloatTok"/>
          <w:rFonts w:ascii="Courier" w:hAnsi="Courier"/>
          <w:i w:val="0"/>
          <w:color w:val="000000"/>
          <w:sz w:val="17"/>
          <w:shd w:val="clear" w:color="auto" w:fill="auto"/>
        </w:rPr>
        <w:t>0.12</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facet_grid</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rows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vars</w:t>
      </w:r>
      <w:r w:rsidRPr="0055787E">
        <w:rPr>
          <w:rStyle w:val="NormalTok"/>
          <w:rFonts w:ascii="Courier" w:hAnsi="Courier"/>
          <w:i w:val="0"/>
          <w:sz w:val="17"/>
          <w:shd w:val="clear" w:color="auto" w:fill="auto"/>
        </w:rPr>
        <w:t xml:space="preserve">(year),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vars</w:t>
      </w:r>
      <w:r w:rsidRPr="0055787E">
        <w:rPr>
          <w:rStyle w:val="NormalTok"/>
          <w:rFonts w:ascii="Courier" w:hAnsi="Courier"/>
          <w:i w:val="0"/>
          <w:sz w:val="17"/>
          <w:shd w:val="clear" w:color="auto" w:fill="auto"/>
        </w:rPr>
        <w:t xml:space="preserve">(hub),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switch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"y"</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coord_cartesian</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clip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"off"</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scale_x_continuous</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expand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02</w:t>
      </w:r>
      <w:r w:rsidRPr="0055787E">
        <w:rPr>
          <w:rStyle w:val="NormalTok"/>
          <w:rFonts w:ascii="Courier" w:hAnsi="Courier"/>
          <w:i w:val="0"/>
          <w:sz w:val="17"/>
          <w:shd w:val="clear" w:color="auto" w:fill="auto"/>
        </w:rPr>
        <w:t>, .</w:t>
      </w:r>
      <w:r w:rsidRPr="0055787E">
        <w:rPr>
          <w:rStyle w:val="DecValTok"/>
          <w:rFonts w:ascii="Courier" w:hAnsi="Courier"/>
          <w:i w:val="0"/>
          <w:color w:val="000000"/>
          <w:sz w:val="17"/>
          <w:shd w:val="clear" w:color="auto" w:fill="auto"/>
        </w:rPr>
        <w:t>02</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guide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"none"</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scale_y_continuous</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expand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position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"right"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labels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scale_fill_viridis_d</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option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"rocket"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"Category:"</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direction =</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DecValTok"/>
          <w:rFonts w:ascii="Courier" w:hAnsi="Courier"/>
          <w:i w:val="0"/>
          <w:color w:val="000000"/>
          <w:sz w:val="17"/>
          <w:shd w:val="clear" w:color="auto" w:fill="auto"/>
        </w:rPr>
        <w:t>1</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begin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17</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end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97</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labels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"Abnormally Dry"</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"Moderate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"Severe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"Extreme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"Exceptional Drought"</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guides</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guide_legend</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nrow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override.aes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list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theme_light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base_size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base_family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"Roboto"</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lastRenderedPageBreak/>
        <w:t xml:space="preserve">  </w:t>
      </w:r>
      <w:r w:rsidRPr="0055787E">
        <w:rPr>
          <w:rStyle w:val="FunctionTok"/>
          <w:rFonts w:ascii="Courier" w:hAnsi="Courier"/>
          <w:i w:val="0"/>
          <w:sz w:val="17"/>
          <w:shd w:val="clear" w:color="auto" w:fill="auto"/>
        </w:rPr>
        <w:t>theme</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axis.title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element_text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14</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axis.text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element_text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family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"Roboto Mono"</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11</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axis.line.x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element_blank</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axis.line.y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element_line</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axis.ticks.y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element_line</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axis.ticks.length.y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"mm"</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legend.position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"top"</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legend.title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element_text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"#2DAADA"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"bold"</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legend.text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element_text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"#2DAADA"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16</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strip.text.x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element_text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16</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hjust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"plain"</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margin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margin</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t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20</w:t>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b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strip.text.y.left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element_text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angle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vjust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"plain"</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strip.background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element_rect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panel.grid.minor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element_blank</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panel.grid.major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element_blank</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panel.spacing.x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FloatTok"/>
          <w:rFonts w:ascii="Courier" w:hAnsi="Courier"/>
          <w:i w:val="0"/>
          <w:color w:val="000000"/>
          <w:sz w:val="17"/>
          <w:shd w:val="clear" w:color="auto" w:fill="auto"/>
        </w:rPr>
        <w:t>0.3</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"lines"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panel.spacing.y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FloatTok"/>
          <w:rFonts w:ascii="Courier" w:hAnsi="Courier"/>
          <w:i w:val="0"/>
          <w:color w:val="000000"/>
          <w:sz w:val="17"/>
          <w:shd w:val="clear" w:color="auto" w:fill="auto"/>
        </w:rPr>
        <w:t>0.25</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"lines"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panel.background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element_rect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panel.border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element_rect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plot.background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element_rect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plot.margin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margin</w:t>
      </w:r>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rep</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
    <w:p w14:paraId="623378E7" w14:textId="1EFA9547" w:rsidR="00681A14" w:rsidRDefault="00681A14" w:rsidP="00681A14">
      <w:pPr>
        <w:pStyle w:val="Body"/>
      </w:pPr>
      <w:bookmarkStart w:id="122" w:name="_Toc113535025"/>
      <w:bookmarkStart w:id="123" w:name="ggplot-is-your-data-viz-secret-weapon"/>
      <w:bookmarkEnd w:id="84"/>
      <w:r>
        <w:t xml:space="preserve">There are a few additional tweaks to colors and spacing, but </w:t>
      </w:r>
      <w:r w:rsidR="006070A2">
        <w:t>most of the code reflects</w:t>
      </w:r>
      <w:r>
        <w:t xml:space="preserve"> what </w:t>
      </w:r>
      <w:r w:rsidR="006070A2">
        <w:t>you</w:t>
      </w:r>
      <w:r>
        <w:t>’ve seen so far.</w:t>
      </w:r>
    </w:p>
    <w:p w14:paraId="14DF1E3A" w14:textId="0D959796" w:rsidR="000C1C20" w:rsidRDefault="006F57FE" w:rsidP="00FC53A9">
      <w:pPr>
        <w:pStyle w:val="HeadA"/>
      </w:pPr>
      <w:r>
        <w:t xml:space="preserve">In Conclusion: </w:t>
      </w:r>
      <w:r w:rsidR="000C1C20">
        <w:t xml:space="preserve">ggplot is Your </w:t>
      </w:r>
      <w:r w:rsidR="00B22B86">
        <w:t>Data visualization</w:t>
      </w:r>
      <w:r w:rsidR="000C1C20">
        <w:t xml:space="preserve"> Secret Weapon</w:t>
      </w:r>
      <w:bookmarkEnd w:id="122"/>
    </w:p>
    <w:p w14:paraId="4E9756C2" w14:textId="3B1DA2A1" w:rsidR="000C1C20" w:rsidRDefault="00577AD1" w:rsidP="00116F10">
      <w:pPr>
        <w:pStyle w:val="Body"/>
      </w:pPr>
      <w:r>
        <w:t>Y</w:t>
      </w:r>
      <w:r w:rsidR="000C1C20">
        <w:t xml:space="preserve">ou may start to think of </w:t>
      </w:r>
      <w:r>
        <w:t xml:space="preserve">ggplot </w:t>
      </w:r>
      <w:r w:rsidR="000C1C20">
        <w:t xml:space="preserve">as a solution to all of your </w:t>
      </w:r>
      <w:r w:rsidR="00B22B86">
        <w:t>data visualization</w:t>
      </w:r>
      <w:r w:rsidR="000C1C20">
        <w:t xml:space="preserve"> problems. </w:t>
      </w:r>
      <w:r>
        <w:t>And y</w:t>
      </w:r>
      <w:r w:rsidR="000C1C20">
        <w:t>es, you have a new hammer, but no, everything is not a nail. If you look at the version of th</w:t>
      </w:r>
      <w:r>
        <w:t>e</w:t>
      </w:r>
      <w:r w:rsidR="000C1C20">
        <w:t xml:space="preserve"> </w:t>
      </w:r>
      <w:r w:rsidR="00B22B86">
        <w:t>data visualization</w:t>
      </w:r>
      <w:r w:rsidR="000C1C20">
        <w:t xml:space="preserve"> that appeared in </w:t>
      </w:r>
      <w:r w:rsidR="000C1C20" w:rsidRPr="00B52AC5">
        <w:rPr>
          <w:rStyle w:val="Italic"/>
        </w:rPr>
        <w:t>Scientific American</w:t>
      </w:r>
      <w:r w:rsidR="000C1C20">
        <w:t xml:space="preserve"> in November 2021, you’ll see that some </w:t>
      </w:r>
      <w:r>
        <w:t xml:space="preserve">of its </w:t>
      </w:r>
      <w:r w:rsidR="000C1C20">
        <w:t xml:space="preserve">annotations </w:t>
      </w:r>
      <w:r>
        <w:t>aren’t</w:t>
      </w:r>
      <w:r w:rsidR="000C1C20">
        <w:t xml:space="preserve"> visible in our recreation. That’s because they were added in post-production. While you </w:t>
      </w:r>
      <w:r>
        <w:t>could have found</w:t>
      </w:r>
      <w:r w:rsidR="000C1C20" w:rsidRPr="00681A14">
        <w:t xml:space="preserve"> </w:t>
      </w:r>
      <w:r w:rsidR="000C1C20">
        <w:t xml:space="preserve">ways to </w:t>
      </w:r>
      <w:r>
        <w:t>create them</w:t>
      </w:r>
      <w:r w:rsidR="000C1C20">
        <w:t xml:space="preserve"> in ggplot, it’s often not the best use of your time. Get yourself 90</w:t>
      </w:r>
      <w:r w:rsidR="00183CA4">
        <w:t xml:space="preserve"> percent</w:t>
      </w:r>
      <w:r w:rsidR="000C1C20">
        <w:t xml:space="preserve"> of the way there with ggplot and then use Illustrator, Figma, or a similar tool to finish your work.</w:t>
      </w:r>
    </w:p>
    <w:p w14:paraId="1EE83974" w14:textId="3F298EB3" w:rsidR="000C1C20" w:rsidRDefault="00183CA4" w:rsidP="00752D8D">
      <w:pPr>
        <w:pStyle w:val="Body"/>
      </w:pPr>
      <w:r>
        <w:t>Even so</w:t>
      </w:r>
      <w:r w:rsidR="000C1C20">
        <w:t>, ggplot is a very powerful hammer</w:t>
      </w:r>
      <w:r>
        <w:t>,</w:t>
      </w:r>
      <w:r w:rsidR="000C1C20">
        <w:t xml:space="preserve"> used to make plots that you’ve seen in </w:t>
      </w:r>
      <w:r w:rsidRPr="00074183">
        <w:rPr>
          <w:rStyle w:val="Italic"/>
        </w:rPr>
        <w:t>T</w:t>
      </w:r>
      <w:r w:rsidR="000C1C20" w:rsidRPr="00074183">
        <w:rPr>
          <w:rStyle w:val="Italic"/>
        </w:rPr>
        <w:t>he</w:t>
      </w:r>
      <w:r w:rsidR="000C1C20">
        <w:t xml:space="preserve"> </w:t>
      </w:r>
      <w:r w:rsidR="000C1C20" w:rsidRPr="00074183">
        <w:rPr>
          <w:rStyle w:val="Italic"/>
        </w:rPr>
        <w:t>New York Times</w:t>
      </w:r>
      <w:r w:rsidR="000C1C20">
        <w:t xml:space="preserve">, FiveThirtyEight, the BBC, and other well-known news outlets. </w:t>
      </w:r>
      <w:r w:rsidR="00714BC3">
        <w:t>Although</w:t>
      </w:r>
      <w:r w:rsidR="000C1C20">
        <w:t xml:space="preserve"> </w:t>
      </w:r>
      <w:r w:rsidR="00714BC3">
        <w:t xml:space="preserve">not </w:t>
      </w:r>
      <w:r w:rsidR="000C1C20">
        <w:t>the only tool that can</w:t>
      </w:r>
      <w:r w:rsidR="00714BC3">
        <w:t xml:space="preserve"> generate</w:t>
      </w:r>
      <w:r w:rsidR="000C1C20">
        <w:t xml:space="preserve"> high-quality </w:t>
      </w:r>
      <w:r w:rsidR="00B22B86">
        <w:t>data visualization</w:t>
      </w:r>
      <w:r w:rsidR="000C1C20">
        <w:t xml:space="preserve">, it makes </w:t>
      </w:r>
      <w:r w:rsidR="00714BC3">
        <w:t>the process</w:t>
      </w:r>
      <w:r w:rsidR="000C1C20">
        <w:t xml:space="preserve"> straightforward. The </w:t>
      </w:r>
      <w:r w:rsidR="000C1C20">
        <w:lastRenderedPageBreak/>
        <w:t xml:space="preserve">graph </w:t>
      </w:r>
      <w:r w:rsidR="00714BC3">
        <w:t>by</w:t>
      </w:r>
      <w:r w:rsidR="000C1C20">
        <w:t xml:space="preserve"> </w:t>
      </w:r>
      <w:r w:rsidR="00B22B86">
        <w:t>Scherer and Karamanis</w:t>
      </w:r>
      <w:r w:rsidR="000C1C20">
        <w:t xml:space="preserve"> shows this in several ways:</w:t>
      </w:r>
    </w:p>
    <w:p w14:paraId="4DF0DCF9" w14:textId="3854318F" w:rsidR="000C1C20" w:rsidRDefault="000C1C20" w:rsidP="00074183">
      <w:pPr>
        <w:pStyle w:val="ListPlain"/>
      </w:pPr>
      <w:r w:rsidRPr="00074183">
        <w:rPr>
          <w:rStyle w:val="Bold"/>
        </w:rPr>
        <w:t>It strips away extraneous elements</w:t>
      </w:r>
      <w:r w:rsidR="00714BC3">
        <w:rPr>
          <w:rStyle w:val="Bold"/>
        </w:rPr>
        <w:t>,</w:t>
      </w:r>
      <w:r w:rsidRPr="00074183">
        <w:rPr>
          <w:rStyle w:val="Bold"/>
        </w:rPr>
        <w:t xml:space="preserve"> such as grid lines</w:t>
      </w:r>
      <w:r w:rsidR="00714BC3">
        <w:rPr>
          <w:rStyle w:val="Bold"/>
        </w:rPr>
        <w:t>,</w:t>
      </w:r>
      <w:r w:rsidRPr="00074183">
        <w:rPr>
          <w:rStyle w:val="Bold"/>
        </w:rPr>
        <w:t xml:space="preserve"> in order to keep the focus on the data itself</w:t>
      </w:r>
      <w:r>
        <w:t xml:space="preserve">. Complete themes such as </w:t>
      </w:r>
      <w:r w:rsidRPr="00385C82">
        <w:rPr>
          <w:rStyle w:val="Literal"/>
        </w:rPr>
        <w:t>theme_light()</w:t>
      </w:r>
      <w:r>
        <w:t xml:space="preserve"> and the </w:t>
      </w:r>
      <w:r w:rsidRPr="00385C82">
        <w:rPr>
          <w:rStyle w:val="Literal"/>
        </w:rPr>
        <w:t>theme()</w:t>
      </w:r>
      <w:r>
        <w:t xml:space="preserve"> function allowed </w:t>
      </w:r>
      <w:r w:rsidR="00B22B86">
        <w:t>Scherer and Karamanis</w:t>
      </w:r>
      <w:r>
        <w:t xml:space="preserve"> to create a decluttered visualization that communicates effectively.</w:t>
      </w:r>
    </w:p>
    <w:p w14:paraId="2C5A2163" w14:textId="23A3E1C7" w:rsidR="000C1C20" w:rsidRDefault="000C1C20" w:rsidP="00074183">
      <w:pPr>
        <w:pStyle w:val="ListPlain"/>
      </w:pPr>
      <w:r w:rsidRPr="00074183">
        <w:rPr>
          <w:rStyle w:val="Bold"/>
        </w:rPr>
        <w:t>It uses well-chosen colors.</w:t>
      </w:r>
      <w:r>
        <w:t xml:space="preserve"> The </w:t>
      </w:r>
      <w:r w:rsidRPr="00385C82">
        <w:rPr>
          <w:rStyle w:val="Literal"/>
        </w:rPr>
        <w:t>scale_fill_viridis_d()</w:t>
      </w:r>
      <w:r>
        <w:t xml:space="preserve"> allowed them to create a color scheme that</w:t>
      </w:r>
      <w:r w:rsidR="00714BC3">
        <w:t xml:space="preserve"> demonstrates</w:t>
      </w:r>
      <w:r>
        <w:t xml:space="preserve"> differences between groups, is colorblind</w:t>
      </w:r>
      <w:r w:rsidR="00714BC3">
        <w:t xml:space="preserve"> </w:t>
      </w:r>
      <w:r>
        <w:t>friendly, and shows up well when printed in grayscale.</w:t>
      </w:r>
    </w:p>
    <w:p w14:paraId="18BFA025" w14:textId="2644F623" w:rsidR="000C1C20" w:rsidRDefault="000C1C20" w:rsidP="00074183">
      <w:pPr>
        <w:pStyle w:val="ListPlain"/>
      </w:pPr>
      <w:r w:rsidRPr="00074183">
        <w:rPr>
          <w:rStyle w:val="Bold"/>
        </w:rPr>
        <w:t xml:space="preserve">It uses small multiples to break data from two decades and eight regions into a set of graphs that come together to create a single plot. </w:t>
      </w:r>
      <w:r>
        <w:t xml:space="preserve">With a single call to the </w:t>
      </w:r>
      <w:r w:rsidRPr="00385C82">
        <w:rPr>
          <w:rStyle w:val="Literal"/>
        </w:rPr>
        <w:t>facet_grid()</w:t>
      </w:r>
      <w:r>
        <w:t xml:space="preserve"> function, </w:t>
      </w:r>
      <w:r w:rsidR="00B22B86">
        <w:t>Scherer and Karamanis</w:t>
      </w:r>
      <w:r>
        <w:t xml:space="preserve"> created over 100 small multiples that </w:t>
      </w:r>
      <w:r w:rsidR="00714BC3">
        <w:t>the tool</w:t>
      </w:r>
      <w:r>
        <w:t xml:space="preserve"> automatically combined into a single plot.</w:t>
      </w:r>
    </w:p>
    <w:p w14:paraId="0A6F625E" w14:textId="229C76AA" w:rsidR="000C1C20" w:rsidRDefault="000C1C20" w:rsidP="00714BC3">
      <w:pPr>
        <w:pStyle w:val="Body"/>
      </w:pPr>
      <w:r>
        <w:t xml:space="preserve">Learning to create data visualization in ggplot involves a significant time investment. But the long-term payoff is even greater. Once you learn how ggplot works, you can look at others’ code and learn how to improve your own. </w:t>
      </w:r>
      <w:r w:rsidR="00714BC3">
        <w:t>By contrast, w</w:t>
      </w:r>
      <w:r>
        <w:t xml:space="preserve">hen you make a </w:t>
      </w:r>
      <w:r w:rsidR="00B22B86">
        <w:t>data visualization</w:t>
      </w:r>
      <w:r>
        <w:t xml:space="preserve"> in Excel, the series of point-and-click steps disappear</w:t>
      </w:r>
      <w:r w:rsidR="00543ECA">
        <w:t>s</w:t>
      </w:r>
      <w:r>
        <w:t xml:space="preserve"> into the ether. </w:t>
      </w:r>
      <w:r w:rsidR="00714BC3">
        <w:t>T</w:t>
      </w:r>
      <w:r w:rsidRPr="00714BC3">
        <w:t>o</w:t>
      </w:r>
      <w:r>
        <w:t xml:space="preserve"> recreate a visualization you made last week</w:t>
      </w:r>
      <w:r w:rsidR="00714BC3">
        <w:t>, y</w:t>
      </w:r>
      <w:r>
        <w:t>ou’ll need to remember the exact steps you used</w:t>
      </w:r>
      <w:r w:rsidR="00543ECA">
        <w:t>, and</w:t>
      </w:r>
      <w:r>
        <w:t xml:space="preserve"> to make </w:t>
      </w:r>
      <w:r w:rsidR="00543ECA">
        <w:t>someone else’s</w:t>
      </w:r>
      <w:r>
        <w:t xml:space="preserve"> </w:t>
      </w:r>
      <w:r w:rsidR="00B22B86">
        <w:t>data visualization</w:t>
      </w:r>
      <w:r w:rsidR="00543ECA">
        <w:t>,</w:t>
      </w:r>
      <w:r>
        <w:t xml:space="preserve"> </w:t>
      </w:r>
      <w:r w:rsidR="00543ECA">
        <w:t>y</w:t>
      </w:r>
      <w:r>
        <w:t>ou’ll need them to write up their process for you.</w:t>
      </w:r>
    </w:p>
    <w:p w14:paraId="6E1D6917" w14:textId="2BDF6FE7" w:rsidR="000C1C20" w:rsidRDefault="00B66456" w:rsidP="00752D8D">
      <w:pPr>
        <w:pStyle w:val="Body"/>
      </w:pPr>
      <w:r>
        <w:t>Because c</w:t>
      </w:r>
      <w:r w:rsidR="000C1C20">
        <w:t xml:space="preserve">ode-based </w:t>
      </w:r>
      <w:r w:rsidR="00B22B86">
        <w:t>data visualization</w:t>
      </w:r>
      <w:r w:rsidR="000C1C20">
        <w:t xml:space="preserve"> tools allow you to keep that record of the steps you made</w:t>
      </w:r>
      <w:r>
        <w:t>,</w:t>
      </w:r>
      <w:r w:rsidR="000C1C20">
        <w:t xml:space="preserve"> </w:t>
      </w:r>
      <w:r>
        <w:t>y</w:t>
      </w:r>
      <w:r w:rsidR="000C1C20">
        <w:t xml:space="preserve">ou don’t have to be the most talented designer to make high-quality </w:t>
      </w:r>
      <w:r w:rsidR="00B22B86">
        <w:t>data visualization</w:t>
      </w:r>
      <w:r w:rsidR="000C1C20">
        <w:t xml:space="preserve"> with ggplot. You can study others’ code, adapt it to your own needs, and create your own </w:t>
      </w:r>
      <w:r w:rsidR="00B22B86">
        <w:t>data visualization</w:t>
      </w:r>
      <w:r w:rsidR="000C1C20">
        <w:t xml:space="preserve"> that is beautiful and communicates effectively.</w:t>
      </w:r>
    </w:p>
    <w:bookmarkEnd w:id="0"/>
    <w:bookmarkEnd w:id="123"/>
    <w:p w14:paraId="3E6F589E" w14:textId="77777777" w:rsidR="00FF3BE6" w:rsidRPr="000C1C20" w:rsidRDefault="00FF3BE6" w:rsidP="000C1C20"/>
    <w:sectPr w:rsidR="00FF3BE6" w:rsidRPr="000C1C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Frances" w:date="2022-09-08T15:22:00Z" w:initials="FS">
    <w:p w14:paraId="0703AB39" w14:textId="6DAF2A28" w:rsidR="00D82BCF" w:rsidRDefault="00D82BCF">
      <w:pPr>
        <w:pStyle w:val="CommentText"/>
      </w:pPr>
      <w:r>
        <w:rPr>
          <w:rStyle w:val="CommentReference"/>
        </w:rPr>
        <w:annotationRef/>
      </w:r>
      <w:r>
        <w:t>Are you open to condensing your chapter titles somewhat? A shorter title is easier to read, and some of the information included here shouldn’t be necessary to specify (such as “in R”)</w:t>
      </w:r>
    </w:p>
  </w:comment>
  <w:comment w:id="2" w:author="David Keyes" w:date="2022-10-04T07:26:00Z" w:initials="DK">
    <w:p w14:paraId="4297DB97" w14:textId="77777777" w:rsidR="006F0242" w:rsidRDefault="006F0242" w:rsidP="00563B7D">
      <w:r>
        <w:rPr>
          <w:rStyle w:val="CommentReference"/>
        </w:rPr>
        <w:annotationRef/>
      </w:r>
      <w:r>
        <w:t>That works!</w:t>
      </w:r>
    </w:p>
  </w:comment>
  <w:comment w:id="4" w:author="Frances" w:date="2022-09-08T10:48:00Z" w:initials="FS">
    <w:p w14:paraId="66672EBC" w14:textId="65FB0BFF" w:rsidR="007E6EC5" w:rsidRDefault="007E6EC5">
      <w:pPr>
        <w:pStyle w:val="CommentText"/>
      </w:pPr>
      <w:r>
        <w:rPr>
          <w:rStyle w:val="CommentReference"/>
        </w:rPr>
        <w:annotationRef/>
      </w:r>
      <w:r>
        <w:t>Edit is to avoid repetition of “In” with the previous sentence</w:t>
      </w:r>
      <w:r w:rsidR="00D82BCF">
        <w:t xml:space="preserve"> (I’ve made a few edits for similar reasons throughout)</w:t>
      </w:r>
    </w:p>
  </w:comment>
  <w:comment w:id="21" w:author="Frances" w:date="2022-09-08T10:51:00Z" w:initials="FS">
    <w:p w14:paraId="7DA5DB31" w14:textId="390BD612" w:rsidR="007E6EC5" w:rsidRDefault="007E6EC5">
      <w:pPr>
        <w:pStyle w:val="CommentText"/>
      </w:pPr>
      <w:r>
        <w:rPr>
          <w:rStyle w:val="CommentReference"/>
        </w:rPr>
        <w:annotationRef/>
      </w:r>
      <w:r>
        <w:t>No Starch style prefers “for example,” “in other words,”</w:t>
      </w:r>
      <w:r w:rsidR="00D82BCF">
        <w:t xml:space="preserve"> “and so on,”</w:t>
      </w:r>
      <w:r>
        <w:t xml:space="preserve"> or another plain English expression over the use of i.e.</w:t>
      </w:r>
      <w:r w:rsidR="00D82BCF">
        <w:t>,</w:t>
      </w:r>
      <w:r>
        <w:t xml:space="preserve"> e.g.</w:t>
      </w:r>
      <w:r w:rsidR="00D82BCF">
        <w:t>. and etc.</w:t>
      </w:r>
    </w:p>
  </w:comment>
  <w:comment w:id="22" w:author="Frances" w:date="2022-09-08T15:25:00Z" w:initials="FS">
    <w:p w14:paraId="13FD9696" w14:textId="372B9ADE" w:rsidR="00D82BCF" w:rsidRDefault="00D82BCF">
      <w:pPr>
        <w:pStyle w:val="CommentText"/>
      </w:pPr>
      <w:r>
        <w:rPr>
          <w:rStyle w:val="CommentReference"/>
        </w:rPr>
        <w:annotationRef/>
      </w:r>
      <w:r>
        <w:t>You might consider choosing a single term (visualization versus viz) to use consistently throughout the book. “Visualization” might be more straightforward, but it’s up to you</w:t>
      </w:r>
    </w:p>
  </w:comment>
  <w:comment w:id="26" w:author="Frances" w:date="2022-09-08T11:05:00Z" w:initials="FS">
    <w:p w14:paraId="4B2ECA2D" w14:textId="6BBCEE5B" w:rsidR="00BF37BF" w:rsidRDefault="00BF37BF">
      <w:pPr>
        <w:pStyle w:val="CommentText"/>
      </w:pPr>
      <w:r>
        <w:rPr>
          <w:rStyle w:val="CommentReference"/>
        </w:rPr>
        <w:annotationRef/>
      </w:r>
      <w:r>
        <w:t>Please apply No Starch’s Italic style from the style pane rather than Word’s default Italic (which will get lost in layout)</w:t>
      </w:r>
    </w:p>
  </w:comment>
  <w:comment w:id="27" w:author="Frances" w:date="2022-09-08T15:39:00Z" w:initials="FS">
    <w:p w14:paraId="2CFFAD15" w14:textId="404D2917" w:rsidR="00E75AFA" w:rsidRDefault="00E75AFA">
      <w:pPr>
        <w:pStyle w:val="CommentText"/>
      </w:pPr>
      <w:r>
        <w:rPr>
          <w:rStyle w:val="CommentReference"/>
        </w:rPr>
        <w:annotationRef/>
      </w:r>
      <w:r>
        <w:t>Suggesting cutting this quote, as the previous example (he goes) is more concrete</w:t>
      </w:r>
    </w:p>
  </w:comment>
  <w:comment w:id="28" w:author="David Keyes" w:date="2022-10-04T07:51:00Z" w:initials="DK">
    <w:p w14:paraId="7D0DD7F9" w14:textId="77777777" w:rsidR="006E4E96" w:rsidRDefault="006E4E96" w:rsidP="00223120">
      <w:r>
        <w:rPr>
          <w:rStyle w:val="CommentReference"/>
        </w:rPr>
        <w:annotationRef/>
      </w:r>
      <w:r>
        <w:t>I’m unclear what you’re suggesting cutting here. Can you clarify please?</w:t>
      </w:r>
    </w:p>
  </w:comment>
  <w:comment w:id="40" w:author="Frances" w:date="2022-09-08T15:27:00Z" w:initials="FS">
    <w:p w14:paraId="16452E5D" w14:textId="2D7CDA6B" w:rsidR="00162752" w:rsidRDefault="00162752">
      <w:pPr>
        <w:pStyle w:val="CommentText"/>
      </w:pPr>
      <w:r>
        <w:rPr>
          <w:rStyle w:val="CommentReference"/>
        </w:rPr>
        <w:annotationRef/>
      </w:r>
      <w:r>
        <w:t>I’ve suggested adding these subheadings as further roadmaps</w:t>
      </w:r>
    </w:p>
  </w:comment>
  <w:comment w:id="41" w:author="David Keyes" w:date="2022-10-04T07:59:00Z" w:initials="DK">
    <w:p w14:paraId="0E9AA926" w14:textId="77777777" w:rsidR="0058044A" w:rsidRDefault="0058044A" w:rsidP="00696FA3">
      <w:r>
        <w:rPr>
          <w:rStyle w:val="CommentReference"/>
        </w:rPr>
        <w:annotationRef/>
      </w:r>
      <w:r>
        <w:t>Works for me!</w:t>
      </w:r>
    </w:p>
  </w:comment>
  <w:comment w:id="42" w:author="Frances" w:date="2022-09-28T12:41:00Z" w:initials="FS">
    <w:p w14:paraId="2DED9B80" w14:textId="7B2ABC01" w:rsidR="00470D4D" w:rsidRDefault="00470D4D">
      <w:pPr>
        <w:pStyle w:val="CommentText"/>
      </w:pPr>
      <w:r>
        <w:rPr>
          <w:rStyle w:val="CommentReference"/>
        </w:rPr>
        <w:annotationRef/>
      </w:r>
      <w:r>
        <w:t>Please replace all tabs in code with hard returns or spaces; the macros we use to convert the Word documents to the final layout won’t register these</w:t>
      </w:r>
    </w:p>
  </w:comment>
  <w:comment w:id="43" w:author="David Keyes" w:date="2022-10-04T11:05:00Z" w:initials="DK">
    <w:p w14:paraId="660525BA" w14:textId="77777777" w:rsidR="00D26C1C" w:rsidRDefault="00D26C1C" w:rsidP="002B7B26">
      <w:r>
        <w:rPr>
          <w:rStyle w:val="CommentReference"/>
        </w:rPr>
        <w:annotationRef/>
      </w:r>
      <w:r>
        <w:t>I’m not sure how to do this. Can you explain please?</w:t>
      </w:r>
    </w:p>
  </w:comment>
  <w:comment w:id="44" w:author="Frances" w:date="2022-09-08T12:03:00Z" w:initials="FS">
    <w:p w14:paraId="22B3CC95" w14:textId="570A8365" w:rsidR="006E2FA2" w:rsidRDefault="006E2FA2">
      <w:pPr>
        <w:pStyle w:val="CommentText"/>
      </w:pPr>
      <w:r>
        <w:rPr>
          <w:rStyle w:val="CommentReference"/>
        </w:rPr>
        <w:annotationRef/>
      </w:r>
      <w:r>
        <w:t>When explaining code, you might consider using “we” rather than “I” to clarify that these are generalizable steps readers should follow when creating their own plots</w:t>
      </w:r>
    </w:p>
  </w:comment>
  <w:comment w:id="52" w:author="Frances" w:date="2022-09-08T12:05:00Z" w:initials="FS">
    <w:p w14:paraId="37D55CB3" w14:textId="30A3B4FD" w:rsidR="006E2FA2" w:rsidRDefault="006E2FA2">
      <w:pPr>
        <w:pStyle w:val="CommentText"/>
      </w:pPr>
      <w:r>
        <w:rPr>
          <w:rStyle w:val="CommentReference"/>
        </w:rPr>
        <w:annotationRef/>
      </w:r>
      <w:r>
        <w:t>Consider clarifying what this data frame does in the plot, and whether readers, too, can use your filtered version (or whether creating this would require additional code)</w:t>
      </w:r>
    </w:p>
  </w:comment>
  <w:comment w:id="53" w:author="David Keyes" w:date="2022-10-04T08:10:00Z" w:initials="DK">
    <w:p w14:paraId="6E9CB9F6" w14:textId="77777777" w:rsidR="00767704" w:rsidRDefault="00767704" w:rsidP="00931132">
      <w:r>
        <w:rPr>
          <w:rStyle w:val="CommentReference"/>
        </w:rPr>
        <w:annotationRef/>
      </w:r>
      <w:r>
        <w:t>Is it better to give them the code to make the data frame so they can run it themselves or is it ok just to say that I created it myself so they won’t have access to it? I don’t want to take the focus away from the plotting by having too much other code.</w:t>
      </w:r>
    </w:p>
  </w:comment>
  <w:comment w:id="64" w:author="Frances" w:date="2022-09-08T12:07:00Z" w:initials="FS">
    <w:p w14:paraId="05D30E66" w14:textId="4F0F2427" w:rsidR="000720E4" w:rsidRDefault="000720E4">
      <w:pPr>
        <w:pStyle w:val="CommentText"/>
      </w:pPr>
      <w:r>
        <w:rPr>
          <w:rStyle w:val="CommentReference"/>
        </w:rPr>
        <w:annotationRef/>
      </w:r>
      <w:r>
        <w:t>Consider adding detail here about how it was that this range was created with the data in mind</w:t>
      </w:r>
    </w:p>
  </w:comment>
  <w:comment w:id="68" w:author="Frances" w:date="2022-09-08T12:09:00Z" w:initials="FS">
    <w:p w14:paraId="418CB243" w14:textId="40E0CAFA" w:rsidR="000720E4" w:rsidRDefault="000720E4">
      <w:pPr>
        <w:pStyle w:val="CommentText"/>
      </w:pPr>
      <w:r>
        <w:rPr>
          <w:rStyle w:val="CommentReference"/>
        </w:rPr>
        <w:annotationRef/>
      </w:r>
      <w:r>
        <w:t xml:space="preserve">It can be helpful to clarify syntactically what different </w:t>
      </w:r>
      <w:r w:rsidR="00162752">
        <w:t xml:space="preserve">code </w:t>
      </w:r>
      <w:r>
        <w:t>elements are, like this</w:t>
      </w:r>
    </w:p>
  </w:comment>
  <w:comment w:id="69" w:author="Frances" w:date="2022-09-08T15:29:00Z" w:initials="FS">
    <w:p w14:paraId="050F14BA" w14:textId="2A785E7F" w:rsidR="00162752" w:rsidRDefault="00162752">
      <w:pPr>
        <w:pStyle w:val="CommentText"/>
      </w:pPr>
      <w:r>
        <w:rPr>
          <w:rStyle w:val="CommentReference"/>
        </w:rPr>
        <w:annotationRef/>
      </w:r>
      <w:r>
        <w:t>Typically, No Starch recommends including some regular body text between each code listing, figure, heading, and other unusual element, to avoid what’s called “stacking”</w:t>
      </w:r>
      <w:r w:rsidR="00E75AFA">
        <w:t xml:space="preserve"> elements</w:t>
      </w:r>
      <w:r>
        <w:t xml:space="preserve"> (as it isn’t visually appealing in the final layout). </w:t>
      </w:r>
    </w:p>
    <w:p w14:paraId="2C26E024" w14:textId="77777777" w:rsidR="00162752" w:rsidRDefault="00162752">
      <w:pPr>
        <w:pStyle w:val="CommentText"/>
      </w:pPr>
    </w:p>
    <w:p w14:paraId="710B25B2" w14:textId="3A4FC39F" w:rsidR="00162752" w:rsidRDefault="00162752">
      <w:pPr>
        <w:pStyle w:val="CommentText"/>
      </w:pPr>
      <w:r>
        <w:t>As a general approach, we recommend introducing code/an image immediately before it appears, then providing further explanation if necessary in a paragraph following it. I’ve suggested some moves in this chapter so you can see what that looks like</w:t>
      </w:r>
    </w:p>
  </w:comment>
  <w:comment w:id="70" w:author="David Keyes" w:date="2022-10-06T07:18:00Z" w:initials="DK">
    <w:p w14:paraId="7914B7FF" w14:textId="77777777" w:rsidR="001F74ED" w:rsidRDefault="001F74ED" w:rsidP="00FC6D95">
      <w:r>
        <w:rPr>
          <w:rStyle w:val="CommentReference"/>
        </w:rPr>
        <w:annotationRef/>
      </w:r>
      <w:r>
        <w:t>Thanks. I think all instances of stacking are gone now, but please tell me if I’ve missed any.</w:t>
      </w:r>
    </w:p>
  </w:comment>
  <w:comment w:id="76" w:author="David Keyes" w:date="2022-10-06T08:20:00Z" w:initials="DK">
    <w:p w14:paraId="1DEED149" w14:textId="77777777" w:rsidR="00F5232D" w:rsidRDefault="00F5232D" w:rsidP="00011955">
      <w:r>
        <w:rPr>
          <w:rStyle w:val="CommentReference"/>
        </w:rPr>
        <w:annotationRef/>
      </w:r>
      <w:r>
        <w:t>It looks like the plot that was here is now gone. Was this intentional? Seems like it would be good show what the new fill scale looks like.</w:t>
      </w:r>
    </w:p>
  </w:comment>
  <w:comment w:id="89" w:author="Frances" w:date="2022-09-08T15:32:00Z" w:initials="FS">
    <w:p w14:paraId="13B10E10" w14:textId="34236C1D" w:rsidR="00162752" w:rsidRDefault="00162752">
      <w:pPr>
        <w:pStyle w:val="CommentText"/>
      </w:pPr>
      <w:r>
        <w:rPr>
          <w:rStyle w:val="CommentReference"/>
        </w:rPr>
        <w:annotationRef/>
      </w:r>
      <w:r>
        <w:t>Feel free to reword these headings as needed; I’ve suggested them to break up the different tasks you cover</w:t>
      </w:r>
    </w:p>
  </w:comment>
  <w:comment w:id="90" w:author="Frances" w:date="2022-09-28T12:37:00Z" w:initials="FS">
    <w:p w14:paraId="3728530A" w14:textId="0F61D890" w:rsidR="00027F95" w:rsidRDefault="00027F95">
      <w:pPr>
        <w:pStyle w:val="CommentText"/>
      </w:pPr>
      <w:r>
        <w:rPr>
          <w:rStyle w:val="CommentReference"/>
        </w:rPr>
        <w:annotationRef/>
      </w:r>
      <w:r>
        <w:t xml:space="preserve">In the later stages of your walkthrough of this code, the rendered visualizations start to look fairly similar. To avoid too much repetition and to streamline the explanations, I’ve suggested cutting some of these intermediary figures. Particularly in the “final polishes” section, </w:t>
      </w:r>
      <w:r w:rsidR="00470D4D">
        <w:t>readers should be able to easily see all of the final polishes from the last of those figures.</w:t>
      </w:r>
    </w:p>
  </w:comment>
  <w:comment w:id="96" w:author="Frances" w:date="2022-09-27T17:05:00Z" w:initials="FS">
    <w:p w14:paraId="0E4B7647" w14:textId="3697704D" w:rsidR="00A204EC" w:rsidRDefault="00A204EC">
      <w:pPr>
        <w:pStyle w:val="CommentText"/>
      </w:pPr>
      <w:r>
        <w:rPr>
          <w:rStyle w:val="CommentReference"/>
        </w:rPr>
        <w:annotationRef/>
      </w:r>
      <w:r>
        <w:t>Consider adding something along these lines to more explicitly transition to the next section</w:t>
      </w:r>
    </w:p>
  </w:comment>
  <w:comment w:id="97" w:author="David Keyes" w:date="2022-10-06T07:21:00Z" w:initials="DK">
    <w:p w14:paraId="7C5EC99B" w14:textId="77777777" w:rsidR="009658D8" w:rsidRDefault="009658D8" w:rsidP="00181700">
      <w:r>
        <w:rPr>
          <w:rStyle w:val="CommentReference"/>
        </w:rPr>
        <w:annotationRef/>
      </w:r>
      <w:r>
        <w:t>Your sentence works for me so I just left it.</w:t>
      </w:r>
    </w:p>
  </w:comment>
  <w:comment w:id="111" w:author="Frances" w:date="2022-09-27T17:13:00Z" w:initials="FS">
    <w:p w14:paraId="3BF4761A" w14:textId="0639708D" w:rsidR="00F34DA9" w:rsidRDefault="00F34DA9">
      <w:pPr>
        <w:pStyle w:val="CommentText"/>
      </w:pPr>
      <w:r>
        <w:rPr>
          <w:rStyle w:val="CommentReference"/>
        </w:rPr>
        <w:annotationRef/>
      </w:r>
      <w:r>
        <w:t>I’ve suggested cutting this version of the visualization, because it’s similar to the one that comes next and might reduce space in the book</w:t>
      </w:r>
    </w:p>
  </w:comment>
  <w:comment w:id="112" w:author="Frances" w:date="2022-09-08T13:09:00Z" w:initials="FS">
    <w:p w14:paraId="049A03F0" w14:textId="06DACDA0" w:rsidR="00151A3E" w:rsidRDefault="00151A3E">
      <w:pPr>
        <w:pStyle w:val="CommentText"/>
      </w:pPr>
      <w:r>
        <w:rPr>
          <w:rStyle w:val="CommentReference"/>
        </w:rPr>
        <w:annotationRef/>
      </w:r>
      <w:r>
        <w:t>If possible, please rephrase to avoid beginning sentences with a code element</w:t>
      </w:r>
    </w:p>
  </w:comment>
  <w:comment w:id="113" w:author="Frances" w:date="2022-09-28T12:35:00Z" w:initials="FS">
    <w:p w14:paraId="57B30C76" w14:textId="346F8C66" w:rsidR="00027F95" w:rsidRDefault="00027F95">
      <w:pPr>
        <w:pStyle w:val="CommentText"/>
      </w:pPr>
      <w:r>
        <w:rPr>
          <w:rStyle w:val="CommentReference"/>
        </w:rPr>
        <w:annotationRef/>
      </w:r>
      <w:r>
        <w:t>I’ve suggested using No Starch’s code annotations here, as it saves you from having to “quote” code in your explanation later and reduces repetition. It can also improve clarity, as some readers might think you’re adding onto the code rather than showing an excerpt of this listing.</w:t>
      </w:r>
    </w:p>
  </w:comment>
  <w:comment w:id="114" w:author="David Keyes" w:date="2022-10-04T10:37:00Z" w:initials="DK">
    <w:p w14:paraId="52E073AD" w14:textId="77777777" w:rsidR="008F3FF7" w:rsidRDefault="008F3FF7" w:rsidP="00E47E45">
      <w:r>
        <w:rPr>
          <w:rStyle w:val="CommentReference"/>
        </w:rPr>
        <w:annotationRef/>
      </w:r>
      <w:r>
        <w:t>I like this a lot, thanks!</w:t>
      </w:r>
    </w:p>
  </w:comment>
  <w:comment w:id="115" w:author="Frances" w:date="2022-09-27T17:50:00Z" w:initials="FS">
    <w:p w14:paraId="345D013B" w14:textId="5F9FAFD5" w:rsidR="00F67363" w:rsidRDefault="00F67363">
      <w:pPr>
        <w:pStyle w:val="CommentText"/>
      </w:pPr>
      <w:r>
        <w:rPr>
          <w:rStyle w:val="CommentReference"/>
        </w:rPr>
        <w:annotationRef/>
      </w:r>
      <w:r>
        <w:t>Consider explaining what these four properties correspond to</w:t>
      </w:r>
    </w:p>
  </w:comment>
  <w:comment w:id="121" w:author="Frances" w:date="2022-09-27T17:51:00Z" w:initials="FS">
    <w:p w14:paraId="55117CC7" w14:textId="4EB51C34" w:rsidR="00F67363" w:rsidRDefault="00F67363">
      <w:pPr>
        <w:pStyle w:val="CommentText"/>
      </w:pPr>
      <w:r>
        <w:rPr>
          <w:rStyle w:val="CommentReference"/>
        </w:rPr>
        <w:annotationRef/>
      </w:r>
      <w:r>
        <w:t>Consider modifying this figure so that it shows only the legend, to avoid too much repetition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03AB39" w15:done="1"/>
  <w15:commentEx w15:paraId="4297DB97" w15:paraIdParent="0703AB39" w15:done="1"/>
  <w15:commentEx w15:paraId="66672EBC" w15:done="1"/>
  <w15:commentEx w15:paraId="7DA5DB31" w15:done="1"/>
  <w15:commentEx w15:paraId="13FD9696" w15:done="1"/>
  <w15:commentEx w15:paraId="4B2ECA2D" w15:done="1"/>
  <w15:commentEx w15:paraId="2CFFAD15" w15:done="0"/>
  <w15:commentEx w15:paraId="7D0DD7F9" w15:paraIdParent="2CFFAD15" w15:done="0"/>
  <w15:commentEx w15:paraId="16452E5D" w15:done="1"/>
  <w15:commentEx w15:paraId="0E9AA926" w15:paraIdParent="16452E5D" w15:done="1"/>
  <w15:commentEx w15:paraId="2DED9B80" w15:done="0"/>
  <w15:commentEx w15:paraId="660525BA" w15:paraIdParent="2DED9B80" w15:done="0"/>
  <w15:commentEx w15:paraId="22B3CC95" w15:done="0"/>
  <w15:commentEx w15:paraId="37D55CB3" w15:done="0"/>
  <w15:commentEx w15:paraId="6E9CB9F6" w15:paraIdParent="37D55CB3" w15:done="0"/>
  <w15:commentEx w15:paraId="05D30E66" w15:done="1"/>
  <w15:commentEx w15:paraId="418CB243" w15:done="1"/>
  <w15:commentEx w15:paraId="710B25B2" w15:done="0"/>
  <w15:commentEx w15:paraId="7914B7FF" w15:paraIdParent="710B25B2" w15:done="0"/>
  <w15:commentEx w15:paraId="1DEED149" w15:done="0"/>
  <w15:commentEx w15:paraId="13B10E10" w15:done="0"/>
  <w15:commentEx w15:paraId="3728530A" w15:done="0"/>
  <w15:commentEx w15:paraId="0E4B7647" w15:done="0"/>
  <w15:commentEx w15:paraId="7C5EC99B" w15:paraIdParent="0E4B7647" w15:done="0"/>
  <w15:commentEx w15:paraId="3BF4761A" w15:done="0"/>
  <w15:commentEx w15:paraId="049A03F0" w15:done="1"/>
  <w15:commentEx w15:paraId="57B30C76" w15:done="0"/>
  <w15:commentEx w15:paraId="52E073AD" w15:paraIdParent="57B30C76" w15:done="0"/>
  <w15:commentEx w15:paraId="345D013B" w15:done="1"/>
  <w15:commentEx w15:paraId="55117C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48721" w16cex:dateUtc="2022-09-08T20:22:00Z"/>
  <w16cex:commentExtensible w16cex:durableId="26E65EC0" w16cex:dateUtc="2022-10-04T14:26:00Z"/>
  <w16cex:commentExtensible w16cex:durableId="26C446ED" w16cex:dateUtc="2022-09-08T15:48:00Z"/>
  <w16cex:commentExtensible w16cex:durableId="26C447BB" w16cex:dateUtc="2022-09-08T15:51:00Z"/>
  <w16cex:commentExtensible w16cex:durableId="26C48803" w16cex:dateUtc="2022-09-08T20:25:00Z"/>
  <w16cex:commentExtensible w16cex:durableId="26C44B02" w16cex:dateUtc="2022-09-08T16:05:00Z"/>
  <w16cex:commentExtensible w16cex:durableId="26C48B14" w16cex:dateUtc="2022-09-08T20:39:00Z"/>
  <w16cex:commentExtensible w16cex:durableId="26E66472" w16cex:dateUtc="2022-10-04T14:51:00Z"/>
  <w16cex:commentExtensible w16cex:durableId="26C48871" w16cex:dateUtc="2022-09-08T20:27:00Z"/>
  <w16cex:commentExtensible w16cex:durableId="26E66668" w16cex:dateUtc="2022-10-04T14:59:00Z"/>
  <w16cex:commentExtensible w16cex:durableId="26DEBF66" w16cex:dateUtc="2022-09-28T17:41:00Z"/>
  <w16cex:commentExtensible w16cex:durableId="26E691EF" w16cex:dateUtc="2022-10-04T18:05:00Z"/>
  <w16cex:commentExtensible w16cex:durableId="26C45896" w16cex:dateUtc="2022-09-08T17:03:00Z"/>
  <w16cex:commentExtensible w16cex:durableId="26C45916" w16cex:dateUtc="2022-09-08T17:05:00Z"/>
  <w16cex:commentExtensible w16cex:durableId="26E668DE" w16cex:dateUtc="2022-10-04T15:10:00Z"/>
  <w16cex:commentExtensible w16cex:durableId="26C45998" w16cex:dateUtc="2022-09-08T17:07:00Z"/>
  <w16cex:commentExtensible w16cex:durableId="26C459E4" w16cex:dateUtc="2022-09-08T17:09:00Z"/>
  <w16cex:commentExtensible w16cex:durableId="26C488CF" w16cex:dateUtc="2022-09-08T20:29:00Z"/>
  <w16cex:commentExtensible w16cex:durableId="26E8FFB0" w16cex:dateUtc="2022-10-06T14:18:00Z"/>
  <w16cex:commentExtensible w16cex:durableId="26E90E5D" w16cex:dateUtc="2022-10-06T15:20:00Z"/>
  <w16cex:commentExtensible w16cex:durableId="26C48982" w16cex:dateUtc="2022-09-08T20:32:00Z"/>
  <w16cex:commentExtensible w16cex:durableId="26DEBEA0" w16cex:dateUtc="2022-09-28T17:37:00Z"/>
  <w16cex:commentExtensible w16cex:durableId="26DDABF2" w16cex:dateUtc="2022-09-27T22:05:00Z"/>
  <w16cex:commentExtensible w16cex:durableId="26E90062" w16cex:dateUtc="2022-10-06T14:21:00Z"/>
  <w16cex:commentExtensible w16cex:durableId="26DDADAD" w16cex:dateUtc="2022-09-27T22:13:00Z"/>
  <w16cex:commentExtensible w16cex:durableId="26C46807" w16cex:dateUtc="2022-09-08T18:09:00Z"/>
  <w16cex:commentExtensible w16cex:durableId="26DEBDF6" w16cex:dateUtc="2022-09-28T17:35:00Z"/>
  <w16cex:commentExtensible w16cex:durableId="26E68B78" w16cex:dateUtc="2022-10-04T17:37:00Z"/>
  <w16cex:commentExtensible w16cex:durableId="26DDB664" w16cex:dateUtc="2022-09-27T22:50:00Z"/>
  <w16cex:commentExtensible w16cex:durableId="26DDB69C" w16cex:dateUtc="2022-09-27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03AB39" w16cid:durableId="26C48721"/>
  <w16cid:commentId w16cid:paraId="4297DB97" w16cid:durableId="26E65EC0"/>
  <w16cid:commentId w16cid:paraId="66672EBC" w16cid:durableId="26C446ED"/>
  <w16cid:commentId w16cid:paraId="7DA5DB31" w16cid:durableId="26C447BB"/>
  <w16cid:commentId w16cid:paraId="13FD9696" w16cid:durableId="26C48803"/>
  <w16cid:commentId w16cid:paraId="4B2ECA2D" w16cid:durableId="26C44B02"/>
  <w16cid:commentId w16cid:paraId="2CFFAD15" w16cid:durableId="26C48B14"/>
  <w16cid:commentId w16cid:paraId="7D0DD7F9" w16cid:durableId="26E66472"/>
  <w16cid:commentId w16cid:paraId="16452E5D" w16cid:durableId="26C48871"/>
  <w16cid:commentId w16cid:paraId="0E9AA926" w16cid:durableId="26E66668"/>
  <w16cid:commentId w16cid:paraId="2DED9B80" w16cid:durableId="26DEBF66"/>
  <w16cid:commentId w16cid:paraId="660525BA" w16cid:durableId="26E691EF"/>
  <w16cid:commentId w16cid:paraId="22B3CC95" w16cid:durableId="26C45896"/>
  <w16cid:commentId w16cid:paraId="37D55CB3" w16cid:durableId="26C45916"/>
  <w16cid:commentId w16cid:paraId="6E9CB9F6" w16cid:durableId="26E668DE"/>
  <w16cid:commentId w16cid:paraId="05D30E66" w16cid:durableId="26C45998"/>
  <w16cid:commentId w16cid:paraId="418CB243" w16cid:durableId="26C459E4"/>
  <w16cid:commentId w16cid:paraId="710B25B2" w16cid:durableId="26C488CF"/>
  <w16cid:commentId w16cid:paraId="7914B7FF" w16cid:durableId="26E8FFB0"/>
  <w16cid:commentId w16cid:paraId="1DEED149" w16cid:durableId="26E90E5D"/>
  <w16cid:commentId w16cid:paraId="13B10E10" w16cid:durableId="26C48982"/>
  <w16cid:commentId w16cid:paraId="3728530A" w16cid:durableId="26DEBEA0"/>
  <w16cid:commentId w16cid:paraId="0E4B7647" w16cid:durableId="26DDABF2"/>
  <w16cid:commentId w16cid:paraId="7C5EC99B" w16cid:durableId="26E90062"/>
  <w16cid:commentId w16cid:paraId="3BF4761A" w16cid:durableId="26DDADAD"/>
  <w16cid:commentId w16cid:paraId="049A03F0" w16cid:durableId="26C46807"/>
  <w16cid:commentId w16cid:paraId="57B30C76" w16cid:durableId="26DEBDF6"/>
  <w16cid:commentId w16cid:paraId="52E073AD" w16cid:durableId="26E68B78"/>
  <w16cid:commentId w16cid:paraId="345D013B" w16cid:durableId="26DDB664"/>
  <w16cid:commentId w16cid:paraId="55117CC7" w16cid:durableId="26DDB6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8F03A" w14:textId="77777777" w:rsidR="00EB11BE" w:rsidRDefault="00EB11BE" w:rsidP="00E5770F">
      <w:r>
        <w:separator/>
      </w:r>
    </w:p>
  </w:endnote>
  <w:endnote w:type="continuationSeparator" w:id="0">
    <w:p w14:paraId="38747296" w14:textId="77777777" w:rsidR="00EB11BE" w:rsidRDefault="00EB11BE" w:rsidP="00E577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Times Roman">
    <w:altName w:val="Times New Roman"/>
    <w:panose1 w:val="00000500000000020000"/>
    <w:charset w:val="00"/>
    <w:family w:val="auto"/>
    <w:pitch w:val="variable"/>
    <w:sig w:usb0="E00002FF" w:usb1="5000205A" w:usb2="00000000" w:usb3="00000000" w:csb0="0000019F" w:csb1="00000000"/>
  </w:font>
  <w:font w:name="NewBaskervilleStd-Roman">
    <w:altName w:val="Calibri"/>
    <w:panose1 w:val="020B0604020202020204"/>
    <w:charset w:val="4D"/>
    <w:family w:val="auto"/>
    <w:pitch w:val="default"/>
    <w:sig w:usb0="00000003" w:usb1="00000000"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 w:name="TheSansMonoCondensed-Plain">
    <w:altName w:val="Calibri"/>
    <w:panose1 w:val="020B0604020202020204"/>
    <w:charset w:val="4D"/>
    <w:family w:val="auto"/>
    <w:pitch w:val="default"/>
    <w:sig w:usb0="00000003" w:usb1="00000000"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NewBaskerville">
    <w:altName w:val="Times New Roman"/>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09DF1" w14:textId="77777777" w:rsidR="00EB11BE" w:rsidRDefault="00EB11BE" w:rsidP="00E5770F">
      <w:r>
        <w:separator/>
      </w:r>
    </w:p>
  </w:footnote>
  <w:footnote w:type="continuationSeparator" w:id="0">
    <w:p w14:paraId="350F57E3" w14:textId="77777777" w:rsidR="00EB11BE" w:rsidRDefault="00EB11BE" w:rsidP="00E577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C885F0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870786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6562AE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FE5499E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98845A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A0CC2F2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E205AB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D045FAE"/>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E68D1C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6BCA7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4F5CCFE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BF1E8B7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0A99411"/>
    <w:multiLevelType w:val="multilevel"/>
    <w:tmpl w:val="7C04478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04B82ED0"/>
    <w:multiLevelType w:val="multilevel"/>
    <w:tmpl w:val="706E9F88"/>
    <w:numStyleLink w:val="ChapterNumbering"/>
  </w:abstractNum>
  <w:abstractNum w:abstractNumId="15" w15:restartNumberingAfterBreak="0">
    <w:nsid w:val="139D1E0A"/>
    <w:multiLevelType w:val="hybridMultilevel"/>
    <w:tmpl w:val="BED6969E"/>
    <w:lvl w:ilvl="0" w:tplc="B96CDC94">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6" w15:restartNumberingAfterBreak="0">
    <w:nsid w:val="1CFB6E03"/>
    <w:multiLevelType w:val="multilevel"/>
    <w:tmpl w:val="706E9F88"/>
    <w:styleLink w:val="ChapterNumbering"/>
    <w:lvl w:ilvl="0">
      <w:start w:val="1"/>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6292768"/>
    <w:multiLevelType w:val="multilevel"/>
    <w:tmpl w:val="706E9F88"/>
    <w:numStyleLink w:val="ChapterNumbering"/>
  </w:abstractNum>
  <w:abstractNum w:abstractNumId="18" w15:restartNumberingAfterBreak="0">
    <w:nsid w:val="267E6518"/>
    <w:multiLevelType w:val="hybridMultilevel"/>
    <w:tmpl w:val="6E92550E"/>
    <w:lvl w:ilvl="0" w:tplc="5C5EDB50">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0" w15:restartNumberingAfterBreak="0">
    <w:nsid w:val="384157ED"/>
    <w:multiLevelType w:val="multilevel"/>
    <w:tmpl w:val="706E9F88"/>
    <w:numStyleLink w:val="ChapterNumbering"/>
  </w:abstractNum>
  <w:abstractNum w:abstractNumId="21"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F829CF"/>
    <w:multiLevelType w:val="multilevel"/>
    <w:tmpl w:val="706E9F88"/>
    <w:numStyleLink w:val="ChapterNumbering"/>
  </w:abstractNum>
  <w:abstractNum w:abstractNumId="24" w15:restartNumberingAfterBreak="0">
    <w:nsid w:val="556E2F1D"/>
    <w:multiLevelType w:val="hybridMultilevel"/>
    <w:tmpl w:val="D1A41C5A"/>
    <w:lvl w:ilvl="0" w:tplc="0F5CAF4E">
      <w:start w:val="1"/>
      <w:numFmt w:val="lowerLetter"/>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5" w15:restartNumberingAfterBreak="0">
    <w:nsid w:val="5BA46494"/>
    <w:multiLevelType w:val="hybridMultilevel"/>
    <w:tmpl w:val="49665D2C"/>
    <w:lvl w:ilvl="0" w:tplc="C1C661C0">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7"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295794"/>
    <w:multiLevelType w:val="multilevel"/>
    <w:tmpl w:val="706E9F88"/>
    <w:numStyleLink w:val="ChapterNumbering"/>
  </w:abstractNum>
  <w:num w:numId="1" w16cid:durableId="854461909">
    <w:abstractNumId w:val="11"/>
  </w:num>
  <w:num w:numId="2" w16cid:durableId="1595702228">
    <w:abstractNumId w:val="12"/>
  </w:num>
  <w:num w:numId="3" w16cid:durableId="17867740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0722765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439619">
    <w:abstractNumId w:val="15"/>
  </w:num>
  <w:num w:numId="6" w16cid:durableId="952132101">
    <w:abstractNumId w:val="24"/>
  </w:num>
  <w:num w:numId="7" w16cid:durableId="535234908">
    <w:abstractNumId w:val="26"/>
  </w:num>
  <w:num w:numId="8" w16cid:durableId="837380987">
    <w:abstractNumId w:val="19"/>
  </w:num>
  <w:num w:numId="9" w16cid:durableId="637885019">
    <w:abstractNumId w:val="25"/>
  </w:num>
  <w:num w:numId="10" w16cid:durableId="535310055">
    <w:abstractNumId w:val="18"/>
  </w:num>
  <w:num w:numId="11" w16cid:durableId="289291145">
    <w:abstractNumId w:val="22"/>
  </w:num>
  <w:num w:numId="12" w16cid:durableId="789394526">
    <w:abstractNumId w:val="27"/>
  </w:num>
  <w:num w:numId="13" w16cid:durableId="827593198">
    <w:abstractNumId w:val="21"/>
  </w:num>
  <w:num w:numId="14" w16cid:durableId="2065591816">
    <w:abstractNumId w:val="16"/>
  </w:num>
  <w:num w:numId="15" w16cid:durableId="87845854">
    <w:abstractNumId w:val="14"/>
  </w:num>
  <w:num w:numId="16" w16cid:durableId="1801266150">
    <w:abstractNumId w:val="17"/>
  </w:num>
  <w:num w:numId="17" w16cid:durableId="1778713013">
    <w:abstractNumId w:val="28"/>
  </w:num>
  <w:num w:numId="18" w16cid:durableId="493493883">
    <w:abstractNumId w:val="0"/>
  </w:num>
  <w:num w:numId="19" w16cid:durableId="2040156073">
    <w:abstractNumId w:val="23"/>
  </w:num>
  <w:num w:numId="20" w16cid:durableId="1726678170">
    <w:abstractNumId w:val="1"/>
  </w:num>
  <w:num w:numId="21" w16cid:durableId="1171871297">
    <w:abstractNumId w:val="2"/>
  </w:num>
  <w:num w:numId="22" w16cid:durableId="1715688838">
    <w:abstractNumId w:val="3"/>
  </w:num>
  <w:num w:numId="23" w16cid:durableId="278687341">
    <w:abstractNumId w:val="4"/>
  </w:num>
  <w:num w:numId="24" w16cid:durableId="822813636">
    <w:abstractNumId w:val="9"/>
  </w:num>
  <w:num w:numId="25" w16cid:durableId="1291087183">
    <w:abstractNumId w:val="5"/>
  </w:num>
  <w:num w:numId="26" w16cid:durableId="1917276043">
    <w:abstractNumId w:val="6"/>
  </w:num>
  <w:num w:numId="27" w16cid:durableId="58594740">
    <w:abstractNumId w:val="7"/>
  </w:num>
  <w:num w:numId="28" w16cid:durableId="224682505">
    <w:abstractNumId w:val="8"/>
  </w:num>
  <w:num w:numId="29" w16cid:durableId="2076976569">
    <w:abstractNumId w:val="10"/>
  </w:num>
  <w:num w:numId="30" w16cid:durableId="870605968">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Keyes">
    <w15:presenceInfo w15:providerId="Windows Live" w15:userId="04479451ba38cfe6"/>
  </w15:person>
  <w15:person w15:author="Frances">
    <w15:presenceInfo w15:providerId="None" w15:userId="Franc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linkStyles/>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70F"/>
    <w:rsid w:val="00027F95"/>
    <w:rsid w:val="00033C97"/>
    <w:rsid w:val="00043357"/>
    <w:rsid w:val="000720E4"/>
    <w:rsid w:val="00074183"/>
    <w:rsid w:val="00077D50"/>
    <w:rsid w:val="00083076"/>
    <w:rsid w:val="00084B79"/>
    <w:rsid w:val="000C1C20"/>
    <w:rsid w:val="000E5F09"/>
    <w:rsid w:val="00111224"/>
    <w:rsid w:val="00116F10"/>
    <w:rsid w:val="00117106"/>
    <w:rsid w:val="001235CB"/>
    <w:rsid w:val="001238C8"/>
    <w:rsid w:val="00151A3E"/>
    <w:rsid w:val="00162752"/>
    <w:rsid w:val="001823FE"/>
    <w:rsid w:val="00183CA4"/>
    <w:rsid w:val="00190ECC"/>
    <w:rsid w:val="00191CC9"/>
    <w:rsid w:val="001B4D5E"/>
    <w:rsid w:val="001C3D54"/>
    <w:rsid w:val="001D34BA"/>
    <w:rsid w:val="001F3965"/>
    <w:rsid w:val="001F74ED"/>
    <w:rsid w:val="00203400"/>
    <w:rsid w:val="002342AF"/>
    <w:rsid w:val="002514D6"/>
    <w:rsid w:val="00254696"/>
    <w:rsid w:val="002579ED"/>
    <w:rsid w:val="002610B1"/>
    <w:rsid w:val="00263C11"/>
    <w:rsid w:val="0026726F"/>
    <w:rsid w:val="0027010D"/>
    <w:rsid w:val="00277ABC"/>
    <w:rsid w:val="00294999"/>
    <w:rsid w:val="002A083C"/>
    <w:rsid w:val="002A244F"/>
    <w:rsid w:val="002B1377"/>
    <w:rsid w:val="002B5B83"/>
    <w:rsid w:val="002D3987"/>
    <w:rsid w:val="002E5ED2"/>
    <w:rsid w:val="00340CC7"/>
    <w:rsid w:val="003603F2"/>
    <w:rsid w:val="00377A9E"/>
    <w:rsid w:val="00385C82"/>
    <w:rsid w:val="00396615"/>
    <w:rsid w:val="004069FF"/>
    <w:rsid w:val="00456068"/>
    <w:rsid w:val="00470D4D"/>
    <w:rsid w:val="00497426"/>
    <w:rsid w:val="004C26EE"/>
    <w:rsid w:val="004C3A2A"/>
    <w:rsid w:val="004E10E6"/>
    <w:rsid w:val="004F0932"/>
    <w:rsid w:val="00501007"/>
    <w:rsid w:val="005178F5"/>
    <w:rsid w:val="00534C47"/>
    <w:rsid w:val="00536D28"/>
    <w:rsid w:val="0054295E"/>
    <w:rsid w:val="00543ECA"/>
    <w:rsid w:val="005464C0"/>
    <w:rsid w:val="00547598"/>
    <w:rsid w:val="0055026C"/>
    <w:rsid w:val="00552202"/>
    <w:rsid w:val="0055787E"/>
    <w:rsid w:val="00557DB2"/>
    <w:rsid w:val="00577AD1"/>
    <w:rsid w:val="0058044A"/>
    <w:rsid w:val="005A550F"/>
    <w:rsid w:val="005C0E96"/>
    <w:rsid w:val="005C387E"/>
    <w:rsid w:val="00603FCE"/>
    <w:rsid w:val="006070A2"/>
    <w:rsid w:val="006261CB"/>
    <w:rsid w:val="0063229D"/>
    <w:rsid w:val="00641604"/>
    <w:rsid w:val="00642277"/>
    <w:rsid w:val="0065595A"/>
    <w:rsid w:val="00681A14"/>
    <w:rsid w:val="006A506E"/>
    <w:rsid w:val="006D2C88"/>
    <w:rsid w:val="006E0CAE"/>
    <w:rsid w:val="006E2631"/>
    <w:rsid w:val="006E2FA2"/>
    <w:rsid w:val="006E4E96"/>
    <w:rsid w:val="006F0242"/>
    <w:rsid w:val="006F57FE"/>
    <w:rsid w:val="0070690E"/>
    <w:rsid w:val="00710007"/>
    <w:rsid w:val="00714230"/>
    <w:rsid w:val="00714BC3"/>
    <w:rsid w:val="00717050"/>
    <w:rsid w:val="00745EBE"/>
    <w:rsid w:val="00752D8D"/>
    <w:rsid w:val="0075644E"/>
    <w:rsid w:val="00764230"/>
    <w:rsid w:val="00767704"/>
    <w:rsid w:val="007A1701"/>
    <w:rsid w:val="007A6FA3"/>
    <w:rsid w:val="007B003E"/>
    <w:rsid w:val="007D2991"/>
    <w:rsid w:val="007E6EC5"/>
    <w:rsid w:val="007F09CE"/>
    <w:rsid w:val="007F73FE"/>
    <w:rsid w:val="00800349"/>
    <w:rsid w:val="00822019"/>
    <w:rsid w:val="008250AE"/>
    <w:rsid w:val="008431E2"/>
    <w:rsid w:val="00876DB1"/>
    <w:rsid w:val="008774DE"/>
    <w:rsid w:val="008817FA"/>
    <w:rsid w:val="008934DA"/>
    <w:rsid w:val="008A5FC7"/>
    <w:rsid w:val="008A651A"/>
    <w:rsid w:val="008B2704"/>
    <w:rsid w:val="008C1EDC"/>
    <w:rsid w:val="008E2F53"/>
    <w:rsid w:val="008F0ACB"/>
    <w:rsid w:val="008F236C"/>
    <w:rsid w:val="008F3FF7"/>
    <w:rsid w:val="008F439B"/>
    <w:rsid w:val="008F6C52"/>
    <w:rsid w:val="00900A2A"/>
    <w:rsid w:val="00904148"/>
    <w:rsid w:val="0094239B"/>
    <w:rsid w:val="00953728"/>
    <w:rsid w:val="009658D8"/>
    <w:rsid w:val="009819BF"/>
    <w:rsid w:val="00990A45"/>
    <w:rsid w:val="00996EAE"/>
    <w:rsid w:val="009A4DD6"/>
    <w:rsid w:val="009C02EE"/>
    <w:rsid w:val="00A06D2B"/>
    <w:rsid w:val="00A204EC"/>
    <w:rsid w:val="00A26D8B"/>
    <w:rsid w:val="00A519CC"/>
    <w:rsid w:val="00A95271"/>
    <w:rsid w:val="00AB069C"/>
    <w:rsid w:val="00AC1E8D"/>
    <w:rsid w:val="00AE4C42"/>
    <w:rsid w:val="00B22B86"/>
    <w:rsid w:val="00B45CA0"/>
    <w:rsid w:val="00B52AC5"/>
    <w:rsid w:val="00B52F99"/>
    <w:rsid w:val="00B541B0"/>
    <w:rsid w:val="00B561E2"/>
    <w:rsid w:val="00B66456"/>
    <w:rsid w:val="00B6782A"/>
    <w:rsid w:val="00B72512"/>
    <w:rsid w:val="00B835E4"/>
    <w:rsid w:val="00BD4370"/>
    <w:rsid w:val="00BF37BF"/>
    <w:rsid w:val="00C169B9"/>
    <w:rsid w:val="00C20743"/>
    <w:rsid w:val="00C21ADC"/>
    <w:rsid w:val="00C23AB2"/>
    <w:rsid w:val="00C24BE1"/>
    <w:rsid w:val="00C9460F"/>
    <w:rsid w:val="00CD481B"/>
    <w:rsid w:val="00CD66AD"/>
    <w:rsid w:val="00D26C1C"/>
    <w:rsid w:val="00D30DFB"/>
    <w:rsid w:val="00D31298"/>
    <w:rsid w:val="00D6303D"/>
    <w:rsid w:val="00D82BCF"/>
    <w:rsid w:val="00DB18A2"/>
    <w:rsid w:val="00DD15AD"/>
    <w:rsid w:val="00DD26C0"/>
    <w:rsid w:val="00DD5B6F"/>
    <w:rsid w:val="00E17882"/>
    <w:rsid w:val="00E27478"/>
    <w:rsid w:val="00E36E53"/>
    <w:rsid w:val="00E5770F"/>
    <w:rsid w:val="00E74292"/>
    <w:rsid w:val="00E75AFA"/>
    <w:rsid w:val="00E82189"/>
    <w:rsid w:val="00E94002"/>
    <w:rsid w:val="00EA2E96"/>
    <w:rsid w:val="00EB11BE"/>
    <w:rsid w:val="00EB3A6A"/>
    <w:rsid w:val="00EC4DD4"/>
    <w:rsid w:val="00EF4C3E"/>
    <w:rsid w:val="00F15B45"/>
    <w:rsid w:val="00F24B46"/>
    <w:rsid w:val="00F25330"/>
    <w:rsid w:val="00F302B0"/>
    <w:rsid w:val="00F34DA9"/>
    <w:rsid w:val="00F5232D"/>
    <w:rsid w:val="00F53945"/>
    <w:rsid w:val="00F61D62"/>
    <w:rsid w:val="00F62BF1"/>
    <w:rsid w:val="00F67363"/>
    <w:rsid w:val="00F841FC"/>
    <w:rsid w:val="00F919B4"/>
    <w:rsid w:val="00F963F4"/>
    <w:rsid w:val="00FA65B5"/>
    <w:rsid w:val="00FC53A9"/>
    <w:rsid w:val="00FD12C1"/>
    <w:rsid w:val="00FE3FF5"/>
    <w:rsid w:val="00FF0CFF"/>
    <w:rsid w:val="00FF1BEF"/>
    <w:rsid w:val="00FF3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333BB"/>
  <w15:chartTrackingRefBased/>
  <w15:docId w15:val="{D4EE90EC-B46E-2341-8FD4-9240B1D48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4ED"/>
    <w:pPr>
      <w:spacing w:after="200" w:line="276" w:lineRule="auto"/>
    </w:pPr>
    <w:rPr>
      <w:rFonts w:ascii="Times New Roman" w:eastAsia="Times New Roman" w:hAnsi="Times New Roman" w:cs="Times New Roman"/>
      <w:sz w:val="22"/>
      <w:szCs w:val="22"/>
      <w:lang w:val="en-CA" w:eastAsia="en-CA"/>
    </w:rPr>
  </w:style>
  <w:style w:type="paragraph" w:styleId="Heading1">
    <w:name w:val="heading 1"/>
    <w:basedOn w:val="Normal"/>
    <w:next w:val="BodyText"/>
    <w:link w:val="Heading1Char"/>
    <w:uiPriority w:val="9"/>
    <w:qFormat/>
    <w:rsid w:val="001F74ED"/>
    <w:pPr>
      <w:keepNext/>
      <w:keepLines/>
      <w:spacing w:before="480" w:after="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Normal"/>
    <w:link w:val="Heading2Char"/>
    <w:uiPriority w:val="9"/>
    <w:unhideWhenUsed/>
    <w:qFormat/>
    <w:rsid w:val="001F74ED"/>
    <w:pPr>
      <w:keepNext/>
      <w:keepLines/>
      <w:numPr>
        <w:ilvl w:val="1"/>
        <w:numId w:val="8"/>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1F74ED"/>
    <w:pPr>
      <w:keepNext/>
      <w:keepLines/>
      <w:numPr>
        <w:ilvl w:val="2"/>
        <w:numId w:val="8"/>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1F74ED"/>
    <w:pPr>
      <w:keepNext/>
      <w:keepLines/>
      <w:numPr>
        <w:ilvl w:val="3"/>
        <w:numId w:val="8"/>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1F74ED"/>
    <w:pPr>
      <w:keepNext/>
      <w:keepLines/>
      <w:numPr>
        <w:ilvl w:val="4"/>
        <w:numId w:val="8"/>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1F74ED"/>
    <w:pPr>
      <w:keepNext/>
      <w:keepLines/>
      <w:numPr>
        <w:ilvl w:val="5"/>
        <w:numId w:val="8"/>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1F74ED"/>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F74ED"/>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1F74ED"/>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1F74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F74ED"/>
  </w:style>
  <w:style w:type="character" w:customStyle="1" w:styleId="Heading1Char">
    <w:name w:val="Heading 1 Char"/>
    <w:basedOn w:val="DefaultParagraphFont"/>
    <w:link w:val="Heading1"/>
    <w:uiPriority w:val="9"/>
    <w:rsid w:val="001F74ED"/>
    <w:rPr>
      <w:rFonts w:asciiTheme="majorHAnsi" w:eastAsiaTheme="majorEastAsia" w:hAnsiTheme="majorHAnsi" w:cstheme="majorBidi"/>
      <w:b/>
      <w:bCs/>
      <w:color w:val="4472C4" w:themeColor="accent1"/>
      <w:sz w:val="32"/>
      <w:szCs w:val="32"/>
      <w:lang w:val="en-CA" w:eastAsia="en-CA"/>
    </w:rPr>
  </w:style>
  <w:style w:type="character" w:customStyle="1" w:styleId="Heading2Char">
    <w:name w:val="Heading 2 Char"/>
    <w:basedOn w:val="DefaultParagraphFont"/>
    <w:link w:val="Heading2"/>
    <w:uiPriority w:val="9"/>
    <w:rsid w:val="001F74ED"/>
    <w:rPr>
      <w:rFonts w:asciiTheme="majorHAnsi" w:eastAsiaTheme="majorEastAsia" w:hAnsiTheme="majorHAnsi" w:cstheme="majorBidi"/>
      <w:b/>
      <w:bCs/>
      <w:color w:val="4472C4" w:themeColor="accent1"/>
      <w:sz w:val="26"/>
      <w:szCs w:val="26"/>
      <w:lang w:val="en-CA" w:eastAsia="en-CA"/>
    </w:rPr>
  </w:style>
  <w:style w:type="character" w:customStyle="1" w:styleId="Heading3Char">
    <w:name w:val="Heading 3 Char"/>
    <w:basedOn w:val="DefaultParagraphFont"/>
    <w:link w:val="Heading3"/>
    <w:uiPriority w:val="9"/>
    <w:rsid w:val="001F74ED"/>
    <w:rPr>
      <w:rFonts w:asciiTheme="majorHAnsi" w:eastAsiaTheme="majorEastAsia" w:hAnsiTheme="majorHAnsi" w:cstheme="majorBidi"/>
      <w:b/>
      <w:bCs/>
      <w:color w:val="4472C4" w:themeColor="accent1"/>
      <w:sz w:val="22"/>
      <w:szCs w:val="22"/>
      <w:lang w:val="en-CA" w:eastAsia="en-CA"/>
    </w:rPr>
  </w:style>
  <w:style w:type="character" w:customStyle="1" w:styleId="Heading4Char">
    <w:name w:val="Heading 4 Char"/>
    <w:basedOn w:val="DefaultParagraphFont"/>
    <w:link w:val="Heading4"/>
    <w:uiPriority w:val="9"/>
    <w:rsid w:val="001F74ED"/>
    <w:rPr>
      <w:rFonts w:asciiTheme="majorHAnsi" w:eastAsiaTheme="majorEastAsia" w:hAnsiTheme="majorHAnsi" w:cstheme="majorBidi"/>
      <w:b/>
      <w:bCs/>
      <w:i/>
      <w:iCs/>
      <w:color w:val="4472C4" w:themeColor="accent1"/>
      <w:sz w:val="22"/>
      <w:szCs w:val="22"/>
      <w:lang w:val="en-CA" w:eastAsia="en-CA"/>
    </w:rPr>
  </w:style>
  <w:style w:type="character" w:customStyle="1" w:styleId="Heading5Char">
    <w:name w:val="Heading 5 Char"/>
    <w:basedOn w:val="DefaultParagraphFont"/>
    <w:link w:val="Heading5"/>
    <w:uiPriority w:val="9"/>
    <w:rsid w:val="001F74ED"/>
    <w:rPr>
      <w:rFonts w:asciiTheme="majorHAnsi" w:eastAsiaTheme="majorEastAsia" w:hAnsiTheme="majorHAnsi" w:cstheme="majorBidi"/>
      <w:color w:val="1F3763" w:themeColor="accent1" w:themeShade="7F"/>
      <w:sz w:val="22"/>
      <w:szCs w:val="22"/>
      <w:lang w:val="en-CA" w:eastAsia="en-CA"/>
    </w:rPr>
  </w:style>
  <w:style w:type="character" w:customStyle="1" w:styleId="Heading6Char">
    <w:name w:val="Heading 6 Char"/>
    <w:basedOn w:val="DefaultParagraphFont"/>
    <w:link w:val="Heading6"/>
    <w:uiPriority w:val="9"/>
    <w:rsid w:val="001F74ED"/>
    <w:rPr>
      <w:rFonts w:asciiTheme="majorHAnsi" w:eastAsiaTheme="majorEastAsia" w:hAnsiTheme="majorHAnsi" w:cstheme="majorBidi"/>
      <w:i/>
      <w:iCs/>
      <w:color w:val="1F3763" w:themeColor="accent1" w:themeShade="7F"/>
      <w:sz w:val="22"/>
      <w:szCs w:val="22"/>
      <w:lang w:val="en-CA" w:eastAsia="en-CA"/>
    </w:rPr>
  </w:style>
  <w:style w:type="character" w:customStyle="1" w:styleId="Heading7Char">
    <w:name w:val="Heading 7 Char"/>
    <w:basedOn w:val="DefaultParagraphFont"/>
    <w:link w:val="Heading7"/>
    <w:uiPriority w:val="9"/>
    <w:rsid w:val="001F74ED"/>
    <w:rPr>
      <w:rFonts w:asciiTheme="majorHAnsi" w:eastAsiaTheme="majorEastAsia" w:hAnsiTheme="majorHAnsi" w:cstheme="majorBidi"/>
      <w:i/>
      <w:iCs/>
      <w:color w:val="404040" w:themeColor="text1" w:themeTint="BF"/>
      <w:sz w:val="22"/>
      <w:szCs w:val="22"/>
      <w:lang w:val="en-CA" w:eastAsia="en-CA"/>
    </w:rPr>
  </w:style>
  <w:style w:type="character" w:customStyle="1" w:styleId="Heading8Char">
    <w:name w:val="Heading 8 Char"/>
    <w:basedOn w:val="DefaultParagraphFont"/>
    <w:link w:val="Heading8"/>
    <w:uiPriority w:val="9"/>
    <w:rsid w:val="001F74ED"/>
    <w:rPr>
      <w:rFonts w:asciiTheme="majorHAnsi" w:eastAsiaTheme="majorEastAsia" w:hAnsiTheme="majorHAnsi" w:cstheme="majorBidi"/>
      <w:color w:val="404040" w:themeColor="text1" w:themeTint="BF"/>
      <w:sz w:val="20"/>
      <w:szCs w:val="20"/>
      <w:lang w:val="en-CA" w:eastAsia="en-CA"/>
    </w:rPr>
  </w:style>
  <w:style w:type="character" w:customStyle="1" w:styleId="Heading9Char">
    <w:name w:val="Heading 9 Char"/>
    <w:basedOn w:val="DefaultParagraphFont"/>
    <w:link w:val="Heading9"/>
    <w:uiPriority w:val="9"/>
    <w:rsid w:val="001F74ED"/>
    <w:rPr>
      <w:rFonts w:asciiTheme="majorHAnsi" w:eastAsiaTheme="majorEastAsia" w:hAnsiTheme="majorHAnsi" w:cstheme="majorBidi"/>
      <w:i/>
      <w:iCs/>
      <w:color w:val="404040" w:themeColor="text1" w:themeTint="BF"/>
      <w:sz w:val="20"/>
      <w:szCs w:val="20"/>
      <w:lang w:val="en-CA" w:eastAsia="en-CA"/>
    </w:rPr>
  </w:style>
  <w:style w:type="paragraph" w:styleId="BodyText">
    <w:name w:val="Body Text"/>
    <w:basedOn w:val="Normal"/>
    <w:link w:val="BodyTextChar"/>
    <w:qFormat/>
    <w:rsid w:val="001F74ED"/>
    <w:pPr>
      <w:spacing w:before="180" w:after="180"/>
    </w:pPr>
  </w:style>
  <w:style w:type="character" w:customStyle="1" w:styleId="BodyTextChar">
    <w:name w:val="Body Text Char"/>
    <w:basedOn w:val="DefaultParagraphFont"/>
    <w:link w:val="BodyText"/>
    <w:rsid w:val="001F74ED"/>
    <w:rPr>
      <w:rFonts w:ascii="Times New Roman" w:eastAsia="Times New Roman" w:hAnsi="Times New Roman" w:cs="Times New Roman"/>
      <w:sz w:val="22"/>
      <w:szCs w:val="22"/>
      <w:lang w:val="en-CA" w:eastAsia="en-CA"/>
    </w:rPr>
  </w:style>
  <w:style w:type="paragraph" w:customStyle="1" w:styleId="FirstParagraph">
    <w:name w:val="First Paragraph"/>
    <w:basedOn w:val="BodyText"/>
    <w:next w:val="BodyText"/>
    <w:qFormat/>
    <w:rsid w:val="001F74ED"/>
  </w:style>
  <w:style w:type="paragraph" w:customStyle="1" w:styleId="Compact">
    <w:name w:val="Compact"/>
    <w:basedOn w:val="BodyText"/>
    <w:qFormat/>
    <w:rsid w:val="001F74ED"/>
    <w:pPr>
      <w:spacing w:before="36" w:after="36"/>
    </w:pPr>
  </w:style>
  <w:style w:type="paragraph" w:styleId="Title">
    <w:name w:val="Title"/>
    <w:basedOn w:val="Normal"/>
    <w:next w:val="BodyText"/>
    <w:link w:val="TitleChar"/>
    <w:qFormat/>
    <w:rsid w:val="001F74ED"/>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1F74ED"/>
    <w:rPr>
      <w:rFonts w:asciiTheme="majorHAnsi" w:eastAsiaTheme="majorEastAsia" w:hAnsiTheme="majorHAnsi" w:cstheme="majorBidi"/>
      <w:b/>
      <w:bCs/>
      <w:color w:val="2D4F8E" w:themeColor="accent1" w:themeShade="B5"/>
      <w:sz w:val="36"/>
      <w:szCs w:val="36"/>
      <w:lang w:val="en-CA" w:eastAsia="en-CA"/>
    </w:rPr>
  </w:style>
  <w:style w:type="paragraph" w:styleId="Subtitle">
    <w:name w:val="Subtitle"/>
    <w:basedOn w:val="Title"/>
    <w:next w:val="BodyText"/>
    <w:link w:val="SubtitleChar"/>
    <w:qFormat/>
    <w:rsid w:val="001F74ED"/>
    <w:pPr>
      <w:spacing w:before="240"/>
    </w:pPr>
    <w:rPr>
      <w:sz w:val="30"/>
      <w:szCs w:val="30"/>
    </w:rPr>
  </w:style>
  <w:style w:type="character" w:customStyle="1" w:styleId="SubtitleChar">
    <w:name w:val="Subtitle Char"/>
    <w:basedOn w:val="DefaultParagraphFont"/>
    <w:link w:val="Subtitle"/>
    <w:rsid w:val="001F74ED"/>
    <w:rPr>
      <w:rFonts w:asciiTheme="majorHAnsi" w:eastAsiaTheme="majorEastAsia" w:hAnsiTheme="majorHAnsi" w:cstheme="majorBidi"/>
      <w:b/>
      <w:bCs/>
      <w:color w:val="2D4F8E" w:themeColor="accent1" w:themeShade="B5"/>
      <w:sz w:val="30"/>
      <w:szCs w:val="30"/>
      <w:lang w:val="en-CA" w:eastAsia="en-CA"/>
    </w:rPr>
  </w:style>
  <w:style w:type="paragraph" w:customStyle="1" w:styleId="Author">
    <w:name w:val="Author"/>
    <w:next w:val="BodyText"/>
    <w:qFormat/>
    <w:rsid w:val="001F74ED"/>
    <w:pPr>
      <w:keepNext/>
      <w:keepLines/>
      <w:spacing w:after="200"/>
      <w:jc w:val="center"/>
    </w:pPr>
    <w:rPr>
      <w:rFonts w:eastAsia="Times New Roman"/>
    </w:rPr>
  </w:style>
  <w:style w:type="paragraph" w:styleId="Date">
    <w:name w:val="Date"/>
    <w:next w:val="BodyText"/>
    <w:link w:val="DateChar"/>
    <w:qFormat/>
    <w:rsid w:val="001F74ED"/>
    <w:pPr>
      <w:keepNext/>
      <w:keepLines/>
      <w:spacing w:after="200"/>
      <w:jc w:val="center"/>
    </w:pPr>
    <w:rPr>
      <w:rFonts w:eastAsia="Times New Roman"/>
    </w:rPr>
  </w:style>
  <w:style w:type="character" w:customStyle="1" w:styleId="DateChar">
    <w:name w:val="Date Char"/>
    <w:basedOn w:val="DefaultParagraphFont"/>
    <w:link w:val="Date"/>
    <w:rsid w:val="001F74ED"/>
    <w:rPr>
      <w:rFonts w:eastAsia="Times New Roman"/>
    </w:rPr>
  </w:style>
  <w:style w:type="paragraph" w:customStyle="1" w:styleId="Abstract">
    <w:name w:val="Abstract"/>
    <w:basedOn w:val="Normal"/>
    <w:next w:val="BodyText"/>
    <w:qFormat/>
    <w:rsid w:val="001F74ED"/>
    <w:pPr>
      <w:keepNext/>
      <w:keepLines/>
      <w:spacing w:before="300" w:after="300"/>
    </w:pPr>
    <w:rPr>
      <w:sz w:val="20"/>
      <w:szCs w:val="20"/>
    </w:rPr>
  </w:style>
  <w:style w:type="paragraph" w:styleId="Bibliography">
    <w:name w:val="Bibliography"/>
    <w:basedOn w:val="Normal"/>
    <w:qFormat/>
    <w:rsid w:val="001F74ED"/>
  </w:style>
  <w:style w:type="paragraph" w:styleId="BlockText">
    <w:name w:val="Block Text"/>
    <w:basedOn w:val="BodyText"/>
    <w:next w:val="BodyText"/>
    <w:uiPriority w:val="9"/>
    <w:unhideWhenUsed/>
    <w:qFormat/>
    <w:rsid w:val="001F74ED"/>
    <w:pPr>
      <w:spacing w:before="100" w:after="100"/>
      <w:ind w:left="480" w:right="480"/>
    </w:pPr>
  </w:style>
  <w:style w:type="paragraph" w:styleId="FootnoteText">
    <w:name w:val="footnote text"/>
    <w:basedOn w:val="Normal"/>
    <w:link w:val="FootnoteTextChar"/>
    <w:uiPriority w:val="9"/>
    <w:unhideWhenUsed/>
    <w:qFormat/>
    <w:rsid w:val="001F74ED"/>
  </w:style>
  <w:style w:type="character" w:customStyle="1" w:styleId="FootnoteTextChar">
    <w:name w:val="Footnote Text Char"/>
    <w:basedOn w:val="DefaultParagraphFont"/>
    <w:link w:val="FootnoteText"/>
    <w:uiPriority w:val="9"/>
    <w:rsid w:val="001F74ED"/>
    <w:rPr>
      <w:rFonts w:ascii="Times New Roman" w:eastAsia="Times New Roman" w:hAnsi="Times New Roman" w:cs="Times New Roman"/>
      <w:sz w:val="22"/>
      <w:szCs w:val="22"/>
      <w:lang w:val="en-CA" w:eastAsia="en-CA"/>
    </w:rPr>
  </w:style>
  <w:style w:type="table" w:customStyle="1" w:styleId="Table">
    <w:name w:val="Table"/>
    <w:semiHidden/>
    <w:unhideWhenUsed/>
    <w:qFormat/>
    <w:rsid w:val="001F74ED"/>
    <w:pPr>
      <w:spacing w:after="200"/>
    </w:pPr>
    <w:rPr>
      <w:rFonts w:eastAsia="Times New Roma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1F74ED"/>
    <w:pPr>
      <w:keepNext/>
      <w:keepLines/>
      <w:spacing w:after="0"/>
    </w:pPr>
    <w:rPr>
      <w:b/>
    </w:rPr>
  </w:style>
  <w:style w:type="paragraph" w:customStyle="1" w:styleId="Definition">
    <w:name w:val="Definition"/>
    <w:basedOn w:val="Normal"/>
    <w:rsid w:val="001F74ED"/>
  </w:style>
  <w:style w:type="paragraph" w:styleId="Caption">
    <w:name w:val="caption"/>
    <w:basedOn w:val="Normal"/>
    <w:link w:val="CaptionChar"/>
    <w:rsid w:val="001F74ED"/>
    <w:pPr>
      <w:spacing w:after="120"/>
    </w:pPr>
    <w:rPr>
      <w:i/>
    </w:rPr>
  </w:style>
  <w:style w:type="paragraph" w:customStyle="1" w:styleId="TableCaption">
    <w:name w:val="Table Caption"/>
    <w:basedOn w:val="Caption"/>
    <w:rsid w:val="001F74ED"/>
    <w:pPr>
      <w:keepNext/>
    </w:pPr>
  </w:style>
  <w:style w:type="paragraph" w:customStyle="1" w:styleId="ImageCaption">
    <w:name w:val="Image Caption"/>
    <w:basedOn w:val="Caption"/>
    <w:rsid w:val="001F74ED"/>
  </w:style>
  <w:style w:type="paragraph" w:customStyle="1" w:styleId="Figure">
    <w:name w:val="Figure"/>
    <w:basedOn w:val="Normal"/>
    <w:rsid w:val="001F74ED"/>
  </w:style>
  <w:style w:type="paragraph" w:customStyle="1" w:styleId="CaptionedFigure">
    <w:name w:val="Captioned Figure"/>
    <w:basedOn w:val="Figure"/>
    <w:rsid w:val="001F74ED"/>
    <w:pPr>
      <w:keepNext/>
    </w:pPr>
  </w:style>
  <w:style w:type="character" w:customStyle="1" w:styleId="CaptionChar">
    <w:name w:val="Caption Char"/>
    <w:basedOn w:val="DefaultParagraphFont"/>
    <w:link w:val="Caption"/>
    <w:rsid w:val="001F74ED"/>
    <w:rPr>
      <w:rFonts w:ascii="Times New Roman" w:eastAsia="Times New Roman" w:hAnsi="Times New Roman" w:cs="Times New Roman"/>
      <w:i/>
      <w:sz w:val="22"/>
      <w:szCs w:val="22"/>
      <w:lang w:val="en-CA" w:eastAsia="en-CA"/>
    </w:rPr>
  </w:style>
  <w:style w:type="character" w:customStyle="1" w:styleId="VerbatimChar">
    <w:name w:val="Verbatim Char"/>
    <w:basedOn w:val="CaptionChar"/>
    <w:link w:val="SourceCode"/>
    <w:rsid w:val="001F74ED"/>
    <w:rPr>
      <w:rFonts w:ascii="Consolas" w:eastAsia="Times New Roman" w:hAnsi="Consolas" w:cs="Times New Roman"/>
      <w:i/>
      <w:sz w:val="22"/>
      <w:szCs w:val="22"/>
      <w:shd w:val="clear" w:color="auto" w:fill="F8F8F8"/>
      <w:lang w:val="en-CA" w:eastAsia="en-CA"/>
    </w:rPr>
  </w:style>
  <w:style w:type="character" w:customStyle="1" w:styleId="SectionNumber">
    <w:name w:val="Section Number"/>
    <w:basedOn w:val="CaptionChar"/>
    <w:rsid w:val="001F74ED"/>
    <w:rPr>
      <w:rFonts w:ascii="Times New Roman" w:eastAsia="Times New Roman" w:hAnsi="Times New Roman" w:cs="Times New Roman"/>
      <w:i/>
      <w:sz w:val="22"/>
      <w:szCs w:val="22"/>
      <w:lang w:val="en-CA" w:eastAsia="en-CA"/>
    </w:rPr>
  </w:style>
  <w:style w:type="character" w:styleId="FootnoteReference">
    <w:name w:val="footnote reference"/>
    <w:basedOn w:val="CaptionChar"/>
    <w:rsid w:val="001F74ED"/>
    <w:rPr>
      <w:rFonts w:ascii="Times New Roman" w:eastAsia="Times New Roman" w:hAnsi="Times New Roman" w:cs="Times New Roman"/>
      <w:i/>
      <w:sz w:val="22"/>
      <w:szCs w:val="22"/>
      <w:vertAlign w:val="superscript"/>
      <w:lang w:val="en-CA" w:eastAsia="en-CA"/>
    </w:rPr>
  </w:style>
  <w:style w:type="character" w:styleId="Hyperlink">
    <w:name w:val="Hyperlink"/>
    <w:basedOn w:val="CaptionChar"/>
    <w:rsid w:val="001F74ED"/>
    <w:rPr>
      <w:rFonts w:ascii="Times New Roman" w:eastAsia="Times New Roman" w:hAnsi="Times New Roman" w:cs="Times New Roman"/>
      <w:i/>
      <w:color w:val="4472C4" w:themeColor="accent1"/>
      <w:sz w:val="22"/>
      <w:szCs w:val="22"/>
      <w:lang w:val="en-CA" w:eastAsia="en-CA"/>
    </w:rPr>
  </w:style>
  <w:style w:type="paragraph" w:styleId="TOCHeading">
    <w:name w:val="TOC Heading"/>
    <w:basedOn w:val="Heading1"/>
    <w:next w:val="BodyText"/>
    <w:uiPriority w:val="39"/>
    <w:unhideWhenUsed/>
    <w:qFormat/>
    <w:rsid w:val="001F74ED"/>
    <w:pPr>
      <w:spacing w:before="240" w:line="259" w:lineRule="auto"/>
      <w:outlineLvl w:val="9"/>
    </w:pPr>
    <w:rPr>
      <w:b w:val="0"/>
      <w:bCs w:val="0"/>
      <w:color w:val="2F5496" w:themeColor="accent1" w:themeShade="BF"/>
    </w:rPr>
  </w:style>
  <w:style w:type="paragraph" w:customStyle="1" w:styleId="SourceCode">
    <w:name w:val="Source Code"/>
    <w:basedOn w:val="Normal"/>
    <w:link w:val="VerbatimChar"/>
    <w:rsid w:val="001F74ED"/>
    <w:pPr>
      <w:shd w:val="clear" w:color="auto" w:fill="F8F8F8"/>
      <w:wordWrap w:val="0"/>
    </w:pPr>
    <w:rPr>
      <w:rFonts w:ascii="Consolas" w:hAnsi="Consolas"/>
      <w:i/>
    </w:rPr>
  </w:style>
  <w:style w:type="character" w:customStyle="1" w:styleId="KeywordTok">
    <w:name w:val="KeywordTok"/>
    <w:basedOn w:val="DefaultParagraphFont"/>
    <w:rsid w:val="001F74ED"/>
    <w:rPr>
      <w:rFonts w:ascii="Consolas" w:hAnsi="Consolas"/>
      <w:b/>
      <w:i/>
      <w:color w:val="204A87"/>
      <w:sz w:val="22"/>
      <w:shd w:val="clear" w:color="auto" w:fill="F8F8F8"/>
    </w:rPr>
  </w:style>
  <w:style w:type="character" w:customStyle="1" w:styleId="DataTypeTok">
    <w:name w:val="DataTypeTok"/>
    <w:basedOn w:val="DefaultParagraphFont"/>
    <w:rsid w:val="001F74ED"/>
    <w:rPr>
      <w:rFonts w:ascii="Consolas" w:hAnsi="Consolas"/>
      <w:i/>
      <w:color w:val="204A87"/>
      <w:sz w:val="22"/>
      <w:shd w:val="clear" w:color="auto" w:fill="F8F8F8"/>
    </w:rPr>
  </w:style>
  <w:style w:type="character" w:customStyle="1" w:styleId="DecValTok">
    <w:name w:val="DecValTok"/>
    <w:basedOn w:val="DefaultParagraphFont"/>
    <w:rsid w:val="001F74ED"/>
    <w:rPr>
      <w:rFonts w:ascii="Consolas" w:hAnsi="Consolas"/>
      <w:i/>
      <w:color w:val="0000CF"/>
      <w:sz w:val="22"/>
      <w:shd w:val="clear" w:color="auto" w:fill="F8F8F8"/>
    </w:rPr>
  </w:style>
  <w:style w:type="character" w:customStyle="1" w:styleId="BaseNTok">
    <w:name w:val="BaseNTok"/>
    <w:basedOn w:val="DefaultParagraphFont"/>
    <w:rsid w:val="001F74ED"/>
    <w:rPr>
      <w:rFonts w:ascii="Consolas" w:hAnsi="Consolas"/>
      <w:i/>
      <w:color w:val="0000CF"/>
      <w:sz w:val="22"/>
      <w:shd w:val="clear" w:color="auto" w:fill="F8F8F8"/>
    </w:rPr>
  </w:style>
  <w:style w:type="character" w:customStyle="1" w:styleId="FloatTok">
    <w:name w:val="FloatTok"/>
    <w:basedOn w:val="DefaultParagraphFont"/>
    <w:rsid w:val="001F74ED"/>
    <w:rPr>
      <w:rFonts w:ascii="Consolas" w:hAnsi="Consolas"/>
      <w:i/>
      <w:color w:val="0000CF"/>
      <w:sz w:val="22"/>
      <w:shd w:val="clear" w:color="auto" w:fill="F8F8F8"/>
    </w:rPr>
  </w:style>
  <w:style w:type="character" w:customStyle="1" w:styleId="ConstantTok">
    <w:name w:val="ConstantTok"/>
    <w:basedOn w:val="DefaultParagraphFont"/>
    <w:rsid w:val="001F74ED"/>
    <w:rPr>
      <w:rFonts w:ascii="Consolas" w:hAnsi="Consolas"/>
      <w:i/>
      <w:color w:val="000000"/>
      <w:sz w:val="22"/>
      <w:shd w:val="clear" w:color="auto" w:fill="F8F8F8"/>
    </w:rPr>
  </w:style>
  <w:style w:type="character" w:customStyle="1" w:styleId="CharTok">
    <w:name w:val="CharTok"/>
    <w:basedOn w:val="DefaultParagraphFont"/>
    <w:rsid w:val="001F74ED"/>
    <w:rPr>
      <w:rFonts w:ascii="Consolas" w:hAnsi="Consolas"/>
      <w:i/>
      <w:color w:val="4E9A06"/>
      <w:sz w:val="22"/>
      <w:shd w:val="clear" w:color="auto" w:fill="F8F8F8"/>
    </w:rPr>
  </w:style>
  <w:style w:type="character" w:customStyle="1" w:styleId="SpecialCharTok">
    <w:name w:val="SpecialCharTok"/>
    <w:basedOn w:val="VerbatimChar"/>
    <w:rsid w:val="001F74ED"/>
    <w:rPr>
      <w:rFonts w:ascii="Consolas" w:eastAsia="Times New Roman" w:hAnsi="Consolas" w:cs="Times New Roman"/>
      <w:i/>
      <w:color w:val="000000"/>
      <w:sz w:val="22"/>
      <w:szCs w:val="22"/>
      <w:shd w:val="clear" w:color="auto" w:fill="F8F8F8"/>
      <w:lang w:val="en-CA" w:eastAsia="en-CA"/>
    </w:rPr>
  </w:style>
  <w:style w:type="character" w:customStyle="1" w:styleId="StringTok">
    <w:name w:val="StringTok"/>
    <w:basedOn w:val="VerbatimChar"/>
    <w:rsid w:val="001F74ED"/>
    <w:rPr>
      <w:rFonts w:ascii="Consolas" w:eastAsia="Times New Roman" w:hAnsi="Consolas" w:cs="Times New Roman"/>
      <w:i/>
      <w:color w:val="4E9A06"/>
      <w:sz w:val="22"/>
      <w:szCs w:val="22"/>
      <w:shd w:val="clear" w:color="auto" w:fill="F8F8F8"/>
      <w:lang w:val="en-CA" w:eastAsia="en-CA"/>
    </w:rPr>
  </w:style>
  <w:style w:type="character" w:customStyle="1" w:styleId="VerbatimStringTok">
    <w:name w:val="VerbatimStringTok"/>
    <w:basedOn w:val="VerbatimChar"/>
    <w:rsid w:val="001F74ED"/>
    <w:rPr>
      <w:rFonts w:ascii="Consolas" w:eastAsia="Times New Roman" w:hAnsi="Consolas" w:cs="Times New Roman"/>
      <w:i/>
      <w:color w:val="4E9A06"/>
      <w:sz w:val="22"/>
      <w:szCs w:val="22"/>
      <w:shd w:val="clear" w:color="auto" w:fill="F8F8F8"/>
      <w:lang w:val="en-CA" w:eastAsia="en-CA"/>
    </w:rPr>
  </w:style>
  <w:style w:type="character" w:customStyle="1" w:styleId="SpecialStringTok">
    <w:name w:val="SpecialStringTok"/>
    <w:basedOn w:val="VerbatimChar"/>
    <w:rsid w:val="001F74ED"/>
    <w:rPr>
      <w:rFonts w:ascii="Consolas" w:eastAsia="Times New Roman" w:hAnsi="Consolas" w:cs="Times New Roman"/>
      <w:i/>
      <w:color w:val="4E9A06"/>
      <w:sz w:val="22"/>
      <w:szCs w:val="22"/>
      <w:shd w:val="clear" w:color="auto" w:fill="F8F8F8"/>
      <w:lang w:val="en-CA" w:eastAsia="en-CA"/>
    </w:rPr>
  </w:style>
  <w:style w:type="character" w:customStyle="1" w:styleId="ImportTok">
    <w:name w:val="ImportTok"/>
    <w:basedOn w:val="DefaultParagraphFont"/>
    <w:rsid w:val="001F74ED"/>
    <w:rPr>
      <w:rFonts w:ascii="Consolas" w:hAnsi="Consolas"/>
      <w:i/>
      <w:sz w:val="22"/>
      <w:shd w:val="clear" w:color="auto" w:fill="F8F8F8"/>
    </w:rPr>
  </w:style>
  <w:style w:type="character" w:customStyle="1" w:styleId="CommentTok">
    <w:name w:val="CommentTok"/>
    <w:basedOn w:val="DefaultParagraphFont"/>
    <w:rsid w:val="001F74ED"/>
    <w:rPr>
      <w:rFonts w:ascii="Consolas" w:hAnsi="Consolas"/>
      <w:i w:val="0"/>
      <w:color w:val="8F5902"/>
      <w:sz w:val="22"/>
      <w:shd w:val="clear" w:color="auto" w:fill="F8F8F8"/>
    </w:rPr>
  </w:style>
  <w:style w:type="character" w:customStyle="1" w:styleId="DocumentationTok">
    <w:name w:val="DocumentationTok"/>
    <w:basedOn w:val="DefaultParagraphFont"/>
    <w:rsid w:val="001F74ED"/>
    <w:rPr>
      <w:rFonts w:ascii="Consolas" w:hAnsi="Consolas"/>
      <w:b/>
      <w:i w:val="0"/>
      <w:color w:val="8F5902"/>
      <w:sz w:val="22"/>
      <w:shd w:val="clear" w:color="auto" w:fill="F8F8F8"/>
    </w:rPr>
  </w:style>
  <w:style w:type="character" w:customStyle="1" w:styleId="AnnotationTok">
    <w:name w:val="AnnotationTok"/>
    <w:basedOn w:val="DefaultParagraphFont"/>
    <w:rsid w:val="001F74ED"/>
    <w:rPr>
      <w:rFonts w:ascii="Consolas" w:hAnsi="Consolas"/>
      <w:b/>
      <w:i w:val="0"/>
      <w:color w:val="8F5902"/>
      <w:sz w:val="22"/>
      <w:shd w:val="clear" w:color="auto" w:fill="F8F8F8"/>
    </w:rPr>
  </w:style>
  <w:style w:type="character" w:customStyle="1" w:styleId="CommentVarTok">
    <w:name w:val="CommentVarTok"/>
    <w:basedOn w:val="DefaultParagraphFont"/>
    <w:rsid w:val="001F74ED"/>
    <w:rPr>
      <w:rFonts w:ascii="Consolas" w:hAnsi="Consolas"/>
      <w:b/>
      <w:i w:val="0"/>
      <w:color w:val="8F5902"/>
      <w:sz w:val="22"/>
      <w:shd w:val="clear" w:color="auto" w:fill="F8F8F8"/>
    </w:rPr>
  </w:style>
  <w:style w:type="character" w:customStyle="1" w:styleId="OtherTok">
    <w:name w:val="OtherTok"/>
    <w:basedOn w:val="DefaultParagraphFont"/>
    <w:rsid w:val="001F74ED"/>
    <w:rPr>
      <w:rFonts w:ascii="Consolas" w:hAnsi="Consolas"/>
      <w:i/>
      <w:color w:val="8F5902"/>
      <w:sz w:val="22"/>
      <w:shd w:val="clear" w:color="auto" w:fill="F8F8F8"/>
    </w:rPr>
  </w:style>
  <w:style w:type="character" w:customStyle="1" w:styleId="FunctionTok">
    <w:name w:val="FunctionTok"/>
    <w:basedOn w:val="DefaultParagraphFont"/>
    <w:rsid w:val="001F74ED"/>
    <w:rPr>
      <w:rFonts w:ascii="Consolas" w:hAnsi="Consolas"/>
      <w:i/>
      <w:color w:val="000000"/>
      <w:sz w:val="22"/>
      <w:shd w:val="clear" w:color="auto" w:fill="F8F8F8"/>
    </w:rPr>
  </w:style>
  <w:style w:type="character" w:customStyle="1" w:styleId="VariableTok">
    <w:name w:val="VariableTok"/>
    <w:basedOn w:val="VerbatimChar"/>
    <w:rsid w:val="001F74ED"/>
    <w:rPr>
      <w:rFonts w:ascii="Consolas" w:eastAsia="Times New Roman" w:hAnsi="Consolas" w:cs="Times New Roman"/>
      <w:i/>
      <w:color w:val="000000"/>
      <w:sz w:val="22"/>
      <w:szCs w:val="22"/>
      <w:shd w:val="clear" w:color="auto" w:fill="F8F8F8"/>
      <w:lang w:val="en-CA" w:eastAsia="en-CA"/>
    </w:rPr>
  </w:style>
  <w:style w:type="character" w:customStyle="1" w:styleId="ControlFlowTok">
    <w:name w:val="ControlFlowTok"/>
    <w:basedOn w:val="DefaultParagraphFont"/>
    <w:rsid w:val="001F74ED"/>
    <w:rPr>
      <w:rFonts w:ascii="Consolas" w:hAnsi="Consolas"/>
      <w:b/>
      <w:i/>
      <w:color w:val="204A87"/>
      <w:sz w:val="22"/>
      <w:shd w:val="clear" w:color="auto" w:fill="F8F8F8"/>
    </w:rPr>
  </w:style>
  <w:style w:type="character" w:customStyle="1" w:styleId="OperatorTok">
    <w:name w:val="OperatorTok"/>
    <w:basedOn w:val="DefaultParagraphFont"/>
    <w:rsid w:val="001F74ED"/>
    <w:rPr>
      <w:rFonts w:ascii="Consolas" w:hAnsi="Consolas"/>
      <w:b/>
      <w:i/>
      <w:color w:val="CE5C00"/>
      <w:sz w:val="22"/>
      <w:shd w:val="clear" w:color="auto" w:fill="F8F8F8"/>
    </w:rPr>
  </w:style>
  <w:style w:type="character" w:customStyle="1" w:styleId="BuiltInTok">
    <w:name w:val="BuiltInTok"/>
    <w:basedOn w:val="DefaultParagraphFont"/>
    <w:rsid w:val="001F74ED"/>
    <w:rPr>
      <w:rFonts w:ascii="Consolas" w:hAnsi="Consolas"/>
      <w:i/>
      <w:sz w:val="22"/>
      <w:shd w:val="clear" w:color="auto" w:fill="F8F8F8"/>
    </w:rPr>
  </w:style>
  <w:style w:type="character" w:customStyle="1" w:styleId="ExtensionTok">
    <w:name w:val="ExtensionTok"/>
    <w:basedOn w:val="DefaultParagraphFont"/>
    <w:rsid w:val="001F74ED"/>
    <w:rPr>
      <w:rFonts w:ascii="Consolas" w:hAnsi="Consolas"/>
      <w:i/>
      <w:sz w:val="22"/>
      <w:shd w:val="clear" w:color="auto" w:fill="F8F8F8"/>
    </w:rPr>
  </w:style>
  <w:style w:type="character" w:customStyle="1" w:styleId="PreprocessorTok">
    <w:name w:val="PreprocessorTok"/>
    <w:basedOn w:val="DefaultParagraphFont"/>
    <w:rsid w:val="001F74ED"/>
    <w:rPr>
      <w:rFonts w:ascii="Consolas" w:hAnsi="Consolas"/>
      <w:i w:val="0"/>
      <w:color w:val="8F5902"/>
      <w:sz w:val="22"/>
      <w:shd w:val="clear" w:color="auto" w:fill="F8F8F8"/>
    </w:rPr>
  </w:style>
  <w:style w:type="character" w:customStyle="1" w:styleId="AttributeTok">
    <w:name w:val="AttributeTok"/>
    <w:basedOn w:val="DefaultParagraphFont"/>
    <w:rsid w:val="001F74ED"/>
    <w:rPr>
      <w:rFonts w:ascii="Consolas" w:hAnsi="Consolas"/>
      <w:i/>
      <w:color w:val="C4A000"/>
      <w:sz w:val="22"/>
      <w:shd w:val="clear" w:color="auto" w:fill="F8F8F8"/>
    </w:rPr>
  </w:style>
  <w:style w:type="character" w:customStyle="1" w:styleId="RegionMarkerTok">
    <w:name w:val="RegionMarkerTok"/>
    <w:basedOn w:val="DefaultParagraphFont"/>
    <w:rsid w:val="001F74ED"/>
    <w:rPr>
      <w:rFonts w:ascii="Consolas" w:hAnsi="Consolas"/>
      <w:i/>
      <w:sz w:val="22"/>
      <w:shd w:val="clear" w:color="auto" w:fill="F8F8F8"/>
    </w:rPr>
  </w:style>
  <w:style w:type="character" w:customStyle="1" w:styleId="InformationTok">
    <w:name w:val="InformationTok"/>
    <w:basedOn w:val="DefaultParagraphFont"/>
    <w:rsid w:val="001F74ED"/>
    <w:rPr>
      <w:rFonts w:ascii="Consolas" w:hAnsi="Consolas"/>
      <w:b/>
      <w:i w:val="0"/>
      <w:color w:val="8F5902"/>
      <w:sz w:val="22"/>
      <w:shd w:val="clear" w:color="auto" w:fill="F8F8F8"/>
    </w:rPr>
  </w:style>
  <w:style w:type="character" w:customStyle="1" w:styleId="WarningTok">
    <w:name w:val="WarningTok"/>
    <w:basedOn w:val="VerbatimChar"/>
    <w:rsid w:val="001F74ED"/>
    <w:rPr>
      <w:rFonts w:ascii="Consolas" w:eastAsia="Times New Roman" w:hAnsi="Consolas" w:cs="Times New Roman"/>
      <w:b/>
      <w:i w:val="0"/>
      <w:color w:val="8F5902"/>
      <w:sz w:val="22"/>
      <w:szCs w:val="22"/>
      <w:shd w:val="clear" w:color="auto" w:fill="F8F8F8"/>
      <w:lang w:val="en-CA" w:eastAsia="en-CA"/>
    </w:rPr>
  </w:style>
  <w:style w:type="character" w:customStyle="1" w:styleId="AlertTok">
    <w:name w:val="AlertTok"/>
    <w:basedOn w:val="DefaultParagraphFont"/>
    <w:rsid w:val="001F74ED"/>
    <w:rPr>
      <w:rFonts w:ascii="Consolas" w:hAnsi="Consolas"/>
      <w:i/>
      <w:color w:val="EF2929"/>
      <w:sz w:val="22"/>
      <w:shd w:val="clear" w:color="auto" w:fill="F8F8F8"/>
    </w:rPr>
  </w:style>
  <w:style w:type="character" w:customStyle="1" w:styleId="ErrorTok">
    <w:name w:val="ErrorTok"/>
    <w:basedOn w:val="DefaultParagraphFont"/>
    <w:rsid w:val="001F74ED"/>
    <w:rPr>
      <w:rFonts w:ascii="Consolas" w:hAnsi="Consolas"/>
      <w:b/>
      <w:i/>
      <w:color w:val="A40000"/>
      <w:sz w:val="22"/>
      <w:shd w:val="clear" w:color="auto" w:fill="F8F8F8"/>
    </w:rPr>
  </w:style>
  <w:style w:type="character" w:customStyle="1" w:styleId="NormalTok">
    <w:name w:val="NormalTok"/>
    <w:basedOn w:val="DefaultParagraphFont"/>
    <w:rsid w:val="001F74ED"/>
    <w:rPr>
      <w:rFonts w:ascii="Consolas" w:hAnsi="Consolas"/>
      <w:i/>
      <w:sz w:val="22"/>
      <w:shd w:val="clear" w:color="auto" w:fill="F8F8F8"/>
    </w:rPr>
  </w:style>
  <w:style w:type="character" w:styleId="FollowedHyperlink">
    <w:name w:val="FollowedHyperlink"/>
    <w:basedOn w:val="DefaultParagraphFont"/>
    <w:uiPriority w:val="99"/>
    <w:semiHidden/>
    <w:unhideWhenUsed/>
    <w:rsid w:val="001F74ED"/>
    <w:rPr>
      <w:color w:val="954F72" w:themeColor="followedHyperlink"/>
      <w:u w:val="single"/>
    </w:rPr>
  </w:style>
  <w:style w:type="paragraph" w:customStyle="1" w:styleId="NoParagraphStyle">
    <w:name w:val="[No Paragraph Style]"/>
    <w:rsid w:val="001F74ED"/>
    <w:pPr>
      <w:widowControl w:val="0"/>
      <w:autoSpaceDE w:val="0"/>
      <w:autoSpaceDN w:val="0"/>
      <w:adjustRightInd w:val="0"/>
      <w:spacing w:line="288" w:lineRule="auto"/>
      <w:textAlignment w:val="center"/>
    </w:pPr>
    <w:rPr>
      <w:rFonts w:ascii="Times New Roman" w:eastAsia="Times New Roman" w:hAnsi="Times New Roman" w:cs="TimesNewRomanPSMT"/>
      <w:color w:val="000000"/>
      <w:lang w:eastAsia="en-CA"/>
    </w:rPr>
  </w:style>
  <w:style w:type="paragraph" w:customStyle="1" w:styleId="IndexBody">
    <w:name w:val="IndexBody"/>
    <w:qFormat/>
    <w:rsid w:val="001F74ED"/>
    <w:pPr>
      <w:spacing w:line="220" w:lineRule="atLeast"/>
    </w:pPr>
    <w:rPr>
      <w:rFonts w:ascii="Times Roman" w:eastAsia="Times New Roman" w:hAnsi="Times Roman" w:cs="NewBaskervilleStd-Roman"/>
      <w:color w:val="000000"/>
      <w:sz w:val="18"/>
      <w:szCs w:val="18"/>
      <w:lang w:eastAsia="en-CA"/>
    </w:rPr>
  </w:style>
  <w:style w:type="character" w:customStyle="1" w:styleId="BoldItalic">
    <w:name w:val="BoldItalic"/>
    <w:uiPriority w:val="1"/>
    <w:qFormat/>
    <w:rsid w:val="001F74ED"/>
    <w:rPr>
      <w:rFonts w:cs="NewBaskervilleEF-Bold"/>
      <w:b/>
      <w:bCs/>
      <w:i/>
      <w:iCs/>
      <w:color w:val="3366FF"/>
      <w:w w:val="100"/>
      <w:position w:val="0"/>
      <w:u w:val="none"/>
      <w:vertAlign w:val="baseline"/>
      <w:lang w:val="en-US"/>
    </w:rPr>
  </w:style>
  <w:style w:type="paragraph" w:customStyle="1" w:styleId="BodyCustom">
    <w:name w:val="BodyCustom"/>
    <w:qFormat/>
    <w:rsid w:val="001F74ED"/>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0"/>
      <w:szCs w:val="20"/>
      <w:lang w:eastAsia="en-CA"/>
    </w:rPr>
  </w:style>
  <w:style w:type="paragraph" w:customStyle="1" w:styleId="IndexHead">
    <w:name w:val="IndexHead"/>
    <w:qFormat/>
    <w:rsid w:val="001F74ED"/>
    <w:pPr>
      <w:spacing w:before="320" w:after="80"/>
    </w:pPr>
    <w:rPr>
      <w:rFonts w:ascii="Arial" w:eastAsia="Times New Roman" w:hAnsi="Arial" w:cs="NewBaskervilleStd-Roman"/>
      <w:color w:val="000000"/>
      <w:sz w:val="22"/>
      <w:szCs w:val="22"/>
      <w:lang w:eastAsia="en-CA"/>
    </w:rPr>
  </w:style>
  <w:style w:type="paragraph" w:customStyle="1" w:styleId="IndexLevel1">
    <w:name w:val="IndexLevel1"/>
    <w:qFormat/>
    <w:rsid w:val="001F74ED"/>
    <w:pPr>
      <w:spacing w:line="220" w:lineRule="atLeast"/>
    </w:pPr>
    <w:rPr>
      <w:rFonts w:ascii="Times Roman" w:eastAsia="Times New Roman" w:hAnsi="Times Roman" w:cs="NewBaskervilleStd-Roman"/>
      <w:color w:val="000000"/>
      <w:sz w:val="18"/>
      <w:szCs w:val="18"/>
      <w:lang w:eastAsia="en-CA"/>
    </w:rPr>
  </w:style>
  <w:style w:type="paragraph" w:customStyle="1" w:styleId="CodeListingCaption">
    <w:name w:val="CodeListingCaption"/>
    <w:next w:val="Code"/>
    <w:qFormat/>
    <w:rsid w:val="001F74ED"/>
    <w:pPr>
      <w:numPr>
        <w:ilvl w:val="6"/>
        <w:numId w:val="19"/>
      </w:numPr>
      <w:spacing w:before="240" w:after="120"/>
    </w:pPr>
    <w:rPr>
      <w:rFonts w:ascii="Times Roman" w:eastAsia="Times New Roman" w:hAnsi="Times Roman" w:cs="FuturaPT-BookObl"/>
      <w:color w:val="000000"/>
      <w:sz w:val="17"/>
      <w:szCs w:val="17"/>
      <w:lang w:eastAsia="en-CA"/>
    </w:rPr>
  </w:style>
  <w:style w:type="paragraph" w:customStyle="1" w:styleId="Code">
    <w:name w:val="Code"/>
    <w:qFormat/>
    <w:rsid w:val="001F74ED"/>
    <w:pPr>
      <w:pBdr>
        <w:left w:val="single" w:sz="4" w:space="14" w:color="auto"/>
      </w:pBdr>
      <w:suppressAutoHyphens/>
      <w:spacing w:line="210" w:lineRule="atLeast"/>
      <w:ind w:left="1440"/>
      <w:contextualSpacing/>
      <w:textAlignment w:val="top"/>
    </w:pPr>
    <w:rPr>
      <w:rFonts w:ascii="Courier" w:eastAsia="Times New Roman" w:hAnsi="Courier" w:cs="TheSansMonoCondensed-Plain"/>
      <w:color w:val="000000"/>
      <w:sz w:val="17"/>
      <w:szCs w:val="17"/>
      <w:lang w:eastAsia="en-CA"/>
    </w:rPr>
  </w:style>
  <w:style w:type="paragraph" w:customStyle="1" w:styleId="Epigraph">
    <w:name w:val="Epigraph"/>
    <w:qFormat/>
    <w:rsid w:val="001F74ED"/>
    <w:pPr>
      <w:keepLines/>
      <w:widowControl w:val="0"/>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lang w:eastAsia="en-CA"/>
    </w:rPr>
  </w:style>
  <w:style w:type="character" w:customStyle="1" w:styleId="Literal">
    <w:name w:val="Literal"/>
    <w:uiPriority w:val="1"/>
    <w:qFormat/>
    <w:rsid w:val="001F74ED"/>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1F74ED"/>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lang w:eastAsia="en-CA"/>
    </w:rPr>
  </w:style>
  <w:style w:type="character" w:customStyle="1" w:styleId="LiteralBold">
    <w:name w:val="LiteralBold"/>
    <w:uiPriority w:val="1"/>
    <w:qFormat/>
    <w:rsid w:val="001F74ED"/>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1F74ED"/>
    <w:rPr>
      <w:rFonts w:ascii="Courier" w:hAnsi="Courier" w:cs="TheSansMonoCondensed-Italic"/>
      <w:i/>
      <w:iCs/>
      <w:color w:val="3366FF"/>
      <w:spacing w:val="0"/>
      <w:w w:val="100"/>
      <w:position w:val="0"/>
      <w:sz w:val="17"/>
      <w:szCs w:val="17"/>
      <w:u w:val="none"/>
      <w:vertAlign w:val="baseline"/>
      <w:lang w:val="en-US"/>
    </w:rPr>
  </w:style>
  <w:style w:type="character" w:customStyle="1" w:styleId="LiteralBoldItalic">
    <w:name w:val="LiteralBoldItalic"/>
    <w:uiPriority w:val="1"/>
    <w:qFormat/>
    <w:rsid w:val="001F74ED"/>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1F74ED"/>
    <w:pPr>
      <w:widowControl w:val="0"/>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lang w:eastAsia="en-CA"/>
    </w:rPr>
  </w:style>
  <w:style w:type="numbering" w:customStyle="1" w:styleId="ChapterNumbering">
    <w:name w:val="ChapterNumbering"/>
    <w:uiPriority w:val="99"/>
    <w:rsid w:val="001F74ED"/>
    <w:pPr>
      <w:numPr>
        <w:numId w:val="14"/>
      </w:numPr>
    </w:pPr>
  </w:style>
  <w:style w:type="paragraph" w:customStyle="1" w:styleId="HeadA">
    <w:name w:val="HeadA"/>
    <w:qFormat/>
    <w:rsid w:val="001F74ED"/>
    <w:pPr>
      <w:keepNext/>
      <w:keepLines/>
      <w:widowControl w:val="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lang w:eastAsia="en-CA"/>
    </w:rPr>
  </w:style>
  <w:style w:type="paragraph" w:customStyle="1" w:styleId="Blockquote">
    <w:name w:val="Blockquote"/>
    <w:next w:val="Normal"/>
    <w:qFormat/>
    <w:rsid w:val="001F74ED"/>
    <w:pPr>
      <w:widowControl w:val="0"/>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lang w:eastAsia="en-CA"/>
    </w:rPr>
  </w:style>
  <w:style w:type="paragraph" w:customStyle="1" w:styleId="CodeWide">
    <w:name w:val="CodeWide"/>
    <w:qFormat/>
    <w:rsid w:val="001F74ED"/>
    <w:pPr>
      <w:widowControl w:val="0"/>
      <w:pBdr>
        <w:left w:val="single" w:sz="4" w:space="4" w:color="auto"/>
      </w:pBdr>
      <w:suppressAutoHyphens/>
      <w:autoSpaceDE w:val="0"/>
      <w:autoSpaceDN w:val="0"/>
      <w:adjustRightInd w:val="0"/>
      <w:spacing w:line="210" w:lineRule="atLeast"/>
      <w:contextualSpacing/>
      <w:textAlignment w:val="baseline"/>
    </w:pPr>
    <w:rPr>
      <w:rFonts w:ascii="Courier" w:eastAsia="Times New Roman" w:hAnsi="Courier" w:cs="TheSansMonoCondensed-Plain"/>
      <w:color w:val="000000"/>
      <w:sz w:val="17"/>
      <w:szCs w:val="17"/>
      <w:lang w:eastAsia="en-CA"/>
    </w:rPr>
  </w:style>
  <w:style w:type="paragraph" w:customStyle="1" w:styleId="CaptionLine">
    <w:name w:val="CaptionLine"/>
    <w:next w:val="Body"/>
    <w:qFormat/>
    <w:rsid w:val="001F74ED"/>
    <w:pPr>
      <w:numPr>
        <w:ilvl w:val="4"/>
        <w:numId w:val="19"/>
      </w:numPr>
      <w:spacing w:after="240"/>
    </w:pPr>
    <w:rPr>
      <w:rFonts w:ascii="Times Roman" w:eastAsia="Times New Roman" w:hAnsi="Times Roman" w:cs="FuturaPT-BookObl"/>
      <w:color w:val="000000"/>
      <w:sz w:val="17"/>
      <w:szCs w:val="17"/>
      <w:lang w:eastAsia="en-CA"/>
    </w:rPr>
  </w:style>
  <w:style w:type="character" w:customStyle="1" w:styleId="Regular">
    <w:name w:val="Regular"/>
    <w:uiPriority w:val="1"/>
    <w:qFormat/>
    <w:rsid w:val="001F74ED"/>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1F74ED"/>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1F74ED"/>
    <w:pPr>
      <w:keepLines/>
      <w:widowControl w:val="0"/>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lang w:eastAsia="en-CA"/>
    </w:rPr>
  </w:style>
  <w:style w:type="paragraph" w:customStyle="1" w:styleId="TableBody">
    <w:name w:val="TableBody"/>
    <w:qFormat/>
    <w:rsid w:val="001F74ED"/>
    <w:pPr>
      <w:keepLines/>
      <w:widowControl w:val="0"/>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IndexLevel2">
    <w:name w:val="IndexLevel2"/>
    <w:qFormat/>
    <w:rsid w:val="001F74ED"/>
    <w:pPr>
      <w:spacing w:line="220" w:lineRule="atLeast"/>
      <w:ind w:left="360"/>
    </w:pPr>
    <w:rPr>
      <w:rFonts w:ascii="Times Roman" w:eastAsia="Times New Roman" w:hAnsi="Times Roman" w:cs="NewBaskervilleStd-Roman"/>
      <w:color w:val="000000"/>
      <w:sz w:val="18"/>
      <w:szCs w:val="18"/>
      <w:lang w:eastAsia="en-CA"/>
    </w:rPr>
  </w:style>
  <w:style w:type="paragraph" w:customStyle="1" w:styleId="IndexLevel3">
    <w:name w:val="IndexLevel3"/>
    <w:qFormat/>
    <w:rsid w:val="001F74ED"/>
    <w:pPr>
      <w:spacing w:line="220" w:lineRule="atLeast"/>
      <w:ind w:left="720"/>
    </w:pPr>
    <w:rPr>
      <w:rFonts w:ascii="Times Roman" w:eastAsia="Times New Roman" w:hAnsi="Times Roman" w:cs="NewBaskervilleStd-Roman"/>
      <w:color w:val="000000"/>
      <w:sz w:val="18"/>
      <w:szCs w:val="18"/>
      <w:lang w:eastAsia="en-CA"/>
    </w:rPr>
  </w:style>
  <w:style w:type="paragraph" w:customStyle="1" w:styleId="IndexTitle">
    <w:name w:val="IndexTitle"/>
    <w:qFormat/>
    <w:rsid w:val="001F74ED"/>
    <w:pPr>
      <w:spacing w:before="600" w:after="960" w:line="360" w:lineRule="atLeast"/>
      <w:jc w:val="center"/>
    </w:pPr>
    <w:rPr>
      <w:rFonts w:ascii="DogmaOT-Bold" w:eastAsia="Times New Roman" w:hAnsi="DogmaOT-Bold" w:cs="DogmaOT-Bold"/>
      <w:b/>
      <w:bCs/>
      <w:caps/>
      <w:color w:val="000000"/>
      <w:sz w:val="32"/>
      <w:szCs w:val="32"/>
      <w:lang w:eastAsia="en-CA"/>
    </w:rPr>
  </w:style>
  <w:style w:type="paragraph" w:customStyle="1" w:styleId="ChapterIntro">
    <w:name w:val="ChapterIntro"/>
    <w:qFormat/>
    <w:rsid w:val="001F74ED"/>
    <w:pPr>
      <w:spacing w:after="60" w:line="360" w:lineRule="atLeast"/>
      <w:ind w:left="1440"/>
      <w:textAlignment w:val="baseline"/>
    </w:pPr>
    <w:rPr>
      <w:rFonts w:ascii="Times Roman" w:eastAsia="Times New Roman" w:hAnsi="Times Roman" w:cs="NewBaskervilleStd-Roman"/>
      <w:color w:val="000000"/>
      <w:spacing w:val="1"/>
      <w:sz w:val="28"/>
      <w:szCs w:val="28"/>
      <w:lang w:eastAsia="en-CA"/>
    </w:rPr>
  </w:style>
  <w:style w:type="paragraph" w:customStyle="1" w:styleId="BoxCaption">
    <w:name w:val="BoxCaption"/>
    <w:next w:val="BoxBody"/>
    <w:qFormat/>
    <w:rsid w:val="001F74ED"/>
    <w:pPr>
      <w:spacing w:line="180" w:lineRule="atLeast"/>
    </w:pPr>
    <w:rPr>
      <w:rFonts w:ascii="FuturaPT-BookObl" w:eastAsia="Times New Roman" w:hAnsi="FuturaPT-BookObl" w:cs="FuturaPT-BookObl"/>
      <w:i/>
      <w:iCs/>
      <w:color w:val="000000"/>
      <w:sz w:val="15"/>
      <w:szCs w:val="15"/>
      <w:lang w:eastAsia="en-CA"/>
    </w:rPr>
  </w:style>
  <w:style w:type="paragraph" w:customStyle="1" w:styleId="BoxBody">
    <w:name w:val="BoxBody"/>
    <w:qFormat/>
    <w:rsid w:val="001F74ED"/>
    <w:pPr>
      <w:widowControl w:val="0"/>
      <w:pBdr>
        <w:left w:val="single" w:sz="18" w:space="4" w:color="008000"/>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lang w:eastAsia="en-CA"/>
    </w:rPr>
  </w:style>
  <w:style w:type="paragraph" w:customStyle="1" w:styleId="BoxBodyFirst">
    <w:name w:val="BoxBodyFirst"/>
    <w:qFormat/>
    <w:rsid w:val="001F74ED"/>
    <w:pPr>
      <w:widowControl w:val="0"/>
      <w:pBdr>
        <w:left w:val="single" w:sz="18" w:space="4" w:color="008000"/>
      </w:pBdr>
      <w:autoSpaceDE w:val="0"/>
      <w:autoSpaceDN w:val="0"/>
      <w:adjustRightInd w:val="0"/>
      <w:spacing w:line="240" w:lineRule="atLeast"/>
      <w:textAlignment w:val="center"/>
    </w:pPr>
    <w:rPr>
      <w:rFonts w:ascii="FuturaPT-Book" w:eastAsia="Times New Roman" w:hAnsi="FuturaPT-Book" w:cs="FuturaPT-Book"/>
      <w:color w:val="000000"/>
      <w:sz w:val="17"/>
      <w:szCs w:val="17"/>
      <w:lang w:eastAsia="en-CA"/>
    </w:rPr>
  </w:style>
  <w:style w:type="paragraph" w:customStyle="1" w:styleId="ChapterTitle">
    <w:name w:val="ChapterTitle"/>
    <w:qFormat/>
    <w:rsid w:val="001F74ED"/>
    <w:pPr>
      <w:keepLines/>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BoxListBullet">
    <w:name w:val="BoxListBullet"/>
    <w:qFormat/>
    <w:rsid w:val="001F74ED"/>
    <w:pPr>
      <w:widowControl w:val="0"/>
      <w:numPr>
        <w:numId w:val="9"/>
      </w:numPr>
      <w:pBdr>
        <w:left w:val="single" w:sz="18" w:space="4" w:color="008000"/>
      </w:pBdr>
      <w:autoSpaceDE w:val="0"/>
      <w:autoSpaceDN w:val="0"/>
      <w:adjustRightInd w:val="0"/>
      <w:spacing w:before="120" w:line="240" w:lineRule="atLeast"/>
      <w:textAlignment w:val="center"/>
    </w:pPr>
    <w:rPr>
      <w:rFonts w:ascii="Arial" w:eastAsia="Times New Roman" w:hAnsi="Arial" w:cs="FuturaPT-Book"/>
      <w:color w:val="000000"/>
      <w:sz w:val="17"/>
      <w:szCs w:val="17"/>
      <w:lang w:eastAsia="en-CA"/>
    </w:rPr>
  </w:style>
  <w:style w:type="paragraph" w:customStyle="1" w:styleId="BoxCode">
    <w:name w:val="BoxCode"/>
    <w:qFormat/>
    <w:rsid w:val="001F74ED"/>
    <w:pPr>
      <w:widowControl w:val="0"/>
      <w:pBdr>
        <w:left w:val="single" w:sz="18" w:space="4" w:color="008000"/>
      </w:pBdr>
      <w:suppressAutoHyphens/>
      <w:autoSpaceDE w:val="0"/>
      <w:autoSpaceDN w:val="0"/>
      <w:adjustRightInd w:val="0"/>
      <w:spacing w:line="200" w:lineRule="atLeast"/>
      <w:contextualSpacing/>
      <w:textAlignment w:val="top"/>
    </w:pPr>
    <w:rPr>
      <w:rFonts w:ascii="Courier" w:eastAsia="Times New Roman" w:hAnsi="Courier" w:cs="TheSansMonoCondensed-Plain"/>
      <w:color w:val="000000"/>
      <w:sz w:val="16"/>
      <w:szCs w:val="16"/>
      <w:lang w:eastAsia="en-CA"/>
    </w:rPr>
  </w:style>
  <w:style w:type="paragraph" w:customStyle="1" w:styleId="BoxListBody">
    <w:name w:val="BoxListBody"/>
    <w:qFormat/>
    <w:rsid w:val="001F74ED"/>
    <w:pPr>
      <w:widowControl w:val="0"/>
      <w:pBdr>
        <w:left w:val="single" w:sz="18" w:space="22" w:color="008000"/>
      </w:pBdr>
      <w:autoSpaceDE w:val="0"/>
      <w:autoSpaceDN w:val="0"/>
      <w:adjustRightInd w:val="0"/>
      <w:spacing w:after="120" w:line="240" w:lineRule="atLeast"/>
      <w:ind w:left="359"/>
      <w:textAlignment w:val="center"/>
    </w:pPr>
    <w:rPr>
      <w:rFonts w:ascii="Arial" w:eastAsia="Times New Roman" w:hAnsi="Arial" w:cs="FuturaPT-Book"/>
      <w:color w:val="000000"/>
      <w:sz w:val="17"/>
      <w:szCs w:val="17"/>
      <w:lang w:eastAsia="en-CA"/>
    </w:rPr>
  </w:style>
  <w:style w:type="paragraph" w:customStyle="1" w:styleId="BoxListHead">
    <w:name w:val="BoxListHead"/>
    <w:qFormat/>
    <w:rsid w:val="001F74ED"/>
    <w:pPr>
      <w:keepNext/>
      <w:keepLines/>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lang w:eastAsia="en-CA"/>
    </w:rPr>
  </w:style>
  <w:style w:type="character" w:customStyle="1" w:styleId="KeyCaps">
    <w:name w:val="KeyCaps"/>
    <w:uiPriority w:val="1"/>
    <w:qFormat/>
    <w:rsid w:val="001F74ED"/>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1F74ED"/>
    <w:rPr>
      <w:rFonts w:ascii="Wingdings2" w:hAnsi="Wingdings2" w:cs="Wingdings2"/>
      <w:color w:val="000000"/>
      <w:w w:val="100"/>
      <w:position w:val="0"/>
      <w:u w:val="none"/>
      <w:vertAlign w:val="baseline"/>
      <w:lang w:val="en-US"/>
    </w:rPr>
  </w:style>
  <w:style w:type="paragraph" w:customStyle="1" w:styleId="ListBody">
    <w:name w:val="ListBody"/>
    <w:qFormat/>
    <w:rsid w:val="001F74ED"/>
    <w:pPr>
      <w:widowControl w:val="0"/>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0"/>
      <w:szCs w:val="20"/>
      <w:lang w:eastAsia="en-CA"/>
    </w:rPr>
  </w:style>
  <w:style w:type="character" w:customStyle="1" w:styleId="LinkURL">
    <w:name w:val="LinkURL"/>
    <w:uiPriority w:val="1"/>
    <w:qFormat/>
    <w:rsid w:val="001F74ED"/>
    <w:rPr>
      <w:rFonts w:cs="NewBaskervilleStd-Italic"/>
      <w:i/>
      <w:iCs/>
      <w:color w:val="3366FF"/>
      <w:w w:val="100"/>
      <w:position w:val="0"/>
      <w:u w:val="none"/>
      <w:vertAlign w:val="baseline"/>
      <w:lang w:val="en-US"/>
    </w:rPr>
  </w:style>
  <w:style w:type="paragraph" w:customStyle="1" w:styleId="Note">
    <w:name w:val="Note"/>
    <w:qFormat/>
    <w:rsid w:val="001F74ED"/>
    <w:pPr>
      <w:widowControl w:val="0"/>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0"/>
      <w:szCs w:val="20"/>
      <w:lang w:eastAsia="en-CA"/>
    </w:rPr>
  </w:style>
  <w:style w:type="character" w:customStyle="1" w:styleId="bulletcharacter">
    <w:name w:val="bullet_character"/>
    <w:uiPriority w:val="99"/>
    <w:rsid w:val="001F74ED"/>
    <w:rPr>
      <w:rFonts w:ascii="Symbol" w:hAnsi="Symbol" w:cs="Symbol"/>
      <w:color w:val="000000"/>
    </w:rPr>
  </w:style>
  <w:style w:type="character" w:customStyle="1" w:styleId="Superscript">
    <w:name w:val="Superscript"/>
    <w:uiPriority w:val="1"/>
    <w:qFormat/>
    <w:rsid w:val="001F74ED"/>
    <w:rPr>
      <w:color w:val="3366FF"/>
      <w:vertAlign w:val="superscript"/>
    </w:rPr>
  </w:style>
  <w:style w:type="character" w:customStyle="1" w:styleId="SuperscriptItalic">
    <w:name w:val="SuperscriptItalic"/>
    <w:uiPriority w:val="1"/>
    <w:qFormat/>
    <w:rsid w:val="001F74ED"/>
    <w:rPr>
      <w:i/>
      <w:color w:val="3366FF"/>
      <w:vertAlign w:val="superscript"/>
    </w:rPr>
  </w:style>
  <w:style w:type="character" w:customStyle="1" w:styleId="Subscript">
    <w:name w:val="Subscript"/>
    <w:uiPriority w:val="1"/>
    <w:qFormat/>
    <w:rsid w:val="001F74ED"/>
    <w:rPr>
      <w:color w:val="3366FF"/>
      <w:vertAlign w:val="subscript"/>
    </w:rPr>
  </w:style>
  <w:style w:type="character" w:customStyle="1" w:styleId="SubscriptItalic">
    <w:name w:val="SubscriptItalic"/>
    <w:uiPriority w:val="1"/>
    <w:qFormat/>
    <w:rsid w:val="001F74ED"/>
    <w:rPr>
      <w:i/>
      <w:color w:val="3366FF"/>
      <w:vertAlign w:val="subscript"/>
    </w:rPr>
  </w:style>
  <w:style w:type="character" w:customStyle="1" w:styleId="Symbol">
    <w:name w:val="Symbol"/>
    <w:uiPriority w:val="1"/>
    <w:qFormat/>
    <w:rsid w:val="001F74ED"/>
    <w:rPr>
      <w:rFonts w:ascii="Symbol" w:hAnsi="Symbol"/>
    </w:rPr>
  </w:style>
  <w:style w:type="character" w:customStyle="1" w:styleId="Italic">
    <w:name w:val="Italic"/>
    <w:uiPriority w:val="1"/>
    <w:qFormat/>
    <w:rsid w:val="001F74ED"/>
    <w:rPr>
      <w:rFonts w:cs="NewBaskervilleStd-Italic"/>
      <w:i/>
      <w:iCs/>
      <w:color w:val="0000FF"/>
      <w:w w:val="100"/>
      <w:position w:val="0"/>
      <w:u w:val="none"/>
      <w:vertAlign w:val="baseline"/>
      <w:lang w:val="en-US"/>
    </w:rPr>
  </w:style>
  <w:style w:type="paragraph" w:customStyle="1" w:styleId="ListBullet">
    <w:name w:val="ListBullet"/>
    <w:qFormat/>
    <w:rsid w:val="001F74ED"/>
    <w:pPr>
      <w:widowControl w:val="0"/>
      <w:numPr>
        <w:numId w:val="7"/>
      </w:numPr>
      <w:tabs>
        <w:tab w:val="left" w:pos="1800"/>
      </w:tabs>
      <w:autoSpaceDE w:val="0"/>
      <w:autoSpaceDN w:val="0"/>
      <w:adjustRightInd w:val="0"/>
      <w:spacing w:before="180" w:line="240" w:lineRule="atLeast"/>
      <w:textAlignment w:val="top"/>
    </w:pPr>
    <w:rPr>
      <w:rFonts w:ascii="Times Roman" w:eastAsia="Times New Roman" w:hAnsi="Times Roman" w:cs="NewBaskervilleStd-Roman"/>
      <w:color w:val="000000"/>
      <w:sz w:val="20"/>
      <w:szCs w:val="20"/>
      <w:lang w:eastAsia="en-CA"/>
    </w:rPr>
  </w:style>
  <w:style w:type="paragraph" w:customStyle="1" w:styleId="ListCode">
    <w:name w:val="ListCode"/>
    <w:qFormat/>
    <w:rsid w:val="001F74ED"/>
    <w:pPr>
      <w:widowControl w:val="0"/>
      <w:pBdr>
        <w:left w:val="single" w:sz="4" w:space="4" w:color="auto"/>
      </w:pBdr>
      <w:suppressAutoHyphens/>
      <w:autoSpaceDE w:val="0"/>
      <w:autoSpaceDN w:val="0"/>
      <w:adjustRightInd w:val="0"/>
      <w:spacing w:line="210" w:lineRule="atLeast"/>
      <w:ind w:left="1800"/>
      <w:contextualSpacing/>
      <w:textAlignment w:val="baseline"/>
    </w:pPr>
    <w:rPr>
      <w:rFonts w:ascii="Courier" w:eastAsia="Times New Roman" w:hAnsi="Courier" w:cs="TheSansMonoCondensed-Plain"/>
      <w:color w:val="000000"/>
      <w:sz w:val="17"/>
      <w:szCs w:val="17"/>
      <w:lang w:eastAsia="en-CA"/>
    </w:rPr>
  </w:style>
  <w:style w:type="paragraph" w:customStyle="1" w:styleId="ListHead">
    <w:name w:val="ListHead"/>
    <w:qFormat/>
    <w:rsid w:val="001F74ED"/>
    <w:pPr>
      <w:keepNext/>
      <w:keepLines/>
      <w:widowControl w:val="0"/>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0"/>
      <w:szCs w:val="20"/>
      <w:lang w:eastAsia="en-CA"/>
    </w:rPr>
  </w:style>
  <w:style w:type="paragraph" w:customStyle="1" w:styleId="ListNumber">
    <w:name w:val="ListNumber"/>
    <w:qFormat/>
    <w:rsid w:val="001F74ED"/>
    <w:pPr>
      <w:widowControl w:val="0"/>
      <w:numPr>
        <w:numId w:val="5"/>
      </w:numPr>
      <w:tabs>
        <w:tab w:val="left" w:pos="1800"/>
      </w:tabs>
      <w:autoSpaceDE w:val="0"/>
      <w:autoSpaceDN w:val="0"/>
      <w:adjustRightInd w:val="0"/>
      <w:spacing w:before="180" w:line="240" w:lineRule="atLeast"/>
      <w:textAlignment w:val="top"/>
    </w:pPr>
    <w:rPr>
      <w:rFonts w:ascii="Times Roman" w:eastAsia="Times New Roman" w:hAnsi="Times Roman" w:cs="NewBaskervilleStd-Roman"/>
      <w:color w:val="000000"/>
      <w:sz w:val="20"/>
      <w:szCs w:val="20"/>
      <w:lang w:eastAsia="en-CA"/>
    </w:rPr>
  </w:style>
  <w:style w:type="paragraph" w:customStyle="1" w:styleId="ListNumberSub">
    <w:name w:val="ListNumberSub"/>
    <w:qFormat/>
    <w:rsid w:val="001F74ED"/>
    <w:pPr>
      <w:widowControl w:val="0"/>
      <w:numPr>
        <w:numId w:val="6"/>
      </w:numP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0"/>
      <w:szCs w:val="20"/>
      <w:lang w:eastAsia="en-CA"/>
    </w:rPr>
  </w:style>
  <w:style w:type="paragraph" w:customStyle="1" w:styleId="GraphicSlug">
    <w:name w:val="GraphicSlug"/>
    <w:qFormat/>
    <w:rsid w:val="001F74ED"/>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lang w:eastAsia="en-CA"/>
    </w:rPr>
  </w:style>
  <w:style w:type="character" w:customStyle="1" w:styleId="AltText">
    <w:name w:val="AltText"/>
    <w:uiPriority w:val="1"/>
    <w:qFormat/>
    <w:rsid w:val="001F74ED"/>
    <w:rPr>
      <w:color w:val="008000"/>
    </w:rPr>
  </w:style>
  <w:style w:type="paragraph" w:customStyle="1" w:styleId="PartNumber">
    <w:name w:val="PartNumber"/>
    <w:qFormat/>
    <w:rsid w:val="001F74ED"/>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lang w:eastAsia="en-CA"/>
    </w:rPr>
  </w:style>
  <w:style w:type="paragraph" w:customStyle="1" w:styleId="PartTitle">
    <w:name w:val="PartTitle"/>
    <w:qFormat/>
    <w:rsid w:val="001F74ED"/>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PartIntro">
    <w:name w:val="PartIntro"/>
    <w:qFormat/>
    <w:rsid w:val="001F74ED"/>
    <w:pPr>
      <w:widowControl w:val="0"/>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lang w:eastAsia="en-CA"/>
    </w:rPr>
  </w:style>
  <w:style w:type="paragraph" w:customStyle="1" w:styleId="PartList">
    <w:name w:val="PartList"/>
    <w:qFormat/>
    <w:rsid w:val="001F74ED"/>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0"/>
      <w:szCs w:val="20"/>
      <w:lang w:eastAsia="en-CA"/>
    </w:rPr>
  </w:style>
  <w:style w:type="paragraph" w:customStyle="1" w:styleId="ChapterIntroList">
    <w:name w:val="ChapterIntroList"/>
    <w:qFormat/>
    <w:rsid w:val="001F74ED"/>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0"/>
      <w:szCs w:val="20"/>
      <w:lang w:eastAsia="en-CA"/>
    </w:rPr>
  </w:style>
  <w:style w:type="paragraph" w:customStyle="1" w:styleId="ChapterSubtitle">
    <w:name w:val="ChapterSubtitle"/>
    <w:rsid w:val="001F74ED"/>
    <w:pPr>
      <w:keepLines/>
      <w:widowControl w:val="0"/>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lang w:eastAsia="en-CA"/>
    </w:rPr>
  </w:style>
  <w:style w:type="paragraph" w:customStyle="1" w:styleId="BodyContinued">
    <w:name w:val="BodyContinued"/>
    <w:qFormat/>
    <w:rsid w:val="001F74ED"/>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0"/>
      <w:szCs w:val="20"/>
      <w:lang w:eastAsia="en-CA"/>
    </w:rPr>
  </w:style>
  <w:style w:type="paragraph" w:customStyle="1" w:styleId="BoxHeadA">
    <w:name w:val="BoxHeadA"/>
    <w:qFormat/>
    <w:rsid w:val="001F74ED"/>
    <w:pPr>
      <w:keepNext/>
      <w:keepLines/>
      <w:widowControl w:val="0"/>
      <w:pBdr>
        <w:left w:val="single" w:sz="18" w:space="4" w:color="008000"/>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lang w:eastAsia="en-CA"/>
    </w:rPr>
  </w:style>
  <w:style w:type="paragraph" w:customStyle="1" w:styleId="BoxHeadB">
    <w:name w:val="BoxHeadB"/>
    <w:basedOn w:val="BoxHeadA"/>
    <w:qFormat/>
    <w:rsid w:val="001F74ED"/>
    <w:pPr>
      <w:spacing w:before="120"/>
    </w:pPr>
    <w:rPr>
      <w:i/>
      <w:iCs/>
      <w:caps w:val="0"/>
    </w:rPr>
  </w:style>
  <w:style w:type="paragraph" w:customStyle="1" w:styleId="BoxBodyContinued">
    <w:name w:val="BoxBodyContinued"/>
    <w:qFormat/>
    <w:rsid w:val="001F74ED"/>
    <w:pPr>
      <w:widowControl w:val="0"/>
      <w:pBdr>
        <w:left w:val="single" w:sz="18" w:space="4" w:color="008000"/>
      </w:pBdr>
      <w:autoSpaceDE w:val="0"/>
      <w:autoSpaceDN w:val="0"/>
      <w:adjustRightInd w:val="0"/>
      <w:spacing w:before="120" w:after="120" w:line="240" w:lineRule="atLeast"/>
      <w:textAlignment w:val="center"/>
    </w:pPr>
    <w:rPr>
      <w:rFonts w:ascii="Arial" w:eastAsia="Times New Roman" w:hAnsi="Arial" w:cs="FuturaPT-Book"/>
      <w:color w:val="000000"/>
      <w:sz w:val="17"/>
      <w:szCs w:val="17"/>
      <w:lang w:eastAsia="en-CA"/>
    </w:rPr>
  </w:style>
  <w:style w:type="character" w:customStyle="1" w:styleId="Bold">
    <w:name w:val="Bold"/>
    <w:uiPriority w:val="1"/>
    <w:rsid w:val="001F74ED"/>
    <w:rPr>
      <w:b/>
      <w:bCs/>
      <w:color w:val="3366FF"/>
    </w:rPr>
  </w:style>
  <w:style w:type="paragraph" w:customStyle="1" w:styleId="RunInHead">
    <w:name w:val="RunInHead"/>
    <w:rsid w:val="001F74ED"/>
    <w:pPr>
      <w:widowControl w:val="0"/>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0"/>
      <w:szCs w:val="20"/>
      <w:lang w:eastAsia="en-CA"/>
    </w:rPr>
  </w:style>
  <w:style w:type="paragraph" w:customStyle="1" w:styleId="RunInPara">
    <w:name w:val="RunInPara"/>
    <w:qFormat/>
    <w:rsid w:val="001F74ED"/>
    <w:pPr>
      <w:widowControl w:val="0"/>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0"/>
      <w:szCs w:val="20"/>
      <w:lang w:eastAsia="en-CA"/>
    </w:rPr>
  </w:style>
  <w:style w:type="paragraph" w:customStyle="1" w:styleId="BoxRunInHead">
    <w:name w:val="BoxRunInHead"/>
    <w:rsid w:val="001F74ED"/>
    <w:pPr>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Book"/>
      <w:b/>
      <w:color w:val="000000"/>
      <w:sz w:val="17"/>
      <w:szCs w:val="17"/>
      <w:lang w:eastAsia="en-CA"/>
    </w:rPr>
  </w:style>
  <w:style w:type="paragraph" w:customStyle="1" w:styleId="BoxRunInPara">
    <w:name w:val="BoxRunInPara"/>
    <w:qFormat/>
    <w:rsid w:val="001F74ED"/>
    <w:pPr>
      <w:widowControl w:val="0"/>
      <w:pBdr>
        <w:left w:val="single" w:sz="18" w:space="4" w:color="008000"/>
      </w:pBdr>
      <w:autoSpaceDE w:val="0"/>
      <w:autoSpaceDN w:val="0"/>
      <w:adjustRightInd w:val="0"/>
      <w:spacing w:after="120" w:line="240" w:lineRule="atLeast"/>
      <w:textAlignment w:val="center"/>
    </w:pPr>
    <w:rPr>
      <w:rFonts w:ascii="Arial" w:eastAsia="Times New Roman" w:hAnsi="Arial" w:cs="FuturaPT-Book"/>
      <w:color w:val="000000"/>
      <w:sz w:val="17"/>
      <w:szCs w:val="17"/>
      <w:lang w:eastAsia="en-CA"/>
    </w:rPr>
  </w:style>
  <w:style w:type="paragraph" w:customStyle="1" w:styleId="BoxExtractPara">
    <w:name w:val="BoxExtractPara"/>
    <w:qFormat/>
    <w:rsid w:val="001F74ED"/>
    <w:pPr>
      <w:widowControl w:val="0"/>
      <w:pBdr>
        <w:left w:val="single" w:sz="18" w:space="31" w:color="008000"/>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lang w:eastAsia="en-CA"/>
    </w:rPr>
  </w:style>
  <w:style w:type="character" w:customStyle="1" w:styleId="GraphicInline">
    <w:name w:val="GraphicInline"/>
    <w:uiPriority w:val="1"/>
    <w:qFormat/>
    <w:rsid w:val="001F74ED"/>
    <w:rPr>
      <w:color w:val="3366FF"/>
      <w:bdr w:val="none" w:sz="0" w:space="0" w:color="auto"/>
      <w:shd w:val="clear" w:color="auto" w:fill="99CC00"/>
    </w:rPr>
  </w:style>
  <w:style w:type="character" w:customStyle="1" w:styleId="KeyTerm">
    <w:name w:val="KeyTerm"/>
    <w:uiPriority w:val="1"/>
    <w:qFormat/>
    <w:rsid w:val="001F74ED"/>
    <w:rPr>
      <w:i/>
      <w:color w:val="3366FF"/>
      <w:bdr w:val="none" w:sz="0" w:space="0" w:color="auto"/>
      <w:shd w:val="clear" w:color="auto" w:fill="D9D9D9"/>
    </w:rPr>
  </w:style>
  <w:style w:type="character" w:customStyle="1" w:styleId="DigitalOnly">
    <w:name w:val="DigitalOnly"/>
    <w:uiPriority w:val="1"/>
    <w:qFormat/>
    <w:rsid w:val="001F74ED"/>
    <w:rPr>
      <w:color w:val="3366FF"/>
      <w:bdr w:val="single" w:sz="4" w:space="0" w:color="3366FF"/>
    </w:rPr>
  </w:style>
  <w:style w:type="character" w:customStyle="1" w:styleId="PrintOnly">
    <w:name w:val="PrintOnly"/>
    <w:uiPriority w:val="1"/>
    <w:qFormat/>
    <w:rsid w:val="001F74ED"/>
    <w:rPr>
      <w:color w:val="3366FF"/>
      <w:bdr w:val="single" w:sz="4" w:space="0" w:color="FF0000"/>
    </w:rPr>
  </w:style>
  <w:style w:type="character" w:customStyle="1" w:styleId="LinkEmail">
    <w:name w:val="LinkEmail"/>
    <w:basedOn w:val="LinkURL"/>
    <w:uiPriority w:val="1"/>
    <w:qFormat/>
    <w:rsid w:val="001F74ED"/>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1F74ED"/>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1F74ED"/>
    <w:rPr>
      <w:color w:val="3366FF"/>
      <w:bdr w:val="none" w:sz="0" w:space="0" w:color="auto"/>
      <w:shd w:val="clear" w:color="auto" w:fill="FFFF00"/>
    </w:rPr>
  </w:style>
  <w:style w:type="character" w:customStyle="1" w:styleId="FootnoteReference0">
    <w:name w:val="FootnoteReference"/>
    <w:uiPriority w:val="1"/>
    <w:qFormat/>
    <w:rsid w:val="001F74ED"/>
    <w:rPr>
      <w:color w:val="3366FF"/>
      <w:vertAlign w:val="superscript"/>
    </w:rPr>
  </w:style>
  <w:style w:type="paragraph" w:customStyle="1" w:styleId="Footnote">
    <w:name w:val="Footnote"/>
    <w:qFormat/>
    <w:rsid w:val="001F74ED"/>
    <w:pPr>
      <w:widowControl w:val="0"/>
      <w:pBdr>
        <w:top w:val="single" w:sz="4" w:space="1" w:color="000000" w:themeColor="text1"/>
        <w:bottom w:val="single" w:sz="4" w:space="1" w:color="000000" w:themeColor="text1"/>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0"/>
      <w:lang w:eastAsia="en-CA"/>
    </w:rPr>
  </w:style>
  <w:style w:type="character" w:customStyle="1" w:styleId="FootnoteRef">
    <w:name w:val="FootnoteRef"/>
    <w:basedOn w:val="FootnoteReference0"/>
    <w:uiPriority w:val="1"/>
    <w:qFormat/>
    <w:rsid w:val="001F74ED"/>
    <w:rPr>
      <w:color w:val="3366FF"/>
      <w:vertAlign w:val="superscript"/>
    </w:rPr>
  </w:style>
  <w:style w:type="character" w:customStyle="1" w:styleId="EndnoteReference">
    <w:name w:val="EndnoteReference"/>
    <w:basedOn w:val="FootnoteReference0"/>
    <w:uiPriority w:val="1"/>
    <w:qFormat/>
    <w:rsid w:val="001F74ED"/>
    <w:rPr>
      <w:color w:val="3366FF"/>
      <w:vertAlign w:val="superscript"/>
    </w:rPr>
  </w:style>
  <w:style w:type="paragraph" w:customStyle="1" w:styleId="QuotePara">
    <w:name w:val="QuotePara"/>
    <w:qFormat/>
    <w:rsid w:val="001F74ED"/>
    <w:pPr>
      <w:widowControl w:val="0"/>
      <w:autoSpaceDE w:val="0"/>
      <w:autoSpaceDN w:val="0"/>
      <w:adjustRightInd w:val="0"/>
      <w:spacing w:before="120" w:after="120" w:line="240" w:lineRule="atLeast"/>
      <w:ind w:left="2160"/>
      <w:textAlignment w:val="baseline"/>
    </w:pPr>
    <w:rPr>
      <w:rFonts w:ascii="Times Roman" w:eastAsia="Times New Roman" w:hAnsi="Times Roman" w:cs="NewBaskervilleStd-Roman"/>
      <w:color w:val="000000"/>
      <w:sz w:val="20"/>
      <w:szCs w:val="20"/>
      <w:lang w:eastAsia="en-CA"/>
    </w:rPr>
  </w:style>
  <w:style w:type="paragraph" w:customStyle="1" w:styleId="QuoteSource">
    <w:name w:val="QuoteSource"/>
    <w:basedOn w:val="QuotePara"/>
    <w:qFormat/>
    <w:rsid w:val="001F74ED"/>
    <w:pPr>
      <w:spacing w:after="240"/>
      <w:jc w:val="right"/>
    </w:pPr>
  </w:style>
  <w:style w:type="character" w:customStyle="1" w:styleId="Caps">
    <w:name w:val="Caps"/>
    <w:uiPriority w:val="1"/>
    <w:qFormat/>
    <w:rsid w:val="001F74ED"/>
    <w:rPr>
      <w:caps/>
      <w:smallCaps w:val="0"/>
      <w:color w:val="3366FF"/>
    </w:rPr>
  </w:style>
  <w:style w:type="character" w:customStyle="1" w:styleId="SmallCaps">
    <w:name w:val="SmallCaps"/>
    <w:uiPriority w:val="1"/>
    <w:qFormat/>
    <w:rsid w:val="001F74ED"/>
    <w:rPr>
      <w:caps w:val="0"/>
      <w:smallCaps/>
      <w:color w:val="3366FF"/>
    </w:rPr>
  </w:style>
  <w:style w:type="character" w:customStyle="1" w:styleId="SmallCapsBold">
    <w:name w:val="SmallCapsBold"/>
    <w:basedOn w:val="SmallCaps"/>
    <w:uiPriority w:val="1"/>
    <w:qFormat/>
    <w:rsid w:val="001F74ED"/>
    <w:rPr>
      <w:b/>
      <w:bCs/>
      <w:caps w:val="0"/>
      <w:smallCaps/>
      <w:color w:val="3366FF"/>
    </w:rPr>
  </w:style>
  <w:style w:type="character" w:customStyle="1" w:styleId="SmallCapsBoldItalic">
    <w:name w:val="SmallCapsBoldItalic"/>
    <w:basedOn w:val="SmallCapsBold"/>
    <w:uiPriority w:val="1"/>
    <w:qFormat/>
    <w:rsid w:val="001F74ED"/>
    <w:rPr>
      <w:b/>
      <w:bCs/>
      <w:i/>
      <w:iCs/>
      <w:caps w:val="0"/>
      <w:smallCaps/>
      <w:color w:val="3366FF"/>
    </w:rPr>
  </w:style>
  <w:style w:type="character" w:customStyle="1" w:styleId="SmallCapsItalic">
    <w:name w:val="SmallCapsItalic"/>
    <w:basedOn w:val="SmallCaps"/>
    <w:uiPriority w:val="1"/>
    <w:qFormat/>
    <w:rsid w:val="001F74ED"/>
    <w:rPr>
      <w:i/>
      <w:iCs/>
      <w:caps w:val="0"/>
      <w:smallCaps/>
      <w:color w:val="3366FF"/>
    </w:rPr>
  </w:style>
  <w:style w:type="character" w:customStyle="1" w:styleId="NSSymbol">
    <w:name w:val="NSSymbol"/>
    <w:uiPriority w:val="1"/>
    <w:qFormat/>
    <w:rsid w:val="001F74ED"/>
    <w:rPr>
      <w:color w:val="3366FF"/>
    </w:rPr>
  </w:style>
  <w:style w:type="table" w:styleId="TableGrid">
    <w:name w:val="Table Grid"/>
    <w:basedOn w:val="TableNormal"/>
    <w:uiPriority w:val="59"/>
    <w:rsid w:val="001F74ED"/>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1F74ED"/>
    <w:pPr>
      <w:keepLines/>
      <w:widowControl w:val="0"/>
      <w:suppressAutoHyphens/>
      <w:autoSpaceDE w:val="0"/>
      <w:autoSpaceDN w:val="0"/>
      <w:adjustRightInd w:val="0"/>
      <w:spacing w:line="240" w:lineRule="atLeast"/>
      <w:textAlignment w:val="baseline"/>
    </w:pPr>
    <w:rPr>
      <w:rFonts w:ascii="Arial" w:eastAsia="Times New Roman" w:hAnsi="Arial" w:cs="FuturaPT-Heavy"/>
      <w:color w:val="000000"/>
      <w:sz w:val="18"/>
      <w:szCs w:val="18"/>
      <w:lang w:eastAsia="en-CA"/>
    </w:rPr>
  </w:style>
  <w:style w:type="paragraph" w:customStyle="1" w:styleId="TableFootnote">
    <w:name w:val="TableFootnote"/>
    <w:qFormat/>
    <w:rsid w:val="001F74ED"/>
    <w:pPr>
      <w:keepLines/>
      <w:widowControl w:val="0"/>
      <w:autoSpaceDE w:val="0"/>
      <w:autoSpaceDN w:val="0"/>
      <w:adjustRightInd w:val="0"/>
      <w:spacing w:line="190" w:lineRule="atLeast"/>
      <w:textAlignment w:val="baseline"/>
    </w:pPr>
    <w:rPr>
      <w:rFonts w:ascii="Arial" w:eastAsia="Times New Roman" w:hAnsi="Arial" w:cs="FuturaPT-Book"/>
      <w:color w:val="000000"/>
      <w:sz w:val="16"/>
      <w:szCs w:val="17"/>
      <w:lang w:eastAsia="en-CA"/>
    </w:rPr>
  </w:style>
  <w:style w:type="paragraph" w:customStyle="1" w:styleId="TableListBulleted">
    <w:name w:val="TableListBulleted"/>
    <w:qFormat/>
    <w:rsid w:val="001F74ED"/>
    <w:pPr>
      <w:keepLines/>
      <w:widowControl w:val="0"/>
      <w:numPr>
        <w:numId w:val="11"/>
      </w:numPr>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TableListNumbered">
    <w:name w:val="TableListNumbered"/>
    <w:qFormat/>
    <w:rsid w:val="001F74ED"/>
    <w:pPr>
      <w:keepLines/>
      <w:widowControl w:val="0"/>
      <w:numPr>
        <w:numId w:val="12"/>
      </w:numPr>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TableListPlain">
    <w:name w:val="TableListPlain"/>
    <w:qFormat/>
    <w:rsid w:val="001F74ED"/>
    <w:pPr>
      <w:keepLines/>
      <w:widowControl w:val="0"/>
      <w:autoSpaceDE w:val="0"/>
      <w:autoSpaceDN w:val="0"/>
      <w:adjustRightInd w:val="0"/>
      <w:spacing w:line="190" w:lineRule="atLeast"/>
      <w:ind w:left="360"/>
      <w:textAlignment w:val="baseline"/>
    </w:pPr>
    <w:rPr>
      <w:rFonts w:ascii="Arial" w:eastAsia="Times New Roman" w:hAnsi="Arial" w:cs="FuturaPT-Book"/>
      <w:color w:val="000000"/>
      <w:sz w:val="17"/>
      <w:szCs w:val="17"/>
      <w:lang w:eastAsia="en-CA"/>
    </w:rPr>
  </w:style>
  <w:style w:type="paragraph" w:customStyle="1" w:styleId="ExtractPara">
    <w:name w:val="ExtractPara"/>
    <w:basedOn w:val="QuotePara"/>
    <w:qFormat/>
    <w:rsid w:val="001F74ED"/>
    <w:rPr>
      <w:sz w:val="18"/>
      <w:szCs w:val="18"/>
    </w:rPr>
  </w:style>
  <w:style w:type="paragraph" w:customStyle="1" w:styleId="ExtractSource">
    <w:name w:val="ExtractSource"/>
    <w:basedOn w:val="ExtractPara"/>
    <w:qFormat/>
    <w:rsid w:val="001F74ED"/>
    <w:pPr>
      <w:jc w:val="right"/>
    </w:pPr>
  </w:style>
  <w:style w:type="paragraph" w:customStyle="1" w:styleId="ExtractParaContinued">
    <w:name w:val="ExtractParaContinued"/>
    <w:basedOn w:val="ExtractPara"/>
    <w:qFormat/>
    <w:rsid w:val="001F74ED"/>
    <w:pPr>
      <w:spacing w:before="0"/>
      <w:ind w:firstLine="360"/>
    </w:pPr>
  </w:style>
  <w:style w:type="paragraph" w:customStyle="1" w:styleId="AppendixNumber">
    <w:name w:val="AppendixNumber"/>
    <w:qFormat/>
    <w:rsid w:val="001F74ED"/>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lang w:eastAsia="en-CA"/>
    </w:rPr>
  </w:style>
  <w:style w:type="paragraph" w:customStyle="1" w:styleId="AppendixTitle">
    <w:name w:val="AppendixTitle"/>
    <w:qFormat/>
    <w:rsid w:val="001F74ED"/>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BackmatterTitle">
    <w:name w:val="BackmatterTitle"/>
    <w:qFormat/>
    <w:rsid w:val="001F74ED"/>
    <w:pPr>
      <w:keepLines/>
      <w:widowControl w:val="0"/>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lang w:eastAsia="en-CA"/>
    </w:rPr>
  </w:style>
  <w:style w:type="paragraph" w:customStyle="1" w:styleId="GlossaryTerm">
    <w:name w:val="GlossaryTerm"/>
    <w:qFormat/>
    <w:rsid w:val="001F74ED"/>
    <w:pPr>
      <w:widowControl w:val="0"/>
      <w:autoSpaceDE w:val="0"/>
      <w:autoSpaceDN w:val="0"/>
      <w:adjustRightInd w:val="0"/>
      <w:spacing w:line="240" w:lineRule="atLeast"/>
      <w:ind w:left="360"/>
      <w:textAlignment w:val="baseline"/>
    </w:pPr>
    <w:rPr>
      <w:rFonts w:ascii="Times Roman" w:eastAsia="Times New Roman" w:hAnsi="Times Roman" w:cs="NewBaskervilleStd-Roman"/>
      <w:b/>
      <w:bCs/>
      <w:color w:val="000000"/>
      <w:sz w:val="20"/>
      <w:szCs w:val="20"/>
      <w:u w:val="single"/>
      <w:lang w:eastAsia="en-CA"/>
    </w:rPr>
  </w:style>
  <w:style w:type="paragraph" w:customStyle="1" w:styleId="GlossaryDefinition">
    <w:name w:val="GlossaryDefinition"/>
    <w:qFormat/>
    <w:rsid w:val="001F74ED"/>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0"/>
      <w:szCs w:val="20"/>
      <w:lang w:eastAsia="en-CA"/>
    </w:rPr>
  </w:style>
  <w:style w:type="paragraph" w:customStyle="1" w:styleId="EndnoteEntry">
    <w:name w:val="EndnoteEntry"/>
    <w:qFormat/>
    <w:rsid w:val="001F74ED"/>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0"/>
      <w:szCs w:val="20"/>
      <w:lang w:eastAsia="en-CA"/>
    </w:rPr>
  </w:style>
  <w:style w:type="character" w:customStyle="1" w:styleId="EndnoteRef">
    <w:name w:val="EndnoteRef"/>
    <w:basedOn w:val="EndnoteReference"/>
    <w:uiPriority w:val="1"/>
    <w:qFormat/>
    <w:rsid w:val="001F74ED"/>
    <w:rPr>
      <w:color w:val="3366FF"/>
      <w:vertAlign w:val="superscript"/>
    </w:rPr>
  </w:style>
  <w:style w:type="paragraph" w:customStyle="1" w:styleId="Reference">
    <w:name w:val="Reference"/>
    <w:qFormat/>
    <w:rsid w:val="001F74ED"/>
    <w:pPr>
      <w:widowControl w:val="0"/>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0"/>
      <w:szCs w:val="20"/>
      <w:lang w:eastAsia="en-CA"/>
    </w:rPr>
  </w:style>
  <w:style w:type="paragraph" w:customStyle="1" w:styleId="HeadProject">
    <w:name w:val="HeadProject"/>
    <w:qFormat/>
    <w:rsid w:val="001F74ED"/>
    <w:pPr>
      <w:keepNext/>
      <w:keepLines/>
      <w:widowControl w:val="0"/>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lang w:eastAsia="en-CA"/>
    </w:rPr>
  </w:style>
  <w:style w:type="character" w:customStyle="1" w:styleId="LiteralGray">
    <w:name w:val="LiteralGray"/>
    <w:uiPriority w:val="1"/>
    <w:qFormat/>
    <w:rsid w:val="001F74ED"/>
    <w:rPr>
      <w:rFonts w:ascii="Courier" w:hAnsi="Courier"/>
      <w:color w:val="A6A6A6" w:themeColor="background1" w:themeShade="A6"/>
    </w:rPr>
  </w:style>
  <w:style w:type="character" w:customStyle="1" w:styleId="PyBracket">
    <w:name w:val="PyBracket"/>
    <w:uiPriority w:val="1"/>
    <w:qFormat/>
    <w:rsid w:val="001F74ED"/>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1F74ED"/>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1F74ED"/>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1F74ED"/>
  </w:style>
  <w:style w:type="character" w:styleId="BookTitle">
    <w:name w:val="Book Title"/>
    <w:basedOn w:val="DefaultParagraphFont"/>
    <w:uiPriority w:val="33"/>
    <w:qFormat/>
    <w:rsid w:val="001F74ED"/>
    <w:rPr>
      <w:b/>
      <w:bCs/>
      <w:smallCaps/>
      <w:spacing w:val="5"/>
    </w:rPr>
  </w:style>
  <w:style w:type="paragraph" w:customStyle="1" w:styleId="BookTitle0">
    <w:name w:val="BookTitle"/>
    <w:qFormat/>
    <w:rsid w:val="001F74ED"/>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lang w:eastAsia="en-CA"/>
    </w:rPr>
  </w:style>
  <w:style w:type="paragraph" w:customStyle="1" w:styleId="BookSubtitle">
    <w:name w:val="BookSubtitle"/>
    <w:basedOn w:val="ChapterSubtitle"/>
    <w:qFormat/>
    <w:rsid w:val="001F74ED"/>
  </w:style>
  <w:style w:type="paragraph" w:customStyle="1" w:styleId="BookEdition">
    <w:name w:val="BookEdition"/>
    <w:basedOn w:val="BookSubtitle"/>
    <w:qFormat/>
    <w:rsid w:val="001F74ED"/>
    <w:rPr>
      <w:b w:val="0"/>
      <w:bCs w:val="0"/>
      <w:i/>
      <w:iCs/>
      <w:sz w:val="24"/>
      <w:szCs w:val="24"/>
    </w:rPr>
  </w:style>
  <w:style w:type="paragraph" w:customStyle="1" w:styleId="BookAuthor">
    <w:name w:val="BookAuthor"/>
    <w:basedOn w:val="BookEdition"/>
    <w:qFormat/>
    <w:rsid w:val="001F74ED"/>
    <w:rPr>
      <w:i w:val="0"/>
      <w:iCs w:val="0"/>
      <w:smallCaps/>
    </w:rPr>
  </w:style>
  <w:style w:type="paragraph" w:customStyle="1" w:styleId="BookPublisher">
    <w:name w:val="BookPublisher"/>
    <w:basedOn w:val="BookAuthor"/>
    <w:qFormat/>
    <w:rsid w:val="001F74ED"/>
    <w:rPr>
      <w:i/>
      <w:iCs/>
      <w:smallCaps w:val="0"/>
      <w:sz w:val="20"/>
      <w:szCs w:val="20"/>
    </w:rPr>
  </w:style>
  <w:style w:type="paragraph" w:customStyle="1" w:styleId="Copyright">
    <w:name w:val="Copyright"/>
    <w:qFormat/>
    <w:rsid w:val="001F74ED"/>
    <w:pPr>
      <w:widowControl w:val="0"/>
      <w:autoSpaceDE w:val="0"/>
      <w:autoSpaceDN w:val="0"/>
      <w:adjustRightInd w:val="0"/>
      <w:spacing w:line="240" w:lineRule="atLeast"/>
      <w:textAlignment w:val="baseline"/>
    </w:pPr>
    <w:rPr>
      <w:rFonts w:ascii="NewBaskervilleStd-Roman" w:eastAsia="Times New Roman" w:hAnsi="NewBaskervilleStd-Roman" w:cs="NewBaskervilleStd-Roman"/>
      <w:color w:val="000000"/>
      <w:sz w:val="16"/>
      <w:szCs w:val="18"/>
      <w:lang w:eastAsia="en-CA"/>
    </w:rPr>
  </w:style>
  <w:style w:type="paragraph" w:customStyle="1" w:styleId="CopyrightLOC">
    <w:name w:val="CopyrightLOC"/>
    <w:basedOn w:val="Copyright"/>
    <w:qFormat/>
    <w:rsid w:val="001F74ED"/>
  </w:style>
  <w:style w:type="paragraph" w:customStyle="1" w:styleId="CopyrightHead">
    <w:name w:val="CopyrightHead"/>
    <w:basedOn w:val="CopyrightLOC"/>
    <w:qFormat/>
    <w:rsid w:val="001F74ED"/>
    <w:pPr>
      <w:jc w:val="center"/>
    </w:pPr>
    <w:rPr>
      <w:b/>
    </w:rPr>
  </w:style>
  <w:style w:type="paragraph" w:customStyle="1" w:styleId="Dedication">
    <w:name w:val="Dedication"/>
    <w:basedOn w:val="BookPublisher"/>
    <w:qFormat/>
    <w:rsid w:val="001F74ED"/>
  </w:style>
  <w:style w:type="paragraph" w:customStyle="1" w:styleId="FrontmatterTitle">
    <w:name w:val="FrontmatterTitle"/>
    <w:basedOn w:val="BackmatterTitle"/>
    <w:qFormat/>
    <w:rsid w:val="001F74ED"/>
  </w:style>
  <w:style w:type="paragraph" w:customStyle="1" w:styleId="TOCFM">
    <w:name w:val="TOCFM"/>
    <w:basedOn w:val="Normal"/>
    <w:qFormat/>
    <w:rsid w:val="001F74ED"/>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lang w:val="en-US"/>
    </w:rPr>
  </w:style>
  <w:style w:type="paragraph" w:customStyle="1" w:styleId="TOCH1">
    <w:name w:val="TOCH1"/>
    <w:basedOn w:val="TOCFM"/>
    <w:qFormat/>
    <w:rsid w:val="001F74ED"/>
    <w:pPr>
      <w:ind w:left="720"/>
    </w:pPr>
    <w:rPr>
      <w:b/>
    </w:rPr>
  </w:style>
  <w:style w:type="paragraph" w:customStyle="1" w:styleId="TOCPart">
    <w:name w:val="TOCPart"/>
    <w:basedOn w:val="TOCH1"/>
    <w:qFormat/>
    <w:rsid w:val="001F74ED"/>
    <w:pPr>
      <w:spacing w:before="120"/>
      <w:ind w:left="0"/>
      <w:jc w:val="center"/>
    </w:pPr>
    <w:rPr>
      <w:b w:val="0"/>
      <w:sz w:val="28"/>
      <w:szCs w:val="24"/>
    </w:rPr>
  </w:style>
  <w:style w:type="paragraph" w:customStyle="1" w:styleId="TOCChapter">
    <w:name w:val="TOCChapter"/>
    <w:basedOn w:val="TOCH1"/>
    <w:qFormat/>
    <w:rsid w:val="001F74ED"/>
    <w:pPr>
      <w:ind w:left="360"/>
    </w:pPr>
    <w:rPr>
      <w:b w:val="0"/>
      <w:sz w:val="24"/>
    </w:rPr>
  </w:style>
  <w:style w:type="paragraph" w:customStyle="1" w:styleId="TOCH2">
    <w:name w:val="TOCH2"/>
    <w:basedOn w:val="TOCH1"/>
    <w:qFormat/>
    <w:rsid w:val="001F74ED"/>
    <w:pPr>
      <w:ind w:left="1080"/>
    </w:pPr>
    <w:rPr>
      <w:i/>
    </w:rPr>
  </w:style>
  <w:style w:type="paragraph" w:customStyle="1" w:styleId="TOCH3">
    <w:name w:val="TOCH3"/>
    <w:basedOn w:val="TOCH1"/>
    <w:qFormat/>
    <w:rsid w:val="001F74ED"/>
    <w:pPr>
      <w:ind w:left="1440"/>
    </w:pPr>
    <w:rPr>
      <w:b w:val="0"/>
      <w:i/>
    </w:rPr>
  </w:style>
  <w:style w:type="paragraph" w:customStyle="1" w:styleId="BoxType">
    <w:name w:val="BoxType"/>
    <w:qFormat/>
    <w:rsid w:val="001F74ED"/>
    <w:pPr>
      <w:keepLines/>
      <w:widowControl w:val="0"/>
      <w:pBdr>
        <w:top w:val="single" w:sz="18" w:space="1" w:color="008000"/>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lang w:eastAsia="en-CA"/>
    </w:rPr>
  </w:style>
  <w:style w:type="character" w:customStyle="1" w:styleId="CustomCharStyle">
    <w:name w:val="CustomCharStyle"/>
    <w:uiPriority w:val="1"/>
    <w:qFormat/>
    <w:rsid w:val="001F74ED"/>
    <w:rPr>
      <w:b w:val="0"/>
      <w:bCs w:val="0"/>
      <w:i w:val="0"/>
      <w:iCs w:val="0"/>
      <w:color w:val="3366FF"/>
      <w:bdr w:val="none" w:sz="0" w:space="0" w:color="auto"/>
      <w:shd w:val="clear" w:color="auto" w:fill="CCFFCC"/>
    </w:rPr>
  </w:style>
  <w:style w:type="character" w:customStyle="1" w:styleId="CodeAnnotation">
    <w:name w:val="CodeAnnotation"/>
    <w:uiPriority w:val="1"/>
    <w:qFormat/>
    <w:rsid w:val="001F74ED"/>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1F74ED"/>
    <w:pPr>
      <w:keepNext/>
      <w:keepLines/>
      <w:widowControl w:val="0"/>
      <w:numPr>
        <w:ilvl w:val="1"/>
        <w:numId w:val="19"/>
      </w:numP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lang w:eastAsia="en-CA"/>
    </w:rPr>
  </w:style>
  <w:style w:type="paragraph" w:customStyle="1" w:styleId="HeadB">
    <w:name w:val="HeadB"/>
    <w:qFormat/>
    <w:rsid w:val="001F74ED"/>
    <w:pPr>
      <w:keepNext/>
      <w:keepLines/>
      <w:widowControl w:val="0"/>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lang w:eastAsia="en-CA"/>
    </w:rPr>
  </w:style>
  <w:style w:type="paragraph" w:customStyle="1" w:styleId="HeadBNumber">
    <w:name w:val="HeadBNumber"/>
    <w:qFormat/>
    <w:rsid w:val="001F74ED"/>
    <w:pPr>
      <w:keepNext/>
      <w:keepLines/>
      <w:widowControl w:val="0"/>
      <w:numPr>
        <w:ilvl w:val="2"/>
        <w:numId w:val="19"/>
      </w:numP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lang w:eastAsia="en-CA"/>
    </w:rPr>
  </w:style>
  <w:style w:type="paragraph" w:customStyle="1" w:styleId="HeadC">
    <w:name w:val="HeadC"/>
    <w:qFormat/>
    <w:rsid w:val="001F74ED"/>
    <w:pPr>
      <w:keepNext/>
      <w:keepLines/>
      <w:widowControl w:val="0"/>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0"/>
      <w:szCs w:val="20"/>
      <w:lang w:eastAsia="en-CA"/>
    </w:rPr>
  </w:style>
  <w:style w:type="paragraph" w:customStyle="1" w:styleId="HeadCNumber">
    <w:name w:val="HeadCNumber"/>
    <w:qFormat/>
    <w:rsid w:val="001F74ED"/>
    <w:pPr>
      <w:keepNext/>
      <w:keepLines/>
      <w:widowControl w:val="0"/>
      <w:numPr>
        <w:ilvl w:val="3"/>
        <w:numId w:val="19"/>
      </w:numP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0"/>
      <w:szCs w:val="20"/>
      <w:lang w:eastAsia="en-CA"/>
    </w:rPr>
  </w:style>
  <w:style w:type="paragraph" w:customStyle="1" w:styleId="ListPlain">
    <w:name w:val="ListPlain"/>
    <w:qFormat/>
    <w:rsid w:val="001F74ED"/>
    <w:pPr>
      <w:widowControl w:val="0"/>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0"/>
      <w:szCs w:val="20"/>
      <w:lang w:eastAsia="en-CA"/>
    </w:rPr>
  </w:style>
  <w:style w:type="paragraph" w:customStyle="1" w:styleId="CodeAnnotated">
    <w:name w:val="CodeAnnotated"/>
    <w:qFormat/>
    <w:rsid w:val="001F74ED"/>
    <w:pPr>
      <w:widowControl w:val="0"/>
      <w:pBdr>
        <w:left w:val="single" w:sz="4" w:space="4" w:color="auto"/>
      </w:pBdr>
      <w:suppressAutoHyphens/>
      <w:autoSpaceDE w:val="0"/>
      <w:autoSpaceDN w:val="0"/>
      <w:adjustRightInd w:val="0"/>
      <w:spacing w:line="210" w:lineRule="atLeast"/>
      <w:ind w:left="1440" w:hanging="216"/>
      <w:contextualSpacing/>
      <w:textAlignment w:val="top"/>
    </w:pPr>
    <w:rPr>
      <w:rFonts w:ascii="Courier" w:eastAsia="Times New Roman" w:hAnsi="Courier" w:cs="TheSansMonoCondensed-Plain"/>
      <w:color w:val="000000"/>
      <w:sz w:val="17"/>
      <w:szCs w:val="17"/>
      <w:lang w:eastAsia="en-CA"/>
    </w:rPr>
  </w:style>
  <w:style w:type="paragraph" w:customStyle="1" w:styleId="BoxListNumber">
    <w:name w:val="BoxListNumber"/>
    <w:qFormat/>
    <w:rsid w:val="001F74ED"/>
    <w:pPr>
      <w:widowControl w:val="0"/>
      <w:numPr>
        <w:numId w:val="10"/>
      </w:numPr>
      <w:pBdr>
        <w:left w:val="single" w:sz="18" w:space="4" w:color="008000"/>
      </w:pBdr>
      <w:autoSpaceDE w:val="0"/>
      <w:autoSpaceDN w:val="0"/>
      <w:adjustRightInd w:val="0"/>
      <w:spacing w:before="120" w:line="240" w:lineRule="atLeast"/>
      <w:textAlignment w:val="center"/>
    </w:pPr>
    <w:rPr>
      <w:rFonts w:ascii="Arial" w:eastAsia="Times New Roman" w:hAnsi="Arial" w:cs="FuturaPT-Book"/>
      <w:color w:val="000000"/>
      <w:sz w:val="17"/>
      <w:szCs w:val="17"/>
      <w:lang w:eastAsia="en-CA"/>
    </w:rPr>
  </w:style>
  <w:style w:type="paragraph" w:customStyle="1" w:styleId="BoxListPlain">
    <w:name w:val="BoxListPlain"/>
    <w:qFormat/>
    <w:rsid w:val="001F74ED"/>
    <w:pPr>
      <w:widowControl w:val="0"/>
      <w:pBdr>
        <w:left w:val="single" w:sz="18" w:space="4" w:color="008000"/>
      </w:pBdr>
      <w:autoSpaceDE w:val="0"/>
      <w:autoSpaceDN w:val="0"/>
      <w:adjustRightInd w:val="0"/>
      <w:spacing w:before="120" w:line="240" w:lineRule="atLeast"/>
      <w:textAlignment w:val="baseline"/>
    </w:pPr>
    <w:rPr>
      <w:rFonts w:ascii="Arial" w:eastAsia="Times New Roman" w:hAnsi="Arial" w:cs="FuturaPT-Book"/>
      <w:color w:val="000000"/>
      <w:sz w:val="17"/>
      <w:szCs w:val="17"/>
      <w:lang w:eastAsia="en-CA"/>
    </w:rPr>
  </w:style>
  <w:style w:type="paragraph" w:customStyle="1" w:styleId="BoxTitle">
    <w:name w:val="BoxTitle"/>
    <w:qFormat/>
    <w:rsid w:val="001F74ED"/>
    <w:pPr>
      <w:keepNext/>
      <w:keepLines/>
      <w:pBdr>
        <w:left w:val="single" w:sz="18" w:space="4" w:color="008000"/>
      </w:pBdr>
      <w:suppressAutoHyphens/>
      <w:spacing w:after="120" w:line="300" w:lineRule="atLeast"/>
      <w:jc w:val="center"/>
      <w:textAlignment w:val="baseline"/>
    </w:pPr>
    <w:rPr>
      <w:rFonts w:ascii="Arial" w:eastAsia="Times New Roman" w:hAnsi="Arial" w:cs="DogmaOT-Bold"/>
      <w:b/>
      <w:bCs/>
      <w:caps/>
      <w:color w:val="000000"/>
      <w:spacing w:val="13"/>
      <w:sz w:val="18"/>
      <w:szCs w:val="18"/>
      <w:lang w:eastAsia="en-CA"/>
    </w:rPr>
  </w:style>
  <w:style w:type="character" w:customStyle="1" w:styleId="MenuArrow">
    <w:name w:val="MenuArrow"/>
    <w:uiPriority w:val="1"/>
    <w:qFormat/>
    <w:rsid w:val="001F74ED"/>
    <w:rPr>
      <w:rFonts w:ascii="Webdings" w:hAnsi="Webdings" w:cs="Webdings"/>
      <w:color w:val="3366FF"/>
      <w:w w:val="100"/>
      <w:position w:val="0"/>
      <w:u w:val="none"/>
      <w:vertAlign w:val="baseline"/>
      <w:lang w:val="en-US"/>
    </w:rPr>
  </w:style>
  <w:style w:type="paragraph" w:customStyle="1" w:styleId="TableTitle">
    <w:name w:val="TableTitle"/>
    <w:qFormat/>
    <w:rsid w:val="001F74ED"/>
    <w:pPr>
      <w:keepNext/>
      <w:keepLines/>
      <w:widowControl w:val="0"/>
      <w:numPr>
        <w:ilvl w:val="5"/>
        <w:numId w:val="19"/>
      </w:numP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lang w:eastAsia="en-CA"/>
    </w:rPr>
  </w:style>
  <w:style w:type="paragraph" w:customStyle="1" w:styleId="EpigraphSource">
    <w:name w:val="EpigraphSource"/>
    <w:basedOn w:val="Epigraph"/>
    <w:qFormat/>
    <w:rsid w:val="001F74ED"/>
    <w:pPr>
      <w:jc w:val="right"/>
    </w:pPr>
  </w:style>
  <w:style w:type="paragraph" w:customStyle="1" w:styleId="Body">
    <w:name w:val="Body"/>
    <w:uiPriority w:val="99"/>
    <w:qFormat/>
    <w:rsid w:val="001F74ED"/>
    <w:pPr>
      <w:widowControl w:val="0"/>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0"/>
      <w:szCs w:val="20"/>
      <w:lang w:eastAsia="en-CA"/>
    </w:rPr>
  </w:style>
  <w:style w:type="paragraph" w:customStyle="1" w:styleId="ChapterNumber">
    <w:name w:val="ChapterNumber"/>
    <w:next w:val="Normal"/>
    <w:qFormat/>
    <w:rsid w:val="001F74ED"/>
    <w:pPr>
      <w:numPr>
        <w:numId w:val="19"/>
      </w:numPr>
      <w:suppressAutoHyphens/>
      <w:spacing w:before="1200" w:line="2400" w:lineRule="atLeast"/>
      <w:jc w:val="center"/>
      <w:textAlignment w:val="baseline"/>
    </w:pPr>
    <w:rPr>
      <w:rFonts w:ascii="Arial" w:eastAsia="Times New Roman" w:hAnsi="Arial" w:cs="FuturaPTCond-Bold"/>
      <w:b/>
      <w:bCs/>
      <w:color w:val="000000"/>
      <w:sz w:val="240"/>
      <w:szCs w:val="240"/>
      <w:lang w:eastAsia="en-CA"/>
    </w:rPr>
  </w:style>
  <w:style w:type="character" w:customStyle="1" w:styleId="Xref">
    <w:name w:val="Xref"/>
    <w:uiPriority w:val="1"/>
    <w:rsid w:val="001F74ED"/>
    <w:rPr>
      <w:color w:val="FF0000"/>
      <w:lang w:val="fr-FR"/>
    </w:rPr>
  </w:style>
  <w:style w:type="paragraph" w:customStyle="1" w:styleId="Default">
    <w:name w:val="Default"/>
    <w:rsid w:val="001F74ED"/>
    <w:pPr>
      <w:autoSpaceDE w:val="0"/>
      <w:autoSpaceDN w:val="0"/>
      <w:adjustRightInd w:val="0"/>
    </w:pPr>
    <w:rPr>
      <w:rFonts w:ascii="NewBaskerville" w:eastAsia="Times New Roman" w:hAnsi="NewBaskerville" w:cs="NewBaskerville"/>
      <w:color w:val="000000"/>
      <w:lang w:bidi="hi-IN"/>
    </w:rPr>
  </w:style>
  <w:style w:type="paragraph" w:customStyle="1" w:styleId="SourceForeword">
    <w:name w:val="SourceForeword"/>
    <w:basedOn w:val="ReviewSource"/>
    <w:qFormat/>
    <w:rsid w:val="001F74ED"/>
  </w:style>
  <w:style w:type="paragraph" w:customStyle="1" w:styleId="ReviewHead">
    <w:name w:val="ReviewHead"/>
    <w:basedOn w:val="FrontmatterTitle"/>
    <w:qFormat/>
    <w:rsid w:val="001F74ED"/>
  </w:style>
  <w:style w:type="paragraph" w:customStyle="1" w:styleId="ReviewQuote">
    <w:name w:val="ReviewQuote"/>
    <w:basedOn w:val="QuotePara"/>
    <w:qFormat/>
    <w:rsid w:val="001F74ED"/>
  </w:style>
  <w:style w:type="paragraph" w:customStyle="1" w:styleId="ReviewSource">
    <w:name w:val="ReviewSource"/>
    <w:basedOn w:val="QuoteSource"/>
    <w:qFormat/>
    <w:rsid w:val="001F74ED"/>
  </w:style>
  <w:style w:type="paragraph" w:customStyle="1" w:styleId="ListGraphic">
    <w:name w:val="ListGraphic"/>
    <w:basedOn w:val="GraphicSlug"/>
    <w:qFormat/>
    <w:rsid w:val="001F74ED"/>
    <w:pPr>
      <w:ind w:left="0"/>
    </w:pPr>
  </w:style>
  <w:style w:type="paragraph" w:customStyle="1" w:styleId="ListCaption">
    <w:name w:val="ListCaption"/>
    <w:basedOn w:val="CaptionLine"/>
    <w:qFormat/>
    <w:rsid w:val="001F74ED"/>
    <w:pPr>
      <w:ind w:left="3600"/>
    </w:pPr>
  </w:style>
  <w:style w:type="paragraph" w:customStyle="1" w:styleId="NoteContinued">
    <w:name w:val="NoteContinued"/>
    <w:basedOn w:val="Note"/>
    <w:qFormat/>
    <w:rsid w:val="001F74ED"/>
    <w:pPr>
      <w:spacing w:before="0"/>
      <w:ind w:firstLine="0"/>
    </w:pPr>
  </w:style>
  <w:style w:type="paragraph" w:customStyle="1" w:styleId="NoteCode">
    <w:name w:val="NoteCode"/>
    <w:basedOn w:val="Code"/>
    <w:qFormat/>
    <w:rsid w:val="001F74ED"/>
    <w:pPr>
      <w:spacing w:after="240"/>
    </w:pPr>
  </w:style>
  <w:style w:type="paragraph" w:customStyle="1" w:styleId="ListBulletSub">
    <w:name w:val="ListBulletSub"/>
    <w:basedOn w:val="ListBullet"/>
    <w:qFormat/>
    <w:rsid w:val="001F74ED"/>
    <w:pPr>
      <w:ind w:left="2520"/>
    </w:pPr>
  </w:style>
  <w:style w:type="paragraph" w:customStyle="1" w:styleId="CodeCustom1">
    <w:name w:val="CodeCustom1"/>
    <w:basedOn w:val="Code"/>
    <w:qFormat/>
    <w:rsid w:val="001F74ED"/>
    <w:rPr>
      <w:color w:val="00B0F0"/>
    </w:rPr>
  </w:style>
  <w:style w:type="paragraph" w:customStyle="1" w:styleId="CodeCustom2">
    <w:name w:val="CodeCustom2"/>
    <w:basedOn w:val="Normal"/>
    <w:qFormat/>
    <w:rsid w:val="001F74ED"/>
    <w:pPr>
      <w:pBdr>
        <w:left w:val="single" w:sz="4" w:space="14" w:color="auto"/>
      </w:pBdr>
      <w:suppressAutoHyphens/>
      <w:spacing w:after="0" w:line="210" w:lineRule="atLeast"/>
      <w:ind w:left="1440"/>
      <w:contextualSpacing/>
      <w:textAlignment w:val="top"/>
    </w:pPr>
    <w:rPr>
      <w:rFonts w:ascii="Courier" w:hAnsi="Courier" w:cs="TheSansMonoCondensed-Plain"/>
      <w:color w:val="7030A0"/>
      <w:sz w:val="17"/>
      <w:szCs w:val="17"/>
      <w:lang w:val="en-US"/>
    </w:rPr>
  </w:style>
  <w:style w:type="paragraph" w:customStyle="1" w:styleId="BoxGraphic">
    <w:name w:val="BoxGraphic"/>
    <w:basedOn w:val="BoxBodyFirst"/>
    <w:qFormat/>
    <w:rsid w:val="001F74ED"/>
    <w:rPr>
      <w:bCs/>
      <w:color w:val="A12126"/>
    </w:rPr>
  </w:style>
  <w:style w:type="paragraph" w:customStyle="1" w:styleId="Equation">
    <w:name w:val="Equation"/>
    <w:basedOn w:val="ListPlain"/>
    <w:qFormat/>
    <w:rsid w:val="001F74ED"/>
  </w:style>
  <w:style w:type="paragraph" w:styleId="Revision">
    <w:name w:val="Revision"/>
    <w:hidden/>
    <w:uiPriority w:val="99"/>
    <w:semiHidden/>
    <w:rsid w:val="00752D8D"/>
    <w:rPr>
      <w:rFonts w:ascii="Times New Roman" w:eastAsia="Times New Roman" w:hAnsi="Times New Roman" w:cs="Times New Roman"/>
      <w:sz w:val="22"/>
      <w:szCs w:val="22"/>
      <w:lang w:val="en-CA" w:eastAsia="en-CA"/>
    </w:rPr>
  </w:style>
  <w:style w:type="paragraph" w:customStyle="1" w:styleId="Style1">
    <w:name w:val="Style1"/>
    <w:basedOn w:val="BodyText"/>
    <w:qFormat/>
    <w:rsid w:val="001F74ED"/>
  </w:style>
  <w:style w:type="character" w:styleId="CommentReference">
    <w:name w:val="annotation reference"/>
    <w:basedOn w:val="DefaultParagraphFont"/>
    <w:uiPriority w:val="99"/>
    <w:semiHidden/>
    <w:unhideWhenUsed/>
    <w:rsid w:val="007E6EC5"/>
    <w:rPr>
      <w:sz w:val="16"/>
      <w:szCs w:val="16"/>
    </w:rPr>
  </w:style>
  <w:style w:type="paragraph" w:styleId="CommentText">
    <w:name w:val="annotation text"/>
    <w:basedOn w:val="Normal"/>
    <w:link w:val="CommentTextChar"/>
    <w:uiPriority w:val="99"/>
    <w:semiHidden/>
    <w:unhideWhenUsed/>
    <w:rsid w:val="007E6EC5"/>
  </w:style>
  <w:style w:type="character" w:customStyle="1" w:styleId="CommentTextChar">
    <w:name w:val="Comment Text Char"/>
    <w:basedOn w:val="DefaultParagraphFont"/>
    <w:link w:val="CommentText"/>
    <w:uiPriority w:val="99"/>
    <w:semiHidden/>
    <w:rsid w:val="007E6EC5"/>
    <w:rPr>
      <w:rFonts w:ascii="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7E6EC5"/>
    <w:rPr>
      <w:b/>
      <w:bCs/>
    </w:rPr>
  </w:style>
  <w:style w:type="character" w:customStyle="1" w:styleId="CommentSubjectChar">
    <w:name w:val="Comment Subject Char"/>
    <w:basedOn w:val="CommentTextChar"/>
    <w:link w:val="CommentSubject"/>
    <w:uiPriority w:val="99"/>
    <w:semiHidden/>
    <w:rsid w:val="007E6EC5"/>
    <w:rPr>
      <w:rFonts w:ascii="Calibri" w:hAnsi="Calibri" w:cs="Times New Roman"/>
      <w:b/>
      <w:bCs/>
      <w:sz w:val="20"/>
      <w:szCs w:val="20"/>
    </w:rPr>
  </w:style>
  <w:style w:type="paragraph" w:styleId="TOC1">
    <w:name w:val="toc 1"/>
    <w:basedOn w:val="Normal"/>
    <w:next w:val="Normal"/>
    <w:autoRedefine/>
    <w:uiPriority w:val="39"/>
    <w:unhideWhenUsed/>
    <w:rsid w:val="00996EAE"/>
    <w:pPr>
      <w:tabs>
        <w:tab w:val="right" w:leader="dot" w:pos="9350"/>
      </w:tabs>
      <w:spacing w:after="100"/>
    </w:pPr>
  </w:style>
  <w:style w:type="paragraph" w:styleId="TOC2">
    <w:name w:val="toc 2"/>
    <w:basedOn w:val="Normal"/>
    <w:next w:val="Normal"/>
    <w:autoRedefine/>
    <w:uiPriority w:val="39"/>
    <w:unhideWhenUsed/>
    <w:rsid w:val="00D82BCF"/>
    <w:pPr>
      <w:tabs>
        <w:tab w:val="right" w:leader="dot" w:pos="9350"/>
      </w:tabs>
      <w:spacing w:after="100"/>
      <w:ind w:left="200"/>
    </w:pPr>
  </w:style>
  <w:style w:type="paragraph" w:styleId="BodyText3">
    <w:name w:val="Body Text 3"/>
    <w:basedOn w:val="Normal"/>
    <w:link w:val="BodyText3Char"/>
    <w:uiPriority w:val="99"/>
    <w:unhideWhenUsed/>
    <w:rsid w:val="00714BC3"/>
    <w:pPr>
      <w:spacing w:after="120"/>
    </w:pPr>
    <w:rPr>
      <w:sz w:val="16"/>
      <w:szCs w:val="16"/>
    </w:rPr>
  </w:style>
  <w:style w:type="character" w:customStyle="1" w:styleId="BodyText3Char">
    <w:name w:val="Body Text 3 Char"/>
    <w:basedOn w:val="DefaultParagraphFont"/>
    <w:link w:val="BodyText3"/>
    <w:uiPriority w:val="99"/>
    <w:rsid w:val="00714BC3"/>
    <w:rPr>
      <w:rFonts w:ascii="Calibri" w:hAnsi="Calibri" w:cs="Times New Roman"/>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68028-A7FB-0A45-B695-38BAAFCC3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29</Pages>
  <Words>5129</Words>
  <Characters>29240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Keyes</dc:creator>
  <cp:keywords/>
  <dc:description/>
  <cp:lastModifiedBy>David Keyes</cp:lastModifiedBy>
  <cp:revision>20</cp:revision>
  <dcterms:created xsi:type="dcterms:W3CDTF">2022-10-04T14:24:00Z</dcterms:created>
  <dcterms:modified xsi:type="dcterms:W3CDTF">2022-10-06T18:29:00Z</dcterms:modified>
</cp:coreProperties>
</file>