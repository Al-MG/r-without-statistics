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7DAD459A"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Commissioned by 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7" w:author="David Keyes" w:date="2022-10-04T07:32:00Z">
        <w:r w:rsidR="006F0242">
          <w:t xml:space="preserve">I show how </w:t>
        </w:r>
      </w:ins>
      <w:ins w:id="8" w:author="David Keyes" w:date="2022-10-04T07:39:00Z">
        <w:r w:rsidR="00745EBE">
          <w:t>Scherer</w:t>
        </w:r>
      </w:ins>
      <w:ins w:id="9" w:author="David Keyes" w:date="2022-10-04T07:32:00Z">
        <w:r w:rsidR="006F0242">
          <w:t xml:space="preserve"> and </w:t>
        </w:r>
      </w:ins>
      <w:ins w:id="10" w:author="David Keyes" w:date="2022-10-04T07:39:00Z">
        <w:r w:rsidR="00745EBE">
          <w:t xml:space="preserve">Karamanis </w:t>
        </w:r>
      </w:ins>
      <w:ins w:id="11" w:author="David Keyes" w:date="2022-10-04T07:32:00Z">
        <w:r w:rsidR="006F0242">
          <w:t xml:space="preserve">made their data visualization. We begin by </w:t>
        </w:r>
      </w:ins>
      <w:ins w:id="12" w:author="David Keyes" w:date="2022-10-04T07:33:00Z">
        <w:r w:rsidR="006F0242">
          <w:t>looking at why the data visualization is effective. Next, we talk about the grammar of graphics, a theory to make sense of graphs that under</w:t>
        </w:r>
      </w:ins>
      <w:ins w:id="13" w:author="David Keyes" w:date="2022-10-04T07:34:00Z">
        <w:r w:rsidR="006F0242">
          <w:t>lies the ggplot2 package</w:t>
        </w:r>
        <w:r w:rsidR="00953728">
          <w:t xml:space="preserve"> that </w:t>
        </w:r>
      </w:ins>
      <w:ins w:id="14" w:author="David Keyes" w:date="2022-10-04T07:39:00Z">
        <w:r w:rsidR="00745EBE">
          <w:t>Scherer</w:t>
        </w:r>
      </w:ins>
      <w:ins w:id="15" w:author="David Keyes" w:date="2022-10-04T07:34:00Z">
        <w:r w:rsidR="00953728">
          <w:t xml:space="preserve">, </w:t>
        </w:r>
      </w:ins>
      <w:ins w:id="16" w:author="David Keyes" w:date="2022-10-04T07:39:00Z">
        <w:r w:rsidR="00745EBE">
          <w:t>Karamanis</w:t>
        </w:r>
      </w:ins>
      <w:ins w:id="17" w:author="David Keyes" w:date="2022-10-04T07:34:00Z">
        <w:r w:rsidR="00953728">
          <w:t xml:space="preserve">, and millions of others use to make data visualization. We then return to the </w:t>
        </w:r>
      </w:ins>
      <w:ins w:id="18"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19" w:name="_Toc113535013"/>
      <w:r>
        <w:lastRenderedPageBreak/>
        <w:t>The Drought Visualization</w:t>
      </w:r>
      <w:bookmarkEnd w:id="19"/>
    </w:p>
    <w:p w14:paraId="1C06A40E" w14:textId="7508E8B5" w:rsidR="000C1C20" w:rsidRDefault="000C1C20" w:rsidP="007E6EC5">
      <w:pPr>
        <w:pStyle w:val="Body"/>
      </w:pPr>
      <w:r>
        <w:t xml:space="preserve">There was nothing unique about the data that </w:t>
      </w:r>
      <w:r w:rsidR="00745EBE">
        <w:t>Scherer</w:t>
      </w:r>
      <w:r w:rsidR="00745EBE">
        <w:t xml:space="preserve">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Scherer</w:t>
      </w:r>
      <w:r w:rsidR="002342AF">
        <w:t xml:space="preserve">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0"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1"/>
      <w:r w:rsidR="007E6EC5">
        <w:t>or example, </w:t>
      </w:r>
      <w:commentRangeEnd w:id="21"/>
      <w:r w:rsidR="007E6EC5">
        <w:rPr>
          <w:rStyle w:val="CommentReference"/>
          <w:rFonts w:ascii="Calibri" w:eastAsiaTheme="minorHAnsi" w:hAnsi="Calibri" w:cs="Times New Roman"/>
          <w:color w:val="auto"/>
          <w:lang w:eastAsia="en-US"/>
        </w:rPr>
        <w:commentReference w:id="21"/>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2"/>
      <w:r w:rsidRPr="00EA2E96">
        <w:t>visualization</w:t>
      </w:r>
      <w:commentRangeEnd w:id="22"/>
      <w:r w:rsidR="00D82BCF">
        <w:rPr>
          <w:rStyle w:val="CommentReference"/>
          <w:rFonts w:ascii="Calibri" w:eastAsiaTheme="minorHAnsi" w:hAnsi="Calibri" w:cs="Times New Roman"/>
          <w:color w:val="auto"/>
          <w:lang w:eastAsia="en-US"/>
        </w:rPr>
        <w:commentReference w:id="22"/>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3"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Scherer</w:t>
      </w:r>
      <w:r w:rsidR="00710007">
        <w:t xml:space="preserve">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4" w:name="_Toc113535014"/>
      <w:bookmarkStart w:id="25" w:name="the-grammar-of-graphics"/>
      <w:r>
        <w:t>The Grammar of Graphics</w:t>
      </w:r>
      <w:bookmarkEnd w:id="24"/>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6"/>
      <w:r w:rsidRPr="006E4E96">
        <w:rPr>
          <w:rStyle w:val="Italic"/>
        </w:rPr>
        <w:t>The Grammar of Graphics</w:t>
      </w:r>
      <w:r>
        <w:t xml:space="preserve"> </w:t>
      </w:r>
      <w:commentRangeEnd w:id="26"/>
      <w:r w:rsidR="00BF37BF">
        <w:rPr>
          <w:rStyle w:val="CommentReference"/>
          <w:rFonts w:ascii="Calibri" w:eastAsiaTheme="minorHAnsi" w:hAnsi="Calibri" w:cs="Times New Roman"/>
          <w:color w:val="auto"/>
          <w:lang w:eastAsia="en-US"/>
        </w:rPr>
        <w:commentReference w:id="26"/>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27"/>
      <w:commentRangeStart w:id="28"/>
      <w:commentRangeEnd w:id="27"/>
      <w:r w:rsidR="00E75AFA">
        <w:rPr>
          <w:rStyle w:val="CommentReference"/>
          <w:rFonts w:ascii="Calibri" w:eastAsiaTheme="minorHAnsi" w:hAnsi="Calibri" w:cs="Times New Roman"/>
          <w:color w:val="auto"/>
          <w:lang w:eastAsia="en-US"/>
        </w:rPr>
        <w:commentReference w:id="27"/>
      </w:r>
      <w:commentRangeEnd w:id="28"/>
      <w:r w:rsidR="006E4E96">
        <w:rPr>
          <w:rStyle w:val="CommentReference"/>
          <w:rFonts w:ascii="Times New Roman" w:hAnsi="Times New Roman" w:cs="Times New Roman"/>
          <w:color w:val="auto"/>
          <w:lang w:val="en-CA"/>
        </w:rPr>
        <w:commentReference w:id="28"/>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29"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0" w:name="ggplot2"/>
      <w:bookmarkStart w:id="31" w:name="_Toc113535015"/>
      <w:bookmarkEnd w:id="25"/>
      <w:r>
        <w:t>Working With</w:t>
      </w:r>
      <w:r w:rsidR="00547598">
        <w:t xml:space="preserve"> </w:t>
      </w:r>
      <w:r w:rsidR="000C1C20">
        <w:t>ggplot2</w:t>
      </w:r>
      <w:bookmarkEnd w:id="31"/>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2" w:author="David Keyes" w:date="2022-10-04T10:08:00Z">
        <w:r w:rsidR="00B22B86">
          <w:t>data visualization</w:t>
        </w:r>
      </w:ins>
      <w:r w:rsidR="000C1C20" w:rsidRPr="00EB3A6A">
        <w:t xml:space="preserve"> world, will refer to simply as </w:t>
      </w:r>
      <w:ins w:id="33"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4" w:author="David Keyes" w:date="2022-10-04T07:56:00Z">
        <w:r w:rsidR="000E5F09">
          <w:t xml:space="preserve">We’ll begin by selecting variables to map to aesthetic properties. </w:t>
        </w:r>
      </w:ins>
      <w:ins w:id="35" w:author="David Keyes" w:date="2022-10-04T07:57:00Z">
        <w:r w:rsidR="000E5F09">
          <w:t xml:space="preserve">Then </w:t>
        </w:r>
      </w:ins>
      <w:ins w:id="36" w:author="David Keyes" w:date="2022-10-04T07:56:00Z">
        <w:r w:rsidR="000E5F09">
          <w:t xml:space="preserve">we’ll choose a geometric object to use to represent our data. </w:t>
        </w:r>
      </w:ins>
      <w:proofErr w:type="gramStart"/>
      <w:ins w:id="37" w:author="David Keyes" w:date="2022-10-04T07:57:00Z">
        <w:r w:rsidR="000E5F09">
          <w:t>Next</w:t>
        </w:r>
        <w:proofErr w:type="gramEnd"/>
        <w:r w:rsidR="000E5F09">
          <w:t xml:space="preserve"> we’ll change the aesthetic properties of our chart (the color scheme, for example) using </w:t>
        </w:r>
      </w:ins>
      <w:ins w:id="38"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39" w:name="_Toc113535016"/>
      <w:commentRangeStart w:id="40"/>
      <w:commentRangeStart w:id="41"/>
      <w:r>
        <w:t>The</w:t>
      </w:r>
      <w:commentRangeEnd w:id="40"/>
      <w:r w:rsidR="00162752">
        <w:rPr>
          <w:rStyle w:val="CommentReference"/>
          <w:rFonts w:ascii="Calibri" w:eastAsiaTheme="minorHAnsi" w:hAnsi="Calibri" w:cs="Times New Roman"/>
          <w:b w:val="0"/>
          <w:bCs w:val="0"/>
          <w:i w:val="0"/>
          <w:iCs w:val="0"/>
          <w:color w:val="auto"/>
          <w:lang w:eastAsia="en-US"/>
        </w:rPr>
        <w:commentReference w:id="40"/>
      </w:r>
      <w:commentRangeEnd w:id="41"/>
      <w:r w:rsidR="0058044A">
        <w:rPr>
          <w:rStyle w:val="CommentReference"/>
          <w:rFonts w:ascii="Times New Roman" w:hAnsi="Times New Roman" w:cs="Times New Roman"/>
          <w:b w:val="0"/>
          <w:bCs w:val="0"/>
          <w:i w:val="0"/>
          <w:iCs w:val="0"/>
          <w:color w:val="auto"/>
          <w:lang w:val="en-CA"/>
        </w:rPr>
        <w:commentReference w:id="41"/>
      </w:r>
      <w:r>
        <w:t xml:space="preserve"> First Layer: </w:t>
      </w:r>
      <w:r w:rsidR="002610B1">
        <w:t>Mapping Data to Aesthetic Properties</w:t>
      </w:r>
      <w:bookmarkEnd w:id="39"/>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2"/>
      <w:commentRangeStart w:id="43"/>
      <w:commentRangeEnd w:id="42"/>
      <w:r w:rsidR="00470D4D">
        <w:rPr>
          <w:rStyle w:val="CommentReference"/>
          <w:rFonts w:ascii="Calibri" w:eastAsiaTheme="minorHAnsi" w:hAnsi="Calibri" w:cs="Times New Roman"/>
          <w:color w:val="auto"/>
          <w:lang w:eastAsia="en-US"/>
        </w:rPr>
        <w:commentReference w:id="42"/>
      </w:r>
      <w:commentRangeEnd w:id="43"/>
      <w:r w:rsidR="00D26C1C">
        <w:rPr>
          <w:rStyle w:val="CommentReference"/>
          <w:rFonts w:ascii="Times New Roman" w:hAnsi="Times New Roman" w:cs="Times New Roman"/>
          <w:color w:val="auto"/>
          <w:lang w:val="en-CA"/>
        </w:rPr>
        <w:commentReference w:id="43"/>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4"/>
      <w:del w:id="45" w:author="David Keyes" w:date="2022-10-04T08:00:00Z">
        <w:r w:rsidDel="00552202">
          <w:delText>I</w:delText>
        </w:r>
        <w:commentRangeEnd w:id="44"/>
        <w:r w:rsidR="006E2FA2" w:rsidDel="00552202">
          <w:rPr>
            <w:rStyle w:val="CommentReference"/>
            <w:rFonts w:ascii="Calibri" w:eastAsiaTheme="minorHAnsi" w:hAnsi="Calibri" w:cs="Times New Roman"/>
            <w:color w:val="auto"/>
            <w:lang w:eastAsia="en-US"/>
          </w:rPr>
          <w:commentReference w:id="44"/>
        </w:r>
        <w:r w:rsidDel="00552202">
          <w:delText xml:space="preserve"> </w:delText>
        </w:r>
      </w:del>
      <w:ins w:id="46" w:author="David Keyes" w:date="2022-10-04T08:00:00Z">
        <w:r w:rsidR="00552202">
          <w:t>we</w:t>
        </w:r>
      </w:ins>
      <w:ins w:id="47"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48" w:author="David Keyes" w:date="2022-10-04T08:01:00Z">
        <w:r w:rsidR="00552202">
          <w:t>we</w:t>
        </w:r>
      </w:ins>
      <w:del w:id="49" w:author="David Keyes" w:date="2022-10-04T08:01:00Z">
        <w:r w:rsidDel="00552202">
          <w:delText>I</w:delText>
        </w:r>
      </w:del>
      <w:r>
        <w:t xml:space="preserve"> tell R that </w:t>
      </w:r>
      <w:del w:id="50" w:author="David Keyes" w:date="2022-10-04T08:06:00Z">
        <w:r w:rsidDel="00767704">
          <w:delText xml:space="preserve">I’m </w:delText>
        </w:r>
      </w:del>
      <w:ins w:id="51" w:author="David Keyes" w:date="2022-10-04T08:06:00Z">
        <w:r w:rsidR="00767704">
          <w:t xml:space="preserve">we’re </w:t>
        </w:r>
      </w:ins>
      <w:r>
        <w:t xml:space="preserve">using the data frame </w:t>
      </w:r>
      <w:commentRangeStart w:id="52"/>
      <w:commentRangeStart w:id="53"/>
      <w:r w:rsidRPr="00385C82">
        <w:rPr>
          <w:rStyle w:val="Literal"/>
        </w:rPr>
        <w:t>gapminder_10_rows</w:t>
      </w:r>
      <w:r w:rsidR="006E2FA2">
        <w:t xml:space="preserve">. </w:t>
      </w:r>
      <w:commentRangeEnd w:id="52"/>
      <w:r w:rsidR="006E2FA2">
        <w:rPr>
          <w:rStyle w:val="CommentReference"/>
          <w:rFonts w:ascii="Calibri" w:eastAsiaTheme="minorHAnsi" w:hAnsi="Calibri" w:cs="Times New Roman"/>
          <w:color w:val="auto"/>
          <w:lang w:eastAsia="en-US"/>
        </w:rPr>
        <w:commentReference w:id="52"/>
      </w:r>
      <w:commentRangeEnd w:id="53"/>
      <w:r w:rsidR="00767704">
        <w:rPr>
          <w:rStyle w:val="CommentReference"/>
          <w:rFonts w:ascii="Times New Roman" w:hAnsi="Times New Roman" w:cs="Times New Roman"/>
          <w:color w:val="auto"/>
          <w:lang w:val="en-CA"/>
        </w:rPr>
        <w:commentReference w:id="53"/>
      </w:r>
      <w:r w:rsidR="006E2FA2">
        <w:t>T</w:t>
      </w:r>
      <w:r>
        <w:t xml:space="preserve">his is the filtered version </w:t>
      </w:r>
      <w:del w:id="54" w:author="David Keyes" w:date="2022-10-04T08:06:00Z">
        <w:r w:rsidDel="00767704">
          <w:delText xml:space="preserve">I </w:delText>
        </w:r>
      </w:del>
      <w:ins w:id="55" w:author="David Keyes" w:date="2022-10-04T08:06:00Z">
        <w:r w:rsidR="00767704">
          <w:t>we</w:t>
        </w:r>
      </w:ins>
      <w:ins w:id="56"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run </w:t>
      </w:r>
      <w:del w:id="60" w:author="David Keyes" w:date="2022-10-04T08:07:00Z">
        <w:r w:rsidDel="00767704">
          <w:delText xml:space="preserve">my </w:delText>
        </w:r>
      </w:del>
      <w:ins w:id="61" w:author="David Keyes" w:date="2022-10-04T08:07:00Z">
        <w:r w:rsidR="00767704">
          <w:t xml:space="preserve">the </w:t>
        </w:r>
      </w:ins>
      <w:r>
        <w:t xml:space="preserve">code, what </w:t>
      </w:r>
      <w:del w:id="62" w:author="David Keyes" w:date="2022-10-04T08:07:00Z">
        <w:r w:rsidDel="00767704">
          <w:delText xml:space="preserve">I </w:delText>
        </w:r>
      </w:del>
      <w:ins w:id="63"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4"/>
      <w:r>
        <w:t>his data</w:t>
      </w:r>
      <w:ins w:id="65" w:author="David Keyes" w:date="2022-10-04T08:10:00Z">
        <w:r w:rsidR="00767704">
          <w:t xml:space="preserve">, which </w:t>
        </w:r>
      </w:ins>
      <w:ins w:id="66" w:author="David Keyes" w:date="2022-10-04T08:11:00Z">
        <w:r w:rsidR="00767704">
          <w:t>goes from 1952 to 1997,</w:t>
        </w:r>
      </w:ins>
      <w:r>
        <w:t xml:space="preserve"> in mind (spoiler: it was). </w:t>
      </w:r>
      <w:commentRangeEnd w:id="64"/>
      <w:r w:rsidR="000720E4">
        <w:rPr>
          <w:rStyle w:val="CommentReference"/>
          <w:rFonts w:ascii="Calibri" w:eastAsiaTheme="minorHAnsi" w:hAnsi="Calibri" w:cs="Times New Roman"/>
          <w:color w:val="auto"/>
          <w:lang w:eastAsia="en-US"/>
        </w:rPr>
        <w:commentReference w:id="64"/>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67" w:name="_Toc113535017"/>
      <w:r>
        <w:t>The</w:t>
      </w:r>
      <w:r w:rsidR="00A06D2B">
        <w:t xml:space="preserve"> Second Layer: Choosing the</w:t>
      </w:r>
      <w:r>
        <w:t xml:space="preserve"> </w:t>
      </w:r>
      <w:proofErr w:type="spellStart"/>
      <w:r>
        <w:t>geoms</w:t>
      </w:r>
      <w:bookmarkEnd w:id="67"/>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68"/>
      <w:r>
        <w:t xml:space="preserve">, </w:t>
      </w:r>
      <w:proofErr w:type="spellStart"/>
      <w:r>
        <w:t>geoms</w:t>
      </w:r>
      <w:proofErr w:type="spellEnd"/>
      <w:r>
        <w:t xml:space="preserve"> are</w:t>
      </w:r>
      <w:r w:rsidR="000720E4">
        <w:t xml:space="preserve"> functions that provide</w:t>
      </w:r>
      <w:r>
        <w:t xml:space="preserve"> </w:t>
      </w:r>
      <w:commentRangeEnd w:id="68"/>
      <w:r w:rsidR="000720E4">
        <w:rPr>
          <w:rStyle w:val="CommentReference"/>
          <w:rFonts w:ascii="Calibri" w:eastAsiaTheme="minorHAnsi" w:hAnsi="Calibri" w:cs="Times New Roman"/>
          <w:color w:val="auto"/>
          <w:lang w:eastAsia="en-US"/>
        </w:rPr>
        <w:commentReference w:id="68"/>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w:t>
      </w:r>
      <w:r>
        <w:t xml:space="preserve">1952 had a life expectancy of about 28 and </w:t>
      </w:r>
      <w:r w:rsidR="00DD15AD">
        <w:t xml:space="preserve">that this value rose </w:t>
      </w:r>
      <w:r>
        <w:t xml:space="preserve">through every year in our </w:t>
      </w:r>
      <w:commentRangeStart w:id="69"/>
      <w:r>
        <w:t>data.</w:t>
      </w:r>
      <w:commentRangeEnd w:id="69"/>
      <w:r w:rsidR="00162752">
        <w:rPr>
          <w:rStyle w:val="CommentReference"/>
          <w:rFonts w:ascii="Calibri" w:eastAsiaTheme="minorHAnsi" w:hAnsi="Calibri" w:cs="Times New Roman"/>
          <w:color w:val="auto"/>
          <w:lang w:eastAsia="en-US"/>
        </w:rPr>
        <w:commentReference w:id="69"/>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r>
        <w:t>Figure 2-8 shows the result.</w:t>
      </w:r>
    </w:p>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3109702D"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to 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0" w:name="_Toc113535018"/>
      <w:r>
        <w:t xml:space="preserve">The </w:t>
      </w:r>
      <w:r w:rsidR="00A06D2B">
        <w:t>Third</w:t>
      </w:r>
      <w:r>
        <w:t xml:space="preserve"> Layer</w:t>
      </w:r>
      <w:r w:rsidR="00A06D2B">
        <w:t>: Altering Aesthetic Properties</w:t>
      </w:r>
      <w:bookmarkEnd w:id="70"/>
    </w:p>
    <w:p w14:paraId="4EB90D41" w14:textId="21E4F291" w:rsidR="000C1C20" w:rsidRDefault="000C1C20" w:rsidP="00752D8D">
      <w:pPr>
        <w:pStyle w:val="Body"/>
      </w:pPr>
      <w:r>
        <w:t xml:space="preserve">Before we return to the drought </w:t>
      </w:r>
      <w:ins w:id="71"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2"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scale.</w:t>
      </w:r>
    </w:p>
    <w:p w14:paraId="3AB2CB6A" w14:textId="6BBCA3D1" w:rsidR="00A06D2B" w:rsidRDefault="00A06D2B" w:rsidP="00C169B9">
      <w:pPr>
        <w:pStyle w:val="HeadB"/>
      </w:pPr>
      <w:bookmarkStart w:id="73" w:name="_Toc113535019"/>
      <w:r>
        <w:t>The Fourth Layer: Setting a Theme</w:t>
      </w:r>
      <w:bookmarkEnd w:id="73"/>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74" w:author="David Keyes" w:date="2022-10-04T08:21:00Z">
        <w:r w:rsidDel="00C169B9">
          <w:delText xml:space="preserve">I’ve </w:delText>
        </w:r>
      </w:del>
      <w:ins w:id="75"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76" w:author="Frances" w:date="2022-09-08T12:33:00Z">
          <w:pPr>
            <w:pStyle w:val="GraphicSlug"/>
          </w:pPr>
        </w:pPrChange>
      </w:pPr>
      <w:r>
        <w:t>Notice in Figure 2-1</w:t>
      </w:r>
      <w:r w:rsidR="00904148">
        <w:t>2</w:t>
      </w:r>
      <w:r>
        <w:t xml:space="preserve"> that this theme starts to declutter our plot.</w:t>
      </w: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77"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78" w:name="_Toc113535020"/>
      <w:bookmarkStart w:id="79" w:name="recreating-the-drought-visualization"/>
      <w:bookmarkEnd w:id="30"/>
      <w:r>
        <w:lastRenderedPageBreak/>
        <w:t>Recreating the Drought Visualization</w:t>
      </w:r>
      <w:ins w:id="80" w:author="Frances" w:date="2022-09-08T12:36:00Z">
        <w:r w:rsidR="00F62BF1">
          <w:t xml:space="preserve"> with ggplot</w:t>
        </w:r>
      </w:ins>
      <w:bookmarkEnd w:id="78"/>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81" w:author="David Keyes" w:date="2022-10-04T10:08:00Z">
        <w:r w:rsidR="00B22B86">
          <w:t>Scherer and Karamanis</w:t>
        </w:r>
      </w:ins>
      <w:r>
        <w:t xml:space="preserve"> made their data vi</w:t>
      </w:r>
      <w:ins w:id="82"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83" w:name="_Toc113535021"/>
      <w:commentRangeStart w:id="84"/>
      <w:r>
        <w:t>Plotting One Region and Year</w:t>
      </w:r>
      <w:bookmarkEnd w:id="83"/>
      <w:commentRangeEnd w:id="84"/>
      <w:r w:rsidR="00162752">
        <w:rPr>
          <w:rStyle w:val="CommentReference"/>
          <w:rFonts w:ascii="Calibri" w:eastAsiaTheme="minorHAnsi" w:hAnsi="Calibri" w:cs="Times New Roman"/>
          <w:b w:val="0"/>
          <w:bCs w:val="0"/>
          <w:i w:val="0"/>
          <w:iCs w:val="0"/>
          <w:color w:val="auto"/>
          <w:lang w:eastAsia="en-US"/>
        </w:rPr>
        <w:commentReference w:id="84"/>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85"/>
      <w:r w:rsidR="0070690E">
        <w:t>You can see the result in in Figure 2-1</w:t>
      </w:r>
      <w:r w:rsidR="00904148">
        <w:t>3</w:t>
      </w:r>
      <w:r w:rsidR="0070690E">
        <w:t>.</w:t>
      </w:r>
      <w:commentRangeEnd w:id="85"/>
      <w:r w:rsidR="00027F95">
        <w:rPr>
          <w:rStyle w:val="CommentReference"/>
          <w:rFonts w:ascii="Calibri" w:eastAsiaTheme="minorHAnsi" w:hAnsi="Calibri" w:cs="Times New Roman"/>
          <w:color w:val="auto"/>
          <w:lang w:eastAsia="en-US"/>
        </w:rPr>
        <w:commentReference w:id="85"/>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86" w:name="_Toc113535022"/>
      <w:r>
        <w:t>Changing Aesthetic Properties</w:t>
      </w:r>
      <w:bookmarkEnd w:id="86"/>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87" w:author="David Keyes" w:date="2022-10-04T10:08:00Z">
        <w:r w:rsidR="00B22B86">
          <w:t xml:space="preserve">data </w:t>
        </w:r>
        <w:r w:rsidR="00B22B86">
          <w:lastRenderedPageBreak/>
          <w:t>visualization</w:t>
        </w:r>
      </w:ins>
      <w:r>
        <w:t xml:space="preserve">. But the final product that </w:t>
      </w:r>
      <w:ins w:id="88"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89"/>
      <w:r w:rsidR="00A204EC">
        <w:t>Let’s discuss the ggplot feature they used to create all of these plots.</w:t>
      </w:r>
      <w:commentRangeEnd w:id="89"/>
      <w:r w:rsidR="00A204EC">
        <w:rPr>
          <w:rStyle w:val="CommentReference"/>
          <w:rFonts w:ascii="Calibri" w:eastAsiaTheme="minorHAnsi" w:hAnsi="Calibri" w:cs="Times New Roman"/>
          <w:color w:val="auto"/>
          <w:lang w:eastAsia="en-US"/>
        </w:rPr>
        <w:commentReference w:id="89"/>
      </w:r>
    </w:p>
    <w:p w14:paraId="36E5B475" w14:textId="668A8A33" w:rsidR="0054295E" w:rsidRDefault="0054295E" w:rsidP="008817FA">
      <w:pPr>
        <w:pStyle w:val="HeadB"/>
      </w:pPr>
      <w:bookmarkStart w:id="90" w:name="_Toc113535023"/>
      <w:r>
        <w:t>Faceting</w:t>
      </w:r>
      <w:r w:rsidR="00822019">
        <w:t xml:space="preserve"> the Plot</w:t>
      </w:r>
      <w:bookmarkEnd w:id="90"/>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91"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92" w:author="David Keyes" w:date="2022-10-04T10:29:00Z">
        <w:r w:rsidR="008817FA">
          <w:t>Faceting takes a single plot and makes it into multiple plots</w:t>
        </w:r>
      </w:ins>
      <w:ins w:id="93" w:author="David Keyes" w:date="2022-10-04T10:30:00Z">
        <w:r w:rsidR="00117106">
          <w:t xml:space="preserve"> using a variable (think: a line chart showing life expectancy by country over time</w:t>
        </w:r>
      </w:ins>
      <w:ins w:id="94" w:author="David Keyes" w:date="2022-10-04T10:31:00Z">
        <w:r w:rsidR="00117106">
          <w:t xml:space="preserve">, </w:t>
        </w:r>
      </w:ins>
      <w:ins w:id="95" w:author="David Keyes" w:date="2022-10-04T10:32:00Z">
        <w:r w:rsidR="00117106">
          <w:t xml:space="preserve">but </w:t>
        </w:r>
      </w:ins>
      <w:ins w:id="96" w:author="David Keyes" w:date="2022-10-04T10:31:00Z">
        <w:r w:rsidR="00117106">
          <w:t>instead of multiple lines on one plot, we get multiple plots with one line per plo</w:t>
        </w:r>
      </w:ins>
      <w:ins w:id="97" w:author="David Keyes" w:date="2022-10-04T10:32:00Z">
        <w:r w:rsidR="00117106">
          <w:t>t</w:t>
        </w:r>
      </w:ins>
      <w:ins w:id="98" w:author="David Keyes" w:date="2022-10-04T10:31:00Z">
        <w:r w:rsidR="00117106">
          <w:t>).</w:t>
        </w:r>
      </w:ins>
      <w:ins w:id="99"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00"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01"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02" w:name="_Toc113535024"/>
      <w:r>
        <w:t>Applying Small Polishes</w:t>
      </w:r>
      <w:bookmarkEnd w:id="102"/>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03"/>
      <w:commentRangeEnd w:id="103"/>
      <w:r>
        <w:rPr>
          <w:rStyle w:val="CommentReference"/>
        </w:rPr>
        <w:commentReference w:id="103"/>
      </w:r>
      <w:r w:rsidR="00E94002" w:rsidRPr="008F3FF7">
        <w:t xml:space="preserve">The </w:t>
      </w:r>
      <w:commentRangeStart w:id="104"/>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04"/>
      <w:r w:rsidR="00151A3E">
        <w:rPr>
          <w:rStyle w:val="CommentReference"/>
          <w:rFonts w:ascii="Calibri" w:eastAsiaTheme="minorHAnsi" w:hAnsi="Calibri" w:cs="Times New Roman"/>
          <w:color w:val="auto"/>
          <w:lang w:eastAsia="en-US"/>
        </w:rPr>
        <w:commentReference w:id="104"/>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05"/>
      <w:commentRangeStart w:id="106"/>
      <w:r w:rsidRPr="001235CB">
        <w:t xml:space="preserve">  </w:t>
      </w:r>
      <w:r w:rsidR="00AB069C">
        <w:rPr>
          <w:rStyle w:val="CodeAnnotation"/>
        </w:rPr>
        <w:t>1</w:t>
      </w:r>
      <w:commentRangeEnd w:id="105"/>
      <w:r w:rsidR="00027F95">
        <w:rPr>
          <w:rStyle w:val="CommentReference"/>
          <w:rFonts w:ascii="Calibri" w:eastAsiaTheme="minorHAnsi" w:hAnsi="Calibri" w:cs="Times New Roman"/>
          <w:color w:val="auto"/>
          <w:lang w:eastAsia="en-US"/>
        </w:rPr>
        <w:commentReference w:id="105"/>
      </w:r>
      <w:commentRangeEnd w:id="106"/>
      <w:r w:rsidR="008F3FF7">
        <w:rPr>
          <w:rStyle w:val="CommentReference"/>
          <w:rFonts w:ascii="Times New Roman" w:hAnsi="Times New Roman" w:cs="Times New Roman"/>
          <w:color w:val="auto"/>
          <w:lang w:val="en-CA"/>
        </w:rPr>
        <w:commentReference w:id="106"/>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07"/>
      <w:ins w:id="108" w:author="David Keyes" w:date="2022-10-04T10:41:00Z">
        <w:r w:rsidR="004069FF">
          <w:t>determine the</w:t>
        </w:r>
      </w:ins>
      <w:ins w:id="109" w:author="David Keyes" w:date="2022-10-04T10:42:00Z">
        <w:r w:rsidR="004069FF">
          <w:t xml:space="preserve"> boundaries of the rectangle it produces</w:t>
        </w:r>
      </w:ins>
      <w:r w:rsidR="00AB069C">
        <w:t xml:space="preserve">. </w:t>
      </w:r>
      <w:commentRangeEnd w:id="107"/>
      <w:r w:rsidR="00F67363">
        <w:rPr>
          <w:rStyle w:val="CommentReference"/>
          <w:rFonts w:ascii="Calibri" w:eastAsiaTheme="minorHAnsi" w:hAnsi="Calibri" w:cs="Times New Roman"/>
          <w:color w:val="auto"/>
          <w:lang w:eastAsia="en-US"/>
        </w:rPr>
        <w:commentReference w:id="107"/>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10"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29FD35D4" w:rsidR="000C1C20" w:rsidRDefault="00577AD1" w:rsidP="00752D8D">
      <w:pPr>
        <w:pStyle w:val="Body"/>
      </w:pPr>
      <w:r>
        <w:t xml:space="preserve">Finally, consider </w:t>
      </w:r>
      <w:r w:rsidR="000C1C20">
        <w:t xml:space="preserve">the tweaks </w:t>
      </w:r>
      <w:r>
        <w:t xml:space="preserve">made </w:t>
      </w:r>
      <w:r w:rsidR="000C1C20">
        <w:t xml:space="preserve">to the legend. I previously showed a simplified version of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11"/>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11"/>
      <w:r w:rsidR="00F67363">
        <w:rPr>
          <w:rStyle w:val="CommentReference"/>
        </w:rPr>
        <w:commentReference w:id="111"/>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12" w:name="_Toc113535025"/>
      <w:bookmarkStart w:id="113" w:name="ggplot-is-your-data-viz-secret-weapon"/>
      <w:bookmarkEnd w:id="79"/>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12"/>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13"/>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1"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2"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6"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27"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28"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0"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1" w:author="David Keyes" w:date="2022-10-04T07:59:00Z" w:initials="DK">
    <w:p w14:paraId="0E9AA926" w14:textId="77777777" w:rsidR="0058044A" w:rsidRDefault="0058044A" w:rsidP="00696FA3">
      <w:r>
        <w:rPr>
          <w:rStyle w:val="CommentReference"/>
        </w:rPr>
        <w:annotationRef/>
      </w:r>
      <w:r>
        <w:t>Works for me!</w:t>
      </w:r>
    </w:p>
  </w:comment>
  <w:comment w:id="42"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3"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4"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2"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3"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4"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68"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69"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 xml:space="preserve">As a general approach, we recommend introducing code/an image immediately before it appears, then providing further explanation if </w:t>
      </w:r>
      <w:r>
        <w:t>necessary in a paragraph following it. I’ve suggested some moves in this chapter so you can see what that looks like</w:t>
      </w:r>
    </w:p>
  </w:comment>
  <w:comment w:id="84" w:author="Frances" w:date="2022-09-08T15:32:00Z" w:initials="FS">
    <w:p w14:paraId="13B10E10" w14:textId="4CDE3081" w:rsidR="00162752" w:rsidRDefault="00162752">
      <w:pPr>
        <w:pStyle w:val="CommentText"/>
      </w:pPr>
      <w:r>
        <w:rPr>
          <w:rStyle w:val="CommentReference"/>
        </w:rPr>
        <w:annotationRef/>
      </w:r>
      <w:r>
        <w:t>Feel free to reword these headings as needed; I’ve suggested them to break up the different tasks you cover</w:t>
      </w:r>
    </w:p>
  </w:comment>
  <w:comment w:id="85"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89"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103" w:author="Frances" w:date="2022-09-27T17:13:00Z" w:initials="FS">
    <w:p w14:paraId="3BF4761A" w14:textId="4C500BB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04"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05"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06" w:author="David Keyes" w:date="2022-10-04T10:37:00Z" w:initials="DK">
    <w:p w14:paraId="52E073AD" w14:textId="77777777" w:rsidR="008F3FF7" w:rsidRDefault="008F3FF7" w:rsidP="00E47E45">
      <w:r>
        <w:rPr>
          <w:rStyle w:val="CommentReference"/>
        </w:rPr>
        <w:annotationRef/>
      </w:r>
      <w:r>
        <w:t>I like this a lot, thanks!</w:t>
      </w:r>
    </w:p>
  </w:comment>
  <w:comment w:id="107"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11"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13B10E10" w15:done="0"/>
  <w15:commentEx w15:paraId="3728530A" w15:done="0"/>
  <w15:commentEx w15:paraId="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C48982" w16cex:dateUtc="2022-09-08T20:32:00Z"/>
  <w16cex:commentExtensible w16cex:durableId="26DEBEA0" w16cex:dateUtc="2022-09-28T17:37:00Z"/>
  <w16cex:commentExtensible w16cex:durableId="26DDABF2" w16cex:dateUtc="2022-09-27T22:05: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13B10E10" w16cid:durableId="26C48982"/>
  <w16cid:commentId w16cid:paraId="3728530A" w16cid:durableId="26DEBEA0"/>
  <w16cid:commentId w16cid:paraId="0E4B7647" w16cid:durableId="26DDABF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93A1" w14:textId="77777777" w:rsidR="00077D50" w:rsidRDefault="00077D50" w:rsidP="00E5770F">
      <w:r>
        <w:separator/>
      </w:r>
    </w:p>
  </w:endnote>
  <w:endnote w:type="continuationSeparator" w:id="0">
    <w:p w14:paraId="4420A83C" w14:textId="77777777" w:rsidR="00077D50" w:rsidRDefault="00077D50"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D008" w14:textId="77777777" w:rsidR="00077D50" w:rsidRDefault="00077D50" w:rsidP="00E5770F">
      <w:r>
        <w:separator/>
      </w:r>
    </w:p>
  </w:footnote>
  <w:footnote w:type="continuationSeparator" w:id="0">
    <w:p w14:paraId="7B5A12B6" w14:textId="77777777" w:rsidR="00077D50" w:rsidRDefault="00077D50"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66A7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53A477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438EB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7A6BA4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EA020A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638599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86030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A90140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600B73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40EE04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E5ED2"/>
    <w:rsid w:val="00340CC7"/>
    <w:rsid w:val="003603F2"/>
    <w:rsid w:val="00377A9E"/>
    <w:rsid w:val="00385C82"/>
    <w:rsid w:val="00396615"/>
    <w:rsid w:val="004069FF"/>
    <w:rsid w:val="00456068"/>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10007"/>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94002"/>
    <w:rsid w:val="00EA2E96"/>
    <w:rsid w:val="00EB3A6A"/>
    <w:rsid w:val="00EC4DD4"/>
    <w:rsid w:val="00EF4C3E"/>
    <w:rsid w:val="00F15B45"/>
    <w:rsid w:val="00F24B46"/>
    <w:rsid w:val="00F25330"/>
    <w:rsid w:val="00F302B0"/>
    <w:rsid w:val="00F34DA9"/>
    <w:rsid w:val="00F53945"/>
    <w:rsid w:val="00F61D62"/>
    <w:rsid w:val="00F62BF1"/>
    <w:rsid w:val="00F67363"/>
    <w:rsid w:val="00F841FC"/>
    <w:rsid w:val="00F919B4"/>
    <w:rsid w:val="00F963F4"/>
    <w:rsid w:val="00FA65B5"/>
    <w:rsid w:val="00FC53A9"/>
    <w:rsid w:val="00FD12C1"/>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44F"/>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2A244F"/>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2A244F"/>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A244F"/>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2A244F"/>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A244F"/>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2A244F"/>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2A244F"/>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A244F"/>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A244F"/>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rsid w:val="002A24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A244F"/>
  </w:style>
  <w:style w:type="character" w:customStyle="1" w:styleId="Heading1Char">
    <w:name w:val="Heading 1 Char"/>
    <w:basedOn w:val="DefaultParagraphFont"/>
    <w:link w:val="Heading1"/>
    <w:uiPriority w:val="9"/>
    <w:rsid w:val="002A244F"/>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2A244F"/>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2A244F"/>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2A244F"/>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2A244F"/>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2A244F"/>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2A244F"/>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2A244F"/>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2A244F"/>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2A244F"/>
    <w:pPr>
      <w:spacing w:before="180" w:after="180"/>
    </w:pPr>
  </w:style>
  <w:style w:type="character" w:customStyle="1" w:styleId="BodyTextChar">
    <w:name w:val="Body Text Char"/>
    <w:basedOn w:val="DefaultParagraphFont"/>
    <w:link w:val="BodyText"/>
    <w:rsid w:val="002A244F"/>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2A244F"/>
  </w:style>
  <w:style w:type="paragraph" w:customStyle="1" w:styleId="Compact">
    <w:name w:val="Compact"/>
    <w:basedOn w:val="BodyText"/>
    <w:qFormat/>
    <w:rsid w:val="002A244F"/>
    <w:pPr>
      <w:spacing w:before="36" w:after="36"/>
    </w:pPr>
  </w:style>
  <w:style w:type="paragraph" w:styleId="Title">
    <w:name w:val="Title"/>
    <w:basedOn w:val="Normal"/>
    <w:next w:val="BodyText"/>
    <w:link w:val="TitleChar"/>
    <w:qFormat/>
    <w:rsid w:val="002A244F"/>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2A244F"/>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2A244F"/>
    <w:pPr>
      <w:spacing w:before="240"/>
    </w:pPr>
    <w:rPr>
      <w:sz w:val="30"/>
      <w:szCs w:val="30"/>
    </w:rPr>
  </w:style>
  <w:style w:type="character" w:customStyle="1" w:styleId="SubtitleChar">
    <w:name w:val="Subtitle Char"/>
    <w:basedOn w:val="DefaultParagraphFont"/>
    <w:link w:val="Subtitle"/>
    <w:rsid w:val="002A244F"/>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2A244F"/>
    <w:pPr>
      <w:keepNext/>
      <w:keepLines/>
      <w:spacing w:after="200"/>
      <w:jc w:val="center"/>
    </w:pPr>
    <w:rPr>
      <w:rFonts w:eastAsia="Times New Roman"/>
    </w:rPr>
  </w:style>
  <w:style w:type="paragraph" w:styleId="Date">
    <w:name w:val="Date"/>
    <w:next w:val="BodyText"/>
    <w:link w:val="DateChar"/>
    <w:qFormat/>
    <w:rsid w:val="002A244F"/>
    <w:pPr>
      <w:keepNext/>
      <w:keepLines/>
      <w:spacing w:after="200"/>
      <w:jc w:val="center"/>
    </w:pPr>
    <w:rPr>
      <w:rFonts w:eastAsia="Times New Roman"/>
    </w:rPr>
  </w:style>
  <w:style w:type="character" w:customStyle="1" w:styleId="DateChar">
    <w:name w:val="Date Char"/>
    <w:basedOn w:val="DefaultParagraphFont"/>
    <w:link w:val="Date"/>
    <w:rsid w:val="002A244F"/>
    <w:rPr>
      <w:rFonts w:eastAsia="Times New Roman"/>
    </w:rPr>
  </w:style>
  <w:style w:type="paragraph" w:customStyle="1" w:styleId="Abstract">
    <w:name w:val="Abstract"/>
    <w:basedOn w:val="Normal"/>
    <w:next w:val="BodyText"/>
    <w:qFormat/>
    <w:rsid w:val="002A244F"/>
    <w:pPr>
      <w:keepNext/>
      <w:keepLines/>
      <w:spacing w:before="300" w:after="300"/>
    </w:pPr>
    <w:rPr>
      <w:sz w:val="20"/>
      <w:szCs w:val="20"/>
    </w:rPr>
  </w:style>
  <w:style w:type="paragraph" w:styleId="Bibliography">
    <w:name w:val="Bibliography"/>
    <w:basedOn w:val="Normal"/>
    <w:qFormat/>
    <w:rsid w:val="002A244F"/>
  </w:style>
  <w:style w:type="paragraph" w:styleId="BlockText">
    <w:name w:val="Block Text"/>
    <w:basedOn w:val="BodyText"/>
    <w:next w:val="BodyText"/>
    <w:uiPriority w:val="9"/>
    <w:unhideWhenUsed/>
    <w:qFormat/>
    <w:rsid w:val="002A244F"/>
    <w:pPr>
      <w:spacing w:before="100" w:after="100"/>
      <w:ind w:left="480" w:right="480"/>
    </w:pPr>
  </w:style>
  <w:style w:type="paragraph" w:styleId="FootnoteText">
    <w:name w:val="footnote text"/>
    <w:basedOn w:val="Normal"/>
    <w:link w:val="FootnoteTextChar"/>
    <w:uiPriority w:val="9"/>
    <w:unhideWhenUsed/>
    <w:qFormat/>
    <w:rsid w:val="002A244F"/>
  </w:style>
  <w:style w:type="character" w:customStyle="1" w:styleId="FootnoteTextChar">
    <w:name w:val="Footnote Text Char"/>
    <w:basedOn w:val="DefaultParagraphFont"/>
    <w:link w:val="FootnoteText"/>
    <w:uiPriority w:val="9"/>
    <w:rsid w:val="002A244F"/>
    <w:rPr>
      <w:rFonts w:ascii="Times New Roman" w:eastAsia="Times New Roman" w:hAnsi="Times New Roman" w:cs="Times New Roman"/>
      <w:sz w:val="22"/>
      <w:szCs w:val="22"/>
      <w:lang w:val="en-CA" w:eastAsia="en-CA"/>
    </w:rPr>
  </w:style>
  <w:style w:type="table" w:customStyle="1" w:styleId="Table">
    <w:name w:val="Table"/>
    <w:semiHidden/>
    <w:unhideWhenUsed/>
    <w:qFormat/>
    <w:rsid w:val="002A244F"/>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2A244F"/>
    <w:pPr>
      <w:keepNext/>
      <w:keepLines/>
      <w:spacing w:after="0"/>
    </w:pPr>
    <w:rPr>
      <w:b/>
    </w:rPr>
  </w:style>
  <w:style w:type="paragraph" w:customStyle="1" w:styleId="Definition">
    <w:name w:val="Definition"/>
    <w:basedOn w:val="Normal"/>
    <w:rsid w:val="002A244F"/>
  </w:style>
  <w:style w:type="paragraph" w:styleId="Caption">
    <w:name w:val="caption"/>
    <w:basedOn w:val="Normal"/>
    <w:link w:val="CaptionChar"/>
    <w:rsid w:val="002A244F"/>
    <w:pPr>
      <w:spacing w:after="120"/>
    </w:pPr>
    <w:rPr>
      <w:i/>
    </w:rPr>
  </w:style>
  <w:style w:type="paragraph" w:customStyle="1" w:styleId="TableCaption">
    <w:name w:val="Table Caption"/>
    <w:basedOn w:val="Caption"/>
    <w:rsid w:val="002A244F"/>
    <w:pPr>
      <w:keepNext/>
    </w:pPr>
  </w:style>
  <w:style w:type="paragraph" w:customStyle="1" w:styleId="ImageCaption">
    <w:name w:val="Image Caption"/>
    <w:basedOn w:val="Caption"/>
    <w:rsid w:val="002A244F"/>
  </w:style>
  <w:style w:type="paragraph" w:customStyle="1" w:styleId="Figure">
    <w:name w:val="Figure"/>
    <w:basedOn w:val="Normal"/>
    <w:rsid w:val="002A244F"/>
  </w:style>
  <w:style w:type="paragraph" w:customStyle="1" w:styleId="CaptionedFigure">
    <w:name w:val="Captioned Figure"/>
    <w:basedOn w:val="Figure"/>
    <w:rsid w:val="002A244F"/>
    <w:pPr>
      <w:keepNext/>
    </w:pPr>
  </w:style>
  <w:style w:type="character" w:customStyle="1" w:styleId="CaptionChar">
    <w:name w:val="Caption Char"/>
    <w:basedOn w:val="DefaultParagraphFont"/>
    <w:link w:val="Caption"/>
    <w:rsid w:val="002A244F"/>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2A244F"/>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2A244F"/>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2A244F"/>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2A244F"/>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2A244F"/>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2A244F"/>
    <w:pPr>
      <w:shd w:val="clear" w:color="auto" w:fill="F8F8F8"/>
      <w:wordWrap w:val="0"/>
    </w:pPr>
    <w:rPr>
      <w:rFonts w:ascii="Consolas" w:hAnsi="Consolas"/>
      <w:i/>
    </w:rPr>
  </w:style>
  <w:style w:type="character" w:customStyle="1" w:styleId="KeywordTok">
    <w:name w:val="KeywordTok"/>
    <w:basedOn w:val="DefaultParagraphFont"/>
    <w:rsid w:val="002A244F"/>
    <w:rPr>
      <w:rFonts w:ascii="Consolas" w:hAnsi="Consolas"/>
      <w:b/>
      <w:i/>
      <w:color w:val="204A87"/>
      <w:sz w:val="22"/>
      <w:shd w:val="clear" w:color="auto" w:fill="F8F8F8"/>
    </w:rPr>
  </w:style>
  <w:style w:type="character" w:customStyle="1" w:styleId="DataTypeTok">
    <w:name w:val="DataTypeTok"/>
    <w:basedOn w:val="DefaultParagraphFont"/>
    <w:rsid w:val="002A244F"/>
    <w:rPr>
      <w:rFonts w:ascii="Consolas" w:hAnsi="Consolas"/>
      <w:i/>
      <w:color w:val="204A87"/>
      <w:sz w:val="22"/>
      <w:shd w:val="clear" w:color="auto" w:fill="F8F8F8"/>
    </w:rPr>
  </w:style>
  <w:style w:type="character" w:customStyle="1" w:styleId="DecValTok">
    <w:name w:val="DecValTok"/>
    <w:basedOn w:val="DefaultParagraphFont"/>
    <w:rsid w:val="002A244F"/>
    <w:rPr>
      <w:rFonts w:ascii="Consolas" w:hAnsi="Consolas"/>
      <w:i/>
      <w:color w:val="0000CF"/>
      <w:sz w:val="22"/>
      <w:shd w:val="clear" w:color="auto" w:fill="F8F8F8"/>
    </w:rPr>
  </w:style>
  <w:style w:type="character" w:customStyle="1" w:styleId="BaseNTok">
    <w:name w:val="BaseNTok"/>
    <w:basedOn w:val="DefaultParagraphFont"/>
    <w:rsid w:val="002A244F"/>
    <w:rPr>
      <w:rFonts w:ascii="Consolas" w:hAnsi="Consolas"/>
      <w:i/>
      <w:color w:val="0000CF"/>
      <w:sz w:val="22"/>
      <w:shd w:val="clear" w:color="auto" w:fill="F8F8F8"/>
    </w:rPr>
  </w:style>
  <w:style w:type="character" w:customStyle="1" w:styleId="FloatTok">
    <w:name w:val="FloatTok"/>
    <w:basedOn w:val="DefaultParagraphFont"/>
    <w:rsid w:val="002A244F"/>
    <w:rPr>
      <w:rFonts w:ascii="Consolas" w:hAnsi="Consolas"/>
      <w:i/>
      <w:color w:val="0000CF"/>
      <w:sz w:val="22"/>
      <w:shd w:val="clear" w:color="auto" w:fill="F8F8F8"/>
    </w:rPr>
  </w:style>
  <w:style w:type="character" w:customStyle="1" w:styleId="ConstantTok">
    <w:name w:val="ConstantTok"/>
    <w:basedOn w:val="DefaultParagraphFont"/>
    <w:rsid w:val="002A244F"/>
    <w:rPr>
      <w:rFonts w:ascii="Consolas" w:hAnsi="Consolas"/>
      <w:i/>
      <w:color w:val="000000"/>
      <w:sz w:val="22"/>
      <w:shd w:val="clear" w:color="auto" w:fill="F8F8F8"/>
    </w:rPr>
  </w:style>
  <w:style w:type="character" w:customStyle="1" w:styleId="CharTok">
    <w:name w:val="CharTok"/>
    <w:basedOn w:val="DefaultParagraphFont"/>
    <w:rsid w:val="002A244F"/>
    <w:rPr>
      <w:rFonts w:ascii="Consolas" w:hAnsi="Consolas"/>
      <w:i/>
      <w:color w:val="4E9A06"/>
      <w:sz w:val="22"/>
      <w:shd w:val="clear" w:color="auto" w:fill="F8F8F8"/>
    </w:rPr>
  </w:style>
  <w:style w:type="character" w:customStyle="1" w:styleId="SpecialCharTok">
    <w:name w:val="SpecialCharTok"/>
    <w:basedOn w:val="VerbatimChar"/>
    <w:rsid w:val="002A244F"/>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2A244F"/>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2A244F"/>
    <w:rPr>
      <w:rFonts w:ascii="Consolas" w:hAnsi="Consolas"/>
      <w:i/>
      <w:sz w:val="22"/>
      <w:shd w:val="clear" w:color="auto" w:fill="F8F8F8"/>
    </w:rPr>
  </w:style>
  <w:style w:type="character" w:customStyle="1" w:styleId="CommentTok">
    <w:name w:val="CommentTok"/>
    <w:basedOn w:val="DefaultParagraphFont"/>
    <w:rsid w:val="002A244F"/>
    <w:rPr>
      <w:rFonts w:ascii="Consolas" w:hAnsi="Consolas"/>
      <w:i w:val="0"/>
      <w:color w:val="8F5902"/>
      <w:sz w:val="22"/>
      <w:shd w:val="clear" w:color="auto" w:fill="F8F8F8"/>
    </w:rPr>
  </w:style>
  <w:style w:type="character" w:customStyle="1" w:styleId="DocumentationTok">
    <w:name w:val="DocumentationTok"/>
    <w:basedOn w:val="DefaultParagraphFont"/>
    <w:rsid w:val="002A244F"/>
    <w:rPr>
      <w:rFonts w:ascii="Consolas" w:hAnsi="Consolas"/>
      <w:b/>
      <w:i w:val="0"/>
      <w:color w:val="8F5902"/>
      <w:sz w:val="22"/>
      <w:shd w:val="clear" w:color="auto" w:fill="F8F8F8"/>
    </w:rPr>
  </w:style>
  <w:style w:type="character" w:customStyle="1" w:styleId="AnnotationTok">
    <w:name w:val="AnnotationTok"/>
    <w:basedOn w:val="DefaultParagraphFont"/>
    <w:rsid w:val="002A244F"/>
    <w:rPr>
      <w:rFonts w:ascii="Consolas" w:hAnsi="Consolas"/>
      <w:b/>
      <w:i w:val="0"/>
      <w:color w:val="8F5902"/>
      <w:sz w:val="22"/>
      <w:shd w:val="clear" w:color="auto" w:fill="F8F8F8"/>
    </w:rPr>
  </w:style>
  <w:style w:type="character" w:customStyle="1" w:styleId="CommentVarTok">
    <w:name w:val="CommentVarTok"/>
    <w:basedOn w:val="DefaultParagraphFont"/>
    <w:rsid w:val="002A244F"/>
    <w:rPr>
      <w:rFonts w:ascii="Consolas" w:hAnsi="Consolas"/>
      <w:b/>
      <w:i w:val="0"/>
      <w:color w:val="8F5902"/>
      <w:sz w:val="22"/>
      <w:shd w:val="clear" w:color="auto" w:fill="F8F8F8"/>
    </w:rPr>
  </w:style>
  <w:style w:type="character" w:customStyle="1" w:styleId="OtherTok">
    <w:name w:val="OtherTok"/>
    <w:basedOn w:val="DefaultParagraphFont"/>
    <w:rsid w:val="002A244F"/>
    <w:rPr>
      <w:rFonts w:ascii="Consolas" w:hAnsi="Consolas"/>
      <w:i/>
      <w:color w:val="8F5902"/>
      <w:sz w:val="22"/>
      <w:shd w:val="clear" w:color="auto" w:fill="F8F8F8"/>
    </w:rPr>
  </w:style>
  <w:style w:type="character" w:customStyle="1" w:styleId="FunctionTok">
    <w:name w:val="FunctionTok"/>
    <w:basedOn w:val="DefaultParagraphFont"/>
    <w:rsid w:val="002A244F"/>
    <w:rPr>
      <w:rFonts w:ascii="Consolas" w:hAnsi="Consolas"/>
      <w:i/>
      <w:color w:val="000000"/>
      <w:sz w:val="22"/>
      <w:shd w:val="clear" w:color="auto" w:fill="F8F8F8"/>
    </w:rPr>
  </w:style>
  <w:style w:type="character" w:customStyle="1" w:styleId="VariableTok">
    <w:name w:val="VariableTok"/>
    <w:basedOn w:val="VerbatimChar"/>
    <w:rsid w:val="002A244F"/>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2A244F"/>
    <w:rPr>
      <w:rFonts w:ascii="Consolas" w:hAnsi="Consolas"/>
      <w:b/>
      <w:i/>
      <w:color w:val="204A87"/>
      <w:sz w:val="22"/>
      <w:shd w:val="clear" w:color="auto" w:fill="F8F8F8"/>
    </w:rPr>
  </w:style>
  <w:style w:type="character" w:customStyle="1" w:styleId="OperatorTok">
    <w:name w:val="OperatorTok"/>
    <w:basedOn w:val="DefaultParagraphFont"/>
    <w:rsid w:val="002A244F"/>
    <w:rPr>
      <w:rFonts w:ascii="Consolas" w:hAnsi="Consolas"/>
      <w:b/>
      <w:i/>
      <w:color w:val="CE5C00"/>
      <w:sz w:val="22"/>
      <w:shd w:val="clear" w:color="auto" w:fill="F8F8F8"/>
    </w:rPr>
  </w:style>
  <w:style w:type="character" w:customStyle="1" w:styleId="BuiltInTok">
    <w:name w:val="BuiltInTok"/>
    <w:basedOn w:val="DefaultParagraphFont"/>
    <w:rsid w:val="002A244F"/>
    <w:rPr>
      <w:rFonts w:ascii="Consolas" w:hAnsi="Consolas"/>
      <w:i/>
      <w:sz w:val="22"/>
      <w:shd w:val="clear" w:color="auto" w:fill="F8F8F8"/>
    </w:rPr>
  </w:style>
  <w:style w:type="character" w:customStyle="1" w:styleId="ExtensionTok">
    <w:name w:val="ExtensionTok"/>
    <w:basedOn w:val="DefaultParagraphFont"/>
    <w:rsid w:val="002A244F"/>
    <w:rPr>
      <w:rFonts w:ascii="Consolas" w:hAnsi="Consolas"/>
      <w:i/>
      <w:sz w:val="22"/>
      <w:shd w:val="clear" w:color="auto" w:fill="F8F8F8"/>
    </w:rPr>
  </w:style>
  <w:style w:type="character" w:customStyle="1" w:styleId="PreprocessorTok">
    <w:name w:val="PreprocessorTok"/>
    <w:basedOn w:val="DefaultParagraphFont"/>
    <w:rsid w:val="002A244F"/>
    <w:rPr>
      <w:rFonts w:ascii="Consolas" w:hAnsi="Consolas"/>
      <w:i w:val="0"/>
      <w:color w:val="8F5902"/>
      <w:sz w:val="22"/>
      <w:shd w:val="clear" w:color="auto" w:fill="F8F8F8"/>
    </w:rPr>
  </w:style>
  <w:style w:type="character" w:customStyle="1" w:styleId="AttributeTok">
    <w:name w:val="AttributeTok"/>
    <w:basedOn w:val="DefaultParagraphFont"/>
    <w:rsid w:val="002A244F"/>
    <w:rPr>
      <w:rFonts w:ascii="Consolas" w:hAnsi="Consolas"/>
      <w:i/>
      <w:color w:val="C4A000"/>
      <w:sz w:val="22"/>
      <w:shd w:val="clear" w:color="auto" w:fill="F8F8F8"/>
    </w:rPr>
  </w:style>
  <w:style w:type="character" w:customStyle="1" w:styleId="RegionMarkerTok">
    <w:name w:val="RegionMarkerTok"/>
    <w:basedOn w:val="DefaultParagraphFont"/>
    <w:rsid w:val="002A244F"/>
    <w:rPr>
      <w:rFonts w:ascii="Consolas" w:hAnsi="Consolas"/>
      <w:i/>
      <w:sz w:val="22"/>
      <w:shd w:val="clear" w:color="auto" w:fill="F8F8F8"/>
    </w:rPr>
  </w:style>
  <w:style w:type="character" w:customStyle="1" w:styleId="InformationTok">
    <w:name w:val="InformationTok"/>
    <w:basedOn w:val="DefaultParagraphFont"/>
    <w:rsid w:val="002A244F"/>
    <w:rPr>
      <w:rFonts w:ascii="Consolas" w:hAnsi="Consolas"/>
      <w:b/>
      <w:i w:val="0"/>
      <w:color w:val="8F5902"/>
      <w:sz w:val="22"/>
      <w:shd w:val="clear" w:color="auto" w:fill="F8F8F8"/>
    </w:rPr>
  </w:style>
  <w:style w:type="character" w:customStyle="1" w:styleId="WarningTok">
    <w:name w:val="WarningTok"/>
    <w:basedOn w:val="VerbatimChar"/>
    <w:rsid w:val="002A244F"/>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2A244F"/>
    <w:rPr>
      <w:rFonts w:ascii="Consolas" w:hAnsi="Consolas"/>
      <w:i/>
      <w:color w:val="EF2929"/>
      <w:sz w:val="22"/>
      <w:shd w:val="clear" w:color="auto" w:fill="F8F8F8"/>
    </w:rPr>
  </w:style>
  <w:style w:type="character" w:customStyle="1" w:styleId="ErrorTok">
    <w:name w:val="ErrorTok"/>
    <w:basedOn w:val="DefaultParagraphFont"/>
    <w:rsid w:val="002A244F"/>
    <w:rPr>
      <w:rFonts w:ascii="Consolas" w:hAnsi="Consolas"/>
      <w:b/>
      <w:i/>
      <w:color w:val="A40000"/>
      <w:sz w:val="22"/>
      <w:shd w:val="clear" w:color="auto" w:fill="F8F8F8"/>
    </w:rPr>
  </w:style>
  <w:style w:type="character" w:customStyle="1" w:styleId="NormalTok">
    <w:name w:val="NormalTok"/>
    <w:basedOn w:val="DefaultParagraphFont"/>
    <w:rsid w:val="002A244F"/>
    <w:rPr>
      <w:rFonts w:ascii="Consolas" w:hAnsi="Consolas"/>
      <w:i/>
      <w:sz w:val="22"/>
      <w:shd w:val="clear" w:color="auto" w:fill="F8F8F8"/>
    </w:rPr>
  </w:style>
  <w:style w:type="character" w:styleId="FollowedHyperlink">
    <w:name w:val="FollowedHyperlink"/>
    <w:basedOn w:val="DefaultParagraphFont"/>
    <w:uiPriority w:val="99"/>
    <w:semiHidden/>
    <w:unhideWhenUsed/>
    <w:rsid w:val="002A244F"/>
    <w:rPr>
      <w:color w:val="954F72" w:themeColor="followedHyperlink"/>
      <w:u w:val="single"/>
    </w:rPr>
  </w:style>
  <w:style w:type="paragraph" w:customStyle="1" w:styleId="NoParagraphStyle">
    <w:name w:val="[No Paragraph Style]"/>
    <w:rsid w:val="002A244F"/>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2A244F"/>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2A244F"/>
    <w:rPr>
      <w:rFonts w:cs="NewBaskervilleEF-Bold"/>
      <w:b/>
      <w:bCs/>
      <w:i/>
      <w:iCs/>
      <w:color w:val="3366FF"/>
      <w:w w:val="100"/>
      <w:position w:val="0"/>
      <w:u w:val="none"/>
      <w:vertAlign w:val="baseline"/>
      <w:lang w:val="en-US"/>
    </w:rPr>
  </w:style>
  <w:style w:type="paragraph" w:customStyle="1" w:styleId="BodyCustom">
    <w:name w:val="BodyCustom"/>
    <w:qFormat/>
    <w:rsid w:val="002A244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2A244F"/>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2A244F"/>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2A244F"/>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2A244F"/>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2A244F"/>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2A244F"/>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2A244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2A244F"/>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2A244F"/>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2A244F"/>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2A244F"/>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2A244F"/>
    <w:pPr>
      <w:numPr>
        <w:numId w:val="14"/>
      </w:numPr>
    </w:pPr>
  </w:style>
  <w:style w:type="paragraph" w:customStyle="1" w:styleId="HeadA">
    <w:name w:val="HeadA"/>
    <w:qFormat/>
    <w:rsid w:val="002A244F"/>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2A244F"/>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2A244F"/>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2A244F"/>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2A244F"/>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2A244F"/>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2A244F"/>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2A244F"/>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2A244F"/>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2A244F"/>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2A244F"/>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2A244F"/>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2A244F"/>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2A244F"/>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2A244F"/>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2A244F"/>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2A244F"/>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2A244F"/>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2A244F"/>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2A244F"/>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2A244F"/>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2A244F"/>
    <w:rPr>
      <w:rFonts w:ascii="Wingdings2" w:hAnsi="Wingdings2" w:cs="Wingdings2"/>
      <w:color w:val="000000"/>
      <w:w w:val="100"/>
      <w:position w:val="0"/>
      <w:u w:val="none"/>
      <w:vertAlign w:val="baseline"/>
      <w:lang w:val="en-US"/>
    </w:rPr>
  </w:style>
  <w:style w:type="paragraph" w:customStyle="1" w:styleId="ListBody">
    <w:name w:val="ListBody"/>
    <w:qFormat/>
    <w:rsid w:val="002A244F"/>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2A244F"/>
    <w:rPr>
      <w:rFonts w:cs="NewBaskervilleStd-Italic"/>
      <w:i/>
      <w:iCs/>
      <w:color w:val="3366FF"/>
      <w:w w:val="100"/>
      <w:position w:val="0"/>
      <w:u w:val="none"/>
      <w:vertAlign w:val="baseline"/>
      <w:lang w:val="en-US"/>
    </w:rPr>
  </w:style>
  <w:style w:type="paragraph" w:customStyle="1" w:styleId="Note">
    <w:name w:val="Note"/>
    <w:qFormat/>
    <w:rsid w:val="002A244F"/>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2A244F"/>
    <w:rPr>
      <w:rFonts w:ascii="Symbol" w:hAnsi="Symbol" w:cs="Symbol"/>
      <w:color w:val="000000"/>
    </w:rPr>
  </w:style>
  <w:style w:type="character" w:customStyle="1" w:styleId="Superscript">
    <w:name w:val="Superscript"/>
    <w:uiPriority w:val="1"/>
    <w:qFormat/>
    <w:rsid w:val="002A244F"/>
    <w:rPr>
      <w:color w:val="3366FF"/>
      <w:vertAlign w:val="superscript"/>
    </w:rPr>
  </w:style>
  <w:style w:type="character" w:customStyle="1" w:styleId="SuperscriptItalic">
    <w:name w:val="SuperscriptItalic"/>
    <w:uiPriority w:val="1"/>
    <w:qFormat/>
    <w:rsid w:val="002A244F"/>
    <w:rPr>
      <w:i/>
      <w:color w:val="3366FF"/>
      <w:vertAlign w:val="superscript"/>
    </w:rPr>
  </w:style>
  <w:style w:type="character" w:customStyle="1" w:styleId="Subscript">
    <w:name w:val="Subscript"/>
    <w:uiPriority w:val="1"/>
    <w:qFormat/>
    <w:rsid w:val="002A244F"/>
    <w:rPr>
      <w:color w:val="3366FF"/>
      <w:vertAlign w:val="subscript"/>
    </w:rPr>
  </w:style>
  <w:style w:type="character" w:customStyle="1" w:styleId="SubscriptItalic">
    <w:name w:val="SubscriptItalic"/>
    <w:uiPriority w:val="1"/>
    <w:qFormat/>
    <w:rsid w:val="002A244F"/>
    <w:rPr>
      <w:i/>
      <w:color w:val="3366FF"/>
      <w:vertAlign w:val="subscript"/>
    </w:rPr>
  </w:style>
  <w:style w:type="character" w:customStyle="1" w:styleId="Symbol">
    <w:name w:val="Symbol"/>
    <w:uiPriority w:val="1"/>
    <w:qFormat/>
    <w:rsid w:val="002A244F"/>
    <w:rPr>
      <w:rFonts w:ascii="Symbol" w:hAnsi="Symbol"/>
    </w:rPr>
  </w:style>
  <w:style w:type="character" w:customStyle="1" w:styleId="Italic">
    <w:name w:val="Italic"/>
    <w:uiPriority w:val="1"/>
    <w:qFormat/>
    <w:rsid w:val="002A244F"/>
    <w:rPr>
      <w:rFonts w:cs="NewBaskervilleStd-Italic"/>
      <w:i/>
      <w:iCs/>
      <w:color w:val="0000FF"/>
      <w:w w:val="100"/>
      <w:position w:val="0"/>
      <w:u w:val="none"/>
      <w:vertAlign w:val="baseline"/>
      <w:lang w:val="en-US"/>
    </w:rPr>
  </w:style>
  <w:style w:type="paragraph" w:customStyle="1" w:styleId="ListBullet">
    <w:name w:val="ListBullet"/>
    <w:qFormat/>
    <w:rsid w:val="002A244F"/>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2A244F"/>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2A244F"/>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2A244F"/>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2A244F"/>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2A244F"/>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2A244F"/>
    <w:rPr>
      <w:color w:val="008000"/>
    </w:rPr>
  </w:style>
  <w:style w:type="paragraph" w:customStyle="1" w:styleId="PartNumber">
    <w:name w:val="PartNumber"/>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2A244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2A244F"/>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2A244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2A244F"/>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2A244F"/>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2A244F"/>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2A244F"/>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2A244F"/>
    <w:pPr>
      <w:spacing w:before="120"/>
    </w:pPr>
    <w:rPr>
      <w:i/>
      <w:iCs/>
      <w:caps w:val="0"/>
    </w:rPr>
  </w:style>
  <w:style w:type="paragraph" w:customStyle="1" w:styleId="BoxBodyContinued">
    <w:name w:val="BoxBodyContinued"/>
    <w:qFormat/>
    <w:rsid w:val="002A244F"/>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2A244F"/>
    <w:rPr>
      <w:b/>
      <w:bCs/>
      <w:color w:val="3366FF"/>
    </w:rPr>
  </w:style>
  <w:style w:type="paragraph" w:customStyle="1" w:styleId="RunInHead">
    <w:name w:val="RunInHead"/>
    <w:rsid w:val="002A244F"/>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2A244F"/>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2A244F"/>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2A244F"/>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2A244F"/>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2A244F"/>
    <w:rPr>
      <w:color w:val="3366FF"/>
      <w:bdr w:val="none" w:sz="0" w:space="0" w:color="auto"/>
      <w:shd w:val="clear" w:color="auto" w:fill="99CC00"/>
    </w:rPr>
  </w:style>
  <w:style w:type="character" w:customStyle="1" w:styleId="KeyTerm">
    <w:name w:val="KeyTerm"/>
    <w:uiPriority w:val="1"/>
    <w:qFormat/>
    <w:rsid w:val="002A244F"/>
    <w:rPr>
      <w:i/>
      <w:color w:val="3366FF"/>
      <w:bdr w:val="none" w:sz="0" w:space="0" w:color="auto"/>
      <w:shd w:val="clear" w:color="auto" w:fill="D9D9D9"/>
    </w:rPr>
  </w:style>
  <w:style w:type="character" w:customStyle="1" w:styleId="DigitalOnly">
    <w:name w:val="DigitalOnly"/>
    <w:uiPriority w:val="1"/>
    <w:qFormat/>
    <w:rsid w:val="002A244F"/>
    <w:rPr>
      <w:color w:val="3366FF"/>
      <w:bdr w:val="single" w:sz="4" w:space="0" w:color="3366FF"/>
    </w:rPr>
  </w:style>
  <w:style w:type="character" w:customStyle="1" w:styleId="PrintOnly">
    <w:name w:val="PrintOnly"/>
    <w:uiPriority w:val="1"/>
    <w:qFormat/>
    <w:rsid w:val="002A244F"/>
    <w:rPr>
      <w:color w:val="3366FF"/>
      <w:bdr w:val="single" w:sz="4" w:space="0" w:color="FF0000"/>
    </w:rPr>
  </w:style>
  <w:style w:type="character" w:customStyle="1" w:styleId="LinkEmail">
    <w:name w:val="LinkEmail"/>
    <w:basedOn w:val="LinkURL"/>
    <w:uiPriority w:val="1"/>
    <w:qFormat/>
    <w:rsid w:val="002A244F"/>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2A244F"/>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2A244F"/>
    <w:rPr>
      <w:color w:val="3366FF"/>
      <w:bdr w:val="none" w:sz="0" w:space="0" w:color="auto"/>
      <w:shd w:val="clear" w:color="auto" w:fill="FFFF00"/>
    </w:rPr>
  </w:style>
  <w:style w:type="character" w:customStyle="1" w:styleId="FootnoteReference0">
    <w:name w:val="FootnoteReference"/>
    <w:uiPriority w:val="1"/>
    <w:qFormat/>
    <w:rsid w:val="002A244F"/>
    <w:rPr>
      <w:color w:val="3366FF"/>
      <w:vertAlign w:val="superscript"/>
    </w:rPr>
  </w:style>
  <w:style w:type="paragraph" w:customStyle="1" w:styleId="Footnote">
    <w:name w:val="Footnote"/>
    <w:qFormat/>
    <w:rsid w:val="002A244F"/>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2A244F"/>
    <w:rPr>
      <w:color w:val="3366FF"/>
      <w:vertAlign w:val="superscript"/>
    </w:rPr>
  </w:style>
  <w:style w:type="character" w:customStyle="1" w:styleId="EndnoteReference">
    <w:name w:val="EndnoteReference"/>
    <w:basedOn w:val="FootnoteReference0"/>
    <w:uiPriority w:val="1"/>
    <w:qFormat/>
    <w:rsid w:val="002A244F"/>
    <w:rPr>
      <w:color w:val="3366FF"/>
      <w:vertAlign w:val="superscript"/>
    </w:rPr>
  </w:style>
  <w:style w:type="paragraph" w:customStyle="1" w:styleId="QuotePara">
    <w:name w:val="QuotePara"/>
    <w:qFormat/>
    <w:rsid w:val="002A244F"/>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2A244F"/>
    <w:pPr>
      <w:spacing w:after="240"/>
      <w:jc w:val="right"/>
    </w:pPr>
  </w:style>
  <w:style w:type="character" w:customStyle="1" w:styleId="Caps">
    <w:name w:val="Caps"/>
    <w:uiPriority w:val="1"/>
    <w:qFormat/>
    <w:rsid w:val="002A244F"/>
    <w:rPr>
      <w:caps/>
      <w:smallCaps w:val="0"/>
      <w:color w:val="3366FF"/>
    </w:rPr>
  </w:style>
  <w:style w:type="character" w:customStyle="1" w:styleId="SmallCaps">
    <w:name w:val="SmallCaps"/>
    <w:uiPriority w:val="1"/>
    <w:qFormat/>
    <w:rsid w:val="002A244F"/>
    <w:rPr>
      <w:caps w:val="0"/>
      <w:smallCaps/>
      <w:color w:val="3366FF"/>
    </w:rPr>
  </w:style>
  <w:style w:type="character" w:customStyle="1" w:styleId="SmallCapsBold">
    <w:name w:val="SmallCapsBold"/>
    <w:basedOn w:val="SmallCaps"/>
    <w:uiPriority w:val="1"/>
    <w:qFormat/>
    <w:rsid w:val="002A244F"/>
    <w:rPr>
      <w:b/>
      <w:bCs/>
      <w:caps w:val="0"/>
      <w:smallCaps/>
      <w:color w:val="3366FF"/>
    </w:rPr>
  </w:style>
  <w:style w:type="character" w:customStyle="1" w:styleId="SmallCapsBoldItalic">
    <w:name w:val="SmallCapsBoldItalic"/>
    <w:basedOn w:val="SmallCapsBold"/>
    <w:uiPriority w:val="1"/>
    <w:qFormat/>
    <w:rsid w:val="002A244F"/>
    <w:rPr>
      <w:b/>
      <w:bCs/>
      <w:i/>
      <w:iCs/>
      <w:caps w:val="0"/>
      <w:smallCaps/>
      <w:color w:val="3366FF"/>
    </w:rPr>
  </w:style>
  <w:style w:type="character" w:customStyle="1" w:styleId="SmallCapsItalic">
    <w:name w:val="SmallCapsItalic"/>
    <w:basedOn w:val="SmallCaps"/>
    <w:uiPriority w:val="1"/>
    <w:qFormat/>
    <w:rsid w:val="002A244F"/>
    <w:rPr>
      <w:i/>
      <w:iCs/>
      <w:caps w:val="0"/>
      <w:smallCaps/>
      <w:color w:val="3366FF"/>
    </w:rPr>
  </w:style>
  <w:style w:type="character" w:customStyle="1" w:styleId="NSSymbol">
    <w:name w:val="NSSymbol"/>
    <w:uiPriority w:val="1"/>
    <w:qFormat/>
    <w:rsid w:val="002A244F"/>
    <w:rPr>
      <w:color w:val="3366FF"/>
    </w:rPr>
  </w:style>
  <w:style w:type="table" w:styleId="TableGrid">
    <w:name w:val="Table Grid"/>
    <w:basedOn w:val="TableNormal"/>
    <w:uiPriority w:val="59"/>
    <w:rsid w:val="002A244F"/>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2A244F"/>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2A244F"/>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2A244F"/>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2A244F"/>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2A244F"/>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2A244F"/>
    <w:rPr>
      <w:sz w:val="18"/>
      <w:szCs w:val="18"/>
    </w:rPr>
  </w:style>
  <w:style w:type="paragraph" w:customStyle="1" w:styleId="ExtractSource">
    <w:name w:val="ExtractSource"/>
    <w:basedOn w:val="ExtractPara"/>
    <w:qFormat/>
    <w:rsid w:val="002A244F"/>
    <w:pPr>
      <w:jc w:val="right"/>
    </w:pPr>
  </w:style>
  <w:style w:type="paragraph" w:customStyle="1" w:styleId="ExtractParaContinued">
    <w:name w:val="ExtractParaContinued"/>
    <w:basedOn w:val="ExtractPara"/>
    <w:qFormat/>
    <w:rsid w:val="002A244F"/>
    <w:pPr>
      <w:spacing w:before="0"/>
      <w:ind w:firstLine="360"/>
    </w:pPr>
  </w:style>
  <w:style w:type="paragraph" w:customStyle="1" w:styleId="AppendixNumber">
    <w:name w:val="AppendixNumber"/>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2A244F"/>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2A244F"/>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2A244F"/>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2A244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2A244F"/>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2A244F"/>
    <w:rPr>
      <w:color w:val="3366FF"/>
      <w:vertAlign w:val="superscript"/>
    </w:rPr>
  </w:style>
  <w:style w:type="paragraph" w:customStyle="1" w:styleId="Reference">
    <w:name w:val="Reference"/>
    <w:qFormat/>
    <w:rsid w:val="002A244F"/>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2A244F"/>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2A244F"/>
    <w:rPr>
      <w:rFonts w:ascii="Courier" w:hAnsi="Courier"/>
      <w:color w:val="A6A6A6" w:themeColor="background1" w:themeShade="A6"/>
    </w:rPr>
  </w:style>
  <w:style w:type="character" w:customStyle="1" w:styleId="PyBracket">
    <w:name w:val="PyBracket"/>
    <w:uiPriority w:val="1"/>
    <w:qFormat/>
    <w:rsid w:val="002A244F"/>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2A244F"/>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2A244F"/>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2A244F"/>
  </w:style>
  <w:style w:type="character" w:styleId="BookTitle">
    <w:name w:val="Book Title"/>
    <w:basedOn w:val="DefaultParagraphFont"/>
    <w:uiPriority w:val="33"/>
    <w:qFormat/>
    <w:rsid w:val="002A244F"/>
    <w:rPr>
      <w:b/>
      <w:bCs/>
      <w:smallCaps/>
      <w:spacing w:val="5"/>
    </w:rPr>
  </w:style>
  <w:style w:type="paragraph" w:customStyle="1" w:styleId="BookTitle0">
    <w:name w:val="BookTitle"/>
    <w:qFormat/>
    <w:rsid w:val="002A244F"/>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2A244F"/>
  </w:style>
  <w:style w:type="paragraph" w:customStyle="1" w:styleId="BookEdition">
    <w:name w:val="BookEdition"/>
    <w:basedOn w:val="BookSubtitle"/>
    <w:qFormat/>
    <w:rsid w:val="002A244F"/>
    <w:rPr>
      <w:b w:val="0"/>
      <w:bCs w:val="0"/>
      <w:i/>
      <w:iCs/>
      <w:sz w:val="24"/>
      <w:szCs w:val="24"/>
    </w:rPr>
  </w:style>
  <w:style w:type="paragraph" w:customStyle="1" w:styleId="BookAuthor">
    <w:name w:val="BookAuthor"/>
    <w:basedOn w:val="BookEdition"/>
    <w:qFormat/>
    <w:rsid w:val="002A244F"/>
    <w:rPr>
      <w:i w:val="0"/>
      <w:iCs w:val="0"/>
      <w:smallCaps/>
    </w:rPr>
  </w:style>
  <w:style w:type="paragraph" w:customStyle="1" w:styleId="BookPublisher">
    <w:name w:val="BookPublisher"/>
    <w:basedOn w:val="BookAuthor"/>
    <w:qFormat/>
    <w:rsid w:val="002A244F"/>
    <w:rPr>
      <w:i/>
      <w:iCs/>
      <w:smallCaps w:val="0"/>
      <w:sz w:val="20"/>
      <w:szCs w:val="20"/>
    </w:rPr>
  </w:style>
  <w:style w:type="paragraph" w:customStyle="1" w:styleId="Copyright">
    <w:name w:val="Copyright"/>
    <w:qFormat/>
    <w:rsid w:val="002A244F"/>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2A244F"/>
  </w:style>
  <w:style w:type="paragraph" w:customStyle="1" w:styleId="CopyrightHead">
    <w:name w:val="CopyrightHead"/>
    <w:basedOn w:val="CopyrightLOC"/>
    <w:qFormat/>
    <w:rsid w:val="002A244F"/>
    <w:pPr>
      <w:jc w:val="center"/>
    </w:pPr>
    <w:rPr>
      <w:b/>
    </w:rPr>
  </w:style>
  <w:style w:type="paragraph" w:customStyle="1" w:styleId="Dedication">
    <w:name w:val="Dedication"/>
    <w:basedOn w:val="BookPublisher"/>
    <w:qFormat/>
    <w:rsid w:val="002A244F"/>
  </w:style>
  <w:style w:type="paragraph" w:customStyle="1" w:styleId="FrontmatterTitle">
    <w:name w:val="FrontmatterTitle"/>
    <w:basedOn w:val="BackmatterTitle"/>
    <w:qFormat/>
    <w:rsid w:val="002A244F"/>
  </w:style>
  <w:style w:type="paragraph" w:customStyle="1" w:styleId="TOCFM">
    <w:name w:val="TOCFM"/>
    <w:basedOn w:val="Normal"/>
    <w:qFormat/>
    <w:rsid w:val="002A244F"/>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2A244F"/>
    <w:pPr>
      <w:ind w:left="720"/>
    </w:pPr>
    <w:rPr>
      <w:b/>
    </w:rPr>
  </w:style>
  <w:style w:type="paragraph" w:customStyle="1" w:styleId="TOCPart">
    <w:name w:val="TOCPart"/>
    <w:basedOn w:val="TOCH1"/>
    <w:qFormat/>
    <w:rsid w:val="002A244F"/>
    <w:pPr>
      <w:spacing w:before="120"/>
      <w:ind w:left="0"/>
      <w:jc w:val="center"/>
    </w:pPr>
    <w:rPr>
      <w:b w:val="0"/>
      <w:sz w:val="28"/>
      <w:szCs w:val="24"/>
    </w:rPr>
  </w:style>
  <w:style w:type="paragraph" w:customStyle="1" w:styleId="TOCChapter">
    <w:name w:val="TOCChapter"/>
    <w:basedOn w:val="TOCH1"/>
    <w:qFormat/>
    <w:rsid w:val="002A244F"/>
    <w:pPr>
      <w:ind w:left="360"/>
    </w:pPr>
    <w:rPr>
      <w:b w:val="0"/>
      <w:sz w:val="24"/>
    </w:rPr>
  </w:style>
  <w:style w:type="paragraph" w:customStyle="1" w:styleId="TOCH2">
    <w:name w:val="TOCH2"/>
    <w:basedOn w:val="TOCH1"/>
    <w:qFormat/>
    <w:rsid w:val="002A244F"/>
    <w:pPr>
      <w:ind w:left="1080"/>
    </w:pPr>
    <w:rPr>
      <w:i/>
    </w:rPr>
  </w:style>
  <w:style w:type="paragraph" w:customStyle="1" w:styleId="TOCH3">
    <w:name w:val="TOCH3"/>
    <w:basedOn w:val="TOCH1"/>
    <w:qFormat/>
    <w:rsid w:val="002A244F"/>
    <w:pPr>
      <w:ind w:left="1440"/>
    </w:pPr>
    <w:rPr>
      <w:b w:val="0"/>
      <w:i/>
    </w:rPr>
  </w:style>
  <w:style w:type="paragraph" w:customStyle="1" w:styleId="BoxType">
    <w:name w:val="BoxType"/>
    <w:qFormat/>
    <w:rsid w:val="002A244F"/>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2A244F"/>
    <w:rPr>
      <w:b w:val="0"/>
      <w:bCs w:val="0"/>
      <w:i w:val="0"/>
      <w:iCs w:val="0"/>
      <w:color w:val="3366FF"/>
      <w:bdr w:val="none" w:sz="0" w:space="0" w:color="auto"/>
      <w:shd w:val="clear" w:color="auto" w:fill="CCFFCC"/>
    </w:rPr>
  </w:style>
  <w:style w:type="character" w:customStyle="1" w:styleId="CodeAnnotation">
    <w:name w:val="CodeAnnotation"/>
    <w:uiPriority w:val="1"/>
    <w:qFormat/>
    <w:rsid w:val="002A244F"/>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2A244F"/>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2A244F"/>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2A244F"/>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2A244F"/>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2A244F"/>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2A244F"/>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2A244F"/>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2A244F"/>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2A244F"/>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2A244F"/>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2A244F"/>
    <w:rPr>
      <w:rFonts w:ascii="Webdings" w:hAnsi="Webdings" w:cs="Webdings"/>
      <w:color w:val="3366FF"/>
      <w:w w:val="100"/>
      <w:position w:val="0"/>
      <w:u w:val="none"/>
      <w:vertAlign w:val="baseline"/>
      <w:lang w:val="en-US"/>
    </w:rPr>
  </w:style>
  <w:style w:type="paragraph" w:customStyle="1" w:styleId="TableTitle">
    <w:name w:val="TableTitle"/>
    <w:qFormat/>
    <w:rsid w:val="002A244F"/>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2A244F"/>
    <w:pPr>
      <w:jc w:val="right"/>
    </w:pPr>
  </w:style>
  <w:style w:type="paragraph" w:customStyle="1" w:styleId="Body">
    <w:name w:val="Body"/>
    <w:uiPriority w:val="99"/>
    <w:qFormat/>
    <w:rsid w:val="002A244F"/>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2A244F"/>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2A244F"/>
    <w:rPr>
      <w:color w:val="FF0000"/>
      <w:lang w:val="fr-FR"/>
    </w:rPr>
  </w:style>
  <w:style w:type="paragraph" w:customStyle="1" w:styleId="Default">
    <w:name w:val="Default"/>
    <w:rsid w:val="002A244F"/>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2A244F"/>
  </w:style>
  <w:style w:type="paragraph" w:customStyle="1" w:styleId="ReviewHead">
    <w:name w:val="ReviewHead"/>
    <w:basedOn w:val="FrontmatterTitle"/>
    <w:qFormat/>
    <w:rsid w:val="002A244F"/>
  </w:style>
  <w:style w:type="paragraph" w:customStyle="1" w:styleId="ReviewQuote">
    <w:name w:val="ReviewQuote"/>
    <w:basedOn w:val="QuotePara"/>
    <w:qFormat/>
    <w:rsid w:val="002A244F"/>
  </w:style>
  <w:style w:type="paragraph" w:customStyle="1" w:styleId="ReviewSource">
    <w:name w:val="ReviewSource"/>
    <w:basedOn w:val="QuoteSource"/>
    <w:qFormat/>
    <w:rsid w:val="002A244F"/>
  </w:style>
  <w:style w:type="paragraph" w:customStyle="1" w:styleId="ListGraphic">
    <w:name w:val="ListGraphic"/>
    <w:basedOn w:val="GraphicSlug"/>
    <w:qFormat/>
    <w:rsid w:val="002A244F"/>
    <w:pPr>
      <w:ind w:left="0"/>
    </w:pPr>
  </w:style>
  <w:style w:type="paragraph" w:customStyle="1" w:styleId="ListCaption">
    <w:name w:val="ListCaption"/>
    <w:basedOn w:val="CaptionLine"/>
    <w:qFormat/>
    <w:rsid w:val="002A244F"/>
    <w:pPr>
      <w:ind w:left="3600"/>
    </w:pPr>
  </w:style>
  <w:style w:type="paragraph" w:customStyle="1" w:styleId="NoteContinued">
    <w:name w:val="NoteContinued"/>
    <w:basedOn w:val="Note"/>
    <w:qFormat/>
    <w:rsid w:val="002A244F"/>
    <w:pPr>
      <w:spacing w:before="0"/>
      <w:ind w:firstLine="0"/>
    </w:pPr>
  </w:style>
  <w:style w:type="paragraph" w:customStyle="1" w:styleId="NoteCode">
    <w:name w:val="NoteCode"/>
    <w:basedOn w:val="Code"/>
    <w:qFormat/>
    <w:rsid w:val="002A244F"/>
    <w:pPr>
      <w:spacing w:after="240"/>
    </w:pPr>
  </w:style>
  <w:style w:type="paragraph" w:customStyle="1" w:styleId="ListBulletSub">
    <w:name w:val="ListBulletSub"/>
    <w:basedOn w:val="ListBullet"/>
    <w:qFormat/>
    <w:rsid w:val="002A244F"/>
    <w:pPr>
      <w:ind w:left="2520"/>
    </w:pPr>
  </w:style>
  <w:style w:type="paragraph" w:customStyle="1" w:styleId="CodeCustom1">
    <w:name w:val="CodeCustom1"/>
    <w:basedOn w:val="Code"/>
    <w:qFormat/>
    <w:rsid w:val="002A244F"/>
    <w:rPr>
      <w:color w:val="00B0F0"/>
    </w:rPr>
  </w:style>
  <w:style w:type="paragraph" w:customStyle="1" w:styleId="CodeCustom2">
    <w:name w:val="CodeCustom2"/>
    <w:basedOn w:val="Normal"/>
    <w:qFormat/>
    <w:rsid w:val="002A244F"/>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2A244F"/>
    <w:rPr>
      <w:bCs/>
      <w:color w:val="A12126"/>
    </w:rPr>
  </w:style>
  <w:style w:type="paragraph" w:customStyle="1" w:styleId="Equation">
    <w:name w:val="Equation"/>
    <w:basedOn w:val="ListPlain"/>
    <w:qFormat/>
    <w:rsid w:val="002A244F"/>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2A244F"/>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5126</Words>
  <Characters>29222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16</cp:revision>
  <dcterms:created xsi:type="dcterms:W3CDTF">2022-10-04T14:24:00Z</dcterms:created>
  <dcterms:modified xsi:type="dcterms:W3CDTF">2022-10-04T18:14:00Z</dcterms:modified>
</cp:coreProperties>
</file>