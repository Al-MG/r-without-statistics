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BB198F">
      <w:pPr>
        <w:pStyle w:val="ChapterNumber"/>
      </w:pPr>
      <w:bookmarkStart w:id="0" w:name="Xbc4677da473717113770b82a477dd4db399934e"/>
      <w:r w:rsidRPr="002579ED">
        <w:tab/>
      </w:r>
    </w:p>
    <w:p w14:paraId="651B9867" w14:textId="2AF7BAA8" w:rsidR="000C1C20" w:rsidRDefault="000C1C20" w:rsidP="004C26EE">
      <w:pPr>
        <w:pStyle w:val="ChapterTitle"/>
      </w:pPr>
      <w:commentRangeStart w:id="1"/>
      <w:commentRangeStart w:id="2"/>
      <w:r>
        <w:t xml:space="preserve">Principles of </w:t>
      </w:r>
      <w:commentRangeEnd w:id="1"/>
      <w:ins w:id="3"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4"/>
      <w:r w:rsidR="007E6EC5">
        <w:t>By</w:t>
      </w:r>
      <w:r>
        <w:t xml:space="preserve"> </w:t>
      </w:r>
      <w:commentRangeEnd w:id="4"/>
      <w:r w:rsidR="007E6EC5">
        <w:rPr>
          <w:rStyle w:val="CommentReference"/>
          <w:rFonts w:ascii="Calibri" w:eastAsiaTheme="minorHAnsi" w:hAnsi="Calibri" w:cs="Times New Roman"/>
          <w:color w:val="auto"/>
          <w:spacing w:val="0"/>
          <w:lang w:eastAsia="en-US"/>
        </w:rPr>
        <w:commentReference w:id="4"/>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5"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4AF441F2" w:rsidR="000C1C20" w:rsidRDefault="000C1C20" w:rsidP="00B72512">
      <w:pPr>
        <w:pStyle w:val="Body"/>
      </w:pPr>
      <w:r>
        <w:t>This was the challenge that data</w:t>
      </w:r>
      <w:ins w:id="6" w:author="Frances" w:date="2022-09-08T10:48:00Z">
        <w:r w:rsidR="007E6EC5">
          <w:t>-</w:t>
        </w:r>
      </w:ins>
      <w:r>
        <w:t xml:space="preserve">visualization designers Cédric Scherer and Georgios Karamanis took on in the fall of 2021. </w:t>
      </w:r>
      <w:commentRangeStart w:id="7"/>
      <w:del w:id="8" w:author="David Keyes" w:date="2022-10-07T16:09:00Z">
        <w:r w:rsidDel="00DE5A3A">
          <w:delText xml:space="preserve">Commissioned by </w:delText>
        </w:r>
      </w:del>
      <w:ins w:id="9" w:author="David Keyes" w:date="2022-10-07T16:09:00Z">
        <w:r w:rsidR="00DE5A3A">
          <w:t xml:space="preserve">Working with </w:t>
        </w:r>
        <w:commentRangeEnd w:id="7"/>
        <w:r w:rsidR="0046109C">
          <w:rPr>
            <w:rStyle w:val="CommentReference"/>
            <w:rFonts w:ascii="Times New Roman" w:hAnsi="Times New Roman" w:cs="Times New Roman"/>
            <w:color w:val="auto"/>
            <w:lang w:val="en-CA"/>
          </w:rPr>
          <w:commentReference w:id="7"/>
        </w:r>
      </w:ins>
      <w:r>
        <w:t xml:space="preserve">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pPr>
      <w:r>
        <w:t xml:space="preserve">In this chapter, </w:t>
      </w:r>
      <w:ins w:id="10" w:author="David Keyes" w:date="2022-10-04T07:32:00Z">
        <w:r w:rsidR="006F0242">
          <w:t xml:space="preserve">I show how </w:t>
        </w:r>
      </w:ins>
      <w:ins w:id="11" w:author="David Keyes" w:date="2022-10-04T07:39:00Z">
        <w:r w:rsidR="00745EBE">
          <w:t>Scherer</w:t>
        </w:r>
      </w:ins>
      <w:ins w:id="12" w:author="David Keyes" w:date="2022-10-04T07:32:00Z">
        <w:r w:rsidR="006F0242">
          <w:t xml:space="preserve"> and </w:t>
        </w:r>
      </w:ins>
      <w:ins w:id="13" w:author="David Keyes" w:date="2022-10-04T07:39:00Z">
        <w:r w:rsidR="00745EBE">
          <w:t xml:space="preserve">Karamanis </w:t>
        </w:r>
      </w:ins>
      <w:ins w:id="14" w:author="David Keyes" w:date="2022-10-04T07:32:00Z">
        <w:r w:rsidR="006F0242">
          <w:t xml:space="preserve">made their data visualization. We begin by </w:t>
        </w:r>
      </w:ins>
      <w:ins w:id="15" w:author="David Keyes" w:date="2022-10-04T07:33:00Z">
        <w:r w:rsidR="006F0242">
          <w:t>looking at why the data visualization is effective. Next, we talk about the grammar of graphics, a theory to make sense of graphs that under</w:t>
        </w:r>
      </w:ins>
      <w:ins w:id="16" w:author="David Keyes" w:date="2022-10-04T07:34:00Z">
        <w:r w:rsidR="006F0242">
          <w:t>lies the ggplot2 package</w:t>
        </w:r>
        <w:r w:rsidR="00953728">
          <w:t xml:space="preserve"> that </w:t>
        </w:r>
      </w:ins>
      <w:ins w:id="17" w:author="David Keyes" w:date="2022-10-04T07:39:00Z">
        <w:r w:rsidR="00745EBE">
          <w:t>Scherer</w:t>
        </w:r>
      </w:ins>
      <w:ins w:id="18" w:author="David Keyes" w:date="2022-10-04T07:34:00Z">
        <w:r w:rsidR="00953728">
          <w:t xml:space="preserve">, </w:t>
        </w:r>
      </w:ins>
      <w:ins w:id="19" w:author="David Keyes" w:date="2022-10-04T07:39:00Z">
        <w:r w:rsidR="00745EBE">
          <w:t>Karamanis</w:t>
        </w:r>
      </w:ins>
      <w:ins w:id="20" w:author="David Keyes" w:date="2022-10-04T07:34:00Z">
        <w:r w:rsidR="00953728">
          <w:t xml:space="preserve">, and millions of others use to make data visualization. We then return to the </w:t>
        </w:r>
      </w:ins>
      <w:ins w:id="21"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22" w:name="_Toc113535013"/>
      <w:r>
        <w:lastRenderedPageBreak/>
        <w:t>The Drought Visualization</w:t>
      </w:r>
      <w:bookmarkEnd w:id="22"/>
    </w:p>
    <w:p w14:paraId="1C06A40E" w14:textId="7508E8B5" w:rsidR="000C1C20" w:rsidRDefault="000C1C20" w:rsidP="007E6EC5">
      <w:pPr>
        <w:pStyle w:val="Body"/>
      </w:pPr>
      <w:r>
        <w:t xml:space="preserve">There was nothing unique about the data that </w:t>
      </w:r>
      <w:r w:rsidR="00745EBE">
        <w:t xml:space="preserve">Scherer </w:t>
      </w:r>
      <w:r>
        <w:t xml:space="preserve">and </w:t>
      </w:r>
      <w:r w:rsidR="00745EBE">
        <w:t xml:space="preserve">Karamanis </w:t>
      </w:r>
      <w:r>
        <w:t xml:space="preserve">used. </w:t>
      </w:r>
      <w:r w:rsidR="005C387E">
        <w:t xml:space="preserve">Other news organizations had </w:t>
      </w:r>
      <w:r w:rsidR="003603F2">
        <w:t>relied on</w:t>
      </w:r>
      <w:r>
        <w:t xml:space="preserve"> the same data</w:t>
      </w:r>
      <w:r w:rsidR="005C387E">
        <w:t>,</w:t>
      </w:r>
      <w:r>
        <w:t xml:space="preserve"> from the National Drought Center</w:t>
      </w:r>
      <w:r w:rsidR="005C387E">
        <w:t>,</w:t>
      </w:r>
      <w:r>
        <w:t xml:space="preserve"> in their stories. But </w:t>
      </w:r>
      <w:r w:rsidR="002342AF">
        <w:t xml:space="preserve">Scherer </w:t>
      </w:r>
      <w:r>
        <w:t xml:space="preserve">and </w:t>
      </w:r>
      <w:r w:rsidR="002342AF">
        <w:t xml:space="preserve">Karamanis </w:t>
      </w:r>
      <w:r>
        <w:t xml:space="preserve">visualized </w:t>
      </w:r>
      <w:r w:rsidR="003603F2">
        <w:t>it</w:t>
      </w:r>
      <w:r>
        <w:t xml:space="preserve"> in a way that it both grabs attention and communicates the scale of the phenomenon.</w:t>
      </w:r>
      <w:r w:rsidR="007E6EC5">
        <w:t xml:space="preserve"> </w:t>
      </w:r>
      <w:r w:rsidR="007F09CE">
        <w:t>Figure 2-</w:t>
      </w:r>
      <w:r>
        <w:t>1 shows a section of the final visualization</w:t>
      </w:r>
      <w:r w:rsidR="007E6EC5">
        <w:t>.</w:t>
      </w:r>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23"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24"/>
      <w:r w:rsidR="007E6EC5">
        <w:t>or example, </w:t>
      </w:r>
      <w:commentRangeEnd w:id="24"/>
      <w:r w:rsidR="007E6EC5">
        <w:rPr>
          <w:rStyle w:val="CommentReference"/>
          <w:rFonts w:ascii="Calibri" w:eastAsiaTheme="minorHAnsi" w:hAnsi="Calibri" w:cs="Times New Roman"/>
          <w:color w:val="auto"/>
          <w:lang w:eastAsia="en-US"/>
        </w:rPr>
        <w:commentReference w:id="24"/>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665DBDCE" w:rsidR="000C1C20" w:rsidRPr="00EA2E96" w:rsidRDefault="000C1C20" w:rsidP="005C387E">
      <w:pPr>
        <w:pStyle w:val="Body"/>
      </w:pPr>
      <w:r w:rsidRPr="00EA2E96">
        <w:lastRenderedPageBreak/>
        <w:t xml:space="preserve">To understand why this </w:t>
      </w:r>
      <w:commentRangeStart w:id="25"/>
      <w:r w:rsidRPr="00EA2E96">
        <w:t>visualization</w:t>
      </w:r>
      <w:commentRangeEnd w:id="25"/>
      <w:r w:rsidR="00D82BCF">
        <w:rPr>
          <w:rStyle w:val="CommentReference"/>
          <w:rFonts w:ascii="Calibri" w:eastAsiaTheme="minorHAnsi" w:hAnsi="Calibri" w:cs="Times New Roman"/>
          <w:color w:val="auto"/>
          <w:lang w:eastAsia="en-US"/>
        </w:rPr>
        <w:commentReference w:id="25"/>
      </w:r>
      <w:r w:rsidRPr="00EA2E96">
        <w:t xml:space="preserve"> is effective, let’s break it down into pieces.</w:t>
      </w:r>
      <w:r w:rsidR="005C387E">
        <w:t xml:space="preserve"> </w:t>
      </w:r>
      <w:r w:rsidRPr="00EA2E96">
        <w:t xml:space="preserve">At the broadest level, the </w:t>
      </w:r>
      <w:r w:rsidR="00B22B86">
        <w:t>data visualization</w:t>
      </w:r>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r w:rsidR="00710007">
        <w:t>Scherer</w:t>
      </w:r>
      <w:r w:rsidR="00710007" w:rsidRPr="00EA2E96">
        <w:t xml:space="preserve"> </w:t>
      </w:r>
      <w:r w:rsidRPr="00EA2E96">
        <w:t xml:space="preserve">and </w:t>
      </w:r>
      <w:r w:rsidR="00710007">
        <w:t xml:space="preserve">Karamanis </w:t>
      </w:r>
      <w:r w:rsidRPr="00EA2E96">
        <w:t xml:space="preserve">have done is remove what statistician Edward Tufte, in his 1983 book </w:t>
      </w:r>
      <w:r w:rsidRPr="00710007">
        <w:rPr>
          <w:rStyle w:val="Italic"/>
        </w:rPr>
        <w:t>The Visual Display of Quantitative Information</w:t>
      </w:r>
      <w:r w:rsidRPr="00EA2E96">
        <w:t xml:space="preserve">, calls </w:t>
      </w:r>
      <w:proofErr w:type="spellStart"/>
      <w:r w:rsidRPr="00710007">
        <w:rPr>
          <w:rStyle w:val="Italic"/>
        </w:rPr>
        <w:t>chartjunk</w:t>
      </w:r>
      <w:proofErr w:type="spellEnd"/>
      <w:r w:rsidRPr="00EA2E96">
        <w:t>. Tufte wrote (and researchers</w:t>
      </w:r>
      <w:r w:rsidR="005C0E96">
        <w:t>,</w:t>
      </w:r>
      <w:r w:rsidRPr="00EA2E96">
        <w:t xml:space="preserve"> as well as </w:t>
      </w:r>
      <w:r w:rsidR="00B22B86">
        <w:t>data visualization</w:t>
      </w:r>
      <w:r w:rsidRPr="00EA2E96">
        <w:t xml:space="preserve"> designers since</w:t>
      </w:r>
      <w:r w:rsidR="005C0E96">
        <w:t>,</w:t>
      </w:r>
      <w:r w:rsidRPr="00EA2E96">
        <w:t xml:space="preserve"> have generally agreed) that extraneous elements often hinder, rather than help, our understanding of charts.</w:t>
      </w:r>
    </w:p>
    <w:p w14:paraId="6BEC70ED" w14:textId="12634E84" w:rsidR="000C1C20" w:rsidRPr="00EA2E96" w:rsidRDefault="000C1C20" w:rsidP="00EA2E96">
      <w:pPr>
        <w:pStyle w:val="Body"/>
      </w:pPr>
      <w:r w:rsidRPr="00EA2E96">
        <w:t xml:space="preserve">Need proof that </w:t>
      </w:r>
      <w:r w:rsidR="00710007">
        <w:t>Scherer</w:t>
      </w:r>
      <w:r w:rsidR="00710007" w:rsidRPr="00EA2E96">
        <w:t xml:space="preserve"> </w:t>
      </w:r>
      <w:r w:rsidRPr="00EA2E96">
        <w:t xml:space="preserve">and </w:t>
      </w:r>
      <w:proofErr w:type="spellStart"/>
      <w:r w:rsidR="00710007">
        <w:t>Karamanis’s</w:t>
      </w:r>
      <w:proofErr w:type="spellEnd"/>
      <w:r w:rsidR="00710007">
        <w:t xml:space="preserve"> </w:t>
      </w:r>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26" w:author="David Keyes" w:date="2022-10-04T10:08:00Z">
        <w:r w:rsidRPr="00B52AC5" w:rsidDel="00B22B86">
          <w:delText>data viz</w:delText>
        </w:r>
      </w:del>
      <w:r w:rsidR="00B22B86">
        <w:t>data visualization</w:t>
      </w:r>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1E09F8F5" w:rsidR="000C1C20" w:rsidRDefault="000C1C20" w:rsidP="00B52AC5">
      <w:pPr>
        <w:pStyle w:val="Body"/>
      </w:pPr>
      <w:r>
        <w:t xml:space="preserve">When I asked </w:t>
      </w:r>
      <w:r w:rsidR="00710007">
        <w:t xml:space="preserve">Scherer </w:t>
      </w:r>
      <w:r>
        <w:t xml:space="preserve">and </w:t>
      </w:r>
      <w:r w:rsidR="00710007">
        <w:t xml:space="preserve">Karamanis </w:t>
      </w:r>
      <w:r>
        <w:t xml:space="preserve">to speak with me about this data visualization, they initially told me that the code for this piece might be too simple to highlight the power of R for </w:t>
      </w:r>
      <w:r w:rsidR="00B22B86">
        <w:t>data visualization</w:t>
      </w:r>
      <w:r>
        <w:t xml:space="preserve">. No, I told them, I want to speak with you precisely </w:t>
      </w:r>
      <w:r w:rsidRPr="00710007">
        <w:rPr>
          <w:rStyle w:val="Italic"/>
        </w:rPr>
        <w:t>because</w:t>
      </w:r>
      <w:r>
        <w:t xml:space="preserve"> the code is not super complex. The fact that </w:t>
      </w:r>
      <w:r w:rsidR="00B22B86">
        <w:t>Scherer and Karamanis</w:t>
      </w:r>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27" w:name="_Toc113535014"/>
      <w:bookmarkStart w:id="28" w:name="the-grammar-of-graphics"/>
      <w:r>
        <w:t>The Grammar of Graphics</w:t>
      </w:r>
      <w:bookmarkEnd w:id="27"/>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29"/>
      <w:r w:rsidRPr="006E4E96">
        <w:rPr>
          <w:rStyle w:val="Italic"/>
        </w:rPr>
        <w:t>The Grammar of Graphics</w:t>
      </w:r>
      <w:r>
        <w:t xml:space="preserve"> </w:t>
      </w:r>
      <w:commentRangeEnd w:id="29"/>
      <w:r w:rsidR="00BF37BF">
        <w:rPr>
          <w:rStyle w:val="CommentReference"/>
          <w:rFonts w:ascii="Calibri" w:eastAsiaTheme="minorHAnsi" w:hAnsi="Calibri" w:cs="Times New Roman"/>
          <w:color w:val="auto"/>
          <w:lang w:eastAsia="en-US"/>
        </w:rPr>
        <w:commentReference w:id="29"/>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30"/>
      <w:commentRangeStart w:id="31"/>
      <w:commentRangeEnd w:id="30"/>
      <w:r w:rsidR="00E75AFA">
        <w:rPr>
          <w:rStyle w:val="CommentReference"/>
          <w:rFonts w:ascii="Calibri" w:eastAsiaTheme="minorHAnsi" w:hAnsi="Calibri" w:cs="Times New Roman"/>
          <w:color w:val="auto"/>
          <w:lang w:eastAsia="en-US"/>
        </w:rPr>
        <w:commentReference w:id="30"/>
      </w:r>
      <w:commentRangeEnd w:id="31"/>
      <w:r w:rsidR="006E4E96">
        <w:rPr>
          <w:rStyle w:val="CommentReference"/>
          <w:rFonts w:ascii="Times New Roman" w:hAnsi="Times New Roman" w:cs="Times New Roman"/>
          <w:color w:val="auto"/>
          <w:lang w:val="en-CA"/>
        </w:rPr>
        <w:commentReference w:id="31"/>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433A329B" w:rsidR="000C1C20" w:rsidRDefault="00CD481B" w:rsidP="00340CC7">
      <w:pPr>
        <w:pStyle w:val="Body"/>
      </w:pPr>
      <w:r>
        <w:t>When</w:t>
      </w:r>
      <w:r w:rsidR="000C1C20">
        <w:t xml:space="preserve"> Wilkinson wrote his book, no </w:t>
      </w:r>
      <w:ins w:id="32"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33" w:name="_Toc113535015"/>
      <w:bookmarkStart w:id="34" w:name="ggplot2"/>
      <w:bookmarkEnd w:id="28"/>
      <w:r>
        <w:t>Working With</w:t>
      </w:r>
      <w:r w:rsidR="00547598">
        <w:t xml:space="preserve"> </w:t>
      </w:r>
      <w:r w:rsidR="000C1C20">
        <w:t>ggplot2</w:t>
      </w:r>
      <w:bookmarkEnd w:id="33"/>
    </w:p>
    <w:p w14:paraId="1AB9BBFD" w14:textId="5E698130"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ins w:id="35" w:author="David Keyes" w:date="2022-10-04T10:08:00Z">
        <w:r w:rsidR="00B22B86">
          <w:t>data visualization</w:t>
        </w:r>
      </w:ins>
      <w:r w:rsidR="000C1C20" w:rsidRPr="00EB3A6A">
        <w:t xml:space="preserve"> world, will refer to simply as </w:t>
      </w:r>
      <w:ins w:id="36" w:author="David Keyes" w:date="2022-10-04T07:59:00Z">
        <w:r w:rsidR="0058044A" w:rsidRPr="00EB3A6A">
          <w:t xml:space="preserve">ggplot)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37" w:author="David Keyes" w:date="2022-10-04T07:56:00Z">
        <w:r w:rsidR="000E5F09">
          <w:t xml:space="preserve">We’ll begin by selecting variables to map to aesthetic properties. </w:t>
        </w:r>
      </w:ins>
      <w:ins w:id="38" w:author="David Keyes" w:date="2022-10-04T07:57:00Z">
        <w:r w:rsidR="000E5F09">
          <w:t xml:space="preserve">Then </w:t>
        </w:r>
      </w:ins>
      <w:ins w:id="39" w:author="David Keyes" w:date="2022-10-04T07:56:00Z">
        <w:r w:rsidR="000E5F09">
          <w:t xml:space="preserve">we’ll choose a geometric object to use to represent our data. </w:t>
        </w:r>
      </w:ins>
      <w:proofErr w:type="gramStart"/>
      <w:ins w:id="40" w:author="David Keyes" w:date="2022-10-04T07:57:00Z">
        <w:r w:rsidR="000E5F09">
          <w:t>Next</w:t>
        </w:r>
        <w:proofErr w:type="gramEnd"/>
        <w:r w:rsidR="000E5F09">
          <w:t xml:space="preserve"> we’ll change the aesthetic properties of our chart (the color scheme, for example) using </w:t>
        </w:r>
      </w:ins>
      <w:ins w:id="41" w:author="David Keyes" w:date="2022-10-04T07:58:00Z">
        <w:r w:rsidR="000E5F09">
          <w:t xml:space="preserve">a </w:t>
        </w:r>
        <w:r w:rsidR="000E5F09" w:rsidRPr="0058044A">
          <w:rPr>
            <w:rStyle w:val="Literal"/>
          </w:rPr>
          <w:t>scale_</w:t>
        </w:r>
        <w:r w:rsidR="000E5F09" w:rsidRPr="0058044A">
          <w:t xml:space="preserve"> function.</w:t>
        </w:r>
        <w:r w:rsidR="000E5F09">
          <w:t xml:space="preserve"> And </w:t>
        </w:r>
        <w:proofErr w:type="gramStart"/>
        <w:r w:rsidR="000E5F09">
          <w:t>finally</w:t>
        </w:r>
        <w:proofErr w:type="gramEnd"/>
        <w:r w:rsidR="000E5F09">
          <w:t xml:space="preserve">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42" w:name="_Toc113535016"/>
      <w:commentRangeStart w:id="43"/>
      <w:commentRangeStart w:id="44"/>
      <w:r>
        <w:t>The</w:t>
      </w:r>
      <w:commentRangeEnd w:id="43"/>
      <w:r w:rsidR="00162752">
        <w:rPr>
          <w:rStyle w:val="CommentReference"/>
          <w:rFonts w:ascii="Calibri" w:eastAsiaTheme="minorHAnsi" w:hAnsi="Calibri" w:cs="Times New Roman"/>
          <w:b w:val="0"/>
          <w:bCs w:val="0"/>
          <w:i w:val="0"/>
          <w:iCs w:val="0"/>
          <w:color w:val="auto"/>
          <w:lang w:eastAsia="en-US"/>
        </w:rPr>
        <w:commentReference w:id="43"/>
      </w:r>
      <w:commentRangeEnd w:id="44"/>
      <w:r w:rsidR="0058044A">
        <w:rPr>
          <w:rStyle w:val="CommentReference"/>
          <w:rFonts w:ascii="Times New Roman" w:hAnsi="Times New Roman" w:cs="Times New Roman"/>
          <w:b w:val="0"/>
          <w:bCs w:val="0"/>
          <w:i w:val="0"/>
          <w:iCs w:val="0"/>
          <w:color w:val="auto"/>
          <w:lang w:val="en-CA"/>
        </w:rPr>
        <w:commentReference w:id="44"/>
      </w:r>
      <w:r>
        <w:t xml:space="preserve"> First Layer: </w:t>
      </w:r>
      <w:r w:rsidR="002610B1">
        <w:t>Mapping Data to Aesthetic Properties</w:t>
      </w:r>
      <w:bookmarkEnd w:id="42"/>
    </w:p>
    <w:p w14:paraId="21C34BB7" w14:textId="50628181" w:rsidR="000C1C20" w:rsidRPr="00876DB1" w:rsidRDefault="000C1C20" w:rsidP="002610B1">
      <w:pPr>
        <w:pStyle w:val="Body"/>
      </w:pPr>
      <w:r w:rsidRPr="00876DB1">
        <w:t xml:space="preserve">When creating a graph with ggplot,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 xml:space="preserve">#&gt; # A </w:t>
      </w:r>
      <w:proofErr w:type="spellStart"/>
      <w:r w:rsidRPr="00F15B45">
        <w:t>tibble</w:t>
      </w:r>
      <w:proofErr w:type="spellEnd"/>
      <w:r w:rsidRPr="00F15B45">
        <w:t>: 10 × 6</w:t>
      </w:r>
      <w:commentRangeStart w:id="45"/>
      <w:commentRangeStart w:id="46"/>
      <w:commentRangeEnd w:id="45"/>
      <w:r w:rsidR="00470D4D">
        <w:rPr>
          <w:rStyle w:val="CommentReference"/>
          <w:rFonts w:ascii="Calibri" w:eastAsiaTheme="minorHAnsi" w:hAnsi="Calibri" w:cs="Times New Roman"/>
          <w:color w:val="auto"/>
          <w:lang w:eastAsia="en-US"/>
        </w:rPr>
        <w:commentReference w:id="45"/>
      </w:r>
      <w:commentRangeEnd w:id="46"/>
      <w:r w:rsidR="00D26C1C">
        <w:rPr>
          <w:rStyle w:val="CommentReference"/>
          <w:rFonts w:ascii="Times New Roman" w:hAnsi="Times New Roman" w:cs="Times New Roman"/>
          <w:color w:val="auto"/>
          <w:lang w:val="en-CA"/>
        </w:rPr>
        <w:commentReference w:id="46"/>
      </w:r>
    </w:p>
    <w:p w14:paraId="5C3C6360" w14:textId="0627D759" w:rsidR="000C1C20" w:rsidRDefault="000C1C20" w:rsidP="00E74292">
      <w:pPr>
        <w:pStyle w:val="Code"/>
      </w:pPr>
      <w:r w:rsidRPr="00F15B45">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ggplot,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r w:rsidR="001F3965">
        <w:t xml:space="preserve"> </w:t>
      </w:r>
      <w:r w:rsidR="006E2FA2">
        <w:t xml:space="preserve">To do so, </w:t>
      </w:r>
      <w:commentRangeStart w:id="47"/>
      <w:del w:id="48" w:author="David Keyes" w:date="2022-10-04T08:00:00Z">
        <w:r w:rsidDel="00552202">
          <w:delText>I</w:delText>
        </w:r>
        <w:commentRangeEnd w:id="47"/>
        <w:r w:rsidR="006E2FA2" w:rsidDel="00552202">
          <w:rPr>
            <w:rStyle w:val="CommentReference"/>
            <w:rFonts w:ascii="Calibri" w:eastAsiaTheme="minorHAnsi" w:hAnsi="Calibri" w:cs="Times New Roman"/>
            <w:color w:val="auto"/>
            <w:lang w:eastAsia="en-US"/>
          </w:rPr>
          <w:commentReference w:id="47"/>
        </w:r>
        <w:r w:rsidDel="00552202">
          <w:delText xml:space="preserve"> </w:delText>
        </w:r>
      </w:del>
      <w:ins w:id="49" w:author="David Keyes" w:date="2022-10-04T08:00:00Z">
        <w:r w:rsidR="00552202">
          <w:t>we</w:t>
        </w:r>
      </w:ins>
      <w:ins w:id="50" w:author="David Keyes" w:date="2022-10-04T08:01:00Z">
        <w:r w:rsidR="00552202">
          <w:t xml:space="preserve"> </w:t>
        </w:r>
      </w:ins>
      <w:r>
        <w:t xml:space="preserve">begin by using the </w:t>
      </w:r>
      <w:proofErr w:type="gramStart"/>
      <w:r w:rsidRPr="00385C82">
        <w:rPr>
          <w:rStyle w:val="Literal"/>
        </w:rPr>
        <w:t>ggplot(</w:t>
      </w:r>
      <w:proofErr w:type="gramEnd"/>
      <w:r w:rsidRPr="00385C82">
        <w:rPr>
          <w:rStyle w:val="Literal"/>
        </w:rPr>
        <w:t>)</w:t>
      </w:r>
      <w:r>
        <w:t xml:space="preserve"> function</w:t>
      </w:r>
      <w:r w:rsidR="008934DA">
        <w:t>:</w:t>
      </w:r>
      <w:r>
        <w:t xml:space="preserve"> </w:t>
      </w:r>
    </w:p>
    <w:p w14:paraId="5A176092" w14:textId="17987BFB" w:rsidR="008934DA" w:rsidRDefault="008934DA" w:rsidP="00552202">
      <w:pPr>
        <w:pStyle w:val="Code"/>
      </w:pPr>
      <w:proofErr w:type="gramStart"/>
      <w:r w:rsidRPr="00F15B45">
        <w:rPr>
          <w:rStyle w:val="FunctionTok"/>
          <w:rFonts w:ascii="Courier" w:hAnsi="Courier"/>
          <w:i w:val="0"/>
          <w:sz w:val="17"/>
          <w:shd w:val="clear" w:color="auto" w:fill="auto"/>
        </w:rPr>
        <w:t>ggplot</w:t>
      </w:r>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51" w:author="David Keyes" w:date="2022-10-04T08:01:00Z">
        <w:r w:rsidR="00552202">
          <w:t>we</w:t>
        </w:r>
      </w:ins>
      <w:del w:id="52" w:author="David Keyes" w:date="2022-10-04T08:01:00Z">
        <w:r w:rsidDel="00552202">
          <w:delText>I</w:delText>
        </w:r>
      </w:del>
      <w:r>
        <w:t xml:space="preserve"> tell R that </w:t>
      </w:r>
      <w:del w:id="53" w:author="David Keyes" w:date="2022-10-04T08:06:00Z">
        <w:r w:rsidDel="00767704">
          <w:delText xml:space="preserve">I’m </w:delText>
        </w:r>
      </w:del>
      <w:ins w:id="54" w:author="David Keyes" w:date="2022-10-04T08:06:00Z">
        <w:r w:rsidR="00767704">
          <w:t xml:space="preserve">we’re </w:t>
        </w:r>
      </w:ins>
      <w:r>
        <w:t xml:space="preserve">using the data frame </w:t>
      </w:r>
      <w:commentRangeStart w:id="55"/>
      <w:commentRangeStart w:id="56"/>
      <w:r w:rsidRPr="00385C82">
        <w:rPr>
          <w:rStyle w:val="Literal"/>
        </w:rPr>
        <w:t>gapminder_10_rows</w:t>
      </w:r>
      <w:r w:rsidR="006E2FA2">
        <w:t xml:space="preserve">. </w:t>
      </w:r>
      <w:commentRangeEnd w:id="55"/>
      <w:r w:rsidR="006E2FA2">
        <w:rPr>
          <w:rStyle w:val="CommentReference"/>
          <w:rFonts w:ascii="Calibri" w:eastAsiaTheme="minorHAnsi" w:hAnsi="Calibri" w:cs="Times New Roman"/>
          <w:color w:val="auto"/>
          <w:lang w:eastAsia="en-US"/>
        </w:rPr>
        <w:commentReference w:id="55"/>
      </w:r>
      <w:commentRangeEnd w:id="56"/>
      <w:r w:rsidR="00767704">
        <w:rPr>
          <w:rStyle w:val="CommentReference"/>
          <w:rFonts w:ascii="Times New Roman" w:hAnsi="Times New Roman" w:cs="Times New Roman"/>
          <w:color w:val="auto"/>
          <w:lang w:val="en-CA"/>
        </w:rPr>
        <w:commentReference w:id="56"/>
      </w:r>
      <w:r w:rsidR="006E2FA2">
        <w:t>T</w:t>
      </w:r>
      <w:r>
        <w:t xml:space="preserve">his is the filtered version </w:t>
      </w:r>
      <w:del w:id="57" w:author="David Keyes" w:date="2022-10-04T08:06:00Z">
        <w:r w:rsidDel="00767704">
          <w:delText xml:space="preserve">I </w:delText>
        </w:r>
      </w:del>
      <w:ins w:id="58" w:author="David Keyes" w:date="2022-10-04T08:06:00Z">
        <w:r w:rsidR="00767704">
          <w:t>we</w:t>
        </w:r>
      </w:ins>
      <w:ins w:id="59" w:author="David Keyes" w:date="2022-10-04T08:07:00Z">
        <w:r w:rsidR="00767704">
          <w:t xml:space="preserve"> </w:t>
        </w:r>
      </w:ins>
      <w:r>
        <w:t xml:space="preserve">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proofErr w:type="spellStart"/>
      <w:r w:rsidRPr="00385C82">
        <w:rPr>
          <w:rStyle w:val="Literal"/>
        </w:rPr>
        <w:t>lifeExp</w:t>
      </w:r>
      <w:proofErr w:type="spellEnd"/>
      <w:r>
        <w:t xml:space="preserve"> on the y axis. When </w:t>
      </w:r>
      <w:del w:id="60" w:author="David Keyes" w:date="2022-10-04T08:06:00Z">
        <w:r w:rsidDel="00767704">
          <w:delText xml:space="preserve">I </w:delText>
        </w:r>
      </w:del>
      <w:ins w:id="61" w:author="David Keyes" w:date="2022-10-04T08:06:00Z">
        <w:r w:rsidR="00767704">
          <w:t>we</w:t>
        </w:r>
      </w:ins>
      <w:ins w:id="62" w:author="David Keyes" w:date="2022-10-04T08:07:00Z">
        <w:r w:rsidR="00767704">
          <w:t xml:space="preserve"> </w:t>
        </w:r>
      </w:ins>
      <w:r>
        <w:t xml:space="preserve">run </w:t>
      </w:r>
      <w:del w:id="63" w:author="David Keyes" w:date="2022-10-04T08:07:00Z">
        <w:r w:rsidDel="00767704">
          <w:delText xml:space="preserve">my </w:delText>
        </w:r>
      </w:del>
      <w:ins w:id="64" w:author="David Keyes" w:date="2022-10-04T08:07:00Z">
        <w:r w:rsidR="00767704">
          <w:t xml:space="preserve">the </w:t>
        </w:r>
      </w:ins>
      <w:r>
        <w:t xml:space="preserve">code, what </w:t>
      </w:r>
      <w:del w:id="65" w:author="David Keyes" w:date="2022-10-04T08:07:00Z">
        <w:r w:rsidDel="00767704">
          <w:delText xml:space="preserve">I </w:delText>
        </w:r>
      </w:del>
      <w:ins w:id="66"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67"/>
      <w:r>
        <w:t>his data</w:t>
      </w:r>
      <w:ins w:id="68" w:author="David Keyes" w:date="2022-10-04T08:10:00Z">
        <w:r w:rsidR="00767704">
          <w:t xml:space="preserve">, which </w:t>
        </w:r>
      </w:ins>
      <w:ins w:id="69" w:author="David Keyes" w:date="2022-10-04T08:11:00Z">
        <w:r w:rsidR="00767704">
          <w:t>goes from 1952 to 1997,</w:t>
        </w:r>
      </w:ins>
      <w:r>
        <w:t xml:space="preserve"> in mind (spoiler: it was). </w:t>
      </w:r>
      <w:commentRangeEnd w:id="67"/>
      <w:r w:rsidR="000720E4">
        <w:rPr>
          <w:rStyle w:val="CommentReference"/>
          <w:rFonts w:ascii="Calibri" w:eastAsiaTheme="minorHAnsi" w:hAnsi="Calibri" w:cs="Times New Roman"/>
          <w:color w:val="auto"/>
          <w:lang w:eastAsia="en-US"/>
        </w:rPr>
        <w:commentReference w:id="67"/>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rsidP="00767704">
      <w:pPr>
        <w:pStyle w:val="HeadB"/>
      </w:pPr>
      <w:bookmarkStart w:id="70" w:name="_Toc113535017"/>
      <w:r>
        <w:t>The</w:t>
      </w:r>
      <w:r w:rsidR="00A06D2B">
        <w:t xml:space="preserve"> Second Layer: Choosing the</w:t>
      </w:r>
      <w:r>
        <w:t xml:space="preserve"> </w:t>
      </w:r>
      <w:proofErr w:type="spellStart"/>
      <w:r>
        <w:t>geoms</w:t>
      </w:r>
      <w:bookmarkEnd w:id="70"/>
      <w:proofErr w:type="spellEnd"/>
    </w:p>
    <w:p w14:paraId="2CE94A5B" w14:textId="320D9401" w:rsidR="000C1C20" w:rsidRDefault="000C1C20" w:rsidP="00752D8D">
      <w:pPr>
        <w:pStyle w:val="Body"/>
      </w:pPr>
      <w:r>
        <w:t xml:space="preserve">Axes are nice, but we’re missing any type of visual representation of the data. To get this, we need to add the next layer in ggplot: </w:t>
      </w:r>
      <w:proofErr w:type="spellStart"/>
      <w:r>
        <w:t>geoms</w:t>
      </w:r>
      <w:proofErr w:type="spellEnd"/>
      <w:r>
        <w:t>. Short for geometric objects</w:t>
      </w:r>
      <w:commentRangeStart w:id="71"/>
      <w:r>
        <w:t xml:space="preserve">, </w:t>
      </w:r>
      <w:proofErr w:type="spellStart"/>
      <w:r>
        <w:t>geoms</w:t>
      </w:r>
      <w:proofErr w:type="spellEnd"/>
      <w:r>
        <w:t xml:space="preserve"> are</w:t>
      </w:r>
      <w:r w:rsidR="000720E4">
        <w:t xml:space="preserve"> functions that provide</w:t>
      </w:r>
      <w:r>
        <w:t xml:space="preserve"> </w:t>
      </w:r>
      <w:commentRangeEnd w:id="71"/>
      <w:r w:rsidR="000720E4">
        <w:rPr>
          <w:rStyle w:val="CommentReference"/>
          <w:rFonts w:ascii="Calibri" w:eastAsiaTheme="minorHAnsi" w:hAnsi="Calibri" w:cs="Times New Roman"/>
          <w:color w:val="auto"/>
          <w:lang w:eastAsia="en-US"/>
        </w:rPr>
        <w:commentReference w:id="71"/>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rsidR="000720E4">
        <w:t>:</w:t>
      </w:r>
      <w:r>
        <w:t xml:space="preserve"> </w:t>
      </w:r>
    </w:p>
    <w:p w14:paraId="14BBE97C" w14:textId="77777777" w:rsidR="000C1C20" w:rsidRPr="008B2704" w:rsidRDefault="000C1C20" w:rsidP="008B2704">
      <w:pPr>
        <w:pStyle w:val="Code"/>
      </w:pPr>
      <w:proofErr w:type="gramStart"/>
      <w:r w:rsidRPr="008B2704">
        <w:rPr>
          <w:rStyle w:val="FunctionTok"/>
          <w:rFonts w:ascii="Courier" w:hAnsi="Courier"/>
          <w:i w:val="0"/>
          <w:sz w:val="17"/>
          <w:shd w:val="clear" w:color="auto" w:fill="auto"/>
        </w:rPr>
        <w:t>ggplot</w:t>
      </w:r>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1952 had a life expectancy of about 28 and </w:t>
      </w:r>
      <w:r w:rsidR="00DD15AD">
        <w:t xml:space="preserve">that this value rose </w:t>
      </w:r>
      <w:r>
        <w:t xml:space="preserve">through every year in our </w:t>
      </w:r>
      <w:commentRangeStart w:id="72"/>
      <w:commentRangeStart w:id="73"/>
      <w:r>
        <w:t>data.</w:t>
      </w:r>
      <w:commentRangeEnd w:id="72"/>
      <w:r w:rsidR="00162752">
        <w:rPr>
          <w:rStyle w:val="CommentReference"/>
          <w:rFonts w:ascii="Calibri" w:eastAsiaTheme="minorHAnsi" w:hAnsi="Calibri" w:cs="Times New Roman"/>
          <w:color w:val="auto"/>
          <w:lang w:eastAsia="en-US"/>
        </w:rPr>
        <w:commentReference w:id="72"/>
      </w:r>
      <w:commentRangeEnd w:id="73"/>
      <w:r w:rsidR="001F74ED">
        <w:rPr>
          <w:rStyle w:val="CommentReference"/>
          <w:rFonts w:ascii="Times New Roman" w:hAnsi="Times New Roman" w:cs="Times New Roman"/>
          <w:color w:val="auto"/>
          <w:lang w:val="en-CA"/>
        </w:rPr>
        <w:commentReference w:id="73"/>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rsidR="00A519CC">
        <w:t>:</w:t>
      </w:r>
    </w:p>
    <w:p w14:paraId="61304C9D" w14:textId="65C5A18B" w:rsidR="00263C11" w:rsidRDefault="000C1C20" w:rsidP="006E2631">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2D1509C4" w14:textId="461609C2" w:rsidR="00A519CC" w:rsidRDefault="00A519CC" w:rsidP="006E2631">
      <w:pPr>
        <w:pStyle w:val="Body"/>
      </w:pPr>
      <w:bookmarkStart w:id="74" w:name="OLE_LINK1"/>
      <w:r>
        <w:t>Figure 2-8 shows the result.</w:t>
      </w:r>
    </w:p>
    <w:bookmarkEnd w:id="74"/>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proofErr w:type="spellStart"/>
      <w:r w:rsidR="000C1C20" w:rsidRPr="00385C82">
        <w:rPr>
          <w:rStyle w:val="Literal"/>
        </w:rPr>
        <w:t>geom_</w:t>
      </w:r>
      <w:proofErr w:type="gramStart"/>
      <w:r w:rsidR="000C1C20" w:rsidRPr="00385C82">
        <w:rPr>
          <w:rStyle w:val="Literal"/>
        </w:rPr>
        <w:t>point</w:t>
      </w:r>
      <w:proofErr w:type="spellEnd"/>
      <w:r w:rsidR="000C1C20" w:rsidRPr="00385C82">
        <w:rPr>
          <w:rStyle w:val="Literal"/>
        </w:rPr>
        <w:t>(</w:t>
      </w:r>
      <w:proofErr w:type="gramEnd"/>
      <w:r w:rsidR="000C1C20" w:rsidRPr="00385C82">
        <w:rPr>
          <w:rStyle w:val="Literal"/>
        </w:rPr>
        <w:t>)</w:t>
      </w:r>
      <w:r w:rsidR="000C1C20">
        <w:t xml:space="preserve"> and </w:t>
      </w:r>
      <w:proofErr w:type="spellStart"/>
      <w:r w:rsidR="000C1C20" w:rsidRPr="00385C82">
        <w:rPr>
          <w:rStyle w:val="Literal"/>
        </w:rPr>
        <w:t>geom_line</w:t>
      </w:r>
      <w:proofErr w:type="spellEnd"/>
      <w:r w:rsidR="000C1C20" w:rsidRPr="00385C82">
        <w:rPr>
          <w:rStyle w:val="Literal"/>
        </w:rPr>
        <w:t>()</w:t>
      </w:r>
      <w:r w:rsidR="000C1C20">
        <w:t xml:space="preserve">? </w:t>
      </w:r>
    </w:p>
    <w:p w14:paraId="23C8274F" w14:textId="77777777" w:rsidR="000C1C20" w:rsidRPr="00547598" w:rsidRDefault="000C1C20" w:rsidP="00547598">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50EE9BDC" w:rsidR="00641604" w:rsidRDefault="000C1C20" w:rsidP="001F3965">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w:t>
      </w:r>
      <w:del w:id="75" w:author="David Keyes" w:date="2022-10-06T08:13:00Z">
        <w:r w:rsidDel="00FF1BEF">
          <w:delText xml:space="preserve">to </w:delText>
        </w:r>
      </w:del>
      <w:r>
        <w:t>a bar chart</w:t>
      </w:r>
      <w:r w:rsidR="00A519CC">
        <w:t>:</w:t>
      </w:r>
      <w:r>
        <w:t xml:space="preserve"> </w:t>
      </w:r>
    </w:p>
    <w:p w14:paraId="52294874" w14:textId="77777777" w:rsidR="000C1C20" w:rsidRPr="00E27478" w:rsidRDefault="000C1C20" w:rsidP="00E27478">
      <w:pPr>
        <w:pStyle w:val="Code"/>
      </w:pPr>
      <w:proofErr w:type="gramStart"/>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00AC777" w:rsidR="000C1C20" w:rsidRDefault="000C1C20" w:rsidP="00752D8D">
      <w:pPr>
        <w:pStyle w:val="CaptionLine"/>
      </w:pPr>
      <w:r>
        <w:t>The 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76" w:name="_Toc113535018"/>
      <w:r>
        <w:t xml:space="preserve">The </w:t>
      </w:r>
      <w:r w:rsidR="00A06D2B">
        <w:t>Third</w:t>
      </w:r>
      <w:r>
        <w:t xml:space="preserve"> Layer</w:t>
      </w:r>
      <w:r w:rsidR="00A06D2B">
        <w:t>: Altering Aesthetic Properties</w:t>
      </w:r>
      <w:bookmarkEnd w:id="76"/>
    </w:p>
    <w:p w14:paraId="4EB90D41" w14:textId="21E4F291" w:rsidR="000C1C20" w:rsidRDefault="000C1C20" w:rsidP="00752D8D">
      <w:pPr>
        <w:pStyle w:val="Body"/>
      </w:pPr>
      <w:r>
        <w:t xml:space="preserve">Before we return to the drought </w:t>
      </w:r>
      <w:ins w:id="77"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proofErr w:type="gramStart"/>
      <w:r w:rsidRPr="00CD66AD">
        <w:rPr>
          <w:rStyle w:val="FunctionTok"/>
          <w:rFonts w:ascii="Courier" w:hAnsi="Courier"/>
          <w:i w:val="0"/>
          <w:sz w:val="17"/>
          <w:shd w:val="clear" w:color="auto" w:fill="auto"/>
        </w:rPr>
        <w:t>ggplot</w:t>
      </w:r>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6A0C1747"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continuous</w:t>
      </w:r>
      <w:r w:rsidR="00900A2A">
        <w:t xml:space="preserve">, </w:t>
      </w:r>
      <w:ins w:id="78" w:author="David Keyes" w:date="2022-10-04T08:20:00Z">
        <w:r w:rsidR="001823FE">
          <w:t>meaning it can take any numeric value</w:t>
        </w:r>
      </w:ins>
      <w:r w:rsidR="00900A2A">
        <w:t>:</w:t>
      </w:r>
    </w:p>
    <w:p w14:paraId="4365C1DD" w14:textId="77777777" w:rsidR="000C1C20" w:rsidRPr="00190ECC" w:rsidRDefault="000C1C20" w:rsidP="00190ECC">
      <w:pPr>
        <w:pStyle w:val="Code"/>
      </w:pPr>
      <w:proofErr w:type="gramStart"/>
      <w:r w:rsidRPr="00190ECC">
        <w:rPr>
          <w:rStyle w:val="FunctionTok"/>
          <w:rFonts w:ascii="Courier" w:hAnsi="Courier"/>
          <w:i w:val="0"/>
          <w:sz w:val="17"/>
          <w:shd w:val="clear" w:color="auto" w:fill="auto"/>
        </w:rPr>
        <w:t>ggplot</w:t>
      </w:r>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proofErr w:type="spellStart"/>
      <w:r w:rsidR="00900A2A" w:rsidRPr="00385C82">
        <w:rPr>
          <w:rStyle w:val="Literal"/>
        </w:rPr>
        <w:t>scale_fill_viridis_</w:t>
      </w:r>
      <w:proofErr w:type="gramStart"/>
      <w:r w:rsidR="00900A2A" w:rsidRPr="00385C82">
        <w:rPr>
          <w:rStyle w:val="Literal"/>
        </w:rPr>
        <w:t>c</w:t>
      </w:r>
      <w:proofErr w:type="spellEnd"/>
      <w:r w:rsidR="00900A2A" w:rsidRPr="00385C82">
        <w:rPr>
          <w:rStyle w:val="Literal"/>
        </w:rPr>
        <w:t>(</w:t>
      </w:r>
      <w:proofErr w:type="gramEnd"/>
      <w:r w:rsidR="00900A2A" w:rsidRPr="00385C82">
        <w:rPr>
          <w:rStyle w:val="Literal"/>
        </w:rPr>
        <w:t>)</w:t>
      </w:r>
      <w:r w:rsidR="00900A2A">
        <w:t xml:space="preserve"> function is just one of many that start with </w:t>
      </w:r>
      <w:r w:rsidR="00900A2A" w:rsidRPr="00385C82">
        <w:rPr>
          <w:rStyle w:val="Literal"/>
        </w:rPr>
        <w:t>scale_</w:t>
      </w:r>
      <w:r w:rsidR="00900A2A">
        <w:t xml:space="preserve"> and can alter the fill </w:t>
      </w:r>
      <w:commentRangeStart w:id="79"/>
      <w:r w:rsidR="00900A2A">
        <w:t>scale</w:t>
      </w:r>
      <w:commentRangeEnd w:id="79"/>
      <w:r w:rsidR="00F5232D">
        <w:rPr>
          <w:rStyle w:val="CommentReference"/>
          <w:rFonts w:ascii="Times New Roman" w:hAnsi="Times New Roman" w:cs="Times New Roman"/>
          <w:color w:val="auto"/>
          <w:lang w:val="en-CA"/>
        </w:rPr>
        <w:commentReference w:id="79"/>
      </w:r>
      <w:r w:rsidR="00900A2A">
        <w:t>.</w:t>
      </w:r>
    </w:p>
    <w:p w14:paraId="3AB2CB6A" w14:textId="6BBCA3D1" w:rsidR="00A06D2B" w:rsidRDefault="00A06D2B" w:rsidP="00C169B9">
      <w:pPr>
        <w:pStyle w:val="HeadB"/>
      </w:pPr>
      <w:bookmarkStart w:id="80" w:name="_Toc113535019"/>
      <w:r>
        <w:t>The Fourth Layer: Setting a Theme</w:t>
      </w:r>
      <w:bookmarkEnd w:id="80"/>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r w:rsidR="00900A2A">
        <w:t>Here</w:t>
      </w:r>
      <w:r>
        <w:t xml:space="preserve">, </w:t>
      </w:r>
      <w:del w:id="81" w:author="David Keyes" w:date="2022-10-04T08:21:00Z">
        <w:r w:rsidDel="00C169B9">
          <w:delText xml:space="preserve">I’ve </w:delText>
        </w:r>
      </w:del>
      <w:ins w:id="82" w:author="David Keyes" w:date="2022-10-04T08:21:00Z">
        <w:r w:rsidR="00C169B9">
          <w:t xml:space="preserve">we’ve </w:t>
        </w:r>
      </w:ins>
      <w:r>
        <w:t xml:space="preserve">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rsidR="00900A2A">
        <w:t>:</w:t>
      </w:r>
      <w:r>
        <w:t xml:space="preserve"> </w:t>
      </w:r>
    </w:p>
    <w:p w14:paraId="4ED307E0" w14:textId="77777777" w:rsidR="000C1C20" w:rsidRPr="009A4DD6" w:rsidRDefault="000C1C20" w:rsidP="009A4DD6">
      <w:pPr>
        <w:pStyle w:val="Code"/>
      </w:pPr>
      <w:proofErr w:type="gramStart"/>
      <w:r w:rsidRPr="009A4DD6">
        <w:rPr>
          <w:rStyle w:val="FunctionTok"/>
          <w:rFonts w:ascii="Courier" w:hAnsi="Courier"/>
          <w:i w:val="0"/>
          <w:sz w:val="17"/>
          <w:shd w:val="clear" w:color="auto" w:fill="auto"/>
        </w:rPr>
        <w:lastRenderedPageBreak/>
        <w:t>ggplot</w:t>
      </w:r>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2E01807F" w:rsidR="00191CC9" w:rsidRDefault="00900A2A">
      <w:pPr>
        <w:pStyle w:val="Body"/>
        <w:pPrChange w:id="83" w:author="Frances" w:date="2022-09-08T12:33:00Z">
          <w:pPr>
            <w:pStyle w:val="GraphicSlug"/>
          </w:pPr>
        </w:pPrChange>
      </w:pPr>
      <w:bookmarkStart w:id="84" w:name="OLE_LINK2"/>
      <w:r>
        <w:t>Notice in Figure 2-1</w:t>
      </w:r>
      <w:r w:rsidR="00904148">
        <w:t>2</w:t>
      </w:r>
      <w:r>
        <w:t xml:space="preserve"> that this theme starts to declutter our plot.</w:t>
      </w:r>
    </w:p>
    <w:bookmarkEnd w:id="84"/>
    <w:p w14:paraId="08791343" w14:textId="7D4A553B" w:rsidR="00191CC9" w:rsidRDefault="00191CC9" w:rsidP="00191CC9">
      <w:pPr>
        <w:pStyle w:val="GraphicSlug"/>
      </w:pPr>
      <w:r>
        <w:t>[F0201</w:t>
      </w:r>
      <w:ins w:id="85" w:author="David Keyes" w:date="2022-10-07T16:05:00Z">
        <w:r w:rsidR="00BB198F">
          <w:t>2</w:t>
        </w:r>
      </w:ins>
      <w:del w:id="86" w:author="David Keyes" w:date="2022-10-07T16:05:00Z">
        <w:r w:rsidDel="00BB198F">
          <w:delText>3</w:delText>
        </w:r>
      </w:del>
      <w:r>
        <w:t>.pdf]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B22B86">
        <w:rPr>
          <w:rStyle w:val="Literal"/>
        </w:rPr>
        <w:t>theme_</w:t>
      </w:r>
      <w:proofErr w:type="gramStart"/>
      <w:r w:rsidRPr="00B22B86">
        <w:rPr>
          <w:rStyle w:val="Literal"/>
        </w:rPr>
        <w:t>minimal</w:t>
      </w:r>
      <w:proofErr w:type="spellEnd"/>
      <w:r w:rsidRPr="00B22B86">
        <w:rPr>
          <w:rStyle w:val="Literal"/>
        </w:rPr>
        <w:t>(</w:t>
      </w:r>
      <w:proofErr w:type="gramEnd"/>
      <w:r w:rsidRPr="00B22B86">
        <w:rPr>
          <w:rStyle w:val="Literal"/>
        </w:rPr>
        <w:t>)</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w:t>
      </w:r>
      <w:proofErr w:type="spellStart"/>
      <w:r w:rsidRPr="00536D28" w:rsidDel="00DB18A2">
        <w:t>geom</w:t>
      </w:r>
      <w:proofErr w:type="spellEnd"/>
      <w:r w:rsidRPr="00536D28" w:rsidDel="00DB18A2">
        <w:t>)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41282313"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ins w:id="87"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ggplot and </w:t>
      </w:r>
      <w:r>
        <w:t>reveal</w:t>
      </w:r>
      <w:r w:rsidR="000C1C20">
        <w:t xml:space="preserve"> tips on how to make high-quality data visualization with R.</w:t>
      </w:r>
    </w:p>
    <w:p w14:paraId="07D0418F" w14:textId="444FC28E" w:rsidR="000C1C20" w:rsidRDefault="000C1C20" w:rsidP="00FC53A9">
      <w:pPr>
        <w:pStyle w:val="HeadA"/>
      </w:pPr>
      <w:bookmarkStart w:id="88" w:name="_Toc113535020"/>
      <w:bookmarkStart w:id="89" w:name="recreating-the-drought-visualization"/>
      <w:bookmarkEnd w:id="34"/>
      <w:r>
        <w:lastRenderedPageBreak/>
        <w:t>Recreating the Drought Visualization</w:t>
      </w:r>
      <w:ins w:id="90" w:author="Frances" w:date="2022-09-08T12:36:00Z">
        <w:r w:rsidR="00F62BF1">
          <w:t xml:space="preserve"> with ggplot</w:t>
        </w:r>
      </w:ins>
      <w:bookmarkEnd w:id="88"/>
    </w:p>
    <w:p w14:paraId="5B6FC65E" w14:textId="6EF7F1E4" w:rsidR="000C1C20" w:rsidRDefault="000C1C20" w:rsidP="00116F10">
      <w:pPr>
        <w:pStyle w:val="Body"/>
      </w:pPr>
      <w:r>
        <w:t xml:space="preserve">The </w:t>
      </w:r>
      <w:r w:rsidR="00396615">
        <w:t xml:space="preserve">drought visualization </w:t>
      </w:r>
      <w:r>
        <w:t xml:space="preserve">code relies on a combination of ggplot fundamentals and some less-well-known tweaks that make it really shine. In order to understand how </w:t>
      </w:r>
      <w:ins w:id="91" w:author="David Keyes" w:date="2022-10-04T10:08:00Z">
        <w:r w:rsidR="00B22B86">
          <w:t>Scherer and Karamanis</w:t>
        </w:r>
      </w:ins>
      <w:r>
        <w:t xml:space="preserve"> made their data vi</w:t>
      </w:r>
      <w:ins w:id="92" w:author="David Keyes" w:date="2022-10-04T10:08:00Z">
        <w:r w:rsidR="00B22B86">
          <w:t>sualization</w:t>
        </w:r>
      </w:ins>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93" w:name="_Toc113535021"/>
      <w:commentRangeStart w:id="94"/>
      <w:r>
        <w:t>Plotting One Region and Year</w:t>
      </w:r>
      <w:bookmarkEnd w:id="93"/>
      <w:commentRangeEnd w:id="94"/>
      <w:r w:rsidR="00162752">
        <w:rPr>
          <w:rStyle w:val="CommentReference"/>
          <w:rFonts w:ascii="Calibri" w:eastAsiaTheme="minorHAnsi" w:hAnsi="Calibri" w:cs="Times New Roman"/>
          <w:b w:val="0"/>
          <w:bCs w:val="0"/>
          <w:i w:val="0"/>
          <w:iCs w:val="0"/>
          <w:color w:val="auto"/>
          <w:lang w:eastAsia="en-US"/>
        </w:rPr>
        <w:commentReference w:id="94"/>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280CA994" w14:textId="7E730AA9"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proofErr w:type="spellStart"/>
      <w:r w:rsidRPr="0026726F">
        <w:rPr>
          <w:rStyle w:val="Literal"/>
        </w:rPr>
        <w:t>max_week</w:t>
      </w:r>
      <w:proofErr w:type="spellEnd"/>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proofErr w:type="gramStart"/>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proofErr w:type="gramStart"/>
      <w:r w:rsidRPr="00385C82">
        <w:rPr>
          <w:rStyle w:val="Literal"/>
        </w:rPr>
        <w:t>ggplot(</w:t>
      </w:r>
      <w:proofErr w:type="gramEnd"/>
      <w:r w:rsidRPr="00385C82">
        <w:rPr>
          <w:rStyle w:val="Literal"/>
        </w:rPr>
        <w: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95"/>
      <w:r w:rsidR="0070690E">
        <w:t>You can see the result in in Figure 2-1</w:t>
      </w:r>
      <w:r w:rsidR="00904148">
        <w:t>3</w:t>
      </w:r>
      <w:r w:rsidR="0070690E">
        <w:t>.</w:t>
      </w:r>
      <w:commentRangeEnd w:id="95"/>
      <w:r w:rsidR="00027F95">
        <w:rPr>
          <w:rStyle w:val="CommentReference"/>
          <w:rFonts w:ascii="Calibri" w:eastAsiaTheme="minorHAnsi" w:hAnsi="Calibri" w:cs="Times New Roman"/>
          <w:color w:val="auto"/>
          <w:lang w:eastAsia="en-US"/>
        </w:rPr>
        <w:commentReference w:id="95"/>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 xml:space="preserve">Scherer and </w:t>
      </w:r>
      <w:proofErr w:type="spellStart"/>
      <w:r w:rsidR="00B22B86">
        <w:t>Karamanis</w:t>
      </w:r>
      <w:r>
        <w:t>’s</w:t>
      </w:r>
      <w:proofErr w:type="spellEnd"/>
      <w:r>
        <w:t xml:space="preserve"> </w:t>
      </w:r>
      <w:r w:rsidR="00B22B86">
        <w:t>data visualization</w:t>
      </w:r>
      <w:r>
        <w:t>.</w:t>
      </w:r>
    </w:p>
    <w:p w14:paraId="18F55543" w14:textId="7C9C1DF8" w:rsidR="008774DE" w:rsidRDefault="00EC4DD4" w:rsidP="00B6782A">
      <w:pPr>
        <w:pStyle w:val="HeadB"/>
      </w:pPr>
      <w:bookmarkStart w:id="96" w:name="_Toc113535022"/>
      <w:r>
        <w:t>Changing Aesthetic Properties</w:t>
      </w:r>
      <w:bookmarkEnd w:id="96"/>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proofErr w:type="gramStart"/>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proofErr w:type="gramStart"/>
      <w:r w:rsidRPr="00DD5B6F">
        <w:rPr>
          <w:rStyle w:val="FunctionTok"/>
          <w:rFonts w:ascii="Courier" w:hAnsi="Courier"/>
          <w:i w:val="0"/>
          <w:sz w:val="17"/>
          <w:shd w:val="clear" w:color="auto" w:fill="auto"/>
        </w:rPr>
        <w:lastRenderedPageBreak/>
        <w:t>ggplot</w:t>
      </w:r>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bookmarkStart w:id="97" w:name="OLE_LINK3"/>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w:t>
      </w:r>
      <w:proofErr w:type="gramStart"/>
      <w:r>
        <w:t>right side</w:t>
      </w:r>
      <w:proofErr w:type="gramEnd"/>
      <w:r>
        <w:t xml:space="preserv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bookmarkEnd w:id="97"/>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5844CDE9" w:rsidR="000C1C20" w:rsidRDefault="000C1C20" w:rsidP="00752D8D">
      <w:pPr>
        <w:pStyle w:val="CaptionLine"/>
      </w:pPr>
      <w:r>
        <w:t xml:space="preserve">One year and </w:t>
      </w:r>
      <w:del w:id="98" w:author="David Keyes" w:date="2022-10-06T11:29:00Z">
        <w:r w:rsidDel="002D3987">
          <w:delText xml:space="preserve">one </w:delText>
        </w:r>
      </w:del>
      <w:r>
        <w:t>region of the drought visualization with adjustments to the x and y axes</w:t>
      </w:r>
    </w:p>
    <w:p w14:paraId="4C1EB31C" w14:textId="08ED2E99" w:rsidR="0054295E" w:rsidRDefault="000C1C20" w:rsidP="00752D8D">
      <w:pPr>
        <w:pStyle w:val="Body"/>
      </w:pPr>
      <w:r>
        <w:t xml:space="preserve">Up to this point, we’ve focused on one of the single plots that make up the larger </w:t>
      </w:r>
      <w:ins w:id="99" w:author="David Keyes" w:date="2022-10-04T10:08:00Z">
        <w:r w:rsidR="00B22B86">
          <w:t xml:space="preserve">data </w:t>
        </w:r>
        <w:r w:rsidR="00B22B86">
          <w:lastRenderedPageBreak/>
          <w:t>visualization</w:t>
        </w:r>
      </w:ins>
      <w:r>
        <w:t xml:space="preserve">. But the final product that </w:t>
      </w:r>
      <w:ins w:id="100"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101"/>
      <w:commentRangeStart w:id="102"/>
      <w:r w:rsidR="00A204EC">
        <w:t>Let’s discuss the ggplot feature they used to create all of these plots.</w:t>
      </w:r>
      <w:commentRangeEnd w:id="101"/>
      <w:r w:rsidR="00A204EC">
        <w:rPr>
          <w:rStyle w:val="CommentReference"/>
          <w:rFonts w:ascii="Calibri" w:eastAsiaTheme="minorHAnsi" w:hAnsi="Calibri" w:cs="Times New Roman"/>
          <w:color w:val="auto"/>
          <w:lang w:eastAsia="en-US"/>
        </w:rPr>
        <w:commentReference w:id="101"/>
      </w:r>
      <w:commentRangeEnd w:id="102"/>
      <w:r w:rsidR="009658D8">
        <w:rPr>
          <w:rStyle w:val="CommentReference"/>
          <w:rFonts w:ascii="Times New Roman" w:hAnsi="Times New Roman" w:cs="Times New Roman"/>
          <w:color w:val="auto"/>
          <w:lang w:val="en-CA"/>
        </w:rPr>
        <w:commentReference w:id="102"/>
      </w:r>
    </w:p>
    <w:p w14:paraId="36E5B475" w14:textId="668A8A33" w:rsidR="0054295E" w:rsidRDefault="0054295E" w:rsidP="008817FA">
      <w:pPr>
        <w:pStyle w:val="HeadB"/>
      </w:pPr>
      <w:bookmarkStart w:id="103" w:name="_Toc113535023"/>
      <w:r>
        <w:t>Faceting</w:t>
      </w:r>
      <w:r w:rsidR="00822019">
        <w:t xml:space="preserve"> the Plot</w:t>
      </w:r>
      <w:bookmarkEnd w:id="103"/>
    </w:p>
    <w:p w14:paraId="43CE558C" w14:textId="279A9A00" w:rsidR="000C1C20" w:rsidRDefault="000C1C20" w:rsidP="00117106">
      <w:pPr>
        <w:pStyle w:val="Body"/>
      </w:pPr>
      <w:r>
        <w:t>One of the most useful features of ggplot is what’s known as</w:t>
      </w:r>
      <w:r w:rsidRPr="008817FA">
        <w:rPr>
          <w:rStyle w:val="Italic"/>
        </w:rPr>
        <w:t xml:space="preserve"> faceting</w:t>
      </w:r>
      <w:r>
        <w:t xml:space="preserve"> (</w:t>
      </w:r>
      <w:r w:rsidR="00A204EC">
        <w:t xml:space="preserve">or, </w:t>
      </w:r>
      <w:r>
        <w:t xml:space="preserve">more commonly in the </w:t>
      </w:r>
      <w:ins w:id="104"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ins w:id="105" w:author="David Keyes" w:date="2022-10-04T10:29:00Z">
        <w:r w:rsidR="008817FA">
          <w:t>Faceting takes a single plot and makes it into multiple plots</w:t>
        </w:r>
      </w:ins>
      <w:ins w:id="106" w:author="David Keyes" w:date="2022-10-04T10:30:00Z">
        <w:r w:rsidR="00117106">
          <w:t xml:space="preserve"> using a variable (think: a line chart showing life expectancy by country over time</w:t>
        </w:r>
      </w:ins>
      <w:ins w:id="107" w:author="David Keyes" w:date="2022-10-04T10:31:00Z">
        <w:r w:rsidR="00117106">
          <w:t xml:space="preserve">, </w:t>
        </w:r>
      </w:ins>
      <w:ins w:id="108" w:author="David Keyes" w:date="2022-10-04T10:32:00Z">
        <w:r w:rsidR="00117106">
          <w:t xml:space="preserve">but </w:t>
        </w:r>
      </w:ins>
      <w:ins w:id="109" w:author="David Keyes" w:date="2022-10-04T10:31:00Z">
        <w:r w:rsidR="00117106">
          <w:t>instead of multiple lines on one plot, we get multiple plots with one line per plo</w:t>
        </w:r>
      </w:ins>
      <w:ins w:id="110" w:author="David Keyes" w:date="2022-10-04T10:32:00Z">
        <w:r w:rsidR="00117106">
          <w:t>t</w:t>
        </w:r>
      </w:ins>
      <w:ins w:id="111" w:author="David Keyes" w:date="2022-10-04T10:31:00Z">
        <w:r w:rsidR="00117106">
          <w:t>).</w:t>
        </w:r>
      </w:ins>
      <w:ins w:id="112" w:author="David Keyes" w:date="2022-10-04T10:33:00Z">
        <w:r w:rsidR="00117106">
          <w:t xml:space="preserve"> </w:t>
        </w:r>
      </w:ins>
      <w:r>
        <w:t xml:space="preserve">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faceted plot. </w:t>
      </w: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1366766A" w:rsidR="008F236C" w:rsidRDefault="00B22B86" w:rsidP="008F3FF7">
      <w:pPr>
        <w:pStyle w:val="Body"/>
      </w:pPr>
      <w:ins w:id="113" w:author="David Keyes" w:date="2022-10-04T10:09:00Z">
        <w:r>
          <w:t>Scherer and Karamanis</w:t>
        </w:r>
      </w:ins>
      <w:r w:rsidR="00151A3E">
        <w:t xml:space="preserve"> put </w:t>
      </w:r>
      <w:r w:rsidR="00151A3E" w:rsidRPr="00385C82">
        <w:rPr>
          <w:rStyle w:val="Literal"/>
        </w:rPr>
        <w:t>year</w:t>
      </w:r>
      <w:r w:rsidR="00151A3E">
        <w:t xml:space="preserve"> in rows and </w:t>
      </w:r>
      <w:r w:rsidR="00151A3E" w:rsidRPr="00385C82">
        <w:rPr>
          <w:rStyle w:val="Literal"/>
        </w:rPr>
        <w:t>hub</w:t>
      </w:r>
      <w:r w:rsidR="00151A3E">
        <w:t xml:space="preserve"> (region) in columns. The </w:t>
      </w:r>
      <w:r w:rsidR="00151A3E" w:rsidRPr="00385C82">
        <w:rPr>
          <w:rStyle w:val="Literal"/>
        </w:rPr>
        <w:t>switch = "y"</w:t>
      </w:r>
      <w:r w:rsidR="00151A3E">
        <w:t xml:space="preserve"> argument moves the year label from the right side (where it appears by default) to the left. With this code in place, we can see the final plot coming together in Figure 2-1</w:t>
      </w:r>
      <w:ins w:id="114" w:author="Frances" w:date="2022-09-27T17:41:00Z">
        <w:r w:rsidR="00033C97">
          <w:t>5</w:t>
        </w:r>
      </w:ins>
      <w:r w:rsidR="00151A3E">
        <w:t xml:space="preserve">. </w:t>
      </w: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ggplot goes a long way.</w:t>
      </w:r>
    </w:p>
    <w:p w14:paraId="0BCA785A" w14:textId="20951283" w:rsidR="00151A3E" w:rsidRDefault="00151A3E" w:rsidP="008F3FF7">
      <w:pPr>
        <w:pStyle w:val="HeadB"/>
      </w:pPr>
      <w:bookmarkStart w:id="115" w:name="_Toc113535024"/>
      <w:r>
        <w:t>Applying Small Polishes</w:t>
      </w:r>
      <w:bookmarkEnd w:id="115"/>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1C28401A" w14:textId="5D496FED" w:rsidR="000C1C20" w:rsidRDefault="00F34DA9" w:rsidP="00E94002">
      <w:pPr>
        <w:pStyle w:val="Body"/>
      </w:pPr>
      <w:commentRangeStart w:id="116"/>
      <w:commentRangeEnd w:id="116"/>
      <w:r>
        <w:rPr>
          <w:rStyle w:val="CommentReference"/>
        </w:rPr>
        <w:commentReference w:id="116"/>
      </w:r>
      <w:r w:rsidR="00E94002" w:rsidRPr="008F3FF7">
        <w:t xml:space="preserve">The </w:t>
      </w:r>
      <w:commentRangeStart w:id="117"/>
      <w:proofErr w:type="spellStart"/>
      <w:r w:rsidR="000C1C20" w:rsidRPr="00385C82">
        <w:rPr>
          <w:rStyle w:val="Literal"/>
        </w:rPr>
        <w:t>theme_</w:t>
      </w:r>
      <w:proofErr w:type="gramStart"/>
      <w:r w:rsidR="000C1C20" w:rsidRPr="00385C82">
        <w:rPr>
          <w:rStyle w:val="Literal"/>
        </w:rPr>
        <w:t>light</w:t>
      </w:r>
      <w:proofErr w:type="spellEnd"/>
      <w:r w:rsidR="000C1C20" w:rsidRPr="00385C82">
        <w:rPr>
          <w:rStyle w:val="Literal"/>
        </w:rPr>
        <w:t>(</w:t>
      </w:r>
      <w:proofErr w:type="gramEnd"/>
      <w:r w:rsidR="000C1C20" w:rsidRPr="00385C82">
        <w:rPr>
          <w:rStyle w:val="Literal"/>
        </w:rPr>
        <w:t>)</w:t>
      </w:r>
      <w:r w:rsidR="000C1C20">
        <w:t xml:space="preserve"> </w:t>
      </w:r>
      <w:commentRangeEnd w:id="117"/>
      <w:r w:rsidR="00151A3E">
        <w:rPr>
          <w:rStyle w:val="CommentReference"/>
          <w:rFonts w:ascii="Calibri" w:eastAsiaTheme="minorHAnsi" w:hAnsi="Calibri" w:cs="Times New Roman"/>
          <w:color w:val="auto"/>
          <w:lang w:eastAsia="en-US"/>
        </w:rPr>
        <w:commentReference w:id="117"/>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proofErr w:type="gramStart"/>
      <w:r w:rsidR="000C1C20" w:rsidRPr="00385C82">
        <w:rPr>
          <w:rStyle w:val="Literal"/>
        </w:rPr>
        <w:t>theme(</w:t>
      </w:r>
      <w:proofErr w:type="gramEnd"/>
      <w:r w:rsidR="000C1C20" w:rsidRPr="00385C82">
        <w:rPr>
          <w:rStyle w:val="Literal"/>
        </w:rPr>
        <w:t>)</w:t>
      </w:r>
      <w:r w:rsidR="000C1C20">
        <w:t xml:space="preserve"> function to make additional tweaks to what </w:t>
      </w:r>
      <w:proofErr w:type="spellStart"/>
      <w:r w:rsidR="000C1C20" w:rsidRPr="00385C82">
        <w:rPr>
          <w:rStyle w:val="Literal"/>
        </w:rPr>
        <w:t>theme_light</w:t>
      </w:r>
      <w:proofErr w:type="spellEnd"/>
      <w:r w:rsidR="000C1C20" w:rsidRPr="00385C82">
        <w:rPr>
          <w:rStyle w:val="Literal"/>
        </w:rPr>
        <w:t>()</w:t>
      </w:r>
      <w:r w:rsidR="000C1C20">
        <w:t xml:space="preserve"> g</w:t>
      </w:r>
      <w:r w:rsidR="0055026C">
        <w:t>a</w:t>
      </w:r>
      <w:r w:rsidR="000C1C20">
        <w:t xml:space="preserve">ve them. </w:t>
      </w:r>
    </w:p>
    <w:p w14:paraId="7B36F52B" w14:textId="39E0158F" w:rsidR="000C1C20" w:rsidRPr="001235CB" w:rsidRDefault="000C1C20" w:rsidP="00AB069C">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18"/>
      <w:commentRangeStart w:id="119"/>
      <w:r w:rsidRPr="001235CB">
        <w:t xml:space="preserve">  </w:t>
      </w:r>
      <w:r w:rsidR="00AB069C">
        <w:rPr>
          <w:rStyle w:val="CodeAnnotation"/>
        </w:rPr>
        <w:t>1</w:t>
      </w:r>
      <w:commentRangeEnd w:id="118"/>
      <w:r w:rsidR="00027F95">
        <w:rPr>
          <w:rStyle w:val="CommentReference"/>
          <w:rFonts w:ascii="Calibri" w:eastAsiaTheme="minorHAnsi" w:hAnsi="Calibri" w:cs="Times New Roman"/>
          <w:color w:val="auto"/>
          <w:lang w:eastAsia="en-US"/>
        </w:rPr>
        <w:commentReference w:id="118"/>
      </w:r>
      <w:commentRangeEnd w:id="119"/>
      <w:r w:rsidR="008F3FF7">
        <w:rPr>
          <w:rStyle w:val="CommentReference"/>
          <w:rFonts w:ascii="Times New Roman" w:hAnsi="Times New Roman" w:cs="Times New Roman"/>
          <w:color w:val="auto"/>
          <w:lang w:val="en-CA"/>
        </w:rPr>
        <w:commentReference w:id="119"/>
      </w:r>
      <w:r w:rsidR="00AB069C" w:rsidRPr="008F3FF7">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ins w:id="120" w:author="David Keyes" w:date="2022-12-09T11:07:00Z">
        <w:r w:rsidR="00FF6AC1" w:rsidRPr="00FF6AC1">
          <w:rPr>
            <w:rStyle w:val="CodeAnnotation"/>
          </w:rPr>
          <w:t>11</w:t>
        </w:r>
      </w:ins>
      <w:r w:rsidRPr="001235CB">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r w:rsidR="00AB069C">
        <w:rPr>
          <w:rStyle w:val="CodeAnnotation"/>
        </w:rPr>
        <w:t>4</w:t>
      </w:r>
      <w:r w:rsidR="00AB069C" w:rsidRPr="008F3FF7">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r w:rsidRPr="00F34DA9">
        <w:t>.</w:t>
      </w:r>
      <w:r w:rsidRPr="008F3FF7">
        <w:t xml:space="preserve"> </w:t>
      </w:r>
      <w:proofErr w:type="spellStart"/>
      <w:r w:rsidRPr="008F3FF7">
        <w:t>First,</w:t>
      </w:r>
      <w:r>
        <w:rPr>
          <w:rStyle w:val="Literal"/>
        </w:rPr>
        <w:t xml:space="preserve"> </w:t>
      </w:r>
      <w:r w:rsidR="00642277">
        <w:t>i</w:t>
      </w:r>
      <w:proofErr w:type="spellEnd"/>
      <w:r w:rsidR="00642277">
        <w:t>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proofErr w:type="gramStart"/>
      <w:r w:rsidRPr="00385C82">
        <w:rPr>
          <w:rStyle w:val="Literal"/>
        </w:rPr>
        <w:t>theme(</w:t>
      </w:r>
      <w:proofErr w:type="gramEnd"/>
      <w:r w:rsidRPr="00385C82">
        <w:rPr>
          <w:rStyle w:val="Literal"/>
        </w:rPr>
        <w:t>)</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proofErr w:type="spellStart"/>
      <w:r w:rsidRPr="008F3FF7">
        <w:rPr>
          <w:rStyle w:val="Literal"/>
        </w:rPr>
        <w:t>element_</w:t>
      </w:r>
      <w:proofErr w:type="gramStart"/>
      <w:r w:rsidRPr="008F3FF7">
        <w:rPr>
          <w:rStyle w:val="Literal"/>
        </w:rPr>
        <w:t>blank</w:t>
      </w:r>
      <w:proofErr w:type="spellEnd"/>
      <w:r w:rsidRPr="008F3FF7">
        <w:rPr>
          <w:rStyle w:val="Literal"/>
        </w:rPr>
        <w:t>(</w:t>
      </w:r>
      <w:proofErr w:type="gramEnd"/>
      <w:r w:rsidRPr="008F3FF7">
        <w:rPr>
          <w:rStyle w:val="Literal"/>
        </w:rPr>
        <w:t>)</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w:t>
      </w:r>
      <w:proofErr w:type="spellStart"/>
      <w:r>
        <w:t>geom</w:t>
      </w:r>
      <w:proofErr w:type="spellEnd"/>
      <w:r w:rsidR="0055026C">
        <w:t>,</w:t>
      </w:r>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rsidR="00AB069C">
        <w:t>:</w:t>
      </w:r>
      <w:r>
        <w:t xml:space="preserve"> </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0B5F16C7" w:rsidR="00AB069C" w:rsidRDefault="0055026C" w:rsidP="008F3FF7">
      <w:pPr>
        <w:pStyle w:val="Body"/>
      </w:pPr>
      <w:r>
        <w:t>T</w:t>
      </w:r>
      <w:r w:rsidR="00AB069C">
        <w:t>hey set some additional aesthetic properties specific to</w:t>
      </w:r>
      <w:r>
        <w:t xml:space="preserve"> this </w:t>
      </w:r>
      <w:proofErr w:type="spellStart"/>
      <w:r>
        <w:t>geom</w:t>
      </w:r>
      <w:proofErr w:type="spellEnd"/>
      <w:r>
        <w:t xml:space="preserve">: </w:t>
      </w:r>
      <w:proofErr w:type="spellStart"/>
      <w:r w:rsidR="00AB069C" w:rsidRPr="00385C82">
        <w:rPr>
          <w:rStyle w:val="Literal"/>
        </w:rPr>
        <w:t>xmin</w:t>
      </w:r>
      <w:proofErr w:type="spellEnd"/>
      <w:r w:rsidR="00AB069C">
        <w:t xml:space="preserve">, </w:t>
      </w:r>
      <w:proofErr w:type="spellStart"/>
      <w:r w:rsidR="00AB069C" w:rsidRPr="00385C82">
        <w:rPr>
          <w:rStyle w:val="Literal"/>
        </w:rPr>
        <w:t>xmax</w:t>
      </w:r>
      <w:proofErr w:type="spellEnd"/>
      <w:r w:rsidR="00AB069C">
        <w:t xml:space="preserve">, </w:t>
      </w:r>
      <w:proofErr w:type="spellStart"/>
      <w:r w:rsidR="00AB069C" w:rsidRPr="00385C82">
        <w:rPr>
          <w:rStyle w:val="Literal"/>
        </w:rPr>
        <w:t>ymin</w:t>
      </w:r>
      <w:proofErr w:type="spellEnd"/>
      <w:r w:rsidR="00AB069C">
        <w:t xml:space="preserve">, and </w:t>
      </w:r>
      <w:proofErr w:type="spellStart"/>
      <w:r w:rsidR="00AB069C" w:rsidRPr="00385C82">
        <w:rPr>
          <w:rStyle w:val="Literal"/>
        </w:rPr>
        <w:t>ymax</w:t>
      </w:r>
      <w:proofErr w:type="spellEnd"/>
      <w:r w:rsidR="00F67363">
        <w:t xml:space="preserve">, which </w:t>
      </w:r>
      <w:commentRangeStart w:id="121"/>
      <w:ins w:id="122" w:author="David Keyes" w:date="2022-10-04T10:41:00Z">
        <w:r w:rsidR="004069FF">
          <w:t>determine the</w:t>
        </w:r>
      </w:ins>
      <w:ins w:id="123" w:author="David Keyes" w:date="2022-10-04T10:42:00Z">
        <w:r w:rsidR="004069FF">
          <w:t xml:space="preserve"> boundaries of the rectangle it produces</w:t>
        </w:r>
      </w:ins>
      <w:r w:rsidR="00AB069C">
        <w:t xml:space="preserve">. </w:t>
      </w:r>
      <w:commentRangeEnd w:id="121"/>
      <w:r w:rsidR="00F67363">
        <w:rPr>
          <w:rStyle w:val="CommentReference"/>
          <w:rFonts w:ascii="Calibri" w:eastAsiaTheme="minorHAnsi" w:hAnsi="Calibri" w:cs="Times New Roman"/>
          <w:color w:val="auto"/>
          <w:lang w:eastAsia="en-US"/>
        </w:rPr>
        <w:commentReference w:id="121"/>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24"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36AA9A05" w:rsidR="000C1C20" w:rsidRDefault="00577AD1" w:rsidP="00752D8D">
      <w:pPr>
        <w:pStyle w:val="Body"/>
      </w:pPr>
      <w:r>
        <w:t xml:space="preserve">Finally, consider </w:t>
      </w:r>
      <w:r w:rsidR="000C1C20">
        <w:t xml:space="preserve">the tweaks </w:t>
      </w:r>
      <w:r>
        <w:t xml:space="preserve">made </w:t>
      </w:r>
      <w:r w:rsidR="000C1C20">
        <w:t xml:space="preserve">to the legend. </w:t>
      </w:r>
      <w:del w:id="125" w:author="David Keyes" w:date="2022-10-06T07:22:00Z">
        <w:r w:rsidR="000C1C20" w:rsidDel="009658D8">
          <w:delText xml:space="preserve">I previously showed </w:delText>
        </w:r>
      </w:del>
      <w:ins w:id="126" w:author="David Keyes" w:date="2022-10-06T07:22:00Z">
        <w:r w:rsidR="009658D8">
          <w:t xml:space="preserve">We previously saw </w:t>
        </w:r>
      </w:ins>
      <w:r w:rsidR="000C1C20">
        <w:t xml:space="preserve">a simplified version of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27"/>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27"/>
      <w:r w:rsidR="00F67363">
        <w:rPr>
          <w:rStyle w:val="CommentReference"/>
        </w:rPr>
        <w:commentReference w:id="127"/>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7BB04187" w:rsidR="000C1C20" w:rsidRDefault="000C1C20" w:rsidP="00752D8D">
      <w:pPr>
        <w:pStyle w:val="Body"/>
      </w:pPr>
      <w:r>
        <w:t xml:space="preserve">While I’ve showed you a nearly complete version of the </w:t>
      </w:r>
      <w:r w:rsidR="00577AD1">
        <w:t xml:space="preserve">code that </w:t>
      </w:r>
      <w:r w:rsidR="00B22B86">
        <w:t>Scherer and Karamanis</w:t>
      </w:r>
      <w:r w:rsidR="00577AD1">
        <w:t xml:space="preserve"> wrote</w:t>
      </w:r>
      <w:r>
        <w:t>, I made some small changes along the way to make it easier to understand. If you’re curious</w:t>
      </w:r>
      <w:r w:rsidR="00577AD1">
        <w:t>,</w:t>
      </w:r>
      <w:r>
        <w:t xml:space="preserve"> the full code </w:t>
      </w:r>
      <w:r w:rsidR="00577AD1">
        <w:t xml:space="preserve">is </w:t>
      </w:r>
      <w:r>
        <w:t>here</w:t>
      </w:r>
      <w:r w:rsidR="00577AD1">
        <w:t>:</w:t>
      </w:r>
      <w:r>
        <w:t xml:space="preserve"> </w:t>
      </w:r>
    </w:p>
    <w:p w14:paraId="57F609B4" w14:textId="4B546BE4"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1EFA9547" w:rsidR="00681A14" w:rsidRDefault="00681A14" w:rsidP="00681A14">
      <w:pPr>
        <w:pStyle w:val="Body"/>
      </w:pPr>
      <w:bookmarkStart w:id="128" w:name="_Toc113535025"/>
      <w:bookmarkStart w:id="129" w:name="ggplot-is-your-data-viz-secret-weapon"/>
      <w:bookmarkEnd w:id="89"/>
      <w:r>
        <w:t xml:space="preserve">There are a few additional tweaks to colors and spacing, but </w:t>
      </w:r>
      <w:r w:rsidR="006070A2">
        <w:t>most of the code reflects</w:t>
      </w:r>
      <w:r>
        <w:t xml:space="preserve"> what </w:t>
      </w:r>
      <w:r w:rsidR="006070A2">
        <w:t>you</w:t>
      </w:r>
      <w:r>
        <w:t>’ve seen so far.</w:t>
      </w:r>
    </w:p>
    <w:p w14:paraId="14DF1E3A" w14:textId="0D959796" w:rsidR="000C1C20" w:rsidRDefault="006F57FE" w:rsidP="00FC53A9">
      <w:pPr>
        <w:pStyle w:val="HeadA"/>
      </w:pPr>
      <w:r>
        <w:t xml:space="preserve">In Conclusion: </w:t>
      </w:r>
      <w:r w:rsidR="000C1C20">
        <w:t xml:space="preserve">ggplot is Your </w:t>
      </w:r>
      <w:r w:rsidR="00B22B86">
        <w:t>Data visualization</w:t>
      </w:r>
      <w:r w:rsidR="000C1C20">
        <w:t xml:space="preserve"> Secret Weapon</w:t>
      </w:r>
      <w:bookmarkEnd w:id="128"/>
    </w:p>
    <w:p w14:paraId="4E9756C2" w14:textId="3B1DA2A1" w:rsidR="000C1C20" w:rsidRDefault="00577AD1" w:rsidP="00116F10">
      <w:pPr>
        <w:pStyle w:val="Body"/>
      </w:pPr>
      <w:r>
        <w:t>Y</w:t>
      </w:r>
      <w:r w:rsidR="000C1C20">
        <w:t xml:space="preserve">ou may start to think of </w:t>
      </w:r>
      <w:r>
        <w:t xml:space="preserve">ggplot </w:t>
      </w:r>
      <w:r w:rsidR="000C1C20">
        <w:t xml:space="preserve">as a solution to all of your </w:t>
      </w:r>
      <w:r w:rsidR="00B22B86">
        <w:t>data visualization</w:t>
      </w:r>
      <w:r w:rsidR="000C1C20">
        <w:t xml:space="preserve"> problems. </w:t>
      </w:r>
      <w:r>
        <w:t>And y</w:t>
      </w:r>
      <w:r w:rsidR="000C1C20">
        <w:t>es, you have a new hammer, but no, everything is not a nail. If you look at the version of th</w:t>
      </w:r>
      <w:r>
        <w:t>e</w:t>
      </w:r>
      <w:r w:rsidR="000C1C20">
        <w:t xml:space="preserve"> </w:t>
      </w:r>
      <w:r w:rsidR="00B22B86">
        <w:t>data visualization</w:t>
      </w:r>
      <w:r w:rsidR="000C1C20">
        <w:t xml:space="preserve"> that appeared in </w:t>
      </w:r>
      <w:r w:rsidR="000C1C20" w:rsidRPr="00B52AC5">
        <w:rPr>
          <w:rStyle w:val="Italic"/>
        </w:rPr>
        <w:t>Scientific American</w:t>
      </w:r>
      <w:r w:rsidR="000C1C20">
        <w:t xml:space="preserve"> in November 2021, you’ll see that some </w:t>
      </w:r>
      <w:r>
        <w:t xml:space="preserve">of its </w:t>
      </w:r>
      <w:r w:rsidR="000C1C20">
        <w:t xml:space="preserve">annotations </w:t>
      </w:r>
      <w:r>
        <w:t>aren’t</w:t>
      </w:r>
      <w:r w:rsidR="000C1C20">
        <w:t xml:space="preserve"> visible in our recreation. That’s because they were added in post-production. While you </w:t>
      </w:r>
      <w:r>
        <w:t>could have found</w:t>
      </w:r>
      <w:r w:rsidR="000C1C20" w:rsidRPr="00681A14">
        <w:t xml:space="preserve"> </w:t>
      </w:r>
      <w:r w:rsidR="000C1C20">
        <w:t xml:space="preserve">ways to </w:t>
      </w:r>
      <w:r>
        <w:t>create them</w:t>
      </w:r>
      <w:r w:rsidR="000C1C20">
        <w:t xml:space="preserve"> in ggplot, it’s often not the best use of your time. Get yourself 90</w:t>
      </w:r>
      <w:r w:rsidR="00183CA4">
        <w:t xml:space="preserve"> percent</w:t>
      </w:r>
      <w:r w:rsidR="000C1C20">
        <w:t xml:space="preserve"> of the way there with ggplot and then use Illustrator, Figma, or a similar tool to finish your work.</w:t>
      </w:r>
    </w:p>
    <w:p w14:paraId="1EE83974" w14:textId="3F298EB3" w:rsidR="000C1C20" w:rsidRDefault="00183CA4" w:rsidP="00752D8D">
      <w:pPr>
        <w:pStyle w:val="Body"/>
      </w:pPr>
      <w:r>
        <w:t>Even so</w:t>
      </w:r>
      <w:r w:rsidR="000C1C20">
        <w:t>, ggplot is a very powerful hammer</w:t>
      </w:r>
      <w:r>
        <w:t>,</w:t>
      </w:r>
      <w:r w:rsidR="000C1C20">
        <w:t xml:space="preserve"> used to make plots that you’ve seen in </w:t>
      </w:r>
      <w:r w:rsidRPr="00074183">
        <w:rPr>
          <w:rStyle w:val="Italic"/>
        </w:rPr>
        <w:t>T</w:t>
      </w:r>
      <w:r w:rsidR="000C1C20" w:rsidRPr="00074183">
        <w:rPr>
          <w:rStyle w:val="Italic"/>
        </w:rPr>
        <w:t>he</w:t>
      </w:r>
      <w:r w:rsidR="000C1C20">
        <w:t xml:space="preserve"> </w:t>
      </w:r>
      <w:r w:rsidR="000C1C20" w:rsidRPr="00074183">
        <w:rPr>
          <w:rStyle w:val="Italic"/>
        </w:rPr>
        <w:t>New York Times</w:t>
      </w:r>
      <w:r w:rsidR="000C1C20">
        <w:t xml:space="preserve">, FiveThirtyEight, the BBC, and other well-known news outlets. </w:t>
      </w:r>
      <w:r w:rsidR="00714BC3">
        <w:t>Although</w:t>
      </w:r>
      <w:r w:rsidR="000C1C20">
        <w:t xml:space="preserve"> </w:t>
      </w:r>
      <w:r w:rsidR="00714BC3">
        <w:t xml:space="preserve">not </w:t>
      </w:r>
      <w:r w:rsidR="000C1C20">
        <w:t>the only tool that can</w:t>
      </w:r>
      <w:r w:rsidR="00714BC3">
        <w:t xml:space="preserve"> generate</w:t>
      </w:r>
      <w:r w:rsidR="000C1C20">
        <w:t xml:space="preserve"> high-quality </w:t>
      </w:r>
      <w:r w:rsidR="00B22B86">
        <w:t>data visualization</w:t>
      </w:r>
      <w:r w:rsidR="000C1C20">
        <w:t xml:space="preserve">, it makes </w:t>
      </w:r>
      <w:r w:rsidR="00714BC3">
        <w:t>the process</w:t>
      </w:r>
      <w:r w:rsidR="000C1C20">
        <w:t xml:space="preserve"> straightforward. The </w:t>
      </w:r>
      <w:r w:rsidR="000C1C20">
        <w:lastRenderedPageBreak/>
        <w:t xml:space="preserve">graph </w:t>
      </w:r>
      <w:r w:rsidR="00714BC3">
        <w:t>by</w:t>
      </w:r>
      <w:r w:rsidR="000C1C20">
        <w:t xml:space="preserve"> </w:t>
      </w:r>
      <w:r w:rsidR="00B22B86">
        <w:t>Scherer and Karamanis</w:t>
      </w:r>
      <w:r w:rsidR="000C1C20">
        <w:t xml:space="preserve"> shows this in several ways:</w:t>
      </w:r>
    </w:p>
    <w:p w14:paraId="4DF0DCF9" w14:textId="3854318F" w:rsidR="000C1C20" w:rsidRDefault="000C1C20" w:rsidP="00074183">
      <w:pPr>
        <w:pStyle w:val="ListPlain"/>
      </w:pPr>
      <w:r w:rsidRPr="00074183">
        <w:rPr>
          <w:rStyle w:val="Bold"/>
        </w:rPr>
        <w:t>It strips away extraneous elements</w:t>
      </w:r>
      <w:r w:rsidR="00714BC3">
        <w:rPr>
          <w:rStyle w:val="Bold"/>
        </w:rPr>
        <w:t>,</w:t>
      </w:r>
      <w:r w:rsidRPr="00074183">
        <w:rPr>
          <w:rStyle w:val="Bold"/>
        </w:rPr>
        <w:t xml:space="preserve"> such as grid lines</w:t>
      </w:r>
      <w:r w:rsidR="00714BC3">
        <w:rPr>
          <w:rStyle w:val="Bold"/>
        </w:rPr>
        <w:t>,</w:t>
      </w:r>
      <w:r w:rsidRPr="00074183">
        <w:rPr>
          <w:rStyle w:val="Bold"/>
        </w:rPr>
        <w:t xml:space="preserve">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w:t>
      </w:r>
      <w:r w:rsidR="00B22B86">
        <w:t>Scherer and Karamanis</w:t>
      </w:r>
      <w:r>
        <w:t xml:space="preserve"> to create a decluttered visualization that communicates effectively.</w:t>
      </w:r>
    </w:p>
    <w:p w14:paraId="2C5A2163" w14:textId="23A3E1C7" w:rsidR="000C1C20" w:rsidRDefault="000C1C20" w:rsidP="00074183">
      <w:pPr>
        <w:pStyle w:val="ListPlain"/>
      </w:pPr>
      <w:r w:rsidRPr="00074183">
        <w:rPr>
          <w:rStyle w:val="Bold"/>
        </w:rPr>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w:t>
      </w:r>
      <w:r w:rsidR="00714BC3">
        <w:t xml:space="preserve"> demonstrates</w:t>
      </w:r>
      <w:r>
        <w:t xml:space="preserve"> differences between groups, is colorblind</w:t>
      </w:r>
      <w:r w:rsidR="00714BC3">
        <w:t xml:space="preserve"> </w:t>
      </w:r>
      <w:r>
        <w:t>friendly, and shows up well when printed in grayscale.</w:t>
      </w:r>
    </w:p>
    <w:p w14:paraId="18BFA025" w14:textId="2644F623" w:rsidR="000C1C20" w:rsidRDefault="000C1C20" w:rsidP="00074183">
      <w:pPr>
        <w:pStyle w:val="ListPlain"/>
      </w:pPr>
      <w:r w:rsidRPr="00074183">
        <w:rPr>
          <w:rStyle w:val="Bold"/>
        </w:rPr>
        <w:t xml:space="preserve">It uses small multiples to break data from two decades and eight regions into a set of graphs that come together to create a single plot. </w:t>
      </w:r>
      <w:r>
        <w:t xml:space="preserve">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t>
      </w:r>
      <w:r w:rsidR="00B22B86">
        <w:t>Scherer and Karamanis</w:t>
      </w:r>
      <w:r>
        <w:t xml:space="preserve"> created over 100 small multiples that </w:t>
      </w:r>
      <w:r w:rsidR="00714BC3">
        <w:t>the tool</w:t>
      </w:r>
      <w:r>
        <w:t xml:space="preserve"> automatically combined into a single plot.</w:t>
      </w:r>
    </w:p>
    <w:p w14:paraId="0A6F625E" w14:textId="229C76AA" w:rsidR="000C1C20" w:rsidRDefault="000C1C20" w:rsidP="00714BC3">
      <w:pPr>
        <w:pStyle w:val="Body"/>
      </w:pPr>
      <w:r>
        <w:t xml:space="preserve">Learning to create data visualization in ggplot involves a significant time investment. But the long-term payoff is even greater. Once you learn how ggplot works, you can look at others’ code and learn how to improve your own. </w:t>
      </w:r>
      <w:r w:rsidR="00714BC3">
        <w:t>By contrast, w</w:t>
      </w:r>
      <w:r>
        <w:t xml:space="preserve">hen you make a </w:t>
      </w:r>
      <w:r w:rsidR="00B22B86">
        <w:t>data visualization</w:t>
      </w:r>
      <w:r>
        <w:t xml:space="preserve"> in Excel, the series of point-and-click steps disappear</w:t>
      </w:r>
      <w:r w:rsidR="00543ECA">
        <w:t>s</w:t>
      </w:r>
      <w:r>
        <w:t xml:space="preserve"> into the ether. </w:t>
      </w:r>
      <w:r w:rsidR="00714BC3">
        <w:t>T</w:t>
      </w:r>
      <w:r w:rsidRPr="00714BC3">
        <w:t>o</w:t>
      </w:r>
      <w:r>
        <w:t xml:space="preserve"> recreate a visualization you made last week</w:t>
      </w:r>
      <w:r w:rsidR="00714BC3">
        <w:t>, y</w:t>
      </w:r>
      <w:r>
        <w:t>ou’ll need to remember the exact steps you used</w:t>
      </w:r>
      <w:r w:rsidR="00543ECA">
        <w:t>, and</w:t>
      </w:r>
      <w:r>
        <w:t xml:space="preserve"> to make </w:t>
      </w:r>
      <w:r w:rsidR="00543ECA">
        <w:t>someone else’s</w:t>
      </w:r>
      <w:r>
        <w:t xml:space="preserve"> </w:t>
      </w:r>
      <w:r w:rsidR="00B22B86">
        <w:t>data visualization</w:t>
      </w:r>
      <w:r w:rsidR="00543ECA">
        <w:t>,</w:t>
      </w:r>
      <w:r>
        <w:t xml:space="preserve"> </w:t>
      </w:r>
      <w:r w:rsidR="00543ECA">
        <w:t>y</w:t>
      </w:r>
      <w:r>
        <w:t>ou’ll need them to write up their process for you.</w:t>
      </w:r>
    </w:p>
    <w:p w14:paraId="6E1D6917" w14:textId="2BDF6FE7" w:rsidR="000C1C20" w:rsidRDefault="00B66456" w:rsidP="00752D8D">
      <w:pPr>
        <w:pStyle w:val="Body"/>
      </w:pPr>
      <w:r>
        <w:t>Because c</w:t>
      </w:r>
      <w:r w:rsidR="000C1C20">
        <w:t xml:space="preserve">ode-based </w:t>
      </w:r>
      <w:r w:rsidR="00B22B86">
        <w:t>data visualization</w:t>
      </w:r>
      <w:r w:rsidR="000C1C20">
        <w:t xml:space="preserve"> tools allow you to keep that record of the steps you made</w:t>
      </w:r>
      <w:r>
        <w:t>,</w:t>
      </w:r>
      <w:r w:rsidR="000C1C20">
        <w:t xml:space="preserve"> </w:t>
      </w:r>
      <w:r>
        <w:t>y</w:t>
      </w:r>
      <w:r w:rsidR="000C1C20">
        <w:t xml:space="preserve">ou don’t have to be the most talented designer to make high-quality </w:t>
      </w:r>
      <w:r w:rsidR="00B22B86">
        <w:t>data visualization</w:t>
      </w:r>
      <w:r w:rsidR="000C1C20">
        <w:t xml:space="preserve"> with ggplot. You can study others’ code, adapt it to your own needs, and create your own </w:t>
      </w:r>
      <w:r w:rsidR="00B22B86">
        <w:t>data visualization</w:t>
      </w:r>
      <w:r w:rsidR="000C1C20">
        <w:t xml:space="preserve"> that is beautiful and communicates effectively.</w:t>
      </w:r>
    </w:p>
    <w:bookmarkEnd w:id="0"/>
    <w:bookmarkEnd w:id="129"/>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4"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7" w:author="David Keyes" w:date="2022-10-07T16:09:00Z" w:initials="DK">
    <w:p w14:paraId="56668BF9" w14:textId="77777777" w:rsidR="0046109C" w:rsidRDefault="0046109C" w:rsidP="0037291D">
      <w:r>
        <w:rPr>
          <w:rStyle w:val="CommentReference"/>
        </w:rPr>
        <w:annotationRef/>
      </w:r>
      <w:r>
        <w:t>FYI, the reason I changed this is because Cédric and Georgios told me they approached Scientific American and so weren’t technically commissioned by them.</w:t>
      </w:r>
    </w:p>
  </w:comment>
  <w:comment w:id="24" w:author="Frances" w:date="2022-09-08T10:51:00Z" w:initials="FS">
    <w:p w14:paraId="7DA5DB31" w14:textId="48D863E4"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25"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29"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30"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31"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43"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44" w:author="David Keyes" w:date="2022-10-04T07:59:00Z" w:initials="DK">
    <w:p w14:paraId="0E9AA926" w14:textId="77777777" w:rsidR="0058044A" w:rsidRDefault="0058044A" w:rsidP="00696FA3">
      <w:r>
        <w:rPr>
          <w:rStyle w:val="CommentReference"/>
        </w:rPr>
        <w:annotationRef/>
      </w:r>
      <w:r>
        <w:t>Works for me!</w:t>
      </w:r>
    </w:p>
  </w:comment>
  <w:comment w:id="45"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46" w:author="David Keyes" w:date="2022-10-04T11:05:00Z" w:initials="DK">
    <w:p w14:paraId="660525BA" w14:textId="77777777" w:rsidR="00D26C1C" w:rsidRDefault="00D26C1C" w:rsidP="002B7B26">
      <w:r>
        <w:rPr>
          <w:rStyle w:val="CommentReference"/>
        </w:rPr>
        <w:annotationRef/>
      </w:r>
      <w:r>
        <w:t>I’m not sure how to do this. Can you explain please?</w:t>
      </w:r>
    </w:p>
  </w:comment>
  <w:comment w:id="47" w:author="Frances" w:date="2022-09-08T12:03:00Z" w:initials="FS">
    <w:p w14:paraId="22B3CC95" w14:textId="570A8365"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55"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56"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67"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71"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72"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As a general approach, we recommend introducing code/an image immediately before it appears, then providing further explanation if necessary in a paragraph following it. I’ve suggested some moves in this chapter so you can see what that looks like</w:t>
      </w:r>
    </w:p>
  </w:comment>
  <w:comment w:id="73" w:author="David Keyes" w:date="2022-10-06T07:18:00Z" w:initials="DK">
    <w:p w14:paraId="7914B7FF" w14:textId="77777777" w:rsidR="001F74ED" w:rsidRDefault="001F74ED" w:rsidP="00FC6D95">
      <w:r>
        <w:rPr>
          <w:rStyle w:val="CommentReference"/>
        </w:rPr>
        <w:annotationRef/>
      </w:r>
      <w:r>
        <w:t>Thanks. I think all instances of stacking are gone now, but please tell me if I’ve missed any.</w:t>
      </w:r>
    </w:p>
  </w:comment>
  <w:comment w:id="79" w:author="David Keyes" w:date="2022-10-06T08:20:00Z" w:initials="DK">
    <w:p w14:paraId="1DEED149" w14:textId="77777777" w:rsidR="00F5232D" w:rsidRDefault="00F5232D" w:rsidP="00011955">
      <w:r>
        <w:rPr>
          <w:rStyle w:val="CommentReference"/>
        </w:rPr>
        <w:annotationRef/>
      </w:r>
      <w:r>
        <w:t>It looks like the plot that was here is now gone. Was this intentional? Seems like it would be good show what the new fill scale looks like.</w:t>
      </w:r>
    </w:p>
  </w:comment>
  <w:comment w:id="94" w:author="Frances" w:date="2022-09-08T15:32:00Z" w:initials="FS">
    <w:p w14:paraId="13B10E10" w14:textId="34236C1D" w:rsidR="00162752" w:rsidRDefault="00162752">
      <w:pPr>
        <w:pStyle w:val="CommentText"/>
      </w:pPr>
      <w:r>
        <w:rPr>
          <w:rStyle w:val="CommentReference"/>
        </w:rPr>
        <w:annotationRef/>
      </w:r>
      <w:r>
        <w:t>Feel free to reword these headings as needed; I’ve suggested them to break up the different tasks you cover</w:t>
      </w:r>
    </w:p>
  </w:comment>
  <w:comment w:id="95"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101"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102" w:author="David Keyes" w:date="2022-10-06T07:21:00Z" w:initials="DK">
    <w:p w14:paraId="7C5EC99B" w14:textId="77777777" w:rsidR="009658D8" w:rsidRDefault="009658D8" w:rsidP="00181700">
      <w:r>
        <w:rPr>
          <w:rStyle w:val="CommentReference"/>
        </w:rPr>
        <w:annotationRef/>
      </w:r>
      <w:r>
        <w:t>Your sentence works for me so I just left it.</w:t>
      </w:r>
    </w:p>
  </w:comment>
  <w:comment w:id="116" w:author="Frances" w:date="2022-09-27T17:13:00Z" w:initials="FS">
    <w:p w14:paraId="3BF4761A" w14:textId="0639708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17"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18"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19" w:author="David Keyes" w:date="2022-10-04T10:37:00Z" w:initials="DK">
    <w:p w14:paraId="52E073AD" w14:textId="77777777" w:rsidR="008F3FF7" w:rsidRDefault="008F3FF7" w:rsidP="00E47E45">
      <w:r>
        <w:rPr>
          <w:rStyle w:val="CommentReference"/>
        </w:rPr>
        <w:annotationRef/>
      </w:r>
      <w:r>
        <w:t>I like this a lot, thanks!</w:t>
      </w:r>
    </w:p>
  </w:comment>
  <w:comment w:id="121"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27"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56668BF9" w15:done="0"/>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660525BA" w15:paraIdParent="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7914B7FF" w15:paraIdParent="710B25B2" w15:done="0"/>
  <w15:commentEx w15:paraId="1DEED149" w15:done="0"/>
  <w15:commentEx w15:paraId="13B10E10" w15:done="0"/>
  <w15:commentEx w15:paraId="3728530A" w15:done="0"/>
  <w15:commentEx w15:paraId="0E4B7647" w15:done="0"/>
  <w15:commentEx w15:paraId="7C5EC99B" w15:paraIdParent="0E4B7647" w15:done="0"/>
  <w15:commentEx w15:paraId="3BF4761A" w15:done="0"/>
  <w15:commentEx w15:paraId="049A03F0" w15:done="1"/>
  <w15:commentEx w15:paraId="57B30C76" w15:done="0"/>
  <w15:commentEx w15:paraId="52E073AD" w15:paraIdParent="57B30C76" w15:done="0"/>
  <w15:commentEx w15:paraId="345D013B" w15:done="1"/>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EACDD7" w16cex:dateUtc="2022-10-07T23:09: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E691EF" w16cex:dateUtc="2022-10-04T18:05: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E8FFB0" w16cex:dateUtc="2022-10-06T14:18:00Z"/>
  <w16cex:commentExtensible w16cex:durableId="26E90E5D" w16cex:dateUtc="2022-10-06T15:20:00Z"/>
  <w16cex:commentExtensible w16cex:durableId="26C48982" w16cex:dateUtc="2022-09-08T20:32:00Z"/>
  <w16cex:commentExtensible w16cex:durableId="26DEBEA0" w16cex:dateUtc="2022-09-28T17:37:00Z"/>
  <w16cex:commentExtensible w16cex:durableId="26DDABF2" w16cex:dateUtc="2022-09-27T22:05:00Z"/>
  <w16cex:commentExtensible w16cex:durableId="26E90062" w16cex:dateUtc="2022-10-06T14:21: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56668BF9" w16cid:durableId="26EACDD7"/>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660525BA" w16cid:durableId="26E691EF"/>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7914B7FF" w16cid:durableId="26E8FFB0"/>
  <w16cid:commentId w16cid:paraId="1DEED149" w16cid:durableId="26E90E5D"/>
  <w16cid:commentId w16cid:paraId="13B10E10" w16cid:durableId="26C48982"/>
  <w16cid:commentId w16cid:paraId="3728530A" w16cid:durableId="26DEBEA0"/>
  <w16cid:commentId w16cid:paraId="0E4B7647" w16cid:durableId="26DDABF2"/>
  <w16cid:commentId w16cid:paraId="7C5EC99B" w16cid:durableId="26E90062"/>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E3176" w14:textId="77777777" w:rsidR="00F358AF" w:rsidRDefault="00F358AF" w:rsidP="00E5770F">
      <w:r>
        <w:separator/>
      </w:r>
    </w:p>
  </w:endnote>
  <w:endnote w:type="continuationSeparator" w:id="0">
    <w:p w14:paraId="4EC80BA1" w14:textId="77777777" w:rsidR="00F358AF" w:rsidRDefault="00F358AF"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05A10" w14:textId="77777777" w:rsidR="00F358AF" w:rsidRDefault="00F358AF" w:rsidP="00E5770F">
      <w:r>
        <w:separator/>
      </w:r>
    </w:p>
  </w:footnote>
  <w:footnote w:type="continuationSeparator" w:id="0">
    <w:p w14:paraId="44768A96" w14:textId="77777777" w:rsidR="00F358AF" w:rsidRDefault="00F358AF"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238172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62F6A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D02B0C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E3C343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0382DD4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3406EB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0D8477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4AF6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E468C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5AD1E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1141A"/>
    <w:multiLevelType w:val="multilevel"/>
    <w:tmpl w:val="706E9F88"/>
    <w:numStyleLink w:val="ChapterNumbering"/>
  </w:abstractNum>
  <w:abstractNum w:abstractNumId="24" w15:restartNumberingAfterBreak="0">
    <w:nsid w:val="4FF829CF"/>
    <w:multiLevelType w:val="multilevel"/>
    <w:tmpl w:val="706E9F88"/>
    <w:numStyleLink w:val="ChapterNumbering"/>
  </w:abstractNum>
  <w:abstractNum w:abstractNumId="25"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6"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8"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5"/>
  </w:num>
  <w:num w:numId="7" w16cid:durableId="535234908">
    <w:abstractNumId w:val="27"/>
  </w:num>
  <w:num w:numId="8" w16cid:durableId="837380987">
    <w:abstractNumId w:val="19"/>
  </w:num>
  <w:num w:numId="9" w16cid:durableId="637885019">
    <w:abstractNumId w:val="26"/>
  </w:num>
  <w:num w:numId="10" w16cid:durableId="535310055">
    <w:abstractNumId w:val="18"/>
  </w:num>
  <w:num w:numId="11" w16cid:durableId="289291145">
    <w:abstractNumId w:val="22"/>
  </w:num>
  <w:num w:numId="12" w16cid:durableId="789394526">
    <w:abstractNumId w:val="28"/>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9"/>
  </w:num>
  <w:num w:numId="18" w16cid:durableId="493493883">
    <w:abstractNumId w:val="0"/>
  </w:num>
  <w:num w:numId="19" w16cid:durableId="2040156073">
    <w:abstractNumId w:val="24"/>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 w:numId="31" w16cid:durableId="163271444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27F95"/>
    <w:rsid w:val="00033C97"/>
    <w:rsid w:val="00043357"/>
    <w:rsid w:val="000720E4"/>
    <w:rsid w:val="00074183"/>
    <w:rsid w:val="00077D50"/>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1F74ED"/>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D3987"/>
    <w:rsid w:val="002E5ED2"/>
    <w:rsid w:val="00340CC7"/>
    <w:rsid w:val="003603F2"/>
    <w:rsid w:val="00377A9E"/>
    <w:rsid w:val="00385C82"/>
    <w:rsid w:val="00396615"/>
    <w:rsid w:val="004069FF"/>
    <w:rsid w:val="00436E90"/>
    <w:rsid w:val="00456068"/>
    <w:rsid w:val="0046109C"/>
    <w:rsid w:val="00470D4D"/>
    <w:rsid w:val="00497426"/>
    <w:rsid w:val="004C26EE"/>
    <w:rsid w:val="004C3A2A"/>
    <w:rsid w:val="004E10E6"/>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10007"/>
    <w:rsid w:val="00714230"/>
    <w:rsid w:val="00714BC3"/>
    <w:rsid w:val="00717050"/>
    <w:rsid w:val="00745EBE"/>
    <w:rsid w:val="00752D8D"/>
    <w:rsid w:val="0075644E"/>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0B63"/>
    <w:rsid w:val="008E2F53"/>
    <w:rsid w:val="008F0ACB"/>
    <w:rsid w:val="008F236C"/>
    <w:rsid w:val="008F3FF7"/>
    <w:rsid w:val="008F439B"/>
    <w:rsid w:val="008F6C52"/>
    <w:rsid w:val="00900A2A"/>
    <w:rsid w:val="00904148"/>
    <w:rsid w:val="0094239B"/>
    <w:rsid w:val="00953728"/>
    <w:rsid w:val="009658D8"/>
    <w:rsid w:val="009819BF"/>
    <w:rsid w:val="00990A45"/>
    <w:rsid w:val="00996EAE"/>
    <w:rsid w:val="009A4DD6"/>
    <w:rsid w:val="009C02EE"/>
    <w:rsid w:val="00A06D2B"/>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B198F"/>
    <w:rsid w:val="00BD4370"/>
    <w:rsid w:val="00BF37BF"/>
    <w:rsid w:val="00C169B9"/>
    <w:rsid w:val="00C20743"/>
    <w:rsid w:val="00C21ADC"/>
    <w:rsid w:val="00C23AB2"/>
    <w:rsid w:val="00C24BE1"/>
    <w:rsid w:val="00C9460F"/>
    <w:rsid w:val="00CD481B"/>
    <w:rsid w:val="00CD66AD"/>
    <w:rsid w:val="00D26C1C"/>
    <w:rsid w:val="00D30DFB"/>
    <w:rsid w:val="00D31298"/>
    <w:rsid w:val="00D6303D"/>
    <w:rsid w:val="00D82BCF"/>
    <w:rsid w:val="00DB18A2"/>
    <w:rsid w:val="00DD15AD"/>
    <w:rsid w:val="00DD26C0"/>
    <w:rsid w:val="00DD5B6F"/>
    <w:rsid w:val="00DE5A3A"/>
    <w:rsid w:val="00E17882"/>
    <w:rsid w:val="00E27478"/>
    <w:rsid w:val="00E36E53"/>
    <w:rsid w:val="00E5770F"/>
    <w:rsid w:val="00E74292"/>
    <w:rsid w:val="00E75AFA"/>
    <w:rsid w:val="00E82189"/>
    <w:rsid w:val="00E94002"/>
    <w:rsid w:val="00EA2E96"/>
    <w:rsid w:val="00EB11BE"/>
    <w:rsid w:val="00EB3A6A"/>
    <w:rsid w:val="00EC4DD4"/>
    <w:rsid w:val="00EF4C3E"/>
    <w:rsid w:val="00F15B45"/>
    <w:rsid w:val="00F24B46"/>
    <w:rsid w:val="00F25330"/>
    <w:rsid w:val="00F302B0"/>
    <w:rsid w:val="00F34DA9"/>
    <w:rsid w:val="00F358AF"/>
    <w:rsid w:val="00F5232D"/>
    <w:rsid w:val="00F53945"/>
    <w:rsid w:val="00F61D62"/>
    <w:rsid w:val="00F62BF1"/>
    <w:rsid w:val="00F67363"/>
    <w:rsid w:val="00F841FC"/>
    <w:rsid w:val="00F919B4"/>
    <w:rsid w:val="00F963F4"/>
    <w:rsid w:val="00FA65B5"/>
    <w:rsid w:val="00FC53A9"/>
    <w:rsid w:val="00FD12C1"/>
    <w:rsid w:val="00FE3FF5"/>
    <w:rsid w:val="00FE6CBD"/>
    <w:rsid w:val="00FF0CFF"/>
    <w:rsid w:val="00FF1BEF"/>
    <w:rsid w:val="00FF3BE6"/>
    <w:rsid w:val="00FF6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AC1"/>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FF6AC1"/>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FF6AC1"/>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F6AC1"/>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F6AC1"/>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F6AC1"/>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F6AC1"/>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FF6AC1"/>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F6AC1"/>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6AC1"/>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FF6AC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F6AC1"/>
  </w:style>
  <w:style w:type="character" w:customStyle="1" w:styleId="Heading1Char">
    <w:name w:val="Heading 1 Char"/>
    <w:basedOn w:val="DefaultParagraphFont"/>
    <w:link w:val="Heading1"/>
    <w:uiPriority w:val="9"/>
    <w:rsid w:val="00FF6AC1"/>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FF6AC1"/>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FF6AC1"/>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FF6AC1"/>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FF6AC1"/>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FF6AC1"/>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FF6AC1"/>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FF6AC1"/>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FF6AC1"/>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FF6AC1"/>
    <w:pPr>
      <w:spacing w:before="180" w:after="180"/>
    </w:pPr>
  </w:style>
  <w:style w:type="character" w:customStyle="1" w:styleId="BodyTextChar">
    <w:name w:val="Body Text Char"/>
    <w:basedOn w:val="DefaultParagraphFont"/>
    <w:link w:val="BodyText"/>
    <w:rsid w:val="00FF6AC1"/>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FF6AC1"/>
  </w:style>
  <w:style w:type="paragraph" w:customStyle="1" w:styleId="Compact">
    <w:name w:val="Compact"/>
    <w:basedOn w:val="BodyText"/>
    <w:qFormat/>
    <w:rsid w:val="00FF6AC1"/>
    <w:pPr>
      <w:spacing w:before="36" w:after="36"/>
    </w:pPr>
  </w:style>
  <w:style w:type="paragraph" w:styleId="Title">
    <w:name w:val="Title"/>
    <w:basedOn w:val="Normal"/>
    <w:next w:val="BodyText"/>
    <w:link w:val="TitleChar"/>
    <w:qFormat/>
    <w:rsid w:val="00FF6AC1"/>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FF6AC1"/>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FF6AC1"/>
    <w:pPr>
      <w:spacing w:before="240"/>
    </w:pPr>
    <w:rPr>
      <w:sz w:val="30"/>
      <w:szCs w:val="30"/>
    </w:rPr>
  </w:style>
  <w:style w:type="character" w:customStyle="1" w:styleId="SubtitleChar">
    <w:name w:val="Subtitle Char"/>
    <w:basedOn w:val="DefaultParagraphFont"/>
    <w:link w:val="Subtitle"/>
    <w:rsid w:val="00FF6AC1"/>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FF6AC1"/>
    <w:pPr>
      <w:keepNext/>
      <w:keepLines/>
      <w:spacing w:after="200"/>
      <w:jc w:val="center"/>
    </w:pPr>
    <w:rPr>
      <w:rFonts w:eastAsia="Times New Roman"/>
    </w:rPr>
  </w:style>
  <w:style w:type="paragraph" w:styleId="Date">
    <w:name w:val="Date"/>
    <w:next w:val="BodyText"/>
    <w:link w:val="DateChar"/>
    <w:qFormat/>
    <w:rsid w:val="00FF6AC1"/>
    <w:pPr>
      <w:keepNext/>
      <w:keepLines/>
      <w:spacing w:after="200"/>
      <w:jc w:val="center"/>
    </w:pPr>
    <w:rPr>
      <w:rFonts w:eastAsia="Times New Roman"/>
    </w:rPr>
  </w:style>
  <w:style w:type="character" w:customStyle="1" w:styleId="DateChar">
    <w:name w:val="Date Char"/>
    <w:basedOn w:val="DefaultParagraphFont"/>
    <w:link w:val="Date"/>
    <w:rsid w:val="00FF6AC1"/>
    <w:rPr>
      <w:rFonts w:eastAsia="Times New Roman"/>
    </w:rPr>
  </w:style>
  <w:style w:type="paragraph" w:customStyle="1" w:styleId="Abstract">
    <w:name w:val="Abstract"/>
    <w:basedOn w:val="Normal"/>
    <w:next w:val="BodyText"/>
    <w:qFormat/>
    <w:rsid w:val="00FF6AC1"/>
    <w:pPr>
      <w:keepNext/>
      <w:keepLines/>
      <w:spacing w:before="300" w:after="300"/>
    </w:pPr>
    <w:rPr>
      <w:sz w:val="20"/>
      <w:szCs w:val="20"/>
    </w:rPr>
  </w:style>
  <w:style w:type="paragraph" w:styleId="Bibliography">
    <w:name w:val="Bibliography"/>
    <w:basedOn w:val="Normal"/>
    <w:qFormat/>
    <w:rsid w:val="00FF6AC1"/>
  </w:style>
  <w:style w:type="paragraph" w:styleId="BlockText">
    <w:name w:val="Block Text"/>
    <w:basedOn w:val="BodyText"/>
    <w:next w:val="BodyText"/>
    <w:uiPriority w:val="9"/>
    <w:unhideWhenUsed/>
    <w:qFormat/>
    <w:rsid w:val="00FF6AC1"/>
    <w:pPr>
      <w:spacing w:before="100" w:after="100"/>
      <w:ind w:left="480" w:right="480"/>
    </w:pPr>
  </w:style>
  <w:style w:type="paragraph" w:styleId="FootnoteText">
    <w:name w:val="footnote text"/>
    <w:basedOn w:val="Normal"/>
    <w:link w:val="FootnoteTextChar"/>
    <w:uiPriority w:val="9"/>
    <w:unhideWhenUsed/>
    <w:qFormat/>
    <w:rsid w:val="00FF6AC1"/>
  </w:style>
  <w:style w:type="character" w:customStyle="1" w:styleId="FootnoteTextChar">
    <w:name w:val="Footnote Text Char"/>
    <w:basedOn w:val="DefaultParagraphFont"/>
    <w:link w:val="FootnoteText"/>
    <w:uiPriority w:val="9"/>
    <w:rsid w:val="00FF6AC1"/>
    <w:rPr>
      <w:rFonts w:ascii="Times New Roman" w:eastAsia="Times New Roman" w:hAnsi="Times New Roman" w:cs="Times New Roman"/>
      <w:sz w:val="22"/>
      <w:szCs w:val="22"/>
      <w:lang w:val="en-CA" w:eastAsia="en-CA"/>
    </w:rPr>
  </w:style>
  <w:style w:type="table" w:customStyle="1" w:styleId="Table">
    <w:name w:val="Table"/>
    <w:semiHidden/>
    <w:unhideWhenUsed/>
    <w:qFormat/>
    <w:rsid w:val="00FF6AC1"/>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F6AC1"/>
    <w:pPr>
      <w:keepNext/>
      <w:keepLines/>
      <w:spacing w:after="0"/>
    </w:pPr>
    <w:rPr>
      <w:b/>
    </w:rPr>
  </w:style>
  <w:style w:type="paragraph" w:customStyle="1" w:styleId="Definition">
    <w:name w:val="Definition"/>
    <w:basedOn w:val="Normal"/>
    <w:rsid w:val="00FF6AC1"/>
  </w:style>
  <w:style w:type="paragraph" w:styleId="Caption">
    <w:name w:val="caption"/>
    <w:basedOn w:val="Normal"/>
    <w:link w:val="CaptionChar"/>
    <w:rsid w:val="00FF6AC1"/>
    <w:pPr>
      <w:spacing w:after="120"/>
    </w:pPr>
    <w:rPr>
      <w:i/>
    </w:rPr>
  </w:style>
  <w:style w:type="paragraph" w:customStyle="1" w:styleId="TableCaption">
    <w:name w:val="Table Caption"/>
    <w:basedOn w:val="Caption"/>
    <w:rsid w:val="00FF6AC1"/>
    <w:pPr>
      <w:keepNext/>
    </w:pPr>
  </w:style>
  <w:style w:type="paragraph" w:customStyle="1" w:styleId="ImageCaption">
    <w:name w:val="Image Caption"/>
    <w:basedOn w:val="Caption"/>
    <w:rsid w:val="00FF6AC1"/>
  </w:style>
  <w:style w:type="paragraph" w:customStyle="1" w:styleId="Figure">
    <w:name w:val="Figure"/>
    <w:basedOn w:val="Normal"/>
    <w:rsid w:val="00FF6AC1"/>
  </w:style>
  <w:style w:type="paragraph" w:customStyle="1" w:styleId="CaptionedFigure">
    <w:name w:val="Captioned Figure"/>
    <w:basedOn w:val="Figure"/>
    <w:rsid w:val="00FF6AC1"/>
    <w:pPr>
      <w:keepNext/>
    </w:pPr>
  </w:style>
  <w:style w:type="character" w:customStyle="1" w:styleId="CaptionChar">
    <w:name w:val="Caption Char"/>
    <w:basedOn w:val="DefaultParagraphFont"/>
    <w:link w:val="Caption"/>
    <w:rsid w:val="00FF6AC1"/>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FF6AC1"/>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FF6AC1"/>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FF6AC1"/>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FF6AC1"/>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FF6AC1"/>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FF6AC1"/>
    <w:pPr>
      <w:shd w:val="clear" w:color="auto" w:fill="F8F8F8"/>
      <w:wordWrap w:val="0"/>
    </w:pPr>
    <w:rPr>
      <w:rFonts w:ascii="Consolas" w:hAnsi="Consolas"/>
      <w:i/>
    </w:rPr>
  </w:style>
  <w:style w:type="character" w:customStyle="1" w:styleId="KeywordTok">
    <w:name w:val="KeywordTok"/>
    <w:basedOn w:val="DefaultParagraphFont"/>
    <w:rsid w:val="00FF6AC1"/>
    <w:rPr>
      <w:rFonts w:ascii="Consolas" w:hAnsi="Consolas"/>
      <w:b/>
      <w:i/>
      <w:color w:val="204A87"/>
      <w:sz w:val="22"/>
      <w:shd w:val="clear" w:color="auto" w:fill="F8F8F8"/>
    </w:rPr>
  </w:style>
  <w:style w:type="character" w:customStyle="1" w:styleId="DataTypeTok">
    <w:name w:val="DataTypeTok"/>
    <w:basedOn w:val="DefaultParagraphFont"/>
    <w:rsid w:val="00FF6AC1"/>
    <w:rPr>
      <w:rFonts w:ascii="Consolas" w:hAnsi="Consolas"/>
      <w:i/>
      <w:color w:val="204A87"/>
      <w:sz w:val="22"/>
      <w:shd w:val="clear" w:color="auto" w:fill="F8F8F8"/>
    </w:rPr>
  </w:style>
  <w:style w:type="character" w:customStyle="1" w:styleId="DecValTok">
    <w:name w:val="DecValTok"/>
    <w:basedOn w:val="DefaultParagraphFont"/>
    <w:rsid w:val="00FF6AC1"/>
    <w:rPr>
      <w:rFonts w:ascii="Consolas" w:hAnsi="Consolas"/>
      <w:i/>
      <w:color w:val="0000CF"/>
      <w:sz w:val="22"/>
      <w:shd w:val="clear" w:color="auto" w:fill="F8F8F8"/>
    </w:rPr>
  </w:style>
  <w:style w:type="character" w:customStyle="1" w:styleId="BaseNTok">
    <w:name w:val="BaseNTok"/>
    <w:basedOn w:val="DefaultParagraphFont"/>
    <w:rsid w:val="00FF6AC1"/>
    <w:rPr>
      <w:rFonts w:ascii="Consolas" w:hAnsi="Consolas"/>
      <w:i/>
      <w:color w:val="0000CF"/>
      <w:sz w:val="22"/>
      <w:shd w:val="clear" w:color="auto" w:fill="F8F8F8"/>
    </w:rPr>
  </w:style>
  <w:style w:type="character" w:customStyle="1" w:styleId="FloatTok">
    <w:name w:val="FloatTok"/>
    <w:basedOn w:val="DefaultParagraphFont"/>
    <w:rsid w:val="00FF6AC1"/>
    <w:rPr>
      <w:rFonts w:ascii="Consolas" w:hAnsi="Consolas"/>
      <w:i/>
      <w:color w:val="0000CF"/>
      <w:sz w:val="22"/>
      <w:shd w:val="clear" w:color="auto" w:fill="F8F8F8"/>
    </w:rPr>
  </w:style>
  <w:style w:type="character" w:customStyle="1" w:styleId="ConstantTok">
    <w:name w:val="ConstantTok"/>
    <w:basedOn w:val="DefaultParagraphFont"/>
    <w:rsid w:val="00FF6AC1"/>
    <w:rPr>
      <w:rFonts w:ascii="Consolas" w:hAnsi="Consolas"/>
      <w:i/>
      <w:color w:val="000000"/>
      <w:sz w:val="22"/>
      <w:shd w:val="clear" w:color="auto" w:fill="F8F8F8"/>
    </w:rPr>
  </w:style>
  <w:style w:type="character" w:customStyle="1" w:styleId="CharTok">
    <w:name w:val="CharTok"/>
    <w:basedOn w:val="DefaultParagraphFont"/>
    <w:rsid w:val="00FF6AC1"/>
    <w:rPr>
      <w:rFonts w:ascii="Consolas" w:hAnsi="Consolas"/>
      <w:i/>
      <w:color w:val="4E9A06"/>
      <w:sz w:val="22"/>
      <w:shd w:val="clear" w:color="auto" w:fill="F8F8F8"/>
    </w:rPr>
  </w:style>
  <w:style w:type="character" w:customStyle="1" w:styleId="SpecialCharTok">
    <w:name w:val="SpecialCharTok"/>
    <w:basedOn w:val="VerbatimChar"/>
    <w:rsid w:val="00FF6AC1"/>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FF6AC1"/>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FF6AC1"/>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FF6AC1"/>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FF6AC1"/>
    <w:rPr>
      <w:rFonts w:ascii="Consolas" w:hAnsi="Consolas"/>
      <w:i/>
      <w:sz w:val="22"/>
      <w:shd w:val="clear" w:color="auto" w:fill="F8F8F8"/>
    </w:rPr>
  </w:style>
  <w:style w:type="character" w:customStyle="1" w:styleId="CommentTok">
    <w:name w:val="CommentTok"/>
    <w:basedOn w:val="DefaultParagraphFont"/>
    <w:rsid w:val="00FF6AC1"/>
    <w:rPr>
      <w:rFonts w:ascii="Consolas" w:hAnsi="Consolas"/>
      <w:i w:val="0"/>
      <w:color w:val="8F5902"/>
      <w:sz w:val="22"/>
      <w:shd w:val="clear" w:color="auto" w:fill="F8F8F8"/>
    </w:rPr>
  </w:style>
  <w:style w:type="character" w:customStyle="1" w:styleId="DocumentationTok">
    <w:name w:val="DocumentationTok"/>
    <w:basedOn w:val="DefaultParagraphFont"/>
    <w:rsid w:val="00FF6AC1"/>
    <w:rPr>
      <w:rFonts w:ascii="Consolas" w:hAnsi="Consolas"/>
      <w:b/>
      <w:i w:val="0"/>
      <w:color w:val="8F5902"/>
      <w:sz w:val="22"/>
      <w:shd w:val="clear" w:color="auto" w:fill="F8F8F8"/>
    </w:rPr>
  </w:style>
  <w:style w:type="character" w:customStyle="1" w:styleId="AnnotationTok">
    <w:name w:val="AnnotationTok"/>
    <w:basedOn w:val="DefaultParagraphFont"/>
    <w:rsid w:val="00FF6AC1"/>
    <w:rPr>
      <w:rFonts w:ascii="Consolas" w:hAnsi="Consolas"/>
      <w:b/>
      <w:i w:val="0"/>
      <w:color w:val="8F5902"/>
      <w:sz w:val="22"/>
      <w:shd w:val="clear" w:color="auto" w:fill="F8F8F8"/>
    </w:rPr>
  </w:style>
  <w:style w:type="character" w:customStyle="1" w:styleId="CommentVarTok">
    <w:name w:val="CommentVarTok"/>
    <w:basedOn w:val="DefaultParagraphFont"/>
    <w:rsid w:val="00FF6AC1"/>
    <w:rPr>
      <w:rFonts w:ascii="Consolas" w:hAnsi="Consolas"/>
      <w:b/>
      <w:i w:val="0"/>
      <w:color w:val="8F5902"/>
      <w:sz w:val="22"/>
      <w:shd w:val="clear" w:color="auto" w:fill="F8F8F8"/>
    </w:rPr>
  </w:style>
  <w:style w:type="character" w:customStyle="1" w:styleId="OtherTok">
    <w:name w:val="OtherTok"/>
    <w:basedOn w:val="DefaultParagraphFont"/>
    <w:rsid w:val="00FF6AC1"/>
    <w:rPr>
      <w:rFonts w:ascii="Consolas" w:hAnsi="Consolas"/>
      <w:i/>
      <w:color w:val="8F5902"/>
      <w:sz w:val="22"/>
      <w:shd w:val="clear" w:color="auto" w:fill="F8F8F8"/>
    </w:rPr>
  </w:style>
  <w:style w:type="character" w:customStyle="1" w:styleId="FunctionTok">
    <w:name w:val="FunctionTok"/>
    <w:basedOn w:val="DefaultParagraphFont"/>
    <w:rsid w:val="00FF6AC1"/>
    <w:rPr>
      <w:rFonts w:ascii="Consolas" w:hAnsi="Consolas"/>
      <w:i/>
      <w:color w:val="000000"/>
      <w:sz w:val="22"/>
      <w:shd w:val="clear" w:color="auto" w:fill="F8F8F8"/>
    </w:rPr>
  </w:style>
  <w:style w:type="character" w:customStyle="1" w:styleId="VariableTok">
    <w:name w:val="VariableTok"/>
    <w:basedOn w:val="VerbatimChar"/>
    <w:rsid w:val="00FF6AC1"/>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FF6AC1"/>
    <w:rPr>
      <w:rFonts w:ascii="Consolas" w:hAnsi="Consolas"/>
      <w:b/>
      <w:i/>
      <w:color w:val="204A87"/>
      <w:sz w:val="22"/>
      <w:shd w:val="clear" w:color="auto" w:fill="F8F8F8"/>
    </w:rPr>
  </w:style>
  <w:style w:type="character" w:customStyle="1" w:styleId="OperatorTok">
    <w:name w:val="OperatorTok"/>
    <w:basedOn w:val="DefaultParagraphFont"/>
    <w:rsid w:val="00FF6AC1"/>
    <w:rPr>
      <w:rFonts w:ascii="Consolas" w:hAnsi="Consolas"/>
      <w:b/>
      <w:i/>
      <w:color w:val="CE5C00"/>
      <w:sz w:val="22"/>
      <w:shd w:val="clear" w:color="auto" w:fill="F8F8F8"/>
    </w:rPr>
  </w:style>
  <w:style w:type="character" w:customStyle="1" w:styleId="BuiltInTok">
    <w:name w:val="BuiltInTok"/>
    <w:basedOn w:val="DefaultParagraphFont"/>
    <w:rsid w:val="00FF6AC1"/>
    <w:rPr>
      <w:rFonts w:ascii="Consolas" w:hAnsi="Consolas"/>
      <w:i/>
      <w:sz w:val="22"/>
      <w:shd w:val="clear" w:color="auto" w:fill="F8F8F8"/>
    </w:rPr>
  </w:style>
  <w:style w:type="character" w:customStyle="1" w:styleId="ExtensionTok">
    <w:name w:val="ExtensionTok"/>
    <w:basedOn w:val="DefaultParagraphFont"/>
    <w:rsid w:val="00FF6AC1"/>
    <w:rPr>
      <w:rFonts w:ascii="Consolas" w:hAnsi="Consolas"/>
      <w:i/>
      <w:sz w:val="22"/>
      <w:shd w:val="clear" w:color="auto" w:fill="F8F8F8"/>
    </w:rPr>
  </w:style>
  <w:style w:type="character" w:customStyle="1" w:styleId="PreprocessorTok">
    <w:name w:val="PreprocessorTok"/>
    <w:basedOn w:val="DefaultParagraphFont"/>
    <w:rsid w:val="00FF6AC1"/>
    <w:rPr>
      <w:rFonts w:ascii="Consolas" w:hAnsi="Consolas"/>
      <w:i w:val="0"/>
      <w:color w:val="8F5902"/>
      <w:sz w:val="22"/>
      <w:shd w:val="clear" w:color="auto" w:fill="F8F8F8"/>
    </w:rPr>
  </w:style>
  <w:style w:type="character" w:customStyle="1" w:styleId="AttributeTok">
    <w:name w:val="AttributeTok"/>
    <w:basedOn w:val="DefaultParagraphFont"/>
    <w:rsid w:val="00FF6AC1"/>
    <w:rPr>
      <w:rFonts w:ascii="Consolas" w:hAnsi="Consolas"/>
      <w:i/>
      <w:color w:val="C4A000"/>
      <w:sz w:val="22"/>
      <w:shd w:val="clear" w:color="auto" w:fill="F8F8F8"/>
    </w:rPr>
  </w:style>
  <w:style w:type="character" w:customStyle="1" w:styleId="RegionMarkerTok">
    <w:name w:val="RegionMarkerTok"/>
    <w:basedOn w:val="DefaultParagraphFont"/>
    <w:rsid w:val="00FF6AC1"/>
    <w:rPr>
      <w:rFonts w:ascii="Consolas" w:hAnsi="Consolas"/>
      <w:i/>
      <w:sz w:val="22"/>
      <w:shd w:val="clear" w:color="auto" w:fill="F8F8F8"/>
    </w:rPr>
  </w:style>
  <w:style w:type="character" w:customStyle="1" w:styleId="InformationTok">
    <w:name w:val="InformationTok"/>
    <w:basedOn w:val="DefaultParagraphFont"/>
    <w:rsid w:val="00FF6AC1"/>
    <w:rPr>
      <w:rFonts w:ascii="Consolas" w:hAnsi="Consolas"/>
      <w:b/>
      <w:i w:val="0"/>
      <w:color w:val="8F5902"/>
      <w:sz w:val="22"/>
      <w:shd w:val="clear" w:color="auto" w:fill="F8F8F8"/>
    </w:rPr>
  </w:style>
  <w:style w:type="character" w:customStyle="1" w:styleId="WarningTok">
    <w:name w:val="WarningTok"/>
    <w:basedOn w:val="VerbatimChar"/>
    <w:rsid w:val="00FF6AC1"/>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FF6AC1"/>
    <w:rPr>
      <w:rFonts w:ascii="Consolas" w:hAnsi="Consolas"/>
      <w:i/>
      <w:color w:val="EF2929"/>
      <w:sz w:val="22"/>
      <w:shd w:val="clear" w:color="auto" w:fill="F8F8F8"/>
    </w:rPr>
  </w:style>
  <w:style w:type="character" w:customStyle="1" w:styleId="ErrorTok">
    <w:name w:val="ErrorTok"/>
    <w:basedOn w:val="DefaultParagraphFont"/>
    <w:rsid w:val="00FF6AC1"/>
    <w:rPr>
      <w:rFonts w:ascii="Consolas" w:hAnsi="Consolas"/>
      <w:b/>
      <w:i/>
      <w:color w:val="A40000"/>
      <w:sz w:val="22"/>
      <w:shd w:val="clear" w:color="auto" w:fill="F8F8F8"/>
    </w:rPr>
  </w:style>
  <w:style w:type="character" w:customStyle="1" w:styleId="NormalTok">
    <w:name w:val="NormalTok"/>
    <w:basedOn w:val="DefaultParagraphFont"/>
    <w:rsid w:val="00FF6AC1"/>
    <w:rPr>
      <w:rFonts w:ascii="Consolas" w:hAnsi="Consolas"/>
      <w:i/>
      <w:sz w:val="22"/>
      <w:shd w:val="clear" w:color="auto" w:fill="F8F8F8"/>
    </w:rPr>
  </w:style>
  <w:style w:type="character" w:styleId="FollowedHyperlink">
    <w:name w:val="FollowedHyperlink"/>
    <w:basedOn w:val="DefaultParagraphFont"/>
    <w:uiPriority w:val="99"/>
    <w:semiHidden/>
    <w:unhideWhenUsed/>
    <w:rsid w:val="00FF6AC1"/>
    <w:rPr>
      <w:color w:val="954F72" w:themeColor="followedHyperlink"/>
      <w:u w:val="single"/>
    </w:rPr>
  </w:style>
  <w:style w:type="paragraph" w:customStyle="1" w:styleId="NoParagraphStyle">
    <w:name w:val="[No Paragraph Style]"/>
    <w:rsid w:val="00FF6AC1"/>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FF6AC1"/>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FF6AC1"/>
    <w:rPr>
      <w:rFonts w:cs="NewBaskervilleEF-Bold"/>
      <w:b/>
      <w:bCs/>
      <w:i/>
      <w:iCs/>
      <w:color w:val="3366FF"/>
      <w:w w:val="100"/>
      <w:position w:val="0"/>
      <w:u w:val="none"/>
      <w:vertAlign w:val="baseline"/>
      <w:lang w:val="en-US"/>
    </w:rPr>
  </w:style>
  <w:style w:type="paragraph" w:customStyle="1" w:styleId="BodyCustom">
    <w:name w:val="BodyCustom"/>
    <w:qFormat/>
    <w:rsid w:val="00FF6AC1"/>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FF6AC1"/>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FF6AC1"/>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FF6AC1"/>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FF6AC1"/>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FF6AC1"/>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FF6AC1"/>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FF6AC1"/>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FF6AC1"/>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FF6AC1"/>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FF6AC1"/>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FF6AC1"/>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FF6AC1"/>
    <w:pPr>
      <w:numPr>
        <w:numId w:val="14"/>
      </w:numPr>
    </w:pPr>
  </w:style>
  <w:style w:type="paragraph" w:customStyle="1" w:styleId="HeadA">
    <w:name w:val="HeadA"/>
    <w:qFormat/>
    <w:rsid w:val="00FF6AC1"/>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FF6AC1"/>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FF6AC1"/>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FF6AC1"/>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FF6AC1"/>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FF6AC1"/>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FF6AC1"/>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FF6AC1"/>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FF6AC1"/>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FF6AC1"/>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FF6AC1"/>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FF6AC1"/>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FF6AC1"/>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FF6AC1"/>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FF6AC1"/>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FF6AC1"/>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FF6AC1"/>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FF6AC1"/>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FF6AC1"/>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FF6AC1"/>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FF6AC1"/>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FF6AC1"/>
    <w:rPr>
      <w:rFonts w:ascii="Wingdings2" w:hAnsi="Wingdings2" w:cs="Wingdings2"/>
      <w:color w:val="000000"/>
      <w:w w:val="100"/>
      <w:position w:val="0"/>
      <w:u w:val="none"/>
      <w:vertAlign w:val="baseline"/>
      <w:lang w:val="en-US"/>
    </w:rPr>
  </w:style>
  <w:style w:type="paragraph" w:customStyle="1" w:styleId="ListBody">
    <w:name w:val="ListBody"/>
    <w:qFormat/>
    <w:rsid w:val="00FF6AC1"/>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FF6AC1"/>
    <w:rPr>
      <w:rFonts w:cs="NewBaskervilleStd-Italic"/>
      <w:i/>
      <w:iCs/>
      <w:color w:val="3366FF"/>
      <w:w w:val="100"/>
      <w:position w:val="0"/>
      <w:u w:val="none"/>
      <w:vertAlign w:val="baseline"/>
      <w:lang w:val="en-US"/>
    </w:rPr>
  </w:style>
  <w:style w:type="paragraph" w:customStyle="1" w:styleId="Note">
    <w:name w:val="Note"/>
    <w:qFormat/>
    <w:rsid w:val="00FF6AC1"/>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FF6AC1"/>
    <w:rPr>
      <w:rFonts w:ascii="Symbol" w:hAnsi="Symbol" w:cs="Symbol"/>
      <w:color w:val="000000"/>
    </w:rPr>
  </w:style>
  <w:style w:type="character" w:customStyle="1" w:styleId="Superscript">
    <w:name w:val="Superscript"/>
    <w:uiPriority w:val="1"/>
    <w:qFormat/>
    <w:rsid w:val="00FF6AC1"/>
    <w:rPr>
      <w:color w:val="3366FF"/>
      <w:vertAlign w:val="superscript"/>
    </w:rPr>
  </w:style>
  <w:style w:type="character" w:customStyle="1" w:styleId="SuperscriptItalic">
    <w:name w:val="SuperscriptItalic"/>
    <w:uiPriority w:val="1"/>
    <w:qFormat/>
    <w:rsid w:val="00FF6AC1"/>
    <w:rPr>
      <w:i/>
      <w:color w:val="3366FF"/>
      <w:vertAlign w:val="superscript"/>
    </w:rPr>
  </w:style>
  <w:style w:type="character" w:customStyle="1" w:styleId="Subscript">
    <w:name w:val="Subscript"/>
    <w:uiPriority w:val="1"/>
    <w:qFormat/>
    <w:rsid w:val="00FF6AC1"/>
    <w:rPr>
      <w:color w:val="3366FF"/>
      <w:vertAlign w:val="subscript"/>
    </w:rPr>
  </w:style>
  <w:style w:type="character" w:customStyle="1" w:styleId="SubscriptItalic">
    <w:name w:val="SubscriptItalic"/>
    <w:uiPriority w:val="1"/>
    <w:qFormat/>
    <w:rsid w:val="00FF6AC1"/>
    <w:rPr>
      <w:i/>
      <w:color w:val="3366FF"/>
      <w:vertAlign w:val="subscript"/>
    </w:rPr>
  </w:style>
  <w:style w:type="character" w:customStyle="1" w:styleId="Symbol">
    <w:name w:val="Symbol"/>
    <w:uiPriority w:val="1"/>
    <w:qFormat/>
    <w:rsid w:val="00FF6AC1"/>
    <w:rPr>
      <w:rFonts w:ascii="Symbol" w:hAnsi="Symbol"/>
    </w:rPr>
  </w:style>
  <w:style w:type="character" w:customStyle="1" w:styleId="Italic">
    <w:name w:val="Italic"/>
    <w:uiPriority w:val="1"/>
    <w:qFormat/>
    <w:rsid w:val="00FF6AC1"/>
    <w:rPr>
      <w:rFonts w:cs="NewBaskervilleStd-Italic"/>
      <w:i/>
      <w:iCs/>
      <w:color w:val="0000FF"/>
      <w:w w:val="100"/>
      <w:position w:val="0"/>
      <w:u w:val="none"/>
      <w:vertAlign w:val="baseline"/>
      <w:lang w:val="en-US"/>
    </w:rPr>
  </w:style>
  <w:style w:type="paragraph" w:customStyle="1" w:styleId="ListBullet">
    <w:name w:val="ListBullet"/>
    <w:qFormat/>
    <w:rsid w:val="00FF6AC1"/>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FF6AC1"/>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FF6AC1"/>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FF6AC1"/>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FF6AC1"/>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FF6AC1"/>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FF6AC1"/>
    <w:rPr>
      <w:color w:val="008000"/>
    </w:rPr>
  </w:style>
  <w:style w:type="paragraph" w:customStyle="1" w:styleId="PartNumber">
    <w:name w:val="PartNumber"/>
    <w:qFormat/>
    <w:rsid w:val="00FF6AC1"/>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FF6AC1"/>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FF6AC1"/>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FF6AC1"/>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FF6AC1"/>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FF6AC1"/>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FF6AC1"/>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FF6AC1"/>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FF6AC1"/>
    <w:pPr>
      <w:spacing w:before="120"/>
    </w:pPr>
    <w:rPr>
      <w:i/>
      <w:iCs/>
      <w:caps w:val="0"/>
    </w:rPr>
  </w:style>
  <w:style w:type="paragraph" w:customStyle="1" w:styleId="BoxBodyContinued">
    <w:name w:val="BoxBodyContinued"/>
    <w:qFormat/>
    <w:rsid w:val="00FF6AC1"/>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FF6AC1"/>
    <w:rPr>
      <w:b/>
      <w:bCs/>
      <w:color w:val="3366FF"/>
    </w:rPr>
  </w:style>
  <w:style w:type="paragraph" w:customStyle="1" w:styleId="RunInHead">
    <w:name w:val="RunInHead"/>
    <w:rsid w:val="00FF6AC1"/>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FF6AC1"/>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FF6AC1"/>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FF6AC1"/>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FF6AC1"/>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FF6AC1"/>
    <w:rPr>
      <w:color w:val="3366FF"/>
      <w:bdr w:val="none" w:sz="0" w:space="0" w:color="auto"/>
      <w:shd w:val="clear" w:color="auto" w:fill="99CC00"/>
    </w:rPr>
  </w:style>
  <w:style w:type="character" w:customStyle="1" w:styleId="KeyTerm">
    <w:name w:val="KeyTerm"/>
    <w:uiPriority w:val="1"/>
    <w:qFormat/>
    <w:rsid w:val="00FF6AC1"/>
    <w:rPr>
      <w:i/>
      <w:color w:val="3366FF"/>
      <w:bdr w:val="none" w:sz="0" w:space="0" w:color="auto"/>
      <w:shd w:val="clear" w:color="auto" w:fill="D9D9D9"/>
    </w:rPr>
  </w:style>
  <w:style w:type="character" w:customStyle="1" w:styleId="DigitalOnly">
    <w:name w:val="DigitalOnly"/>
    <w:uiPriority w:val="1"/>
    <w:qFormat/>
    <w:rsid w:val="00FF6AC1"/>
    <w:rPr>
      <w:color w:val="3366FF"/>
      <w:bdr w:val="single" w:sz="4" w:space="0" w:color="3366FF"/>
    </w:rPr>
  </w:style>
  <w:style w:type="character" w:customStyle="1" w:styleId="PrintOnly">
    <w:name w:val="PrintOnly"/>
    <w:uiPriority w:val="1"/>
    <w:qFormat/>
    <w:rsid w:val="00FF6AC1"/>
    <w:rPr>
      <w:color w:val="3366FF"/>
      <w:bdr w:val="single" w:sz="4" w:space="0" w:color="FF0000"/>
    </w:rPr>
  </w:style>
  <w:style w:type="character" w:customStyle="1" w:styleId="LinkEmail">
    <w:name w:val="LinkEmail"/>
    <w:basedOn w:val="LinkURL"/>
    <w:uiPriority w:val="1"/>
    <w:qFormat/>
    <w:rsid w:val="00FF6AC1"/>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FF6AC1"/>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FF6AC1"/>
    <w:rPr>
      <w:color w:val="3366FF"/>
      <w:bdr w:val="none" w:sz="0" w:space="0" w:color="auto"/>
      <w:shd w:val="clear" w:color="auto" w:fill="FFFF00"/>
    </w:rPr>
  </w:style>
  <w:style w:type="character" w:customStyle="1" w:styleId="FootnoteReference0">
    <w:name w:val="FootnoteReference"/>
    <w:uiPriority w:val="1"/>
    <w:qFormat/>
    <w:rsid w:val="00FF6AC1"/>
    <w:rPr>
      <w:color w:val="3366FF"/>
      <w:vertAlign w:val="superscript"/>
    </w:rPr>
  </w:style>
  <w:style w:type="paragraph" w:customStyle="1" w:styleId="Footnote">
    <w:name w:val="Footnote"/>
    <w:qFormat/>
    <w:rsid w:val="00FF6AC1"/>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FF6AC1"/>
    <w:rPr>
      <w:color w:val="3366FF"/>
      <w:vertAlign w:val="superscript"/>
    </w:rPr>
  </w:style>
  <w:style w:type="character" w:customStyle="1" w:styleId="EndnoteReference">
    <w:name w:val="EndnoteReference"/>
    <w:basedOn w:val="FootnoteReference0"/>
    <w:uiPriority w:val="1"/>
    <w:qFormat/>
    <w:rsid w:val="00FF6AC1"/>
    <w:rPr>
      <w:color w:val="3366FF"/>
      <w:vertAlign w:val="superscript"/>
    </w:rPr>
  </w:style>
  <w:style w:type="paragraph" w:customStyle="1" w:styleId="QuotePara">
    <w:name w:val="QuotePara"/>
    <w:qFormat/>
    <w:rsid w:val="00FF6AC1"/>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FF6AC1"/>
    <w:pPr>
      <w:spacing w:after="240"/>
      <w:jc w:val="right"/>
    </w:pPr>
  </w:style>
  <w:style w:type="character" w:customStyle="1" w:styleId="Caps">
    <w:name w:val="Caps"/>
    <w:uiPriority w:val="1"/>
    <w:qFormat/>
    <w:rsid w:val="00FF6AC1"/>
    <w:rPr>
      <w:caps/>
      <w:smallCaps w:val="0"/>
      <w:color w:val="3366FF"/>
    </w:rPr>
  </w:style>
  <w:style w:type="character" w:customStyle="1" w:styleId="SmallCaps">
    <w:name w:val="SmallCaps"/>
    <w:uiPriority w:val="1"/>
    <w:qFormat/>
    <w:rsid w:val="00FF6AC1"/>
    <w:rPr>
      <w:caps w:val="0"/>
      <w:smallCaps/>
      <w:color w:val="3366FF"/>
    </w:rPr>
  </w:style>
  <w:style w:type="character" w:customStyle="1" w:styleId="SmallCapsBold">
    <w:name w:val="SmallCapsBold"/>
    <w:basedOn w:val="SmallCaps"/>
    <w:uiPriority w:val="1"/>
    <w:qFormat/>
    <w:rsid w:val="00FF6AC1"/>
    <w:rPr>
      <w:b/>
      <w:bCs/>
      <w:caps w:val="0"/>
      <w:smallCaps/>
      <w:color w:val="3366FF"/>
    </w:rPr>
  </w:style>
  <w:style w:type="character" w:customStyle="1" w:styleId="SmallCapsBoldItalic">
    <w:name w:val="SmallCapsBoldItalic"/>
    <w:basedOn w:val="SmallCapsBold"/>
    <w:uiPriority w:val="1"/>
    <w:qFormat/>
    <w:rsid w:val="00FF6AC1"/>
    <w:rPr>
      <w:b/>
      <w:bCs/>
      <w:i/>
      <w:iCs/>
      <w:caps w:val="0"/>
      <w:smallCaps/>
      <w:color w:val="3366FF"/>
    </w:rPr>
  </w:style>
  <w:style w:type="character" w:customStyle="1" w:styleId="SmallCapsItalic">
    <w:name w:val="SmallCapsItalic"/>
    <w:basedOn w:val="SmallCaps"/>
    <w:uiPriority w:val="1"/>
    <w:qFormat/>
    <w:rsid w:val="00FF6AC1"/>
    <w:rPr>
      <w:i/>
      <w:iCs/>
      <w:caps w:val="0"/>
      <w:smallCaps/>
      <w:color w:val="3366FF"/>
    </w:rPr>
  </w:style>
  <w:style w:type="character" w:customStyle="1" w:styleId="NSSymbol">
    <w:name w:val="NSSymbol"/>
    <w:uiPriority w:val="1"/>
    <w:qFormat/>
    <w:rsid w:val="00FF6AC1"/>
    <w:rPr>
      <w:color w:val="3366FF"/>
    </w:rPr>
  </w:style>
  <w:style w:type="table" w:styleId="TableGrid">
    <w:name w:val="Table Grid"/>
    <w:basedOn w:val="TableNormal"/>
    <w:uiPriority w:val="59"/>
    <w:rsid w:val="00FF6AC1"/>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FF6AC1"/>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FF6AC1"/>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FF6AC1"/>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FF6AC1"/>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FF6AC1"/>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FF6AC1"/>
    <w:rPr>
      <w:sz w:val="18"/>
      <w:szCs w:val="18"/>
    </w:rPr>
  </w:style>
  <w:style w:type="paragraph" w:customStyle="1" w:styleId="ExtractSource">
    <w:name w:val="ExtractSource"/>
    <w:basedOn w:val="ExtractPara"/>
    <w:qFormat/>
    <w:rsid w:val="00FF6AC1"/>
    <w:pPr>
      <w:jc w:val="right"/>
    </w:pPr>
  </w:style>
  <w:style w:type="paragraph" w:customStyle="1" w:styleId="ExtractParaContinued">
    <w:name w:val="ExtractParaContinued"/>
    <w:basedOn w:val="ExtractPara"/>
    <w:qFormat/>
    <w:rsid w:val="00FF6AC1"/>
    <w:pPr>
      <w:spacing w:before="0"/>
      <w:ind w:firstLine="360"/>
    </w:pPr>
  </w:style>
  <w:style w:type="paragraph" w:customStyle="1" w:styleId="AppendixNumber">
    <w:name w:val="AppendixNumber"/>
    <w:qFormat/>
    <w:rsid w:val="00FF6AC1"/>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FF6AC1"/>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FF6AC1"/>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FF6AC1"/>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FF6AC1"/>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FF6AC1"/>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FF6AC1"/>
    <w:rPr>
      <w:color w:val="3366FF"/>
      <w:vertAlign w:val="superscript"/>
    </w:rPr>
  </w:style>
  <w:style w:type="paragraph" w:customStyle="1" w:styleId="Reference">
    <w:name w:val="Reference"/>
    <w:qFormat/>
    <w:rsid w:val="00FF6AC1"/>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FF6AC1"/>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FF6AC1"/>
    <w:rPr>
      <w:rFonts w:ascii="Courier" w:hAnsi="Courier"/>
      <w:color w:val="A6A6A6" w:themeColor="background1" w:themeShade="A6"/>
    </w:rPr>
  </w:style>
  <w:style w:type="character" w:customStyle="1" w:styleId="PyBracket">
    <w:name w:val="PyBracket"/>
    <w:uiPriority w:val="1"/>
    <w:qFormat/>
    <w:rsid w:val="00FF6AC1"/>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FF6AC1"/>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FF6AC1"/>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FF6AC1"/>
  </w:style>
  <w:style w:type="character" w:styleId="BookTitle">
    <w:name w:val="Book Title"/>
    <w:basedOn w:val="DefaultParagraphFont"/>
    <w:uiPriority w:val="33"/>
    <w:qFormat/>
    <w:rsid w:val="00FF6AC1"/>
    <w:rPr>
      <w:b/>
      <w:bCs/>
      <w:smallCaps/>
      <w:spacing w:val="5"/>
    </w:rPr>
  </w:style>
  <w:style w:type="paragraph" w:customStyle="1" w:styleId="BookTitle0">
    <w:name w:val="BookTitle"/>
    <w:qFormat/>
    <w:rsid w:val="00FF6AC1"/>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FF6AC1"/>
  </w:style>
  <w:style w:type="paragraph" w:customStyle="1" w:styleId="BookEdition">
    <w:name w:val="BookEdition"/>
    <w:basedOn w:val="BookSubtitle"/>
    <w:qFormat/>
    <w:rsid w:val="00FF6AC1"/>
    <w:rPr>
      <w:b w:val="0"/>
      <w:bCs w:val="0"/>
      <w:i/>
      <w:iCs/>
      <w:sz w:val="24"/>
      <w:szCs w:val="24"/>
    </w:rPr>
  </w:style>
  <w:style w:type="paragraph" w:customStyle="1" w:styleId="BookAuthor">
    <w:name w:val="BookAuthor"/>
    <w:basedOn w:val="BookEdition"/>
    <w:qFormat/>
    <w:rsid w:val="00FF6AC1"/>
    <w:rPr>
      <w:i w:val="0"/>
      <w:iCs w:val="0"/>
      <w:smallCaps/>
    </w:rPr>
  </w:style>
  <w:style w:type="paragraph" w:customStyle="1" w:styleId="BookPublisher">
    <w:name w:val="BookPublisher"/>
    <w:basedOn w:val="BookAuthor"/>
    <w:qFormat/>
    <w:rsid w:val="00FF6AC1"/>
    <w:rPr>
      <w:i/>
      <w:iCs/>
      <w:smallCaps w:val="0"/>
      <w:sz w:val="20"/>
      <w:szCs w:val="20"/>
    </w:rPr>
  </w:style>
  <w:style w:type="paragraph" w:customStyle="1" w:styleId="Copyright">
    <w:name w:val="Copyright"/>
    <w:qFormat/>
    <w:rsid w:val="00FF6AC1"/>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FF6AC1"/>
  </w:style>
  <w:style w:type="paragraph" w:customStyle="1" w:styleId="CopyrightHead">
    <w:name w:val="CopyrightHead"/>
    <w:basedOn w:val="CopyrightLOC"/>
    <w:qFormat/>
    <w:rsid w:val="00FF6AC1"/>
    <w:pPr>
      <w:jc w:val="center"/>
    </w:pPr>
    <w:rPr>
      <w:b/>
    </w:rPr>
  </w:style>
  <w:style w:type="paragraph" w:customStyle="1" w:styleId="Dedication">
    <w:name w:val="Dedication"/>
    <w:basedOn w:val="BookPublisher"/>
    <w:qFormat/>
    <w:rsid w:val="00FF6AC1"/>
  </w:style>
  <w:style w:type="paragraph" w:customStyle="1" w:styleId="FrontmatterTitle">
    <w:name w:val="FrontmatterTitle"/>
    <w:basedOn w:val="BackmatterTitle"/>
    <w:qFormat/>
    <w:rsid w:val="00FF6AC1"/>
  </w:style>
  <w:style w:type="paragraph" w:customStyle="1" w:styleId="TOCFM">
    <w:name w:val="TOCFM"/>
    <w:basedOn w:val="Normal"/>
    <w:qFormat/>
    <w:rsid w:val="00FF6AC1"/>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FF6AC1"/>
    <w:pPr>
      <w:ind w:left="720"/>
    </w:pPr>
    <w:rPr>
      <w:b/>
    </w:rPr>
  </w:style>
  <w:style w:type="paragraph" w:customStyle="1" w:styleId="TOCPart">
    <w:name w:val="TOCPart"/>
    <w:basedOn w:val="TOCH1"/>
    <w:qFormat/>
    <w:rsid w:val="00FF6AC1"/>
    <w:pPr>
      <w:spacing w:before="120"/>
      <w:ind w:left="0"/>
      <w:jc w:val="center"/>
    </w:pPr>
    <w:rPr>
      <w:b w:val="0"/>
      <w:sz w:val="28"/>
      <w:szCs w:val="24"/>
    </w:rPr>
  </w:style>
  <w:style w:type="paragraph" w:customStyle="1" w:styleId="TOCChapter">
    <w:name w:val="TOCChapter"/>
    <w:basedOn w:val="TOCH1"/>
    <w:qFormat/>
    <w:rsid w:val="00FF6AC1"/>
    <w:pPr>
      <w:ind w:left="360"/>
    </w:pPr>
    <w:rPr>
      <w:b w:val="0"/>
      <w:sz w:val="24"/>
    </w:rPr>
  </w:style>
  <w:style w:type="paragraph" w:customStyle="1" w:styleId="TOCH2">
    <w:name w:val="TOCH2"/>
    <w:basedOn w:val="TOCH1"/>
    <w:qFormat/>
    <w:rsid w:val="00FF6AC1"/>
    <w:pPr>
      <w:ind w:left="1080"/>
    </w:pPr>
    <w:rPr>
      <w:i/>
    </w:rPr>
  </w:style>
  <w:style w:type="paragraph" w:customStyle="1" w:styleId="TOCH3">
    <w:name w:val="TOCH3"/>
    <w:basedOn w:val="TOCH1"/>
    <w:qFormat/>
    <w:rsid w:val="00FF6AC1"/>
    <w:pPr>
      <w:ind w:left="1440"/>
    </w:pPr>
    <w:rPr>
      <w:b w:val="0"/>
      <w:i/>
    </w:rPr>
  </w:style>
  <w:style w:type="paragraph" w:customStyle="1" w:styleId="BoxType">
    <w:name w:val="BoxType"/>
    <w:qFormat/>
    <w:rsid w:val="00FF6AC1"/>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FF6AC1"/>
    <w:rPr>
      <w:b w:val="0"/>
      <w:bCs w:val="0"/>
      <w:i w:val="0"/>
      <w:iCs w:val="0"/>
      <w:color w:val="3366FF"/>
      <w:bdr w:val="none" w:sz="0" w:space="0" w:color="auto"/>
      <w:shd w:val="clear" w:color="auto" w:fill="CCFFCC"/>
    </w:rPr>
  </w:style>
  <w:style w:type="character" w:customStyle="1" w:styleId="CodeAnnotation">
    <w:name w:val="CodeAnnotation"/>
    <w:uiPriority w:val="1"/>
    <w:qFormat/>
    <w:rsid w:val="00FF6AC1"/>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FF6AC1"/>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FF6AC1"/>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FF6AC1"/>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FF6AC1"/>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FF6AC1"/>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FF6AC1"/>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FF6AC1"/>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FF6AC1"/>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FF6AC1"/>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FF6AC1"/>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FF6AC1"/>
    <w:rPr>
      <w:rFonts w:ascii="Webdings" w:hAnsi="Webdings" w:cs="Webdings"/>
      <w:color w:val="3366FF"/>
      <w:w w:val="100"/>
      <w:position w:val="0"/>
      <w:u w:val="none"/>
      <w:vertAlign w:val="baseline"/>
      <w:lang w:val="en-US"/>
    </w:rPr>
  </w:style>
  <w:style w:type="paragraph" w:customStyle="1" w:styleId="TableTitle">
    <w:name w:val="TableTitle"/>
    <w:qFormat/>
    <w:rsid w:val="00FF6AC1"/>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FF6AC1"/>
    <w:pPr>
      <w:jc w:val="right"/>
    </w:pPr>
  </w:style>
  <w:style w:type="paragraph" w:customStyle="1" w:styleId="Body">
    <w:name w:val="Body"/>
    <w:uiPriority w:val="99"/>
    <w:qFormat/>
    <w:rsid w:val="00FF6AC1"/>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FF6AC1"/>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FF6AC1"/>
    <w:rPr>
      <w:color w:val="FF0000"/>
      <w:lang w:val="fr-FR"/>
    </w:rPr>
  </w:style>
  <w:style w:type="paragraph" w:customStyle="1" w:styleId="Default">
    <w:name w:val="Default"/>
    <w:rsid w:val="00FF6AC1"/>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FF6AC1"/>
  </w:style>
  <w:style w:type="paragraph" w:customStyle="1" w:styleId="ReviewHead">
    <w:name w:val="ReviewHead"/>
    <w:basedOn w:val="FrontmatterTitle"/>
    <w:qFormat/>
    <w:rsid w:val="00FF6AC1"/>
  </w:style>
  <w:style w:type="paragraph" w:customStyle="1" w:styleId="ReviewQuote">
    <w:name w:val="ReviewQuote"/>
    <w:basedOn w:val="QuotePara"/>
    <w:qFormat/>
    <w:rsid w:val="00FF6AC1"/>
  </w:style>
  <w:style w:type="paragraph" w:customStyle="1" w:styleId="ReviewSource">
    <w:name w:val="ReviewSource"/>
    <w:basedOn w:val="QuoteSource"/>
    <w:qFormat/>
    <w:rsid w:val="00FF6AC1"/>
  </w:style>
  <w:style w:type="paragraph" w:customStyle="1" w:styleId="ListGraphic">
    <w:name w:val="ListGraphic"/>
    <w:basedOn w:val="GraphicSlug"/>
    <w:qFormat/>
    <w:rsid w:val="00FF6AC1"/>
    <w:pPr>
      <w:ind w:left="0"/>
    </w:pPr>
  </w:style>
  <w:style w:type="paragraph" w:customStyle="1" w:styleId="ListCaption">
    <w:name w:val="ListCaption"/>
    <w:basedOn w:val="CaptionLine"/>
    <w:qFormat/>
    <w:rsid w:val="00FF6AC1"/>
    <w:pPr>
      <w:ind w:left="3600"/>
    </w:pPr>
  </w:style>
  <w:style w:type="paragraph" w:customStyle="1" w:styleId="NoteContinued">
    <w:name w:val="NoteContinued"/>
    <w:basedOn w:val="Note"/>
    <w:qFormat/>
    <w:rsid w:val="00FF6AC1"/>
    <w:pPr>
      <w:spacing w:before="0"/>
      <w:ind w:firstLine="0"/>
    </w:pPr>
  </w:style>
  <w:style w:type="paragraph" w:customStyle="1" w:styleId="NoteCode">
    <w:name w:val="NoteCode"/>
    <w:basedOn w:val="Code"/>
    <w:qFormat/>
    <w:rsid w:val="00FF6AC1"/>
    <w:pPr>
      <w:spacing w:after="240"/>
    </w:pPr>
  </w:style>
  <w:style w:type="paragraph" w:customStyle="1" w:styleId="ListBulletSub">
    <w:name w:val="ListBulletSub"/>
    <w:basedOn w:val="ListBullet"/>
    <w:qFormat/>
    <w:rsid w:val="00FF6AC1"/>
    <w:pPr>
      <w:ind w:left="2520"/>
    </w:pPr>
  </w:style>
  <w:style w:type="paragraph" w:customStyle="1" w:styleId="CodeCustom1">
    <w:name w:val="CodeCustom1"/>
    <w:basedOn w:val="Code"/>
    <w:qFormat/>
    <w:rsid w:val="00FF6AC1"/>
    <w:rPr>
      <w:color w:val="00B0F0"/>
    </w:rPr>
  </w:style>
  <w:style w:type="paragraph" w:customStyle="1" w:styleId="CodeCustom2">
    <w:name w:val="CodeCustom2"/>
    <w:basedOn w:val="Normal"/>
    <w:qFormat/>
    <w:rsid w:val="00FF6AC1"/>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FF6AC1"/>
    <w:rPr>
      <w:bCs/>
      <w:color w:val="A12126"/>
    </w:rPr>
  </w:style>
  <w:style w:type="paragraph" w:customStyle="1" w:styleId="Equation">
    <w:name w:val="Equation"/>
    <w:basedOn w:val="ListPlain"/>
    <w:qFormat/>
    <w:rsid w:val="00FF6AC1"/>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FF6AC1"/>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29</Pages>
  <Words>5779</Words>
  <Characters>28607</Characters>
  <Application>Microsoft Office Word</Application>
  <DocSecurity>0</DocSecurity>
  <Lines>773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24</cp:revision>
  <dcterms:created xsi:type="dcterms:W3CDTF">2022-10-04T14:24:00Z</dcterms:created>
  <dcterms:modified xsi:type="dcterms:W3CDTF">2022-12-09T19:07:00Z</dcterms:modified>
</cp:coreProperties>
</file>