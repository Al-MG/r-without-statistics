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p>
    <w:p w14:paraId="3507BF25" w14:textId="77777777" w:rsidR="00570EA9" w:rsidRDefault="007A412E" w:rsidP="00100DB1">
      <w:pPr>
        <w:pStyle w:val="ChapterTitle"/>
      </w:pPr>
      <w:r>
        <w:t>An R Programming Crash Course</w:t>
      </w:r>
    </w:p>
    <w:p w14:paraId="51907BB7" w14:textId="77777777" w:rsidR="00570EA9" w:rsidRDefault="007A412E">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r w:rsidRPr="00A65E49">
        <w:rPr>
          <w:rStyle w:val="Literal"/>
        </w:rPr>
        <w:t>tidyverse</w:t>
      </w:r>
      <w:r>
        <w:t xml:space="preserve"> package, which contains the core data analysis and manipulation functions we’ll use in this book.</w:t>
      </w:r>
    </w:p>
    <w:p w14:paraId="2EE702CF" w14:textId="0DC2ABA1" w:rsidR="00570EA9" w:rsidRDefault="00166D8D" w:rsidP="00CD32E2">
      <w:pPr>
        <w:pStyle w:val="Body"/>
      </w:pPr>
      <w:r>
        <w:t>This chapter won’t provide a complete introduction to R programming; rather, it will focus on the knowledge you need to follow along with the rest of the book. If you have prior experience with R, feel free to skip this chapter, but if you’re just starting out, it should help you make sense of the rest of the book.</w:t>
      </w:r>
      <w:bookmarkEnd w:id="0"/>
    </w:p>
    <w:p w14:paraId="6F63852E" w14:textId="77777777" w:rsidR="00570EA9" w:rsidRDefault="007A412E">
      <w:pPr>
        <w:pStyle w:val="HeadA"/>
      </w:pPr>
      <w:bookmarkStart w:id="1" w:name="_Toc"/>
      <w:bookmarkStart w:id="2" w:name="gettingsetup"/>
      <w:r>
        <w:t>Setting Up</w:t>
      </w:r>
      <w:bookmarkEnd w:id="1"/>
    </w:p>
    <w:p w14:paraId="0C967AC7" w14:textId="4389D232" w:rsidR="00570EA9" w:rsidRDefault="007A412E" w:rsidP="00CD32E2">
      <w:pPr>
        <w:pStyle w:val="Body"/>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The best way to understand the </w:t>
      </w:r>
      <w:r>
        <w:lastRenderedPageBreak/>
        <w:t xml:space="preserve">relationship between R and RStudio is with this analogy from the book </w:t>
      </w:r>
      <w:r w:rsidRPr="00A65E49">
        <w:rPr>
          <w:rStyle w:val="Italic"/>
        </w:rPr>
        <w:t>Modern Dive</w:t>
      </w:r>
      <w:r>
        <w:t xml:space="preserve"> </w:t>
      </w:r>
      <w:r w:rsidR="00A912F4">
        <w:t xml:space="preserve">(CRC Press, 2019) </w:t>
      </w:r>
      <w:r>
        <w:t xml:space="preserve">by Chester </w:t>
      </w:r>
      <w:proofErr w:type="spellStart"/>
      <w:r>
        <w:t>Ismay</w:t>
      </w:r>
      <w:proofErr w:type="spellEnd"/>
      <w:r>
        <w:t xml:space="preserve"> and Albert Kim: R is the engine that powers your data; RStudio is like a dashboard that provides a user-friendly interface.</w:t>
      </w:r>
    </w:p>
    <w:p w14:paraId="03F0E2F0" w14:textId="77777777" w:rsidR="00570EA9" w:rsidRDefault="007A412E">
      <w:pPr>
        <w:pStyle w:val="HeadB"/>
      </w:pPr>
      <w:bookmarkStart w:id="3" w:name="_Toc1"/>
      <w:r>
        <w:t>Installing R and RStudio</w:t>
      </w:r>
      <w:bookmarkEnd w:id="3"/>
    </w:p>
    <w:p w14:paraId="4B3EBEF8" w14:textId="1B16554F" w:rsidR="00570EA9" w:rsidRDefault="007A412E" w:rsidP="00CD32E2">
      <w:pPr>
        <w:pStyle w:val="Body"/>
      </w:pPr>
      <w:r>
        <w:t xml:space="preserve">To download R, go to </w:t>
      </w:r>
      <w:r w:rsidR="00463066" w:rsidRPr="00A65E49">
        <w:rPr>
          <w:rStyle w:val="LinkURL"/>
          <w:rFonts w:eastAsia="Calibri"/>
        </w:rPr>
        <w:t>https://cloud.r-project.org/</w:t>
      </w:r>
      <w:r>
        <w:t xml:space="preserve"> and choose the link for your operating system. Once you’ve installed it, open the file. This should open an interface like the one in Figure 1-1 that lets you work with R on your operating system’s command line. For example, enter </w:t>
      </w:r>
      <w:r w:rsidRPr="00C64947">
        <w:rPr>
          <w:rStyle w:val="LiteralBold"/>
        </w:rPr>
        <w:t>2 + 2</w:t>
      </w:r>
      <w:r w:rsidR="00A65E49" w:rsidRPr="00A65E49">
        <w:t xml:space="preserve">, </w:t>
      </w:r>
      <w:r>
        <w:t xml:space="preserve">and you should see </w:t>
      </w:r>
      <w:r w:rsidRPr="00A65E49">
        <w:rPr>
          <w:rStyle w:val="Literal"/>
        </w:rPr>
        <w:t>4</w:t>
      </w:r>
      <w:r>
        <w:t>.</w:t>
      </w:r>
    </w:p>
    <w:p w14:paraId="41310942" w14:textId="549DD85B" w:rsidR="00570EA9" w:rsidRDefault="007A412E">
      <w:pPr>
        <w:pStyle w:val="GraphicSlug"/>
      </w:pPr>
      <w:r>
        <w:t>[F0</w:t>
      </w:r>
      <w:r w:rsidR="00A65E49">
        <w:t>1</w:t>
      </w:r>
      <w:r>
        <w:t>00</w:t>
      </w:r>
      <w:r w:rsidR="00A65E49">
        <w:t>1</w:t>
      </w:r>
      <w:r>
        <w:t>.png]</w:t>
      </w:r>
      <w:r w:rsidR="00B4040F">
        <w:rPr>
          <w:rFonts w:cs="Arial Unicode MS"/>
          <w:smallCaps w:val="0"/>
          <w:noProof/>
          <w:u w:color="A50F1E"/>
        </w:rPr>
        <w:drawing>
          <wp:inline distT="0" distB="0" distL="0" distR="0" wp14:anchorId="37A4881B" wp14:editId="3E063C0A">
            <wp:extent cx="5029073" cy="3045921"/>
            <wp:effectExtent l="0" t="0" r="0" b="0"/>
            <wp:docPr id="789817406" name="Picture 789817406"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stretch>
                      <a:fillRect/>
                    </a:stretch>
                  </pic:blipFill>
                  <pic:spPr>
                    <a:xfrm>
                      <a:off x="0" y="0"/>
                      <a:ext cx="5029073" cy="3045921"/>
                    </a:xfrm>
                    <a:prstGeom prst="rect">
                      <a:avLst/>
                    </a:prstGeom>
                    <a:ln w="12700" cap="flat">
                      <a:noFill/>
                      <a:miter lim="400000"/>
                    </a:ln>
                    <a:effectLst/>
                  </pic:spPr>
                </pic:pic>
              </a:graphicData>
            </a:graphic>
          </wp:inline>
        </w:drawing>
      </w:r>
    </w:p>
    <w:p w14:paraId="6D821382" w14:textId="7894CB2B" w:rsidR="00570EA9" w:rsidRPr="00463066" w:rsidRDefault="00570EA9" w:rsidP="00976A76">
      <w:pPr>
        <w:pStyle w:val="GraphicSlug"/>
      </w:pPr>
    </w:p>
    <w:p w14:paraId="1EEA30FB" w14:textId="45F1F8EE" w:rsidR="00570EA9" w:rsidRPr="00463066" w:rsidRDefault="007A412E">
      <w:pPr>
        <w:pStyle w:val="CaptionLine"/>
        <w:numPr>
          <w:ilvl w:val="4"/>
          <w:numId w:val="2"/>
        </w:numPr>
      </w:pPr>
      <w:r w:rsidRPr="00463066">
        <w:t xml:space="preserve">The R </w:t>
      </w:r>
      <w:proofErr w:type="gramStart"/>
      <w:r w:rsidRPr="00463066">
        <w:t>console</w:t>
      </w:r>
      <w:proofErr w:type="gramEnd"/>
    </w:p>
    <w:p w14:paraId="1965D93D" w14:textId="468202D6" w:rsidR="00570EA9" w:rsidRDefault="007A412E" w:rsidP="00CD32E2">
      <w:pPr>
        <w:pStyle w:val="Body"/>
      </w:pPr>
      <w:r>
        <w:t xml:space="preserve">A few brave souls work with R using only this command line, but most opt to use RStudio, which provides a way to see your files, the output of your code, and more. You can download RStudio at </w:t>
      </w:r>
      <w:r w:rsidR="0009789A" w:rsidRPr="00A65E49">
        <w:rPr>
          <w:rStyle w:val="LinkURL"/>
          <w:rFonts w:eastAsia="Calibri"/>
        </w:rPr>
        <w:t>https://posit.co/download/rstudio-desktop/</w:t>
      </w:r>
      <w:r>
        <w:t xml:space="preserve">. Install RStudio as you would any other app and open it. </w:t>
      </w:r>
    </w:p>
    <w:p w14:paraId="734BBAA5" w14:textId="77777777" w:rsidR="00570EA9" w:rsidRDefault="007A412E">
      <w:pPr>
        <w:pStyle w:val="HeadB"/>
      </w:pPr>
      <w:bookmarkStart w:id="4" w:name="_Toc2"/>
      <w:r>
        <w:t>Exploring the RStudio Interface</w:t>
      </w:r>
      <w:bookmarkEnd w:id="4"/>
    </w:p>
    <w:p w14:paraId="3B4442B4" w14:textId="77777777" w:rsidR="00570EA9" w:rsidRDefault="007A412E" w:rsidP="00CD32E2">
      <w:pPr>
        <w:pStyle w:val="Body"/>
      </w:pPr>
      <w:r>
        <w:t>The first time you open RStudio, you should see the three panels shown in Figure 1-2.</w:t>
      </w:r>
    </w:p>
    <w:p w14:paraId="44BFC97C" w14:textId="3FA804F1" w:rsidR="00570EA9" w:rsidRDefault="007A412E">
      <w:pPr>
        <w:pStyle w:val="GraphicSlug"/>
      </w:pPr>
      <w:r>
        <w:t>[F0</w:t>
      </w:r>
      <w:r w:rsidR="00A65E49">
        <w:t>1</w:t>
      </w:r>
      <w:r>
        <w:t>00</w:t>
      </w:r>
      <w:r w:rsidR="00A65E49">
        <w:t>2</w:t>
      </w:r>
      <w:r>
        <w:t>.png]</w:t>
      </w:r>
    </w:p>
    <w:p w14:paraId="0CA16893" w14:textId="77777777" w:rsidR="00570EA9" w:rsidRDefault="007A412E">
      <w:pPr>
        <w:pStyle w:val="CaptionedFigure"/>
      </w:pPr>
      <w:r>
        <w:rPr>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9"/>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7A412E">
      <w:pPr>
        <w:pStyle w:val="CaptionLine"/>
        <w:numPr>
          <w:ilvl w:val="4"/>
          <w:numId w:val="2"/>
        </w:numPr>
      </w:pPr>
      <w:r>
        <w:t>The RStudio editor</w:t>
      </w:r>
    </w:p>
    <w:p w14:paraId="4CFBAB9D" w14:textId="3F87B568" w:rsidR="00570EA9" w:rsidRDefault="007A412E" w:rsidP="00CD32E2">
      <w:pPr>
        <w:pStyle w:val="Body"/>
      </w:pPr>
      <w:r>
        <w:t>The left panel should look familiar. It’s similar to the screen you saw when working in R on the command line. This is known as the</w:t>
      </w:r>
      <w:r w:rsidRPr="00A65E49">
        <w:rPr>
          <w:rStyle w:val="Italic"/>
        </w:rPr>
        <w:t xml:space="preserve"> console</w:t>
      </w:r>
      <w:r>
        <w:t xml:space="preserve">. You’ll use it to enter code and see the results. This panel, like the others we’ll discuss, has several tabs, such as Terminal and Background Jobs, for more advanced usages. For now, we’ll stick to the default tab. </w:t>
      </w:r>
    </w:p>
    <w:p w14:paraId="52E77B49" w14:textId="37C0E989" w:rsidR="00570EA9" w:rsidRDefault="007A412E" w:rsidP="00CD32E2">
      <w:pPr>
        <w:pStyle w:val="Body"/>
      </w:pPr>
      <w:r>
        <w:t xml:space="preserve">At the bottom right, </w:t>
      </w:r>
      <w:r w:rsidRPr="005C4A12">
        <w:t xml:space="preserve">the </w:t>
      </w:r>
      <w:r w:rsidR="005C4A12">
        <w:t>F</w:t>
      </w:r>
      <w:r w:rsidRPr="00786864">
        <w:t>iles</w:t>
      </w:r>
      <w:r w:rsidRPr="00A65E49">
        <w:rPr>
          <w:rStyle w:val="Italic"/>
        </w:rPr>
        <w:t xml:space="preserve"> </w:t>
      </w:r>
      <w:r>
        <w:t xml:space="preserve">panel shows all of the files on your computer. </w:t>
      </w:r>
      <w:r w:rsidR="006F1AD6">
        <w:t xml:space="preserve">You can click any file to open it within RStudio. </w:t>
      </w:r>
      <w:r>
        <w:t xml:space="preserve">Finally, the top-right panel shows your </w:t>
      </w:r>
      <w:r w:rsidRPr="00A65E49">
        <w:rPr>
          <w:rStyle w:val="Italic"/>
        </w:rPr>
        <w:t>environment</w:t>
      </w:r>
      <w:r>
        <w:t xml:space="preserve">, or the objects that are available to you when working in RStudio. We discuss objects in </w:t>
      </w:r>
      <w:r>
        <w:rPr>
          <w:color w:val="FF0000"/>
          <w:u w:color="FF0000"/>
          <w:lang w:val="fr-FR"/>
        </w:rPr>
        <w:t>“</w:t>
      </w:r>
      <w:proofErr w:type="spellStart"/>
      <w:r>
        <w:rPr>
          <w:color w:val="FF0000"/>
          <w:u w:color="FF0000"/>
          <w:lang w:val="fr-FR"/>
        </w:rPr>
        <w:t>Objects</w:t>
      </w:r>
      <w:proofErr w:type="spellEnd"/>
      <w:r>
        <w:rPr>
          <w:color w:val="FF0000"/>
          <w:u w:color="FF0000"/>
          <w:lang w:val="fr-FR"/>
        </w:rPr>
        <w:t>” on page XX.</w:t>
      </w:r>
    </w:p>
    <w:p w14:paraId="15717218" w14:textId="77777777" w:rsidR="00570EA9" w:rsidRDefault="007A412E" w:rsidP="00CD32E2">
      <w:pPr>
        <w:pStyle w:val="Body"/>
      </w:pPr>
      <w:r>
        <w:t>There is one more panel that you’ll typically use when working in RStudio, but to make it appear, you need to create an R script file.</w:t>
      </w:r>
    </w:p>
    <w:p w14:paraId="3C32BCA4" w14:textId="77777777" w:rsidR="00570EA9" w:rsidRDefault="007A412E">
      <w:pPr>
        <w:pStyle w:val="HeadA"/>
      </w:pPr>
      <w:bookmarkStart w:id="5" w:name="_Toc3"/>
      <w:bookmarkStart w:id="6" w:name="rscriptfiles"/>
      <w:r>
        <w:t>R Script Files</w:t>
      </w:r>
      <w:bookmarkEnd w:id="5"/>
    </w:p>
    <w:p w14:paraId="5B0839A2" w14:textId="16106F70" w:rsidR="00463066" w:rsidRDefault="007A412E" w:rsidP="00CD32E2">
      <w:pPr>
        <w:pStyle w:val="Body"/>
      </w:pPr>
      <w:r>
        <w:t>If you write all of your code in the console, you won’t have any record of it. Say you sit down today and import your data, analyze it, and then make some graphs. If you r</w:t>
      </w:r>
      <w:r w:rsidR="00A65E49">
        <w:t>u</w:t>
      </w:r>
      <w:r>
        <w:t xml:space="preserve">n </w:t>
      </w:r>
      <w:r w:rsidR="00A65E49">
        <w:t>these operations</w:t>
      </w:r>
      <w:r>
        <w:t xml:space="preserve"> in the console, you’</w:t>
      </w:r>
      <w:r w:rsidR="00A65E49">
        <w:t>ll</w:t>
      </w:r>
      <w:r>
        <w:t xml:space="preserve"> have to re</w:t>
      </w:r>
      <w:r w:rsidR="00B4040F">
        <w:t>-</w:t>
      </w:r>
      <w:r>
        <w:t xml:space="preserve">create that code from scratch tomorrow. Writing your code in files lets you run it multiple times. </w:t>
      </w:r>
    </w:p>
    <w:p w14:paraId="765190CA" w14:textId="7326E782" w:rsidR="00570EA9" w:rsidRDefault="007A412E" w:rsidP="00463066">
      <w:pPr>
        <w:pStyle w:val="Body"/>
      </w:pPr>
      <w:r w:rsidRPr="008F1DDC">
        <w:rPr>
          <w:rStyle w:val="Italic"/>
        </w:rPr>
        <w:t>R script files</w:t>
      </w:r>
      <w:r>
        <w:t xml:space="preserve">, which use </w:t>
      </w:r>
      <w:proofErr w:type="gramStart"/>
      <w:r>
        <w:t xml:space="preserve">the </w:t>
      </w:r>
      <w:r w:rsidRPr="00A65E49">
        <w:rPr>
          <w:rStyle w:val="Italic"/>
        </w:rPr>
        <w:t>.R</w:t>
      </w:r>
      <w:proofErr w:type="gramEnd"/>
      <w:r>
        <w:t xml:space="preserve"> extension</w:t>
      </w:r>
      <w:r w:rsidR="00463066">
        <w:t>, save your code so you can run it later</w:t>
      </w:r>
      <w:r>
        <w:t xml:space="preserve">. To create an R script file, go to </w:t>
      </w:r>
      <w:r w:rsidRPr="00A65E49">
        <w:rPr>
          <w:rStyle w:val="Bold"/>
        </w:rPr>
        <w:t>File</w:t>
      </w:r>
      <w:r w:rsidR="00A65E49">
        <w:rPr>
          <w:rFonts w:ascii="Webdings" w:hAnsi="Webdings"/>
          <w:color w:val="3366FF"/>
          <w:u w:color="3366FF"/>
        </w:rPr>
        <w:t>4</w:t>
      </w:r>
      <w:r w:rsidRPr="00A65E49">
        <w:rPr>
          <w:rStyle w:val="Bold"/>
        </w:rPr>
        <w:t>New File</w:t>
      </w:r>
      <w:r w:rsidR="00A65E49">
        <w:rPr>
          <w:rFonts w:ascii="Webdings" w:hAnsi="Webdings"/>
          <w:color w:val="3366FF"/>
          <w:u w:color="3366FF"/>
        </w:rPr>
        <w:t>4</w:t>
      </w:r>
      <w:r w:rsidRPr="00A65E49">
        <w:rPr>
          <w:rStyle w:val="Bold"/>
        </w:rPr>
        <w:t>R Script</w:t>
      </w:r>
      <w:r>
        <w:t>,</w:t>
      </w:r>
      <w:r w:rsidR="004C4EC5">
        <w:t xml:space="preserve"> and</w:t>
      </w:r>
      <w:r>
        <w:t xml:space="preserve"> a fourth panel should appear in the top left of R Studio, as </w:t>
      </w:r>
      <w:r w:rsidR="004C4EC5">
        <w:t xml:space="preserve">shown </w:t>
      </w:r>
      <w:r>
        <w:t xml:space="preserve">in Figure 1-3. Save this file in your </w:t>
      </w:r>
      <w:r w:rsidRPr="00A65E49">
        <w:rPr>
          <w:rStyle w:val="Italic"/>
        </w:rPr>
        <w:t>Documents</w:t>
      </w:r>
      <w:r>
        <w:t xml:space="preserve"> folder as </w:t>
      </w:r>
      <w:r w:rsidRPr="00A65E49">
        <w:rPr>
          <w:rStyle w:val="Italic"/>
        </w:rPr>
        <w:t>sample-</w:t>
      </w:r>
      <w:proofErr w:type="spellStart"/>
      <w:r w:rsidRPr="00A65E49">
        <w:rPr>
          <w:rStyle w:val="Italic"/>
        </w:rPr>
        <w:t>code.R</w:t>
      </w:r>
      <w:proofErr w:type="spellEnd"/>
      <w:r>
        <w:t>.</w:t>
      </w:r>
    </w:p>
    <w:p w14:paraId="322C7F55" w14:textId="2EDCEFE2" w:rsidR="00570EA9" w:rsidRDefault="007A412E">
      <w:pPr>
        <w:pStyle w:val="GraphicSlug"/>
      </w:pPr>
      <w:r>
        <w:t>[F0</w:t>
      </w:r>
      <w:r w:rsidR="00A65E49">
        <w:t>1</w:t>
      </w:r>
      <w:r>
        <w:t>00</w:t>
      </w:r>
      <w:r w:rsidR="00A65E49">
        <w:t>3</w:t>
      </w:r>
      <w:r>
        <w:t>.png]</w:t>
      </w:r>
    </w:p>
    <w:p w14:paraId="701DB3B9" w14:textId="77777777" w:rsidR="00570EA9" w:rsidRDefault="007A412E">
      <w:pPr>
        <w:pStyle w:val="CaptionedFigure"/>
      </w:pPr>
      <w:r>
        <w:rPr>
          <w:noProof/>
        </w:rPr>
        <w:lastRenderedPageBreak/>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0"/>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6C4DD081" w:rsidR="00570EA9" w:rsidRDefault="00F02FA8" w:rsidP="007A412E">
      <w:pPr>
        <w:pStyle w:val="CaptionLine"/>
        <w:numPr>
          <w:ilvl w:val="4"/>
          <w:numId w:val="5"/>
        </w:numPr>
      </w:pPr>
      <w:r>
        <w:t>Creating an R script (top-left panel)</w:t>
      </w:r>
    </w:p>
    <w:p w14:paraId="2CB22EF5" w14:textId="59548282" w:rsidR="00A912F4" w:rsidRDefault="007A412E" w:rsidP="00CD32E2">
      <w:pPr>
        <w:pStyle w:val="Body"/>
      </w:pPr>
      <w:r>
        <w:t xml:space="preserve">Now you can enter R code </w:t>
      </w:r>
      <w:r w:rsidR="00A912F4">
        <w:t>into the new panel to add it to</w:t>
      </w:r>
      <w:r>
        <w:t xml:space="preserve"> your script file. For example, try entering </w:t>
      </w:r>
      <w:r w:rsidRPr="00B4040F">
        <w:rPr>
          <w:rStyle w:val="LiteralBold"/>
        </w:rPr>
        <w:t>2 + 2</w:t>
      </w:r>
      <w:r w:rsidRPr="00B4040F">
        <w:t xml:space="preserve"> </w:t>
      </w:r>
      <w:r>
        <w:t>in the script file panel</w:t>
      </w:r>
      <w:r w:rsidR="00A912F4">
        <w:t xml:space="preserve"> to perform a simple addition operation</w:t>
      </w:r>
      <w:r>
        <w:t xml:space="preserve">. </w:t>
      </w:r>
    </w:p>
    <w:p w14:paraId="018F1F3E" w14:textId="475AE4D3" w:rsidR="00570EA9" w:rsidRDefault="007A412E" w:rsidP="00CD32E2">
      <w:pPr>
        <w:pStyle w:val="Body"/>
      </w:pPr>
      <w:r>
        <w:t xml:space="preserve">To run a script file, press the </w:t>
      </w:r>
      <w:r w:rsidRPr="00A65E49">
        <w:rPr>
          <w:rStyle w:val="Bold"/>
        </w:rPr>
        <w:t xml:space="preserve">Run </w:t>
      </w:r>
      <w:r>
        <w:t xml:space="preserve">button or use the keyboard shortcut </w:t>
      </w:r>
      <w:proofErr w:type="spellStart"/>
      <w:r w:rsidR="00F02FA8">
        <w:rPr>
          <w:rStyle w:val="KeyCaps"/>
        </w:rPr>
        <w:t>c</w:t>
      </w:r>
      <w:r w:rsidRPr="00A65E49">
        <w:rPr>
          <w:rStyle w:val="KeyCaps"/>
        </w:rPr>
        <w:t>md</w:t>
      </w:r>
      <w:proofErr w:type="spellEnd"/>
      <w:r w:rsidR="00F02FA8">
        <w:t>-</w:t>
      </w:r>
      <w:r w:rsidR="00F02FA8">
        <w:rPr>
          <w:rStyle w:val="KeyCaps"/>
        </w:rPr>
        <w:t>e</w:t>
      </w:r>
      <w:r w:rsidRPr="00A65E49">
        <w:rPr>
          <w:rStyle w:val="KeyCaps"/>
        </w:rPr>
        <w:t>nter</w:t>
      </w:r>
      <w:r>
        <w:t xml:space="preserve"> on macOS and </w:t>
      </w:r>
      <w:r w:rsidR="00F02FA8">
        <w:rPr>
          <w:rStyle w:val="KeyCaps"/>
        </w:rPr>
        <w:t>c</w:t>
      </w:r>
      <w:r w:rsidRPr="00A65E49">
        <w:rPr>
          <w:rStyle w:val="KeyCaps"/>
        </w:rPr>
        <w:t>trl</w:t>
      </w:r>
      <w:r w:rsidR="00F02FA8">
        <w:t>-</w:t>
      </w:r>
      <w:r w:rsidR="00F02FA8">
        <w:rPr>
          <w:rStyle w:val="KeyCaps"/>
        </w:rPr>
        <w:t>e</w:t>
      </w:r>
      <w:r w:rsidRPr="00A65E49">
        <w:rPr>
          <w:rStyle w:val="KeyCaps"/>
        </w:rPr>
        <w:t>nter</w:t>
      </w:r>
      <w:r>
        <w:t xml:space="preserve"> on Windows. The result (</w:t>
      </w:r>
      <w:r w:rsidRPr="00A65E49">
        <w:rPr>
          <w:rStyle w:val="Literal"/>
        </w:rPr>
        <w:t>4</w:t>
      </w:r>
      <w:r>
        <w:t>, in this case) should show up in the console pane.</w:t>
      </w:r>
    </w:p>
    <w:p w14:paraId="6AAE4BB6" w14:textId="4BB49B89" w:rsidR="00570EA9" w:rsidRDefault="007A412E" w:rsidP="00CD32E2">
      <w:pPr>
        <w:pStyle w:val="Body"/>
      </w:pPr>
      <w:r>
        <w:t xml:space="preserve">You now have a working programming environment. </w:t>
      </w:r>
      <w:r w:rsidR="006738A1">
        <w:t>Let’s use it to write some simple R code.</w:t>
      </w:r>
    </w:p>
    <w:p w14:paraId="7C967C3B" w14:textId="410D6966" w:rsidR="00747972" w:rsidRDefault="00747972" w:rsidP="00747972">
      <w:pPr>
        <w:pStyle w:val="HeadA"/>
      </w:pPr>
      <w:r>
        <w:t>Basic R Syntax</w:t>
      </w:r>
    </w:p>
    <w:p w14:paraId="14AC45A6" w14:textId="5352796B" w:rsidR="006738A1" w:rsidRDefault="006738A1">
      <w:pPr>
        <w:pStyle w:val="Body"/>
      </w:pPr>
      <w:r>
        <w:t>If you’re trying to learn R, you probably want to perform more complex operations than</w:t>
      </w:r>
      <w:r w:rsidRPr="00A65E49">
        <w:t xml:space="preserve"> </w:t>
      </w:r>
      <w:r w:rsidRPr="00A65E49">
        <w:rPr>
          <w:rStyle w:val="Literal"/>
        </w:rPr>
        <w:t>2 + 2</w:t>
      </w:r>
      <w:r w:rsidR="004C4EC5">
        <w:t>, b</w:t>
      </w:r>
      <w:r>
        <w:t>ut understanding how to do</w:t>
      </w:r>
      <w:r w:rsidR="0084678D">
        <w:t xml:space="preserve"> </w:t>
      </w:r>
      <w:r>
        <w:t>simple calculations will prepare you to do more serious data analysis tasks later in this chapter. Let’s cover some of these basics.</w:t>
      </w:r>
    </w:p>
    <w:p w14:paraId="21C66312" w14:textId="15C249B4" w:rsidR="00463066" w:rsidRDefault="00463066" w:rsidP="008F1DDC">
      <w:pPr>
        <w:pStyle w:val="HeadB"/>
      </w:pPr>
      <w:r>
        <w:t>Arithmetic Operators</w:t>
      </w:r>
    </w:p>
    <w:p w14:paraId="19CD0E94" w14:textId="42D42E99" w:rsidR="006738A1" w:rsidRDefault="004A3876">
      <w:pPr>
        <w:pStyle w:val="Body"/>
      </w:pPr>
      <w:r>
        <w:t xml:space="preserve">As you </w:t>
      </w:r>
      <w:r w:rsidR="006738A1">
        <w:t xml:space="preserve">just </w:t>
      </w:r>
      <w:r>
        <w:t xml:space="preserve">saw, R can use </w:t>
      </w:r>
      <w:r w:rsidR="006738A1">
        <w:t xml:space="preserve">common </w:t>
      </w:r>
      <w:r>
        <w:t xml:space="preserve">arithmetic operators such as </w:t>
      </w:r>
      <w:r w:rsidRPr="006738A1">
        <w:rPr>
          <w:rStyle w:val="Literal"/>
        </w:rPr>
        <w:t>+</w:t>
      </w:r>
      <w:r>
        <w:t xml:space="preserve">. </w:t>
      </w:r>
      <w:r w:rsidR="006738A1">
        <w:t>These include</w:t>
      </w:r>
      <w:r>
        <w:t xml:space="preserve"> </w:t>
      </w:r>
      <w:r w:rsidRPr="006738A1">
        <w:rPr>
          <w:rStyle w:val="Literal"/>
        </w:rPr>
        <w:t>-</w:t>
      </w:r>
      <w:r>
        <w:t xml:space="preserve"> for subtraction, </w:t>
      </w:r>
      <w:r w:rsidRPr="006738A1">
        <w:rPr>
          <w:rStyle w:val="Literal"/>
        </w:rPr>
        <w:t>*</w:t>
      </w:r>
      <w:r>
        <w:t xml:space="preserve"> for multiplication, and </w:t>
      </w:r>
      <w:r w:rsidRPr="006738A1">
        <w:rPr>
          <w:rStyle w:val="Literal"/>
        </w:rPr>
        <w:t>/</w:t>
      </w:r>
      <w:r>
        <w:t xml:space="preserve"> </w:t>
      </w:r>
      <w:proofErr w:type="spellStart"/>
      <w:r>
        <w:t>for</w:t>
      </w:r>
      <w:proofErr w:type="spellEnd"/>
      <w:r>
        <w:t xml:space="preserve"> division</w:t>
      </w:r>
      <w:r w:rsidR="006738A1">
        <w:t>. Try entering the following in the console:</w:t>
      </w:r>
    </w:p>
    <w:p w14:paraId="59217B22" w14:textId="2ABDB82E" w:rsidR="006738A1" w:rsidRDefault="006738A1" w:rsidP="006738A1">
      <w:pPr>
        <w:pStyle w:val="Code"/>
      </w:pPr>
      <w:r>
        <w:t xml:space="preserve">&gt; </w:t>
      </w:r>
      <w:r w:rsidRPr="00786864">
        <w:rPr>
          <w:rStyle w:val="LiteralBold"/>
        </w:rPr>
        <w:t>2</w:t>
      </w:r>
      <w:r w:rsidR="00463066">
        <w:rPr>
          <w:rStyle w:val="LiteralBold"/>
        </w:rPr>
        <w:t xml:space="preserve"> </w:t>
      </w:r>
      <w:r w:rsidRPr="00786864">
        <w:rPr>
          <w:rStyle w:val="LiteralBold"/>
        </w:rPr>
        <w:t>-</w:t>
      </w:r>
      <w:r w:rsidR="00463066">
        <w:rPr>
          <w:rStyle w:val="LiteralBold"/>
        </w:rPr>
        <w:t xml:space="preserve"> </w:t>
      </w:r>
      <w:r w:rsidRPr="00786864">
        <w:rPr>
          <w:rStyle w:val="LiteralBold"/>
        </w:rPr>
        <w:t>1</w:t>
      </w:r>
    </w:p>
    <w:p w14:paraId="7E715566" w14:textId="48FB7ED5" w:rsidR="006738A1" w:rsidRDefault="006738A1" w:rsidP="006738A1">
      <w:pPr>
        <w:pStyle w:val="Code"/>
      </w:pPr>
      <w:r>
        <w:t>1</w:t>
      </w:r>
    </w:p>
    <w:p w14:paraId="535F70F2" w14:textId="610C6E0F" w:rsidR="006738A1" w:rsidRDefault="006738A1" w:rsidP="006738A1">
      <w:pPr>
        <w:pStyle w:val="Code"/>
      </w:pPr>
      <w:r>
        <w:t xml:space="preserve">&gt; </w:t>
      </w:r>
      <w:r w:rsidR="00B40D89">
        <w:rPr>
          <w:rStyle w:val="LiteralBold"/>
        </w:rPr>
        <w:t>3 * 3</w:t>
      </w:r>
    </w:p>
    <w:p w14:paraId="26E72F16" w14:textId="494FD524" w:rsidR="0099056C" w:rsidRDefault="00B40D89" w:rsidP="006738A1">
      <w:pPr>
        <w:pStyle w:val="Code"/>
      </w:pPr>
      <w:r>
        <w:t>9</w:t>
      </w:r>
    </w:p>
    <w:p w14:paraId="75D6E13C" w14:textId="138BCE2C" w:rsidR="006738A1" w:rsidRDefault="006738A1">
      <w:pPr>
        <w:pStyle w:val="Code"/>
        <w:rPr>
          <w:rStyle w:val="LiteralBold"/>
        </w:rPr>
      </w:pPr>
      <w:r>
        <w:t xml:space="preserve">&gt; </w:t>
      </w:r>
      <w:r w:rsidR="00B40D89">
        <w:rPr>
          <w:rStyle w:val="LiteralBold"/>
        </w:rPr>
        <w:t>16 / 4</w:t>
      </w:r>
    </w:p>
    <w:p w14:paraId="73BC2093" w14:textId="193FCC9D" w:rsidR="00B40D89" w:rsidRDefault="00B40D89" w:rsidP="00B40D89">
      <w:pPr>
        <w:pStyle w:val="Code"/>
      </w:pPr>
      <w:r>
        <w:t>4</w:t>
      </w:r>
    </w:p>
    <w:p w14:paraId="6445AAF8" w14:textId="30C983E5" w:rsidR="00463066" w:rsidRDefault="003C766C" w:rsidP="003C766C">
      <w:pPr>
        <w:pStyle w:val="Body"/>
      </w:pPr>
      <w:r>
        <w:lastRenderedPageBreak/>
        <w:t xml:space="preserve">As you can see, R returns the result of each calculation we enter. </w:t>
      </w:r>
      <w:r w:rsidR="00463066">
        <w:t>While you don't need to add space</w:t>
      </w:r>
      <w:r>
        <w:t>s</w:t>
      </w:r>
      <w:r w:rsidR="00463066">
        <w:t xml:space="preserve"> around operators, as we’ve done here, </w:t>
      </w:r>
      <w:r w:rsidR="00B4040F">
        <w:t>adding spaces</w:t>
      </w:r>
      <w:r w:rsidR="00463066">
        <w:t xml:space="preserve"> makes your code much more readable. </w:t>
      </w:r>
    </w:p>
    <w:p w14:paraId="3EBD24EC" w14:textId="0310317B" w:rsidR="00B4040F" w:rsidRDefault="00B4040F" w:rsidP="00B4040F">
      <w:pPr>
        <w:pStyle w:val="Body"/>
      </w:pPr>
      <w:commentRangeStart w:id="7"/>
      <w:commentRangeStart w:id="8"/>
      <w:r>
        <w:t>Like when using a calculator, you can use parentheses to perform multiple operations at once and see their result.</w:t>
      </w:r>
      <w:r w:rsidR="00A2440B">
        <w:t xml:space="preserve"> The parentheses specify the order in which R will evaluate the expression.</w:t>
      </w:r>
      <w:r>
        <w:t xml:space="preserve"> Try running the following:</w:t>
      </w:r>
    </w:p>
    <w:p w14:paraId="72A2DFE4" w14:textId="15F714DF" w:rsidR="00B4040F" w:rsidRDefault="00B4040F" w:rsidP="008F1DDC">
      <w:pPr>
        <w:pStyle w:val="Code"/>
        <w:rPr>
          <w:ins w:id="9" w:author="David Keyes" w:date="2023-09-25T10:47:00Z"/>
        </w:rPr>
      </w:pPr>
      <w:del w:id="10" w:author="David Keyes" w:date="2023-09-25T10:47:00Z">
        <w:r w:rsidDel="00882770">
          <w:delText>XXXXX</w:delText>
        </w:r>
      </w:del>
      <w:ins w:id="11" w:author="David Keyes" w:date="2023-09-25T10:47:00Z">
        <w:r w:rsidR="00882770">
          <w:t>&gt; 2 * (2 + 1)</w:t>
        </w:r>
      </w:ins>
    </w:p>
    <w:p w14:paraId="5CB0CF1F" w14:textId="1E9A4E00" w:rsidR="00882770" w:rsidRDefault="00882770" w:rsidP="008F1DDC">
      <w:pPr>
        <w:pStyle w:val="Code"/>
      </w:pPr>
      <w:ins w:id="12" w:author="David Keyes" w:date="2023-09-25T10:47:00Z">
        <w:r>
          <w:t>6</w:t>
        </w:r>
      </w:ins>
    </w:p>
    <w:p w14:paraId="4B9F5682" w14:textId="0CF00C78" w:rsidR="00B4040F" w:rsidRDefault="00B4040F" w:rsidP="00B4040F">
      <w:pPr>
        <w:pStyle w:val="Body"/>
      </w:pPr>
      <w:del w:id="13" w:author="David Keyes" w:date="2023-09-25T10:47:00Z">
        <w:r w:rsidDel="00882770">
          <w:delText>XXXX</w:delText>
        </w:r>
      </w:del>
      <w:ins w:id="14" w:author="David Keyes" w:date="2023-09-25T10:47:00Z">
        <w:r w:rsidR="00882770">
          <w:t>This code first adds two plus one before multi</w:t>
        </w:r>
      </w:ins>
      <w:ins w:id="15" w:author="David Keyes" w:date="2023-09-25T10:48:00Z">
        <w:r w:rsidR="00882770">
          <w:t>plying it by two in order to get six.</w:t>
        </w:r>
      </w:ins>
    </w:p>
    <w:p w14:paraId="2EDF8A1F" w14:textId="0C05C11A" w:rsidR="001232A9" w:rsidRDefault="00B4040F" w:rsidP="00B4040F">
      <w:pPr>
        <w:pStyle w:val="Body"/>
      </w:pPr>
      <w:r>
        <w:t xml:space="preserve">R has more advanced arithmetic operators for </w:t>
      </w:r>
      <w:r w:rsidR="00A2440B">
        <w:t xml:space="preserve">tasks such as </w:t>
      </w:r>
      <w:r>
        <w:t>calculating exponents</w:t>
      </w:r>
      <w:ins w:id="16" w:author="David Keyes" w:date="2023-09-25T10:50:00Z">
        <w:r w:rsidR="00882770">
          <w:t xml:space="preserve">, done with the </w:t>
        </w:r>
        <w:r w:rsidR="00882770" w:rsidRPr="0085334D">
          <w:rPr>
            <w:rStyle w:val="Literal"/>
            <w:rPrChange w:id="17" w:author="David Keyes" w:date="2023-09-25T10:52:00Z">
              <w:rPr/>
            </w:rPrChange>
          </w:rPr>
          <w:t>**</w:t>
        </w:r>
        <w:r w:rsidR="00882770">
          <w:t xml:space="preserve"> operator as follows:</w:t>
        </w:r>
      </w:ins>
      <w:del w:id="18" w:author="David Keyes" w:date="2023-09-25T10:50:00Z">
        <w:r w:rsidDel="00882770">
          <w:delText xml:space="preserve"> returning the remainder of a division operation</w:delText>
        </w:r>
        <w:r w:rsidR="001232A9" w:rsidDel="00882770">
          <w:delText>:</w:delText>
        </w:r>
      </w:del>
    </w:p>
    <w:p w14:paraId="798B066B" w14:textId="21082F59" w:rsidR="001232A9" w:rsidRDefault="001232A9" w:rsidP="001232A9">
      <w:pPr>
        <w:pStyle w:val="Code"/>
        <w:rPr>
          <w:ins w:id="19" w:author="David Keyes" w:date="2023-09-25T10:50:00Z"/>
        </w:rPr>
      </w:pPr>
      <w:del w:id="20" w:author="David Keyes" w:date="2023-09-25T10:50:00Z">
        <w:r w:rsidDel="00882770">
          <w:delText>XXXXX</w:delText>
        </w:r>
      </w:del>
      <w:ins w:id="21" w:author="David Keyes" w:date="2023-09-25T10:50:00Z">
        <w:r w:rsidR="00882770">
          <w:t>2 * 3</w:t>
        </w:r>
      </w:ins>
    </w:p>
    <w:p w14:paraId="0CEF613C" w14:textId="3D159329" w:rsidR="00882770" w:rsidRDefault="00882770" w:rsidP="001232A9">
      <w:pPr>
        <w:pStyle w:val="Code"/>
      </w:pPr>
      <w:ins w:id="22" w:author="David Keyes" w:date="2023-09-25T10:50:00Z">
        <w:r>
          <w:t>8</w:t>
        </w:r>
      </w:ins>
    </w:p>
    <w:p w14:paraId="3970BDBD" w14:textId="711FD255" w:rsidR="00882770" w:rsidRDefault="00882770" w:rsidP="00882770">
      <w:pPr>
        <w:pStyle w:val="Body"/>
        <w:rPr>
          <w:ins w:id="23" w:author="David Keyes" w:date="2023-09-25T10:50:00Z"/>
        </w:rPr>
      </w:pPr>
      <w:ins w:id="24" w:author="David Keyes" w:date="2023-09-25T10:50:00Z">
        <w:r>
          <w:t>Multiplying two to the third power returns eight. We can a</w:t>
        </w:r>
      </w:ins>
      <w:ins w:id="25" w:author="David Keyes" w:date="2023-09-25T10:51:00Z">
        <w:r>
          <w:t>lso get the remainder of a</w:t>
        </w:r>
      </w:ins>
      <w:ins w:id="26" w:author="David Keyes" w:date="2023-09-25T10:50:00Z">
        <w:r>
          <w:t xml:space="preserve"> division operation</w:t>
        </w:r>
      </w:ins>
      <w:ins w:id="27" w:author="David Keyes" w:date="2023-09-25T10:51:00Z">
        <w:r>
          <w:t xml:space="preserve"> using the </w:t>
        </w:r>
        <w:r w:rsidRPr="0085334D">
          <w:rPr>
            <w:rStyle w:val="Literal"/>
            <w:rPrChange w:id="28" w:author="David Keyes" w:date="2023-09-25T10:52:00Z">
              <w:rPr/>
            </w:rPrChange>
          </w:rPr>
          <w:t>%%</w:t>
        </w:r>
        <w:r>
          <w:t xml:space="preserve"> operator</w:t>
        </w:r>
      </w:ins>
      <w:ins w:id="29" w:author="David Keyes" w:date="2023-09-25T10:50:00Z">
        <w:r>
          <w:t>:</w:t>
        </w:r>
      </w:ins>
    </w:p>
    <w:p w14:paraId="471431B0" w14:textId="28C712C3" w:rsidR="00882770" w:rsidRDefault="00882770" w:rsidP="00882770">
      <w:pPr>
        <w:pStyle w:val="Code"/>
        <w:rPr>
          <w:ins w:id="30" w:author="David Keyes" w:date="2023-09-25T10:51:00Z"/>
        </w:rPr>
      </w:pPr>
      <w:ins w:id="31" w:author="David Keyes" w:date="2023-09-25T10:51:00Z">
        <w:r>
          <w:t>10 %% 3</w:t>
        </w:r>
      </w:ins>
    </w:p>
    <w:p w14:paraId="6CC31A8E" w14:textId="20B5EBF5" w:rsidR="00882770" w:rsidRDefault="00882770" w:rsidP="00882770">
      <w:pPr>
        <w:pStyle w:val="Code"/>
        <w:rPr>
          <w:ins w:id="32" w:author="David Keyes" w:date="2023-09-25T10:51:00Z"/>
        </w:rPr>
      </w:pPr>
      <w:ins w:id="33" w:author="David Keyes" w:date="2023-09-25T10:51:00Z">
        <w:r>
          <w:t>1</w:t>
        </w:r>
      </w:ins>
    </w:p>
    <w:p w14:paraId="3771F5A7" w14:textId="1A056D45" w:rsidR="00882770" w:rsidRDefault="001232A9" w:rsidP="008F1DDC">
      <w:pPr>
        <w:pStyle w:val="Body"/>
        <w:rPr>
          <w:ins w:id="34" w:author="David Keyes" w:date="2023-09-25T10:51:00Z"/>
        </w:rPr>
      </w:pPr>
      <w:del w:id="35" w:author="David Keyes" w:date="2023-09-25T10:51:00Z">
        <w:r w:rsidDel="00882770">
          <w:delText>XXXX</w:delText>
        </w:r>
      </w:del>
      <w:ins w:id="36" w:author="David Keyes" w:date="2023-09-25T10:51:00Z">
        <w:r w:rsidR="00882770">
          <w:t>Diving ten by three, we get a remainder of one, which R</w:t>
        </w:r>
      </w:ins>
      <w:ins w:id="37" w:author="David Keyes" w:date="2023-09-25T10:52:00Z">
        <w:r w:rsidR="00882770">
          <w:t xml:space="preserve"> returns for us</w:t>
        </w:r>
      </w:ins>
      <w:r>
        <w:t xml:space="preserve">. </w:t>
      </w:r>
    </w:p>
    <w:p w14:paraId="77D90156" w14:textId="6E010035" w:rsidR="00B4040F" w:rsidRDefault="001232A9" w:rsidP="008F1DDC">
      <w:pPr>
        <w:pStyle w:val="Body"/>
      </w:pPr>
      <w:r>
        <w:t>You won’t need to use these advanced arithmetic operators for the activities in this book, but they’re good to know about nonetheless.</w:t>
      </w:r>
      <w:commentRangeEnd w:id="7"/>
      <w:r w:rsidR="00AA6A53">
        <w:rPr>
          <w:rStyle w:val="CommentReference"/>
          <w:rFonts w:asciiTheme="minorHAnsi" w:hAnsiTheme="minorHAnsi" w:cstheme="minorBidi"/>
          <w:color w:val="auto"/>
          <w:lang w:eastAsia="en-US"/>
        </w:rPr>
        <w:commentReference w:id="7"/>
      </w:r>
      <w:commentRangeEnd w:id="8"/>
      <w:r w:rsidR="00734E96">
        <w:rPr>
          <w:rStyle w:val="CommentReference"/>
          <w:rFonts w:asciiTheme="minorHAnsi" w:hAnsiTheme="minorHAnsi" w:cstheme="minorBidi"/>
          <w:color w:val="auto"/>
          <w:lang w:eastAsia="en-US"/>
        </w:rPr>
        <w:commentReference w:id="8"/>
      </w:r>
    </w:p>
    <w:p w14:paraId="47E2143A" w14:textId="2D3754CE" w:rsidR="00463066" w:rsidRDefault="00463066" w:rsidP="008F1DDC">
      <w:pPr>
        <w:pStyle w:val="HeadB"/>
      </w:pPr>
      <w:r>
        <w:t>Comparison Operators</w:t>
      </w:r>
    </w:p>
    <w:p w14:paraId="292B733A" w14:textId="67D0C983" w:rsidR="006738A1" w:rsidRDefault="004A3876">
      <w:pPr>
        <w:pStyle w:val="Body"/>
      </w:pPr>
      <w:r>
        <w:t>R also use</w:t>
      </w:r>
      <w:r w:rsidR="006738A1">
        <w:t>s</w:t>
      </w:r>
      <w:r>
        <w:t xml:space="preserve"> </w:t>
      </w:r>
      <w:r w:rsidRPr="00786864">
        <w:rPr>
          <w:rStyle w:val="Italic"/>
        </w:rPr>
        <w:t>comparison operators</w:t>
      </w:r>
      <w:r w:rsidR="006738A1">
        <w:t>, which</w:t>
      </w:r>
      <w:r w:rsidR="0099056C">
        <w:t xml:space="preserve"> let you test how one value compares to another. </w:t>
      </w:r>
      <w:r w:rsidR="003C766C">
        <w:t xml:space="preserve">R will return either </w:t>
      </w:r>
      <w:r w:rsidR="003C766C" w:rsidRPr="008F1DDC">
        <w:rPr>
          <w:rStyle w:val="Literal"/>
        </w:rPr>
        <w:t>True</w:t>
      </w:r>
      <w:r w:rsidR="003C766C">
        <w:t xml:space="preserve"> or </w:t>
      </w:r>
      <w:r w:rsidR="003C766C" w:rsidRPr="008F1DDC">
        <w:rPr>
          <w:rStyle w:val="Literal"/>
        </w:rPr>
        <w:t>False</w:t>
      </w:r>
      <w:r w:rsidR="003C766C">
        <w:t xml:space="preserve">. </w:t>
      </w:r>
      <w:r w:rsidR="0099056C">
        <w:t xml:space="preserve">For example, </w:t>
      </w:r>
      <w:r w:rsidR="006738A1">
        <w:t>enter</w:t>
      </w:r>
      <w:r w:rsidR="0099056C">
        <w:t xml:space="preserve"> </w:t>
      </w:r>
      <w:r w:rsidR="0099056C" w:rsidRPr="006738A1">
        <w:rPr>
          <w:rStyle w:val="Literal"/>
        </w:rPr>
        <w:t>2 &gt; 1</w:t>
      </w:r>
      <w:r w:rsidR="0099056C">
        <w:t xml:space="preserve"> in the console</w:t>
      </w:r>
      <w:r w:rsidR="006738A1">
        <w:t>:</w:t>
      </w:r>
      <w:r w:rsidR="0099056C">
        <w:t xml:space="preserve"> </w:t>
      </w:r>
    </w:p>
    <w:p w14:paraId="05C25847" w14:textId="6C6303B3" w:rsidR="006738A1" w:rsidRDefault="006738A1" w:rsidP="006738A1">
      <w:pPr>
        <w:pStyle w:val="Code"/>
      </w:pPr>
      <w:r>
        <w:t xml:space="preserve">&gt; </w:t>
      </w:r>
      <w:r w:rsidRPr="00786864">
        <w:rPr>
          <w:rStyle w:val="LiteralBold"/>
        </w:rPr>
        <w:t>2 &gt; 1</w:t>
      </w:r>
    </w:p>
    <w:p w14:paraId="46F93E56" w14:textId="165DC819" w:rsidR="006738A1" w:rsidRDefault="006738A1" w:rsidP="00786864">
      <w:pPr>
        <w:pStyle w:val="Code"/>
      </w:pPr>
      <w:r>
        <w:t>TRUE</w:t>
      </w:r>
    </w:p>
    <w:p w14:paraId="4CFE8D1B" w14:textId="77777777" w:rsidR="004C4EC5" w:rsidRDefault="0099056C" w:rsidP="004C4EC5">
      <w:pPr>
        <w:pStyle w:val="BodyContinued"/>
      </w:pPr>
      <w:r>
        <w:t xml:space="preserve">R </w:t>
      </w:r>
      <w:r w:rsidR="006738A1">
        <w:t>should</w:t>
      </w:r>
      <w:r>
        <w:t xml:space="preserve"> return </w:t>
      </w:r>
      <w:r w:rsidRPr="00786864">
        <w:rPr>
          <w:rStyle w:val="Literal"/>
        </w:rPr>
        <w:t>TRUE</w:t>
      </w:r>
      <w:r w:rsidR="006738A1">
        <w:t xml:space="preserve">, </w:t>
      </w:r>
      <w:r>
        <w:t xml:space="preserve">because </w:t>
      </w:r>
      <w:r w:rsidRPr="00786864">
        <w:rPr>
          <w:rStyle w:val="Literal"/>
        </w:rPr>
        <w:t>2</w:t>
      </w:r>
      <w:r>
        <w:t xml:space="preserve"> is greater than </w:t>
      </w:r>
      <w:r w:rsidRPr="00786864">
        <w:rPr>
          <w:rStyle w:val="Literal"/>
        </w:rPr>
        <w:t>1</w:t>
      </w:r>
      <w:r>
        <w:t>.</w:t>
      </w:r>
      <w:r w:rsidR="00545FBD">
        <w:t xml:space="preserve"> </w:t>
      </w:r>
    </w:p>
    <w:p w14:paraId="5A994165" w14:textId="3D47475A" w:rsidR="006738A1" w:rsidRDefault="0099056C">
      <w:pPr>
        <w:pStyle w:val="Body"/>
      </w:pPr>
      <w:r>
        <w:t>Other common comparison operators include less than (</w:t>
      </w:r>
      <w:r w:rsidRPr="006738A1">
        <w:rPr>
          <w:rStyle w:val="Literal"/>
        </w:rPr>
        <w:t>&lt;</w:t>
      </w:r>
      <w:r>
        <w:t>), greater than or equal to (</w:t>
      </w:r>
      <w:r w:rsidRPr="006738A1">
        <w:rPr>
          <w:rStyle w:val="Literal"/>
        </w:rPr>
        <w:t>&gt;=</w:t>
      </w:r>
      <w:r>
        <w:t>), less than or equal to (</w:t>
      </w:r>
      <w:r w:rsidRPr="006738A1">
        <w:rPr>
          <w:rStyle w:val="Literal"/>
        </w:rPr>
        <w:t>&lt;=</w:t>
      </w:r>
      <w:r>
        <w:t>), equal to (</w:t>
      </w:r>
      <w:r w:rsidRPr="006738A1">
        <w:rPr>
          <w:rStyle w:val="Literal"/>
        </w:rPr>
        <w:t>==</w:t>
      </w:r>
      <w:r>
        <w:t xml:space="preserve">), and not equal to </w:t>
      </w:r>
      <w:proofErr w:type="gramStart"/>
      <w:r>
        <w:t>(</w:t>
      </w:r>
      <w:r w:rsidRPr="006738A1">
        <w:rPr>
          <w:rStyle w:val="Literal"/>
        </w:rPr>
        <w:t>!=</w:t>
      </w:r>
      <w:proofErr w:type="gramEnd"/>
      <w:r>
        <w:t>).</w:t>
      </w:r>
      <w:r w:rsidR="006738A1">
        <w:t xml:space="preserve"> Here are some examples:</w:t>
      </w:r>
    </w:p>
    <w:p w14:paraId="55EC1E47" w14:textId="60C94905" w:rsidR="006738A1" w:rsidRPr="00786864" w:rsidRDefault="006738A1" w:rsidP="006738A1">
      <w:pPr>
        <w:pStyle w:val="Code"/>
        <w:rPr>
          <w:rStyle w:val="LiteralBold"/>
        </w:rPr>
      </w:pPr>
      <w:r>
        <w:t xml:space="preserve">&gt; </w:t>
      </w:r>
      <w:r w:rsidRPr="00786864">
        <w:rPr>
          <w:rStyle w:val="LiteralBold"/>
        </w:rPr>
        <w:t>498 == 498</w:t>
      </w:r>
    </w:p>
    <w:p w14:paraId="13E53DF8" w14:textId="1283039A" w:rsidR="006738A1" w:rsidRDefault="006738A1" w:rsidP="006738A1">
      <w:pPr>
        <w:pStyle w:val="Code"/>
      </w:pPr>
      <w:r>
        <w:t>TRUE</w:t>
      </w:r>
    </w:p>
    <w:p w14:paraId="7B517D14" w14:textId="653981A5" w:rsidR="006738A1" w:rsidRPr="00786864" w:rsidRDefault="006738A1" w:rsidP="006738A1">
      <w:pPr>
        <w:pStyle w:val="Code"/>
        <w:rPr>
          <w:rStyle w:val="LiteralBold"/>
        </w:rPr>
      </w:pPr>
      <w:r>
        <w:t xml:space="preserve">&gt; </w:t>
      </w:r>
      <w:proofErr w:type="gramStart"/>
      <w:r w:rsidRPr="00786864">
        <w:rPr>
          <w:rStyle w:val="LiteralBold"/>
        </w:rPr>
        <w:t>2 !</w:t>
      </w:r>
      <w:proofErr w:type="gramEnd"/>
      <w:r w:rsidRPr="00786864">
        <w:rPr>
          <w:rStyle w:val="LiteralBold"/>
        </w:rPr>
        <w:t>= 2</w:t>
      </w:r>
    </w:p>
    <w:p w14:paraId="1807DE9E" w14:textId="5BDE646C" w:rsidR="006738A1" w:rsidRDefault="006738A1" w:rsidP="00786864">
      <w:pPr>
        <w:pStyle w:val="Code"/>
      </w:pPr>
      <w:r>
        <w:t>FALSE</w:t>
      </w:r>
    </w:p>
    <w:p w14:paraId="737E2B67" w14:textId="0C17BD99" w:rsidR="0017225D" w:rsidRDefault="006738A1">
      <w:pPr>
        <w:pStyle w:val="Body"/>
      </w:pPr>
      <w:r>
        <w:t>When you enter</w:t>
      </w:r>
      <w:r w:rsidR="000617FF">
        <w:t xml:space="preserve"> </w:t>
      </w:r>
      <w:r w:rsidR="000617FF" w:rsidRPr="006738A1">
        <w:rPr>
          <w:rStyle w:val="Literal"/>
        </w:rPr>
        <w:t>498 == 498</w:t>
      </w:r>
      <w:r w:rsidR="000617FF">
        <w:t xml:space="preserve"> in the console</w:t>
      </w:r>
      <w:r>
        <w:t>,</w:t>
      </w:r>
      <w:r w:rsidR="000617FF">
        <w:t xml:space="preserve"> R </w:t>
      </w:r>
      <w:r w:rsidR="00D46B00">
        <w:t>should</w:t>
      </w:r>
      <w:r w:rsidR="000617FF">
        <w:t xml:space="preserve"> return </w:t>
      </w:r>
      <w:r w:rsidR="000617FF" w:rsidRPr="006738A1">
        <w:rPr>
          <w:rStyle w:val="Literal"/>
        </w:rPr>
        <w:t>TRUE</w:t>
      </w:r>
      <w:r w:rsidR="004C4EC5">
        <w:t xml:space="preserve"> </w:t>
      </w:r>
      <w:r w:rsidR="000617FF">
        <w:t xml:space="preserve">because the two values are equal. </w:t>
      </w:r>
      <w:r w:rsidR="004C4EC5">
        <w:t>If you</w:t>
      </w:r>
      <w:r w:rsidR="000617FF">
        <w:t xml:space="preserve"> r</w:t>
      </w:r>
      <w:r w:rsidR="0017225D">
        <w:t xml:space="preserve">un </w:t>
      </w:r>
      <w:proofErr w:type="gramStart"/>
      <w:r w:rsidR="000617FF" w:rsidRPr="006738A1">
        <w:rPr>
          <w:rStyle w:val="Literal"/>
        </w:rPr>
        <w:t>2 !</w:t>
      </w:r>
      <w:proofErr w:type="gramEnd"/>
      <w:r w:rsidR="000617FF" w:rsidRPr="006738A1">
        <w:rPr>
          <w:rStyle w:val="Literal"/>
        </w:rPr>
        <w:t>= 2</w:t>
      </w:r>
      <w:r w:rsidR="000617FF">
        <w:t xml:space="preserve"> in the console</w:t>
      </w:r>
      <w:r w:rsidR="00D46B00">
        <w:t>,</w:t>
      </w:r>
      <w:r w:rsidR="000617FF">
        <w:t xml:space="preserve"> R </w:t>
      </w:r>
      <w:r w:rsidR="00D46B00">
        <w:t>should</w:t>
      </w:r>
      <w:r w:rsidR="000617FF">
        <w:t xml:space="preserve"> return </w:t>
      </w:r>
      <w:r w:rsidR="000617FF" w:rsidRPr="006738A1">
        <w:rPr>
          <w:rStyle w:val="Literal"/>
        </w:rPr>
        <w:t>FALSE</w:t>
      </w:r>
      <w:r w:rsidR="000617FF">
        <w:t xml:space="preserve"> because </w:t>
      </w:r>
      <w:r w:rsidR="000617FF" w:rsidRPr="00786864">
        <w:rPr>
          <w:rStyle w:val="Literal"/>
        </w:rPr>
        <w:t>2</w:t>
      </w:r>
      <w:r w:rsidR="000617FF">
        <w:t xml:space="preserve"> does not </w:t>
      </w:r>
      <w:proofErr w:type="spellStart"/>
      <w:r w:rsidR="000617FF" w:rsidRPr="006738A1">
        <w:rPr>
          <w:rStyle w:val="Italic"/>
        </w:rPr>
        <w:t>not</w:t>
      </w:r>
      <w:proofErr w:type="spellEnd"/>
      <w:r w:rsidR="000617FF">
        <w:t xml:space="preserve"> equal </w:t>
      </w:r>
      <w:r w:rsidR="000617FF" w:rsidRPr="00786864">
        <w:rPr>
          <w:rStyle w:val="Literal"/>
        </w:rPr>
        <w:t>2</w:t>
      </w:r>
      <w:r w:rsidR="000617FF">
        <w:t xml:space="preserve">. </w:t>
      </w:r>
    </w:p>
    <w:p w14:paraId="71D58CEE" w14:textId="73E62CC1" w:rsidR="0099056C" w:rsidRDefault="0099056C">
      <w:pPr>
        <w:pStyle w:val="Body"/>
      </w:pPr>
      <w:r>
        <w:t xml:space="preserve">You’ll </w:t>
      </w:r>
      <w:r w:rsidR="00D46B00">
        <w:t xml:space="preserve">rarely </w:t>
      </w:r>
      <w:r>
        <w:t>use comparison operators to directly test how one value compares to another</w:t>
      </w:r>
      <w:r w:rsidR="00D46B00">
        <w:t>;</w:t>
      </w:r>
      <w:r>
        <w:t xml:space="preserve"> instead</w:t>
      </w:r>
      <w:r w:rsidR="00D46B00">
        <w:t>, you’ll use them</w:t>
      </w:r>
      <w:r>
        <w:t xml:space="preserve"> to do things like keep data </w:t>
      </w:r>
      <w:r w:rsidR="00D46B00">
        <w:t xml:space="preserve">only </w:t>
      </w:r>
      <w:r>
        <w:lastRenderedPageBreak/>
        <w:t>where a value is greater than a certain threshold. You</w:t>
      </w:r>
      <w:r w:rsidR="00D46B00">
        <w:t>’</w:t>
      </w:r>
      <w:r>
        <w:t xml:space="preserve">ll see comparison operators used in this way in </w:t>
      </w:r>
      <w:r w:rsidR="00D46B00" w:rsidRPr="00786864">
        <w:rPr>
          <w:rStyle w:val="Xref"/>
        </w:rPr>
        <w:t>“</w:t>
      </w:r>
      <w:r w:rsidRPr="00786864">
        <w:rPr>
          <w:rStyle w:val="Xref"/>
        </w:rPr>
        <w:t xml:space="preserve">Tidyverse </w:t>
      </w:r>
      <w:proofErr w:type="spellStart"/>
      <w:r w:rsidRPr="00786864">
        <w:rPr>
          <w:rStyle w:val="Xref"/>
        </w:rPr>
        <w:t>Functions</w:t>
      </w:r>
      <w:proofErr w:type="spellEnd"/>
      <w:r w:rsidR="00D46B00" w:rsidRPr="00786864">
        <w:rPr>
          <w:rStyle w:val="Xref"/>
        </w:rPr>
        <w:t>”</w:t>
      </w:r>
      <w:r w:rsidRPr="00786864">
        <w:rPr>
          <w:rStyle w:val="Xref"/>
        </w:rPr>
        <w:t xml:space="preserve"> </w:t>
      </w:r>
      <w:r w:rsidR="00D46B00" w:rsidRPr="00786864">
        <w:rPr>
          <w:rStyle w:val="Xref"/>
        </w:rPr>
        <w:t>on page XX</w:t>
      </w:r>
      <w:r>
        <w:t>.</w:t>
      </w:r>
    </w:p>
    <w:p w14:paraId="51AB1714" w14:textId="5E957FE1" w:rsidR="00463066" w:rsidRDefault="00463066" w:rsidP="008F1DDC">
      <w:pPr>
        <w:pStyle w:val="HeadB"/>
      </w:pPr>
      <w:r>
        <w:t>Functions</w:t>
      </w:r>
    </w:p>
    <w:p w14:paraId="23380485" w14:textId="371231AB" w:rsidR="004C4EC5" w:rsidRDefault="00D46B00" w:rsidP="00DC4201">
      <w:pPr>
        <w:pStyle w:val="Body"/>
      </w:pPr>
      <w:r w:rsidRPr="00786864">
        <w:t xml:space="preserve">You can perform even more useful </w:t>
      </w:r>
      <w:r>
        <w:t>operations</w:t>
      </w:r>
      <w:r w:rsidRPr="00786864">
        <w:t xml:space="preserve"> by </w:t>
      </w:r>
      <w:r>
        <w:t>making use of R’s many</w:t>
      </w:r>
      <w:r>
        <w:rPr>
          <w:rStyle w:val="Italic"/>
        </w:rPr>
        <w:t xml:space="preserve"> f</w:t>
      </w:r>
      <w:r w:rsidR="00DC4201" w:rsidRPr="006738A1">
        <w:rPr>
          <w:rStyle w:val="Italic"/>
        </w:rPr>
        <w:t>unctions</w:t>
      </w:r>
      <w:r w:rsidRPr="00786864">
        <w:t>,</w:t>
      </w:r>
      <w:r w:rsidRPr="00D46B00">
        <w:t xml:space="preserve"> </w:t>
      </w:r>
      <w:r w:rsidR="00166D8D">
        <w:t>predefined sections</w:t>
      </w:r>
      <w:r w:rsidR="00DC4201">
        <w:t xml:space="preserve"> of code that </w:t>
      </w:r>
      <w:r w:rsidR="00166D8D">
        <w:t xml:space="preserve">let you efficiently </w:t>
      </w:r>
      <w:r w:rsidR="00DC4201">
        <w:t xml:space="preserve">do specific things. </w:t>
      </w:r>
      <w:r w:rsidR="004C4EC5">
        <w:t xml:space="preserve">Functions have a name and a set of parentheses containing </w:t>
      </w:r>
      <w:r w:rsidR="004C4EC5" w:rsidRPr="00A65E49">
        <w:rPr>
          <w:rStyle w:val="Italic"/>
        </w:rPr>
        <w:t>arguments</w:t>
      </w:r>
      <w:r w:rsidR="004C4EC5">
        <w:t>, which are values that affect the function’s behavior.</w:t>
      </w:r>
    </w:p>
    <w:p w14:paraId="3A28C53F" w14:textId="6AA32B14" w:rsidR="003C766C" w:rsidRDefault="003C766C" w:rsidP="00DC4201">
      <w:pPr>
        <w:pStyle w:val="Body"/>
      </w:pPr>
      <w:commentRangeStart w:id="38"/>
      <w:commentRangeStart w:id="39"/>
      <w:del w:id="40" w:author="David Keyes" w:date="2023-09-25T11:44:00Z">
        <w:r w:rsidDel="005C43C3">
          <w:delText xml:space="preserve">For example, </w:delText>
        </w:r>
      </w:del>
      <w:del w:id="41" w:author="David Keyes" w:date="2023-09-25T10:56:00Z">
        <w:r w:rsidDel="005E7DC5">
          <w:delText>XXXX</w:delText>
        </w:r>
      </w:del>
      <w:ins w:id="42" w:author="David Keyes" w:date="2023-09-25T11:44:00Z">
        <w:r w:rsidR="005C43C3">
          <w:t>T</w:t>
        </w:r>
      </w:ins>
      <w:ins w:id="43" w:author="David Keyes" w:date="2023-09-25T10:56:00Z">
        <w:r w:rsidR="005E7DC5">
          <w:t xml:space="preserve">ake the </w:t>
        </w:r>
        <w:proofErr w:type="gramStart"/>
        <w:r w:rsidR="005E7DC5" w:rsidRPr="005C43C3">
          <w:rPr>
            <w:rStyle w:val="Literal"/>
            <w:rPrChange w:id="44" w:author="David Keyes" w:date="2023-09-25T11:52:00Z">
              <w:rPr/>
            </w:rPrChange>
          </w:rPr>
          <w:t>print(</w:t>
        </w:r>
        <w:proofErr w:type="gramEnd"/>
        <w:r w:rsidR="005E7DC5" w:rsidRPr="005C43C3">
          <w:rPr>
            <w:rStyle w:val="Literal"/>
            <w:rPrChange w:id="45" w:author="David Keyes" w:date="2023-09-25T11:52:00Z">
              <w:rPr/>
            </w:rPrChange>
          </w:rPr>
          <w:t xml:space="preserve">) </w:t>
        </w:r>
        <w:r w:rsidR="005E7DC5">
          <w:t>function</w:t>
        </w:r>
      </w:ins>
      <w:ins w:id="46" w:author="David Keyes" w:date="2023-09-25T11:44:00Z">
        <w:r w:rsidR="005C43C3">
          <w:t>, which</w:t>
        </w:r>
      </w:ins>
      <w:ins w:id="47" w:author="David Keyes" w:date="2023-09-25T10:56:00Z">
        <w:r w:rsidR="005E7DC5">
          <w:t xml:space="preserve"> </w:t>
        </w:r>
      </w:ins>
      <w:ins w:id="48" w:author="David Keyes" w:date="2023-09-25T11:44:00Z">
        <w:r w:rsidR="005C43C3">
          <w:t>displays results</w:t>
        </w:r>
      </w:ins>
      <w:ins w:id="49" w:author="David Keyes" w:date="2023-09-25T11:46:00Z">
        <w:r w:rsidR="005C43C3">
          <w:t xml:space="preserve">. Within the </w:t>
        </w:r>
        <w:proofErr w:type="gramStart"/>
        <w:r w:rsidR="005C43C3" w:rsidRPr="005C43C3">
          <w:rPr>
            <w:rStyle w:val="Literal"/>
            <w:rPrChange w:id="50" w:author="David Keyes" w:date="2023-09-25T11:52:00Z">
              <w:rPr/>
            </w:rPrChange>
          </w:rPr>
          <w:t>print(</w:t>
        </w:r>
        <w:proofErr w:type="gramEnd"/>
        <w:r w:rsidR="005C43C3" w:rsidRPr="005C43C3">
          <w:rPr>
            <w:rStyle w:val="Literal"/>
            <w:rPrChange w:id="51" w:author="David Keyes" w:date="2023-09-25T11:52:00Z">
              <w:rPr/>
            </w:rPrChange>
          </w:rPr>
          <w:t>)</w:t>
        </w:r>
        <w:r w:rsidR="005C43C3">
          <w:t xml:space="preserve"> function, we can use the </w:t>
        </w:r>
        <w:r w:rsidR="005C43C3" w:rsidRPr="005C43C3">
          <w:rPr>
            <w:rStyle w:val="Literal"/>
            <w:rPrChange w:id="52" w:author="David Keyes" w:date="2023-09-25T11:52:00Z">
              <w:rPr/>
            </w:rPrChange>
          </w:rPr>
          <w:t>x</w:t>
        </w:r>
        <w:r w:rsidR="005C43C3">
          <w:t xml:space="preserve"> argument to give it a number to display. This code will print the number 1.1. </w:t>
        </w:r>
      </w:ins>
      <w:ins w:id="53" w:author="David Keyes" w:date="2023-09-25T11:44:00Z">
        <w:r w:rsidR="005C43C3">
          <w:t xml:space="preserve"> </w:t>
        </w:r>
      </w:ins>
    </w:p>
    <w:p w14:paraId="3D802D3D" w14:textId="60FD003D" w:rsidR="003C766C" w:rsidRDefault="005C43C3" w:rsidP="003C766C">
      <w:pPr>
        <w:pStyle w:val="Code"/>
        <w:rPr>
          <w:ins w:id="54" w:author="David Keyes" w:date="2023-09-25T11:45:00Z"/>
        </w:rPr>
      </w:pPr>
      <w:ins w:id="55" w:author="David Keyes" w:date="2023-09-25T11:46:00Z">
        <w:r>
          <w:t xml:space="preserve">&gt; </w:t>
        </w:r>
      </w:ins>
      <w:del w:id="56" w:author="David Keyes" w:date="2023-09-25T11:45:00Z">
        <w:r w:rsidR="003C766C" w:rsidDel="005C43C3">
          <w:delText>XXXXX</w:delText>
        </w:r>
      </w:del>
      <w:proofErr w:type="gramStart"/>
      <w:ins w:id="57" w:author="David Keyes" w:date="2023-09-25T11:45:00Z">
        <w:r>
          <w:t>print(</w:t>
        </w:r>
        <w:proofErr w:type="gramEnd"/>
        <w:r>
          <w:t>x = 1.1)</w:t>
        </w:r>
      </w:ins>
    </w:p>
    <w:p w14:paraId="1FB42340" w14:textId="3B84965D" w:rsidR="005C43C3" w:rsidRDefault="005C43C3" w:rsidP="003C766C">
      <w:pPr>
        <w:pStyle w:val="Code"/>
      </w:pPr>
      <w:ins w:id="58" w:author="David Keyes" w:date="2023-09-25T11:45:00Z">
        <w:r>
          <w:t>1.1</w:t>
        </w:r>
      </w:ins>
    </w:p>
    <w:p w14:paraId="266AEDB8" w14:textId="6A16041A" w:rsidR="005C43C3" w:rsidRDefault="005C43C3" w:rsidP="005C43C3">
      <w:pPr>
        <w:pStyle w:val="Body"/>
        <w:rPr>
          <w:ins w:id="59" w:author="David Keyes" w:date="2023-09-25T11:47:00Z"/>
        </w:rPr>
      </w:pPr>
      <w:ins w:id="60" w:author="David Keyes" w:date="2023-09-25T11:46:00Z">
        <w:r>
          <w:t xml:space="preserve">We can also use the digits argument </w:t>
        </w:r>
      </w:ins>
      <w:ins w:id="61" w:author="David Keyes" w:date="2023-09-25T11:47:00Z">
        <w:r>
          <w:t>to determine how many digits are printed. This code, for example, will only display one digit (in other words, a whole number):</w:t>
        </w:r>
      </w:ins>
    </w:p>
    <w:p w14:paraId="7C1D8A84" w14:textId="7BBD0FBC" w:rsidR="005C43C3" w:rsidRDefault="005C43C3" w:rsidP="005C43C3">
      <w:pPr>
        <w:pStyle w:val="Code"/>
        <w:rPr>
          <w:ins w:id="62" w:author="David Keyes" w:date="2023-09-25T11:47:00Z"/>
        </w:rPr>
      </w:pPr>
      <w:ins w:id="63" w:author="David Keyes" w:date="2023-09-25T11:47:00Z">
        <w:r>
          <w:t xml:space="preserve">&gt; </w:t>
        </w:r>
        <w:proofErr w:type="gramStart"/>
        <w:r>
          <w:t>print(</w:t>
        </w:r>
        <w:proofErr w:type="gramEnd"/>
        <w:r>
          <w:t>x = 1.1</w:t>
        </w:r>
        <w:r>
          <w:t>, digits = 1</w:t>
        </w:r>
        <w:r>
          <w:t>)</w:t>
        </w:r>
      </w:ins>
    </w:p>
    <w:p w14:paraId="1457E776" w14:textId="65DC5A30" w:rsidR="005C43C3" w:rsidRDefault="005C43C3" w:rsidP="005C43C3">
      <w:pPr>
        <w:pStyle w:val="Code"/>
        <w:rPr>
          <w:ins w:id="64" w:author="David Keyes" w:date="2023-09-25T11:47:00Z"/>
        </w:rPr>
      </w:pPr>
      <w:ins w:id="65" w:author="David Keyes" w:date="2023-09-25T11:47:00Z">
        <w:r>
          <w:t>1</w:t>
        </w:r>
      </w:ins>
    </w:p>
    <w:p w14:paraId="3344A961" w14:textId="28AA7C1F" w:rsidR="003C766C" w:rsidDel="005C43C3" w:rsidRDefault="005C43C3" w:rsidP="00DC4201">
      <w:pPr>
        <w:pStyle w:val="Body"/>
        <w:rPr>
          <w:del w:id="66" w:author="David Keyes" w:date="2023-09-25T11:45:00Z"/>
        </w:rPr>
      </w:pPr>
      <w:ins w:id="67" w:author="David Keyes" w:date="2023-09-25T11:47:00Z">
        <w:r>
          <w:t>Using these two</w:t>
        </w:r>
      </w:ins>
      <w:ins w:id="68" w:author="David Keyes" w:date="2023-09-25T11:48:00Z">
        <w:r>
          <w:t xml:space="preserve"> arguments allows us t</w:t>
        </w:r>
      </w:ins>
      <w:ins w:id="69" w:author="David Keyes" w:date="2023-09-25T11:51:00Z">
        <w:r>
          <w:t>o do something specific (display results) while also giving us flexibility to change the behavior of the function.</w:t>
        </w:r>
      </w:ins>
      <w:del w:id="70" w:author="David Keyes" w:date="2023-09-25T11:45:00Z">
        <w:r w:rsidR="003C766C" w:rsidDel="005C43C3">
          <w:delText>XXXXX</w:delText>
        </w:r>
        <w:commentRangeEnd w:id="38"/>
        <w:r w:rsidR="00B4040F" w:rsidDel="005C43C3">
          <w:rPr>
            <w:rStyle w:val="CommentReference"/>
            <w:rFonts w:asciiTheme="minorHAnsi" w:hAnsiTheme="minorHAnsi" w:cstheme="minorBidi"/>
            <w:color w:val="auto"/>
            <w:lang w:eastAsia="en-US"/>
          </w:rPr>
          <w:commentReference w:id="38"/>
        </w:r>
      </w:del>
      <w:commentRangeEnd w:id="39"/>
      <w:r>
        <w:rPr>
          <w:rStyle w:val="CommentReference"/>
          <w:rFonts w:asciiTheme="minorHAnsi" w:hAnsiTheme="minorHAnsi" w:cstheme="minorBidi"/>
          <w:color w:val="auto"/>
          <w:lang w:eastAsia="en-US"/>
        </w:rPr>
        <w:commentReference w:id="39"/>
      </w:r>
    </w:p>
    <w:p w14:paraId="486D57AD" w14:textId="77777777" w:rsidR="005C43C3" w:rsidRDefault="005C43C3" w:rsidP="003C766C">
      <w:pPr>
        <w:pStyle w:val="Body"/>
        <w:rPr>
          <w:ins w:id="71" w:author="David Keyes" w:date="2023-09-25T11:47:00Z"/>
        </w:rPr>
      </w:pPr>
    </w:p>
    <w:p w14:paraId="1A493909" w14:textId="55FFE65E" w:rsidR="003C766C" w:rsidRDefault="003C766C" w:rsidP="00DC4201">
      <w:pPr>
        <w:pStyle w:val="Body"/>
      </w:pPr>
      <w:r>
        <w:t>You can find a list of all functions built</w:t>
      </w:r>
      <w:r w:rsidR="001350D9">
        <w:t xml:space="preserve"> </w:t>
      </w:r>
      <w:r>
        <w:t xml:space="preserve">into R at </w:t>
      </w:r>
      <w:r w:rsidRPr="008F1DDC">
        <w:rPr>
          <w:rStyle w:val="LinkURL"/>
        </w:rPr>
        <w:t>https://stat.ethz.ch/R-manual/R-devel/library/base/html/00Index.html</w:t>
      </w:r>
      <w:r>
        <w:t>.</w:t>
      </w:r>
    </w:p>
    <w:p w14:paraId="58E1E1EB" w14:textId="162D3392" w:rsidR="00EB30D6" w:rsidRDefault="003C766C" w:rsidP="00DC4201">
      <w:pPr>
        <w:pStyle w:val="Body"/>
      </w:pPr>
      <w:r>
        <w:t>A common R pattern is using a function within a function</w:t>
      </w:r>
      <w:r w:rsidR="00A2440B">
        <w:t>.</w:t>
      </w:r>
      <w:r>
        <w:t xml:space="preserve"> </w:t>
      </w:r>
      <w:r w:rsidR="00EB30D6">
        <w:t xml:space="preserve">For example, if you wanted to calculate the </w:t>
      </w:r>
      <w:r w:rsidR="00EB30D6" w:rsidRPr="00786864">
        <w:rPr>
          <w:rStyle w:val="Italic"/>
        </w:rPr>
        <w:t>mean</w:t>
      </w:r>
      <w:r w:rsidR="00D46B00">
        <w:t>, or average,</w:t>
      </w:r>
      <w:r w:rsidR="00EB30D6">
        <w:t xml:space="preserve"> of the values 10, 20, and 30, you could use </w:t>
      </w:r>
      <w:r w:rsidR="0084678D">
        <w:t xml:space="preserve">the </w:t>
      </w:r>
      <w:proofErr w:type="gramStart"/>
      <w:r w:rsidR="0084678D" w:rsidRPr="00786864">
        <w:rPr>
          <w:rStyle w:val="Literal"/>
        </w:rPr>
        <w:t>mean(</w:t>
      </w:r>
      <w:proofErr w:type="gramEnd"/>
      <w:r w:rsidR="0084678D" w:rsidRPr="00786864">
        <w:rPr>
          <w:rStyle w:val="Literal"/>
        </w:rPr>
        <w:t>)</w:t>
      </w:r>
      <w:r w:rsidR="0084678D">
        <w:t xml:space="preserve"> function</w:t>
      </w:r>
      <w:r w:rsidR="00B4040F">
        <w:t xml:space="preserve"> to operate on the result of the </w:t>
      </w:r>
      <w:r w:rsidR="00B4040F" w:rsidRPr="008F1DDC">
        <w:rPr>
          <w:rStyle w:val="Literal"/>
        </w:rPr>
        <w:t>c()</w:t>
      </w:r>
      <w:r w:rsidR="00B4040F">
        <w:t xml:space="preserve"> function</w:t>
      </w:r>
      <w:r w:rsidR="00EB30D6">
        <w:t>:</w:t>
      </w:r>
    </w:p>
    <w:p w14:paraId="2B6EEF3F" w14:textId="61DEA856" w:rsidR="00EB30D6" w:rsidRDefault="00D46B00" w:rsidP="006738A1">
      <w:pPr>
        <w:pStyle w:val="Code"/>
      </w:pPr>
      <w:r>
        <w:t xml:space="preserve">&gt; </w:t>
      </w:r>
      <w:proofErr w:type="gramStart"/>
      <w:r w:rsidR="00EB30D6" w:rsidRPr="00786864">
        <w:rPr>
          <w:rStyle w:val="LiteralBold"/>
        </w:rPr>
        <w:t>mean(</w:t>
      </w:r>
      <w:proofErr w:type="gramEnd"/>
      <w:r w:rsidR="00EB30D6" w:rsidRPr="00786864">
        <w:rPr>
          <w:rStyle w:val="LiteralBold"/>
        </w:rPr>
        <w:t>x = c(10, 20, 30))</w:t>
      </w:r>
    </w:p>
    <w:p w14:paraId="3175E16B" w14:textId="643150CD" w:rsidR="00D46B00" w:rsidRPr="00EB30D6" w:rsidRDefault="00D46B00" w:rsidP="006738A1">
      <w:pPr>
        <w:pStyle w:val="Code"/>
      </w:pPr>
      <w:r>
        <w:t>20</w:t>
      </w:r>
    </w:p>
    <w:p w14:paraId="3F761BE8" w14:textId="26C37594" w:rsidR="0084678D" w:rsidRDefault="00EB30D6" w:rsidP="00166D8D">
      <w:pPr>
        <w:pStyle w:val="Body"/>
      </w:pPr>
      <w:commentRangeStart w:id="72"/>
      <w:commentRangeStart w:id="73"/>
      <w:commentRangeStart w:id="74"/>
      <w:r>
        <w:t xml:space="preserve">Running this code in the console returns the value </w:t>
      </w:r>
      <w:r w:rsidRPr="00786864">
        <w:rPr>
          <w:rStyle w:val="Literal"/>
        </w:rPr>
        <w:t>20</w:t>
      </w:r>
      <w:r>
        <w:t xml:space="preserve">. </w:t>
      </w:r>
      <w:r w:rsidR="004C4EC5">
        <w:t>T</w:t>
      </w:r>
      <w:r>
        <w:t xml:space="preserve">he name of the </w:t>
      </w:r>
      <w:proofErr w:type="gramStart"/>
      <w:r w:rsidRPr="00786864">
        <w:rPr>
          <w:rStyle w:val="Literal"/>
        </w:rPr>
        <w:t>mean(</w:t>
      </w:r>
      <w:proofErr w:type="gramEnd"/>
      <w:r w:rsidRPr="00786864">
        <w:rPr>
          <w:rStyle w:val="Literal"/>
        </w:rPr>
        <w:t>)</w:t>
      </w:r>
      <w:r>
        <w:t xml:space="preserve"> function is </w:t>
      </w:r>
      <w:r w:rsidRPr="006738A1">
        <w:rPr>
          <w:rStyle w:val="Literal"/>
        </w:rPr>
        <w:t>mean</w:t>
      </w:r>
      <w:r w:rsidR="0084678D" w:rsidRPr="00786864">
        <w:t>,</w:t>
      </w:r>
      <w:r w:rsidRPr="0084678D">
        <w:t xml:space="preserve"> </w:t>
      </w:r>
      <w:r>
        <w:t xml:space="preserve">and </w:t>
      </w:r>
      <w:r w:rsidR="002C2E6E">
        <w:t>it</w:t>
      </w:r>
      <w:r>
        <w:t xml:space="preserve"> us</w:t>
      </w:r>
      <w:r w:rsidR="002C2E6E">
        <w:t>es</w:t>
      </w:r>
      <w:r>
        <w:t xml:space="preserve"> one argument, </w:t>
      </w:r>
      <w:r w:rsidRPr="006738A1">
        <w:rPr>
          <w:rStyle w:val="Literal"/>
        </w:rPr>
        <w:t>x</w:t>
      </w:r>
      <w:r>
        <w:t xml:space="preserve">, which </w:t>
      </w:r>
      <w:r w:rsidR="0084678D">
        <w:t>provides</w:t>
      </w:r>
      <w:r>
        <w:t xml:space="preserve"> the values to use in</w:t>
      </w:r>
      <w:r w:rsidR="0084678D">
        <w:t xml:space="preserve"> the</w:t>
      </w:r>
      <w:r>
        <w:t xml:space="preserve"> calculation. </w:t>
      </w:r>
    </w:p>
    <w:p w14:paraId="7839C3B2" w14:textId="0E637468" w:rsidR="00166D8D" w:rsidRDefault="0084678D" w:rsidP="00DC4201">
      <w:pPr>
        <w:pStyle w:val="Body"/>
      </w:pPr>
      <w:r>
        <w:t>A function’s a</w:t>
      </w:r>
      <w:r w:rsidR="00DC4201">
        <w:t xml:space="preserve">rguments have the following structure: the argument name, followed by the equal sign </w:t>
      </w:r>
      <w:r>
        <w:t>(</w:t>
      </w:r>
      <w:r w:rsidRPr="00786864">
        <w:rPr>
          <w:rStyle w:val="Literal"/>
        </w:rPr>
        <w:t>=</w:t>
      </w:r>
      <w:r>
        <w:t xml:space="preserve">) </w:t>
      </w:r>
      <w:r w:rsidR="00DC4201">
        <w:t xml:space="preserve">and some value. </w:t>
      </w:r>
      <w:r w:rsidR="003741F3">
        <w:t xml:space="preserve">The value after the equal sign </w:t>
      </w:r>
      <w:r w:rsidR="00166D8D">
        <w:t>in this example,</w:t>
      </w:r>
      <w:r w:rsidR="003741F3">
        <w:t xml:space="preserve"> </w:t>
      </w:r>
      <w:proofErr w:type="gramStart"/>
      <w:r w:rsidR="003741F3" w:rsidRPr="006738A1">
        <w:rPr>
          <w:rStyle w:val="Literal"/>
        </w:rPr>
        <w:t>c(</w:t>
      </w:r>
      <w:proofErr w:type="gramEnd"/>
      <w:r w:rsidR="003741F3" w:rsidRPr="006738A1">
        <w:rPr>
          <w:rStyle w:val="Literal"/>
        </w:rPr>
        <w:t>10, 20, 30)</w:t>
      </w:r>
      <w:r w:rsidR="00166D8D">
        <w:t xml:space="preserve">, </w:t>
      </w:r>
      <w:r w:rsidR="003741F3">
        <w:t xml:space="preserve">tells R to use the values 10, 20, and 30 to calculate the mean. </w:t>
      </w:r>
      <w:commentRangeEnd w:id="72"/>
      <w:r w:rsidR="00B4040F">
        <w:rPr>
          <w:rStyle w:val="CommentReference"/>
          <w:rFonts w:asciiTheme="minorHAnsi" w:hAnsiTheme="minorHAnsi" w:cstheme="minorBidi"/>
          <w:color w:val="auto"/>
          <w:lang w:eastAsia="en-US"/>
        </w:rPr>
        <w:commentReference w:id="72"/>
      </w:r>
      <w:commentRangeEnd w:id="73"/>
      <w:r w:rsidR="00882770">
        <w:rPr>
          <w:rStyle w:val="CommentReference"/>
          <w:rFonts w:asciiTheme="minorHAnsi" w:hAnsiTheme="minorHAnsi" w:cstheme="minorBidi"/>
          <w:color w:val="auto"/>
          <w:lang w:eastAsia="en-US"/>
        </w:rPr>
        <w:commentReference w:id="73"/>
      </w:r>
      <w:commentRangeEnd w:id="74"/>
      <w:r w:rsidR="005C43C3">
        <w:rPr>
          <w:rStyle w:val="CommentReference"/>
          <w:rFonts w:asciiTheme="minorHAnsi" w:hAnsiTheme="minorHAnsi" w:cstheme="minorBidi"/>
          <w:color w:val="auto"/>
          <w:lang w:eastAsia="en-US"/>
        </w:rPr>
        <w:commentReference w:id="74"/>
      </w:r>
    </w:p>
    <w:p w14:paraId="4AB19B4C" w14:textId="2DABBC60" w:rsidR="002C2E6E" w:rsidRDefault="00B4040F" w:rsidP="002C2E6E">
      <w:pPr>
        <w:pStyle w:val="Body"/>
      </w:pPr>
      <w:r>
        <w:t>T</w:t>
      </w:r>
      <w:r w:rsidR="00166D8D">
        <w:t>he</w:t>
      </w:r>
      <w:r w:rsidR="003741F3">
        <w:t xml:space="preserve"> </w:t>
      </w:r>
      <w:proofErr w:type="gramStart"/>
      <w:r w:rsidR="003741F3" w:rsidRPr="006738A1">
        <w:rPr>
          <w:rStyle w:val="Literal"/>
        </w:rPr>
        <w:t>c(</w:t>
      </w:r>
      <w:proofErr w:type="gramEnd"/>
      <w:r w:rsidR="003741F3" w:rsidRPr="006738A1">
        <w:rPr>
          <w:rStyle w:val="Literal"/>
        </w:rPr>
        <w:t>)</w:t>
      </w:r>
      <w:r w:rsidR="003741F3">
        <w:t xml:space="preserve"> </w:t>
      </w:r>
      <w:r w:rsidR="00166D8D">
        <w:t>function</w:t>
      </w:r>
      <w:r w:rsidR="003741F3">
        <w:t xml:space="preserve"> combine</w:t>
      </w:r>
      <w:r w:rsidR="00166D8D">
        <w:t>s</w:t>
      </w:r>
      <w:r w:rsidR="003741F3">
        <w:t xml:space="preserve"> multiple values</w:t>
      </w:r>
      <w:r w:rsidR="00166D8D">
        <w:t xml:space="preserve"> into one, which</w:t>
      </w:r>
      <w:r w:rsidR="003741F3">
        <w:t xml:space="preserve"> </w:t>
      </w:r>
      <w:r w:rsidR="00546D76">
        <w:t xml:space="preserve">is necessary because the </w:t>
      </w:r>
      <w:r w:rsidR="00546D76" w:rsidRPr="00786864">
        <w:rPr>
          <w:rStyle w:val="Literal"/>
        </w:rPr>
        <w:t>mean()</w:t>
      </w:r>
      <w:r w:rsidR="00546D76" w:rsidRPr="00166D8D">
        <w:t xml:space="preserve"> </w:t>
      </w:r>
      <w:r w:rsidR="00546D76">
        <w:t xml:space="preserve">function accepts </w:t>
      </w:r>
      <w:r w:rsidR="00166D8D">
        <w:t xml:space="preserve">only </w:t>
      </w:r>
      <w:r w:rsidR="00546D76">
        <w:t xml:space="preserve">one </w:t>
      </w:r>
      <w:r w:rsidR="00166D8D">
        <w:t>argument.</w:t>
      </w:r>
      <w:r w:rsidR="00546D76">
        <w:t xml:space="preserve"> </w:t>
      </w:r>
      <w:r w:rsidR="002C2E6E">
        <w:t xml:space="preserve">This is why the code has two matching sets of open and close parentheses: one for </w:t>
      </w:r>
      <w:proofErr w:type="gramStart"/>
      <w:r w:rsidR="002C2E6E" w:rsidRPr="006738A1">
        <w:rPr>
          <w:rStyle w:val="Literal"/>
        </w:rPr>
        <w:t>mean(</w:t>
      </w:r>
      <w:proofErr w:type="gramEnd"/>
      <w:r w:rsidR="002C2E6E" w:rsidRPr="006738A1">
        <w:rPr>
          <w:rStyle w:val="Literal"/>
        </w:rPr>
        <w:t>)</w:t>
      </w:r>
      <w:r w:rsidR="002C2E6E">
        <w:t xml:space="preserve"> and another one nested within it, for </w:t>
      </w:r>
      <w:r w:rsidR="002C2E6E" w:rsidRPr="006738A1">
        <w:rPr>
          <w:rStyle w:val="Literal"/>
        </w:rPr>
        <w:t>c()</w:t>
      </w:r>
      <w:r w:rsidR="002C2E6E">
        <w:t xml:space="preserve">. </w:t>
      </w:r>
    </w:p>
    <w:p w14:paraId="7EE8D0CE" w14:textId="58B63AB2" w:rsidR="003741F3" w:rsidRDefault="00166D8D" w:rsidP="00DC4201">
      <w:pPr>
        <w:pStyle w:val="Body"/>
      </w:pPr>
      <w:r>
        <w:t>T</w:t>
      </w:r>
      <w:r w:rsidR="00546D76">
        <w:t xml:space="preserve">he functions </w:t>
      </w:r>
      <w:proofErr w:type="gramStart"/>
      <w:r w:rsidR="00546D76" w:rsidRPr="006738A1">
        <w:rPr>
          <w:rStyle w:val="Literal"/>
        </w:rPr>
        <w:t>median(</w:t>
      </w:r>
      <w:proofErr w:type="gramEnd"/>
      <w:r w:rsidR="00546D76" w:rsidRPr="006738A1">
        <w:rPr>
          <w:rStyle w:val="Literal"/>
        </w:rPr>
        <w:t>)</w:t>
      </w:r>
      <w:r w:rsidR="00546D76">
        <w:t xml:space="preserve"> and </w:t>
      </w:r>
      <w:r w:rsidR="00546D76" w:rsidRPr="006738A1">
        <w:rPr>
          <w:rStyle w:val="Literal"/>
        </w:rPr>
        <w:t>mode()</w:t>
      </w:r>
      <w:r w:rsidR="00546D76">
        <w:t xml:space="preserve"> work </w:t>
      </w:r>
      <w:r w:rsidR="000B72AA">
        <w:t xml:space="preserve">with </w:t>
      </w:r>
      <w:r w:rsidR="000B72AA" w:rsidRPr="00786864">
        <w:rPr>
          <w:rStyle w:val="Literal"/>
        </w:rPr>
        <w:t>c()</w:t>
      </w:r>
      <w:r w:rsidR="000B72AA">
        <w:t xml:space="preserve"> </w:t>
      </w:r>
      <w:r w:rsidR="00546D76">
        <w:t xml:space="preserve">in the same way. </w:t>
      </w:r>
      <w:commentRangeStart w:id="75"/>
      <w:commentRangeStart w:id="76"/>
      <w:r w:rsidR="00A2440B">
        <w:t xml:space="preserve">To learn how to use a function and what arguments it accepts, </w:t>
      </w:r>
      <w:proofErr w:type="gramStart"/>
      <w:r w:rsidR="00A2440B">
        <w:t xml:space="preserve">enter </w:t>
      </w:r>
      <w:r w:rsidR="00A2440B" w:rsidRPr="00862EE1">
        <w:rPr>
          <w:rStyle w:val="LiteralBold"/>
        </w:rPr>
        <w:t>?</w:t>
      </w:r>
      <w:proofErr w:type="gramEnd"/>
      <w:r w:rsidR="00A2440B" w:rsidRPr="008F1DDC">
        <w:t xml:space="preserve"> followed by the function’s name </w:t>
      </w:r>
      <w:r w:rsidR="00A2440B" w:rsidRPr="00A2440B">
        <w:t xml:space="preserve">in the console to see this function’s </w:t>
      </w:r>
      <w:r w:rsidR="00A2440B">
        <w:t>help file.</w:t>
      </w:r>
      <w:commentRangeEnd w:id="75"/>
      <w:r w:rsidR="00A2440B">
        <w:rPr>
          <w:rStyle w:val="CommentReference"/>
          <w:rFonts w:asciiTheme="minorHAnsi" w:hAnsiTheme="minorHAnsi" w:cstheme="minorBidi"/>
          <w:color w:val="auto"/>
          <w:lang w:eastAsia="en-US"/>
        </w:rPr>
        <w:commentReference w:id="75"/>
      </w:r>
      <w:commentRangeEnd w:id="76"/>
      <w:r w:rsidR="00882770">
        <w:rPr>
          <w:rStyle w:val="CommentReference"/>
          <w:rFonts w:asciiTheme="minorHAnsi" w:hAnsiTheme="minorHAnsi" w:cstheme="minorBidi"/>
          <w:color w:val="auto"/>
          <w:lang w:eastAsia="en-US"/>
        </w:rPr>
        <w:commentReference w:id="76"/>
      </w:r>
    </w:p>
    <w:p w14:paraId="5593EA59" w14:textId="352E2278" w:rsidR="00561485" w:rsidRDefault="00561485" w:rsidP="00747972">
      <w:pPr>
        <w:pStyle w:val="Body"/>
      </w:pPr>
      <w:r>
        <w:lastRenderedPageBreak/>
        <w:t>Next, let’s discuss how to import data for your R programs to work with.</w:t>
      </w:r>
    </w:p>
    <w:p w14:paraId="3B9B7C2E" w14:textId="77777777" w:rsidR="00570EA9" w:rsidRDefault="007A412E">
      <w:pPr>
        <w:pStyle w:val="HeadA"/>
      </w:pPr>
      <w:bookmarkStart w:id="77" w:name="_Toc4"/>
      <w:bookmarkStart w:id="78" w:name="workingwithdata"/>
      <w:r>
        <w:t>Working with Data</w:t>
      </w:r>
      <w:bookmarkEnd w:id="77"/>
    </w:p>
    <w:p w14:paraId="56F7C7B4" w14:textId="00CE4285" w:rsidR="00570EA9" w:rsidRDefault="007A412E" w:rsidP="00CD32E2">
      <w:pPr>
        <w:pStyle w:val="Body"/>
      </w:pPr>
      <w:r>
        <w:t xml:space="preserve">R lets you do all of the same data manipulation tasks you might perform in a tool like Excel, such as calculating averages, totals, and so on. Conceptually, however, working with data in R is very different from working with Excel, where your data and analysis code live in the same place: a spreadsheet. </w:t>
      </w:r>
      <w:r w:rsidR="00A2440B">
        <w:t>While the data you work with i</w:t>
      </w:r>
      <w:r>
        <w:t>n R</w:t>
      </w:r>
      <w:r w:rsidR="00A2440B">
        <w:t xml:space="preserve"> might look similar to the data you work with in Excel</w:t>
      </w:r>
      <w:r>
        <w:t xml:space="preserve">, </w:t>
      </w:r>
      <w:r w:rsidR="00A2440B">
        <w:t>it</w:t>
      </w:r>
      <w:r>
        <w:t xml:space="preserve"> typically comes from some external file,</w:t>
      </w:r>
      <w:r w:rsidR="004C4EC5">
        <w:t xml:space="preserve"> so</w:t>
      </w:r>
      <w:r>
        <w:t xml:space="preserve"> you have to run code to import it. </w:t>
      </w:r>
    </w:p>
    <w:p w14:paraId="7AB519CE" w14:textId="77777777" w:rsidR="00570EA9" w:rsidRDefault="007A412E">
      <w:pPr>
        <w:pStyle w:val="HeadB"/>
      </w:pPr>
      <w:bookmarkStart w:id="79" w:name="_Toc5"/>
      <w:bookmarkStart w:id="80" w:name="functions"/>
      <w:r>
        <w:t>Importing Data</w:t>
      </w:r>
      <w:bookmarkEnd w:id="79"/>
    </w:p>
    <w:p w14:paraId="10ABF6BD" w14:textId="222B6682" w:rsidR="00570EA9" w:rsidRDefault="007A412E" w:rsidP="00A65E49">
      <w:pPr>
        <w:pStyle w:val="Body"/>
      </w:pPr>
      <w:r>
        <w:t xml:space="preserve">Let’s import data from a </w:t>
      </w:r>
      <w:r w:rsidRPr="00A65E49">
        <w:rPr>
          <w:rStyle w:val="Italic"/>
        </w:rPr>
        <w:t>comma-separated values (CSV)</w:t>
      </w:r>
      <w:r>
        <w:t xml:space="preserve"> file. </w:t>
      </w:r>
      <w:r w:rsidR="001E2F30">
        <w:t xml:space="preserve">CSV files, a common way to store data, are text files that </w:t>
      </w:r>
      <w:r w:rsidR="001B1064">
        <w:t xml:space="preserve">hold series of related </w:t>
      </w:r>
      <w:r w:rsidR="001E2F30">
        <w:t>values separated by commas. Y</w:t>
      </w:r>
      <w:r>
        <w:t>ou can open them using most spreadsheet applications</w:t>
      </w:r>
      <w:r w:rsidR="001B1064">
        <w:t>, which use columns rather than commas as separators</w:t>
      </w:r>
      <w:r>
        <w:t xml:space="preserve">. </w:t>
      </w:r>
      <w:r w:rsidR="001B1064">
        <w:t xml:space="preserve">For example, </w:t>
      </w:r>
      <w:r>
        <w:t xml:space="preserve">Figure 1-4 shows the </w:t>
      </w:r>
      <w:r w:rsidRPr="00A65E49">
        <w:rPr>
          <w:rStyle w:val="Italic"/>
        </w:rPr>
        <w:t>population-by-state.csv</w:t>
      </w:r>
      <w:r>
        <w:t xml:space="preserve"> file when opened in Excel. </w:t>
      </w:r>
    </w:p>
    <w:p w14:paraId="36058F99" w14:textId="5B23A664" w:rsidR="00A65E49" w:rsidRPr="00A65E49" w:rsidRDefault="00A65E49" w:rsidP="00A65E49">
      <w:pPr>
        <w:pStyle w:val="GraphicSlug"/>
        <w:rPr>
          <w:rFonts w:eastAsia="Calibri"/>
        </w:rPr>
      </w:pPr>
      <w:r>
        <w:t>[f01004.png]</w:t>
      </w:r>
    </w:p>
    <w:p w14:paraId="27624EA9" w14:textId="77777777" w:rsidR="00570EA9" w:rsidRDefault="007A412E">
      <w:pPr>
        <w:pStyle w:val="CaptionedFigure"/>
      </w:pPr>
      <w:r>
        <w:rPr>
          <w:noProof/>
        </w:rPr>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5"/>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7A412E">
      <w:pPr>
        <w:pStyle w:val="CaptionLine"/>
        <w:numPr>
          <w:ilvl w:val="4"/>
          <w:numId w:val="2"/>
        </w:numPr>
      </w:pPr>
      <w:r>
        <w:t xml:space="preserve">The </w:t>
      </w:r>
      <w:r w:rsidRPr="00A65E49">
        <w:rPr>
          <w:rStyle w:val="Italic"/>
        </w:rPr>
        <w:t xml:space="preserve">population-by-state.csv </w:t>
      </w:r>
      <w:r>
        <w:t>file in Excel</w:t>
      </w:r>
    </w:p>
    <w:p w14:paraId="29F0C2F3" w14:textId="33C11D84" w:rsidR="001B1064" w:rsidRDefault="0008159B" w:rsidP="00CD32E2">
      <w:pPr>
        <w:pStyle w:val="Body"/>
      </w:pPr>
      <w:r>
        <w:t xml:space="preserve">To </w:t>
      </w:r>
      <w:r w:rsidR="001350D9">
        <w:t xml:space="preserve">instead </w:t>
      </w:r>
      <w:r>
        <w:t xml:space="preserve">work with this file in R, </w:t>
      </w:r>
      <w:r w:rsidR="001B1064">
        <w:t xml:space="preserve">download </w:t>
      </w:r>
      <w:r>
        <w:t>it from</w:t>
      </w:r>
      <w:r w:rsidR="001B1064">
        <w:t xml:space="preserve"> </w:t>
      </w:r>
      <w:hyperlink r:id="rId16" w:history="1">
        <w:r w:rsidR="001B1064" w:rsidRPr="00A65E49">
          <w:rPr>
            <w:rStyle w:val="LinkURL"/>
            <w:rFonts w:eastAsia="Calibri"/>
          </w:rPr>
          <w:t>https://data.rwithoutstatistics.com/population-by-state.cs</w:t>
        </w:r>
        <w:r w:rsidR="001B1064" w:rsidRPr="00A65E49">
          <w:rPr>
            <w:rStyle w:val="LinkURL"/>
          </w:rPr>
          <w:t>v</w:t>
        </w:r>
      </w:hyperlink>
      <w:r w:rsidR="001B1064" w:rsidRPr="00A65E49">
        <w:t xml:space="preserve">. </w:t>
      </w:r>
      <w:r w:rsidR="001B1064">
        <w:t xml:space="preserve">Save it to a location on your computer (for example, your </w:t>
      </w:r>
      <w:r w:rsidR="001B1064" w:rsidRPr="008524F3">
        <w:rPr>
          <w:rStyle w:val="Italic"/>
        </w:rPr>
        <w:t>Documents</w:t>
      </w:r>
      <w:r w:rsidR="001B1064">
        <w:t xml:space="preserve"> folder). </w:t>
      </w:r>
    </w:p>
    <w:p w14:paraId="31927A44" w14:textId="2213CBA7" w:rsidR="00570EA9" w:rsidRDefault="001B1064" w:rsidP="001B1064">
      <w:pPr>
        <w:pStyle w:val="Body"/>
      </w:pPr>
      <w:r>
        <w:t xml:space="preserve">Let’s now import it </w:t>
      </w:r>
      <w:r w:rsidRPr="00A65E49">
        <w:t>into R.</w:t>
      </w:r>
      <w:r>
        <w:t xml:space="preserve"> To do so, add a line like this one in the</w:t>
      </w:r>
      <w:r>
        <w:rPr>
          <w:rFonts w:ascii="Calibri" w:hAnsi="Calibri"/>
          <w:i/>
          <w:iCs/>
          <w:color w:val="0000FF"/>
          <w:u w:color="0000FF"/>
        </w:rPr>
        <w:t xml:space="preserve"> </w:t>
      </w:r>
      <w:r w:rsidRPr="00A65E49">
        <w:rPr>
          <w:rStyle w:val="Italic"/>
        </w:rPr>
        <w:t>sample-</w:t>
      </w:r>
      <w:proofErr w:type="spellStart"/>
      <w:proofErr w:type="gramStart"/>
      <w:r w:rsidRPr="00A65E49">
        <w:rPr>
          <w:rStyle w:val="Italic"/>
        </w:rPr>
        <w:t>code.R</w:t>
      </w:r>
      <w:proofErr w:type="spellEnd"/>
      <w:proofErr w:type="gramEnd"/>
      <w:r>
        <w:t xml:space="preserve"> file</w:t>
      </w:r>
      <w:r w:rsidR="00463066">
        <w:t xml:space="preserve"> you created earlier in this chapter</w:t>
      </w:r>
      <w:r>
        <w:t xml:space="preserve">, replacing the </w:t>
      </w:r>
      <w:proofErr w:type="spellStart"/>
      <w:r>
        <w:t>filepath</w:t>
      </w:r>
      <w:proofErr w:type="spellEnd"/>
      <w:r>
        <w:t xml:space="preserve"> with the path to the file’s location on your system:</w:t>
      </w:r>
    </w:p>
    <w:p w14:paraId="5B695127" w14:textId="3A657ACB" w:rsidR="00570EA9" w:rsidRPr="00A65E49" w:rsidRDefault="007A412E" w:rsidP="00A65E49">
      <w:pPr>
        <w:pStyle w:val="Code"/>
        <w:pBdr>
          <w:left w:val="single" w:sz="4" w:space="0" w:color="auto"/>
        </w:pBdr>
      </w:pPr>
      <w:bookmarkStart w:id="81" w:name="OLE_LINK3"/>
      <w:bookmarkStart w:id="82" w:name="OLE_LINK4"/>
      <w:proofErr w:type="gramStart"/>
      <w:r w:rsidRPr="00A65E49">
        <w:lastRenderedPageBreak/>
        <w:t>read.csv(</w:t>
      </w:r>
      <w:proofErr w:type="gramEnd"/>
      <w:r w:rsidRPr="00A65E49">
        <w:t>file = "</w:t>
      </w:r>
      <w:r w:rsidR="005C4A12" w:rsidRPr="008F1DDC">
        <w:rPr>
          <w:rStyle w:val="LiteralItalic"/>
          <w:rFonts w:eastAsia="Calibri"/>
        </w:rPr>
        <w:t>/Users/</w:t>
      </w:r>
      <w:proofErr w:type="spellStart"/>
      <w:r w:rsidR="005C4A12" w:rsidRPr="008F1DDC">
        <w:rPr>
          <w:rStyle w:val="LiteralItalic"/>
          <w:rFonts w:eastAsia="Calibri"/>
        </w:rPr>
        <w:t>davidkeyes</w:t>
      </w:r>
      <w:proofErr w:type="spellEnd"/>
      <w:r w:rsidR="005C4A12" w:rsidRPr="008F1DDC">
        <w:rPr>
          <w:rStyle w:val="LiteralItalic"/>
          <w:rFonts w:eastAsia="Calibri"/>
        </w:rPr>
        <w:t>/Documents</w:t>
      </w:r>
      <w:r w:rsidR="005C4A12" w:rsidRPr="00A65E49">
        <w:rPr>
          <w:rFonts w:eastAsia="Calibri"/>
        </w:rPr>
        <w:t>/population-by-state.cs</w:t>
      </w:r>
      <w:r w:rsidR="005C4A12" w:rsidRPr="00A65E49">
        <w:t>v</w:t>
      </w:r>
      <w:r w:rsidRPr="00A65E49">
        <w:t>")</w:t>
      </w:r>
    </w:p>
    <w:bookmarkEnd w:id="81"/>
    <w:bookmarkEnd w:id="82"/>
    <w:p w14:paraId="63979A5A" w14:textId="0A139B6A" w:rsidR="00061288" w:rsidRDefault="007A412E">
      <w:pPr>
        <w:pStyle w:val="Body"/>
      </w:pPr>
      <w:r>
        <w:t xml:space="preserve">This line uses the </w:t>
      </w:r>
      <w:proofErr w:type="gramStart"/>
      <w:r w:rsidRPr="00A65E49">
        <w:rPr>
          <w:rStyle w:val="Literal"/>
        </w:rPr>
        <w:t>read.csv(</w:t>
      </w:r>
      <w:proofErr w:type="gramEnd"/>
      <w:r w:rsidRPr="00A65E49">
        <w:rPr>
          <w:rStyle w:val="Literal"/>
        </w:rPr>
        <w:t>)</w:t>
      </w:r>
      <w:r>
        <w:t xml:space="preserve"> function. </w:t>
      </w:r>
      <w:r w:rsidR="00061288">
        <w:t xml:space="preserve">Its </w:t>
      </w:r>
      <w:r w:rsidR="00061288" w:rsidRPr="00786864">
        <w:rPr>
          <w:rStyle w:val="Literal"/>
        </w:rPr>
        <w:t>file</w:t>
      </w:r>
      <w:r w:rsidR="00061288">
        <w:t xml:space="preserve"> argument provides the path to the file to open.</w:t>
      </w:r>
    </w:p>
    <w:p w14:paraId="44CA0392" w14:textId="26F1740A" w:rsidR="00570EA9" w:rsidRDefault="004C4EC5" w:rsidP="00297EF4">
      <w:pPr>
        <w:pStyle w:val="Body"/>
      </w:pPr>
      <w:r>
        <w:t>T</w:t>
      </w:r>
      <w:r w:rsidR="00061288">
        <w:t>his</w:t>
      </w:r>
      <w:r w:rsidR="00297EF4">
        <w:t xml:space="preserve"> function </w:t>
      </w:r>
      <w:r w:rsidR="00061288">
        <w:t>can accept</w:t>
      </w:r>
      <w:r w:rsidR="00297EF4">
        <w:t xml:space="preserve"> </w:t>
      </w:r>
      <w:r w:rsidR="00061288">
        <w:t xml:space="preserve">additional optional arguments, separated by commas. For example, the </w:t>
      </w:r>
      <w:r>
        <w:t>following line</w:t>
      </w:r>
      <w:r w:rsidR="00F27746">
        <w:t xml:space="preserve"> uses the </w:t>
      </w:r>
      <w:r w:rsidR="00061288" w:rsidRPr="00A65E49">
        <w:rPr>
          <w:rStyle w:val="Literal"/>
        </w:rPr>
        <w:t>skip</w:t>
      </w:r>
      <w:r w:rsidR="00061288">
        <w:t xml:space="preserve"> argument in addition to </w:t>
      </w:r>
      <w:r w:rsidR="00061288" w:rsidRPr="00786864">
        <w:rPr>
          <w:rStyle w:val="Literal"/>
        </w:rPr>
        <w:t>file</w:t>
      </w:r>
      <w:r w:rsidR="00061288">
        <w:t xml:space="preserve"> </w:t>
      </w:r>
      <w:r w:rsidR="00F27746">
        <w:t xml:space="preserve">to </w:t>
      </w:r>
      <w:r w:rsidR="00061288">
        <w:t>import the same file but skip the first row:</w:t>
      </w:r>
    </w:p>
    <w:p w14:paraId="6358A343" w14:textId="3AA87474" w:rsidR="00A671FD" w:rsidRPr="00A65E49" w:rsidRDefault="00A671FD" w:rsidP="00786864">
      <w:pPr>
        <w:pStyle w:val="CodeWide"/>
      </w:pPr>
      <w:proofErr w:type="gramStart"/>
      <w:r w:rsidRPr="00A65E49">
        <w:t>read.csv(</w:t>
      </w:r>
      <w:proofErr w:type="gramEnd"/>
      <w:r w:rsidRPr="00A65E49">
        <w:t>file = "</w:t>
      </w:r>
      <w:hyperlink r:id="rId17" w:history="1">
        <w:r>
          <w:rPr>
            <w:rFonts w:eastAsia="Calibri"/>
          </w:rPr>
          <w:t>/Users/</w:t>
        </w:r>
        <w:proofErr w:type="spellStart"/>
        <w:r>
          <w:rPr>
            <w:rFonts w:eastAsia="Calibri"/>
          </w:rPr>
          <w:t>davidkeyes</w:t>
        </w:r>
        <w:proofErr w:type="spellEnd"/>
        <w:r>
          <w:rPr>
            <w:rFonts w:eastAsia="Calibri"/>
          </w:rPr>
          <w:t>/Documents</w:t>
        </w:r>
        <w:r w:rsidRPr="00A65E49">
          <w:rPr>
            <w:rFonts w:eastAsia="Calibri"/>
          </w:rPr>
          <w:t>/population-by-state.cs</w:t>
        </w:r>
        <w:r w:rsidRPr="00A65E49">
          <w:t>v</w:t>
        </w:r>
      </w:hyperlink>
      <w:r w:rsidRPr="00A65E49">
        <w:t>"</w:t>
      </w:r>
      <w:r>
        <w:t>, skip = 1</w:t>
      </w:r>
      <w:r w:rsidRPr="00A65E49">
        <w:t>)</w:t>
      </w:r>
    </w:p>
    <w:p w14:paraId="05AF2A88" w14:textId="56ABAC18" w:rsidR="00061288" w:rsidRDefault="00A459DA" w:rsidP="00A65E49">
      <w:pPr>
        <w:pStyle w:val="Body"/>
      </w:pPr>
      <w:r>
        <w:t xml:space="preserve">To learn about additional arguments, </w:t>
      </w:r>
      <w:proofErr w:type="gramStart"/>
      <w:r w:rsidR="00786864">
        <w:t>enter</w:t>
      </w:r>
      <w:r>
        <w:t xml:space="preserve"> </w:t>
      </w:r>
      <w:r w:rsidRPr="008F1DDC">
        <w:rPr>
          <w:rStyle w:val="LiteralBold"/>
        </w:rPr>
        <w:t>?</w:t>
      </w:r>
      <w:proofErr w:type="gramEnd"/>
      <w:r w:rsidRPr="008F1DDC">
        <w:rPr>
          <w:rStyle w:val="LiteralBold"/>
        </w:rPr>
        <w:t>read.csv()</w:t>
      </w:r>
      <w:r w:rsidRPr="0008159B">
        <w:t xml:space="preserve"> </w:t>
      </w:r>
      <w:r>
        <w:t>in the console to see this function’s help file.</w:t>
      </w:r>
      <w:r w:rsidDel="00A459DA">
        <w:t xml:space="preserve"> </w:t>
      </w:r>
    </w:p>
    <w:p w14:paraId="7B7F3A8B" w14:textId="17FD6BA4" w:rsidR="00570EA9" w:rsidRDefault="007A412E" w:rsidP="00A65E49">
      <w:pPr>
        <w:pStyle w:val="Body"/>
      </w:pPr>
      <w:r>
        <w:t>At this point, you can run the code to import your data</w:t>
      </w:r>
      <w:r w:rsidR="00966E4D">
        <w:t xml:space="preserve"> (</w:t>
      </w:r>
      <w:r w:rsidR="00041FAE">
        <w:t xml:space="preserve">without </w:t>
      </w:r>
      <w:r w:rsidR="00966E4D">
        <w:t xml:space="preserve">the </w:t>
      </w:r>
      <w:r w:rsidR="00966E4D" w:rsidRPr="00A65E49">
        <w:rPr>
          <w:rStyle w:val="Literal"/>
        </w:rPr>
        <w:t>skip</w:t>
      </w:r>
      <w:r w:rsidR="00966E4D">
        <w:t xml:space="preserve"> argument)</w:t>
      </w:r>
      <w:r>
        <w:t xml:space="preserve">. </w:t>
      </w:r>
      <w:r w:rsidR="005C4A12">
        <w:t xml:space="preserve">Highlight </w:t>
      </w:r>
      <w:r>
        <w:t xml:space="preserve">the line you want to run </w:t>
      </w:r>
      <w:r w:rsidR="001B1064">
        <w:t>in the script file</w:t>
      </w:r>
      <w:r w:rsidR="00A2440B">
        <w:t xml:space="preserve"> panel in RStudio</w:t>
      </w:r>
      <w:r w:rsidR="001B1064">
        <w:t xml:space="preserve"> </w:t>
      </w:r>
      <w:r>
        <w:t xml:space="preserve">and press </w:t>
      </w:r>
      <w:r w:rsidRPr="00A65E49">
        <w:rPr>
          <w:rStyle w:val="Bold"/>
        </w:rPr>
        <w:t>Run.</w:t>
      </w:r>
      <w:r>
        <w:t xml:space="preserve"> The following output should </w:t>
      </w:r>
      <w:r w:rsidR="004C4EC5">
        <w:t>appear</w:t>
      </w:r>
      <w:r>
        <w:t xml:space="preserve"> in the console pane:</w:t>
      </w:r>
    </w:p>
    <w:p w14:paraId="5AF5D4DE" w14:textId="77777777" w:rsidR="00570EA9" w:rsidRDefault="007A412E">
      <w:pPr>
        <w:pStyle w:val="Code"/>
      </w:pPr>
      <w:r>
        <w:t xml:space="preserve">#&gt;    rank                State      </w:t>
      </w:r>
      <w:proofErr w:type="gramStart"/>
      <w:r>
        <w:t>Pop  Growth</w:t>
      </w:r>
      <w:proofErr w:type="gramEnd"/>
      <w:r>
        <w:t xml:space="preserve">  Pop2018</w:t>
      </w:r>
    </w:p>
    <w:p w14:paraId="23F41D18" w14:textId="77777777" w:rsidR="00570EA9" w:rsidRDefault="007A412E">
      <w:pPr>
        <w:pStyle w:val="Code"/>
      </w:pPr>
      <w:r>
        <w:t xml:space="preserve">#&gt; 1     1           California </w:t>
      </w:r>
      <w:proofErr w:type="gramStart"/>
      <w:r>
        <w:t>39613493  0.0038</w:t>
      </w:r>
      <w:proofErr w:type="gramEnd"/>
      <w:r>
        <w:t xml:space="preserve"> 39461588</w:t>
      </w:r>
    </w:p>
    <w:p w14:paraId="670CF064" w14:textId="77777777" w:rsidR="00570EA9" w:rsidRDefault="007A412E">
      <w:pPr>
        <w:pStyle w:val="Code"/>
      </w:pPr>
      <w:r>
        <w:t xml:space="preserve">#&gt; 2     2                Texas </w:t>
      </w:r>
      <w:proofErr w:type="gramStart"/>
      <w:r>
        <w:t>29730311  0.0385</w:t>
      </w:r>
      <w:proofErr w:type="gramEnd"/>
      <w:r>
        <w:t xml:space="preserve"> 28628666</w:t>
      </w:r>
    </w:p>
    <w:p w14:paraId="766F21E3" w14:textId="77777777" w:rsidR="00570EA9" w:rsidRDefault="007A412E">
      <w:pPr>
        <w:pStyle w:val="Code"/>
      </w:pPr>
      <w:r>
        <w:t xml:space="preserve">#&gt; 3     3              Florida </w:t>
      </w:r>
      <w:proofErr w:type="gramStart"/>
      <w:r>
        <w:t>21944577  0.0330</w:t>
      </w:r>
      <w:proofErr w:type="gramEnd"/>
      <w:r>
        <w:t xml:space="preserve"> 21244317</w:t>
      </w:r>
    </w:p>
    <w:p w14:paraId="20740172" w14:textId="77777777" w:rsidR="00570EA9" w:rsidRDefault="007A412E">
      <w:pPr>
        <w:pStyle w:val="Code"/>
      </w:pPr>
      <w:r>
        <w:t>#&gt; 4     4             New York 19299981 -0.0118 19530351</w:t>
      </w:r>
    </w:p>
    <w:p w14:paraId="1D682F2F" w14:textId="77777777" w:rsidR="00570EA9" w:rsidRDefault="007A412E">
      <w:pPr>
        <w:pStyle w:val="Code"/>
      </w:pPr>
      <w:r>
        <w:t xml:space="preserve">#&gt; 5     5         Pennsylvania </w:t>
      </w:r>
      <w:proofErr w:type="gramStart"/>
      <w:r>
        <w:t>12804123  0.0003</w:t>
      </w:r>
      <w:proofErr w:type="gramEnd"/>
      <w:r>
        <w:t xml:space="preserve"> 12800922</w:t>
      </w:r>
    </w:p>
    <w:p w14:paraId="40E6DD77" w14:textId="77777777" w:rsidR="00570EA9" w:rsidRDefault="007A412E">
      <w:pPr>
        <w:pStyle w:val="Code"/>
      </w:pPr>
      <w:r>
        <w:t>#&gt; 6     6             Illinois 12569321 -0.0121 12723071</w:t>
      </w:r>
    </w:p>
    <w:p w14:paraId="73CAEB54" w14:textId="77777777" w:rsidR="00570EA9" w:rsidRDefault="007A412E">
      <w:pPr>
        <w:pStyle w:val="Code"/>
      </w:pPr>
      <w:r>
        <w:t xml:space="preserve">#&gt; 7     7                 Ohio </w:t>
      </w:r>
      <w:proofErr w:type="gramStart"/>
      <w:r>
        <w:t>11714618  0.0033</w:t>
      </w:r>
      <w:proofErr w:type="gramEnd"/>
      <w:r>
        <w:t xml:space="preserve"> 11676341</w:t>
      </w:r>
    </w:p>
    <w:p w14:paraId="4AB2F232" w14:textId="77777777" w:rsidR="00570EA9" w:rsidRDefault="007A412E">
      <w:pPr>
        <w:pStyle w:val="Code"/>
      </w:pPr>
      <w:r>
        <w:t xml:space="preserve">#&gt; 8     8              Georgia </w:t>
      </w:r>
      <w:proofErr w:type="gramStart"/>
      <w:r>
        <w:t>10830007  0.0303</w:t>
      </w:r>
      <w:proofErr w:type="gramEnd"/>
      <w:r>
        <w:t xml:space="preserve"> 10511131</w:t>
      </w:r>
    </w:p>
    <w:p w14:paraId="4E024B98" w14:textId="77777777" w:rsidR="00570EA9" w:rsidRDefault="007A412E">
      <w:pPr>
        <w:pStyle w:val="Code"/>
      </w:pPr>
      <w:r>
        <w:t xml:space="preserve">#&gt; 9     9       North Carolina </w:t>
      </w:r>
      <w:proofErr w:type="gramStart"/>
      <w:r>
        <w:t>10701022  0.0308</w:t>
      </w:r>
      <w:proofErr w:type="gramEnd"/>
      <w:r>
        <w:t xml:space="preserve"> 10381615</w:t>
      </w:r>
    </w:p>
    <w:p w14:paraId="491AE17B" w14:textId="77777777" w:rsidR="00570EA9" w:rsidRDefault="007A412E">
      <w:pPr>
        <w:pStyle w:val="Code"/>
      </w:pPr>
      <w:r>
        <w:t xml:space="preserve">#&gt; 10   10             </w:t>
      </w:r>
      <w:proofErr w:type="gramStart"/>
      <w:r>
        <w:t>Michigan  9992427</w:t>
      </w:r>
      <w:proofErr w:type="gramEnd"/>
      <w:r>
        <w:t xml:space="preserve">  0.0008  9984072</w:t>
      </w:r>
    </w:p>
    <w:p w14:paraId="27490EAA" w14:textId="70173B68" w:rsidR="00570EA9" w:rsidRPr="00A65E49" w:rsidRDefault="007A412E">
      <w:pPr>
        <w:pStyle w:val="Code"/>
        <w:rPr>
          <w:rStyle w:val="LiteralItalic"/>
        </w:rPr>
      </w:pPr>
      <w:r w:rsidRPr="00A65E49">
        <w:rPr>
          <w:rStyle w:val="LiteralItalic"/>
        </w:rPr>
        <w:t>--snip</w:t>
      </w:r>
      <w:r w:rsidR="005D0CD5">
        <w:rPr>
          <w:rStyle w:val="LiteralItalic"/>
        </w:rPr>
        <w:t>--</w:t>
      </w:r>
      <w:commentRangeStart w:id="83"/>
      <w:commentRangeEnd w:id="83"/>
      <w:r w:rsidR="004C4EC5">
        <w:rPr>
          <w:rStyle w:val="CommentReference"/>
          <w:rFonts w:asciiTheme="minorHAnsi" w:hAnsiTheme="minorHAnsi" w:cstheme="minorBidi"/>
          <w:color w:val="auto"/>
          <w:lang w:eastAsia="en-US"/>
        </w:rPr>
        <w:commentReference w:id="83"/>
      </w:r>
    </w:p>
    <w:p w14:paraId="38C46793" w14:textId="29E089EE" w:rsidR="00570EA9" w:rsidRDefault="007A412E" w:rsidP="00CD32E2">
      <w:pPr>
        <w:pStyle w:val="Body"/>
      </w:pPr>
      <w:r>
        <w:t xml:space="preserve">This is R’s way of confirming that it imported the CSV file and understands the data within it. </w:t>
      </w:r>
      <w:r w:rsidR="004C4EC5">
        <w:t>F</w:t>
      </w:r>
      <w:r>
        <w:t>our variables</w:t>
      </w:r>
      <w:r w:rsidR="004C4EC5">
        <w:t xml:space="preserve"> </w:t>
      </w:r>
      <w:r>
        <w:t xml:space="preserve">show </w:t>
      </w:r>
      <w:r w:rsidR="001B1064">
        <w:t>each state’s</w:t>
      </w:r>
      <w:r>
        <w:t xml:space="preserve"> rank (in terms of population size), name, population, population growth between the </w:t>
      </w:r>
      <w:r w:rsidRPr="00A65E49">
        <w:rPr>
          <w:rStyle w:val="Literal"/>
        </w:rPr>
        <w:t>Pop</w:t>
      </w:r>
      <w:r>
        <w:t xml:space="preserve"> and </w:t>
      </w:r>
      <w:r w:rsidRPr="00A65E49">
        <w:rPr>
          <w:rStyle w:val="Literal"/>
        </w:rPr>
        <w:t>Pop2018</w:t>
      </w:r>
      <w:r>
        <w:t xml:space="preserve"> variables (expressed as a percentage), and the 2018 population. </w:t>
      </w:r>
      <w:r w:rsidR="004C4EC5">
        <w:t>S</w:t>
      </w:r>
      <w:r>
        <w:t xml:space="preserve">everal other variables are hidden in the output, </w:t>
      </w:r>
      <w:r w:rsidR="004C4EC5">
        <w:t>but</w:t>
      </w:r>
      <w:r>
        <w:t xml:space="preserve"> you’ll see them if you import this CSV file yourself. </w:t>
      </w:r>
    </w:p>
    <w:p w14:paraId="61C647BE" w14:textId="26182D21" w:rsidR="00570EA9" w:rsidRDefault="007A412E" w:rsidP="00CD32E2">
      <w:pPr>
        <w:pStyle w:val="Body"/>
      </w:pPr>
      <w:r>
        <w:t>You might think you’re now ready to work with your data</w:t>
      </w:r>
      <w:r w:rsidR="004C4EC5">
        <w:t>, b</w:t>
      </w:r>
      <w:r>
        <w:t>ut all you’ve done at this point is display the result of running the code that imports your data. To use the data again, you need to save this data to an object.</w:t>
      </w:r>
    </w:p>
    <w:p w14:paraId="40915E1D" w14:textId="77777777" w:rsidR="00570EA9" w:rsidRDefault="007A412E">
      <w:pPr>
        <w:pStyle w:val="HeadB"/>
      </w:pPr>
      <w:bookmarkStart w:id="84" w:name="_Toc6"/>
      <w:bookmarkStart w:id="85" w:name="objects"/>
      <w:r>
        <w:t>Saving Data as Objects</w:t>
      </w:r>
      <w:bookmarkEnd w:id="84"/>
    </w:p>
    <w:p w14:paraId="23D45CA6" w14:textId="6F900161" w:rsidR="00570EA9" w:rsidRDefault="007A412E" w:rsidP="008524F3">
      <w:pPr>
        <w:pStyle w:val="Body"/>
      </w:pPr>
      <w:r>
        <w:t>To save your data for reuse, you need to create an object.</w:t>
      </w:r>
      <w:r w:rsidR="000352FE">
        <w:t xml:space="preserve"> </w:t>
      </w:r>
      <w:r w:rsidR="007C2533">
        <w:t xml:space="preserve">For our purposes, an </w:t>
      </w:r>
      <w:r w:rsidR="007C2533" w:rsidRPr="008524F3">
        <w:rPr>
          <w:rStyle w:val="Italic"/>
        </w:rPr>
        <w:t xml:space="preserve">object </w:t>
      </w:r>
      <w:r w:rsidR="007C2533">
        <w:t xml:space="preserve">is a data structure that we store to use later. </w:t>
      </w:r>
      <w:r>
        <w:t>To create an object, add to your data-importing syntax so it looks like this:</w:t>
      </w:r>
    </w:p>
    <w:p w14:paraId="017BD109" w14:textId="0334A079" w:rsidR="00570EA9" w:rsidRPr="008524F3" w:rsidRDefault="007A412E" w:rsidP="00650AA5">
      <w:pPr>
        <w:pStyle w:val="CodeWide"/>
      </w:pPr>
      <w:proofErr w:type="spellStart"/>
      <w:r w:rsidRPr="008524F3">
        <w:t>population_data</w:t>
      </w:r>
      <w:proofErr w:type="spellEnd"/>
      <w:r w:rsidRPr="008524F3">
        <w:t xml:space="preserve"> &lt;- </w:t>
      </w:r>
      <w:proofErr w:type="gramStart"/>
      <w:r w:rsidRPr="008524F3">
        <w:t>read.csv(</w:t>
      </w:r>
      <w:proofErr w:type="gramEnd"/>
      <w:r w:rsidRPr="008524F3">
        <w:t xml:space="preserve">file = </w:t>
      </w:r>
      <w:r w:rsidR="00650AA5" w:rsidRPr="00650AA5">
        <w:t>"</w:t>
      </w:r>
      <w:r w:rsidR="005C4A12" w:rsidRPr="005C4A12">
        <w:t>/Users/</w:t>
      </w:r>
      <w:proofErr w:type="spellStart"/>
      <w:r w:rsidR="005C4A12" w:rsidRPr="005C4A12">
        <w:t>davidkeyes</w:t>
      </w:r>
      <w:proofErr w:type="spellEnd"/>
      <w:r w:rsidR="005C4A12" w:rsidRPr="005C4A12">
        <w:t>/Documents/population-by-state.csv</w:t>
      </w:r>
      <w:r w:rsidR="00650AA5" w:rsidRPr="00650AA5">
        <w:t>"</w:t>
      </w:r>
      <w:r w:rsidR="00A63878">
        <w:t>)</w:t>
      </w:r>
    </w:p>
    <w:p w14:paraId="09DD2B8D" w14:textId="3A6FE461" w:rsidR="00570EA9" w:rsidRDefault="007A412E" w:rsidP="008524F3">
      <w:pPr>
        <w:pStyle w:val="Body"/>
      </w:pPr>
      <w:r>
        <w:t>The second half of this code is the same as the line shown in the previous section, except it contains th</w:t>
      </w:r>
      <w:r w:rsidR="008224E9">
        <w:t>e</w:t>
      </w:r>
      <w:r>
        <w:t xml:space="preserve"> </w:t>
      </w:r>
      <w:r w:rsidRPr="008524F3">
        <w:rPr>
          <w:rStyle w:val="Literal"/>
        </w:rPr>
        <w:t>&lt;-</w:t>
      </w:r>
      <w:r>
        <w:t xml:space="preserve"> </w:t>
      </w:r>
      <w:r w:rsidRPr="008524F3">
        <w:rPr>
          <w:rStyle w:val="Italic"/>
        </w:rPr>
        <w:t>assignment operator</w:t>
      </w:r>
      <w:r>
        <w:t xml:space="preserve">, </w:t>
      </w:r>
      <w:r w:rsidR="008224E9">
        <w:t>which</w:t>
      </w:r>
      <w:r>
        <w:t xml:space="preserve"> </w:t>
      </w:r>
      <w:r w:rsidR="005D0CD5">
        <w:t xml:space="preserve">takes </w:t>
      </w:r>
      <w:r>
        <w:t xml:space="preserve">what follows it and assigns it to the item on the left. To the left of the assignment operator is the </w:t>
      </w:r>
      <w:proofErr w:type="spellStart"/>
      <w:r w:rsidRPr="008524F3">
        <w:rPr>
          <w:rStyle w:val="Literal"/>
        </w:rPr>
        <w:t>population_data</w:t>
      </w:r>
      <w:proofErr w:type="spellEnd"/>
      <w:r>
        <w:t xml:space="preserve"> object. Put together, the whole line imports the CSV</w:t>
      </w:r>
      <w:r w:rsidR="008224E9">
        <w:t xml:space="preserve"> file</w:t>
      </w:r>
      <w:r>
        <w:t xml:space="preserve"> and assigns it to an object called </w:t>
      </w:r>
      <w:proofErr w:type="spellStart"/>
      <w:r w:rsidRPr="008524F3">
        <w:rPr>
          <w:rStyle w:val="Literal"/>
        </w:rPr>
        <w:t>population_data</w:t>
      </w:r>
      <w:proofErr w:type="spellEnd"/>
      <w:r>
        <w:t xml:space="preserve">. </w:t>
      </w:r>
    </w:p>
    <w:p w14:paraId="04DC7DED" w14:textId="0ED0B496" w:rsidR="00570EA9" w:rsidRDefault="007A412E" w:rsidP="008524F3">
      <w:pPr>
        <w:pStyle w:val="Body"/>
      </w:pPr>
      <w:r>
        <w:lastRenderedPageBreak/>
        <w:t xml:space="preserve">If you run this code, you should see </w:t>
      </w:r>
      <w:proofErr w:type="spellStart"/>
      <w:r w:rsidRPr="008524F3">
        <w:rPr>
          <w:rStyle w:val="Literal"/>
        </w:rPr>
        <w:t>population_data</w:t>
      </w:r>
      <w:proofErr w:type="spellEnd"/>
      <w:r>
        <w:t xml:space="preserve"> in your </w:t>
      </w:r>
      <w:r w:rsidR="008224E9">
        <w:t>E</w:t>
      </w:r>
      <w:r>
        <w:t>nvironment pane, as in Figure 1-5.</w:t>
      </w:r>
    </w:p>
    <w:p w14:paraId="19D79C10" w14:textId="441B0694" w:rsidR="00570EA9" w:rsidRDefault="007A412E">
      <w:pPr>
        <w:pStyle w:val="GraphicSlug"/>
      </w:pPr>
      <w:r>
        <w:t>[F0</w:t>
      </w:r>
      <w:r w:rsidR="008524F3">
        <w:t>1</w:t>
      </w:r>
      <w:r>
        <w:t>00</w:t>
      </w:r>
      <w:r w:rsidR="008524F3">
        <w:t>5</w:t>
      </w:r>
      <w:r>
        <w:t>.png]</w:t>
      </w:r>
    </w:p>
    <w:p w14:paraId="7F8AC8DD" w14:textId="77777777" w:rsidR="00570EA9" w:rsidRDefault="007A412E">
      <w:pPr>
        <w:pStyle w:val="CaptionedFigure"/>
      </w:pPr>
      <w:r>
        <w:rPr>
          <w:noProof/>
        </w:rPr>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8"/>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3F113F40" w:rsidR="00570EA9" w:rsidRDefault="007A412E">
      <w:pPr>
        <w:pStyle w:val="CaptionLine"/>
        <w:numPr>
          <w:ilvl w:val="4"/>
          <w:numId w:val="2"/>
        </w:numPr>
      </w:pPr>
      <w:r>
        <w:t>An object in the environment pane</w:t>
      </w:r>
    </w:p>
    <w:p w14:paraId="23495646" w14:textId="2F3A31B8" w:rsidR="00570EA9" w:rsidRDefault="007A412E" w:rsidP="00CD32E2">
      <w:pPr>
        <w:pStyle w:val="Body"/>
      </w:pPr>
      <w:r>
        <w:t xml:space="preserve">This message confirms that your data import worked and that the </w:t>
      </w:r>
      <w:proofErr w:type="spellStart"/>
      <w:r w:rsidRPr="008524F3">
        <w:rPr>
          <w:rStyle w:val="Literal"/>
        </w:rPr>
        <w:t>population_data</w:t>
      </w:r>
      <w:proofErr w:type="spellEnd"/>
      <w:r>
        <w:t xml:space="preserve"> object is ready for future use. Now, instead of having to rerun the code to import the data, you can simply enter </w:t>
      </w:r>
      <w:proofErr w:type="spellStart"/>
      <w:r w:rsidRPr="008524F3">
        <w:rPr>
          <w:rStyle w:val="Literal"/>
        </w:rPr>
        <w:t>population_data</w:t>
      </w:r>
      <w:proofErr w:type="spellEnd"/>
      <w:r>
        <w:t xml:space="preserve"> </w:t>
      </w:r>
      <w:r w:rsidR="005D0CD5">
        <w:t xml:space="preserve">in </w:t>
      </w:r>
      <w:r w:rsidR="007A2617">
        <w:t xml:space="preserve">an R script file or in the console </w:t>
      </w:r>
      <w:r>
        <w:t xml:space="preserve">to output the data. </w:t>
      </w:r>
    </w:p>
    <w:p w14:paraId="6C51EC74" w14:textId="756D2AA6" w:rsidR="00570EA9" w:rsidRDefault="007A412E" w:rsidP="00CD32E2">
      <w:pPr>
        <w:pStyle w:val="Body"/>
      </w:pPr>
      <w:r>
        <w:t xml:space="preserve">Data imported to an object in this way is known as a </w:t>
      </w:r>
      <w:r w:rsidRPr="008524F3">
        <w:rPr>
          <w:rStyle w:val="Italic"/>
        </w:rPr>
        <w:t>data frame</w:t>
      </w:r>
      <w:r>
        <w:t xml:space="preserve">. You can see that the </w:t>
      </w:r>
      <w:proofErr w:type="spellStart"/>
      <w:r w:rsidRPr="00130790">
        <w:rPr>
          <w:rStyle w:val="Literal"/>
        </w:rPr>
        <w:t>population_data</w:t>
      </w:r>
      <w:proofErr w:type="spellEnd"/>
      <w:r>
        <w:t xml:space="preserve"> data frame has 52 observations and nine variables. </w:t>
      </w:r>
      <w:r w:rsidRPr="008524F3">
        <w:rPr>
          <w:rStyle w:val="Italic"/>
        </w:rPr>
        <w:t>Variables</w:t>
      </w:r>
      <w:r>
        <w:t xml:space="preserve"> are the columns in a data frame, each of which represents some value (for example, the population of each state). As you’ll see throughout the book, you can add new variables or modify existing ones using R code. The 52 observations come from the 50 states, as well as the District of Columbia and Puerto Rico. </w:t>
      </w:r>
    </w:p>
    <w:p w14:paraId="1DE90159" w14:textId="77777777" w:rsidR="00570EA9" w:rsidRDefault="007A412E">
      <w:pPr>
        <w:pStyle w:val="HeadB"/>
      </w:pPr>
      <w:bookmarkStart w:id="86" w:name="_Toc7"/>
      <w:bookmarkStart w:id="87" w:name="packages"/>
      <w:r>
        <w:t>Installing Packages</w:t>
      </w:r>
      <w:bookmarkEnd w:id="86"/>
    </w:p>
    <w:p w14:paraId="0EE579B1" w14:textId="5E3C9547" w:rsidR="00570EA9" w:rsidRDefault="007A412E" w:rsidP="00CD32E2">
      <w:pPr>
        <w:pStyle w:val="Body"/>
      </w:pPr>
      <w:bookmarkStart w:id="88" w:name="OLE_LINK1"/>
      <w:bookmarkStart w:id="89" w:name="OLE_LINK2"/>
      <w:r>
        <w:t xml:space="preserve">The </w:t>
      </w:r>
      <w:proofErr w:type="gramStart"/>
      <w:r w:rsidRPr="008524F3">
        <w:rPr>
          <w:rStyle w:val="Literal"/>
        </w:rPr>
        <w:t>read.csv(</w:t>
      </w:r>
      <w:proofErr w:type="gramEnd"/>
      <w:r w:rsidRPr="008524F3">
        <w:rPr>
          <w:rStyle w:val="Literal"/>
        </w:rPr>
        <w:t>)</w:t>
      </w:r>
      <w:r>
        <w:t xml:space="preserve"> function we’ve been using comes from </w:t>
      </w:r>
      <w:r w:rsidRPr="008524F3">
        <w:rPr>
          <w:rStyle w:val="Italic"/>
        </w:rPr>
        <w:t>base R</w:t>
      </w:r>
      <w:r w:rsidR="004C4EC5">
        <w:t>, which</w:t>
      </w:r>
      <w:r>
        <w:t xml:space="preserve"> is </w:t>
      </w:r>
      <w:r w:rsidR="0008159B">
        <w:t>the</w:t>
      </w:r>
      <w:r>
        <w:t xml:space="preserve"> set of </w:t>
      </w:r>
      <w:r w:rsidR="004C4EC5">
        <w:t xml:space="preserve">built-in R </w:t>
      </w:r>
      <w:r>
        <w:t>functions</w:t>
      </w:r>
      <w:r w:rsidR="004C4EC5">
        <w:t>. T</w:t>
      </w:r>
      <w:r>
        <w:t xml:space="preserve">o use them, simply enter the function names. </w:t>
      </w:r>
      <w:r w:rsidR="00061288">
        <w:t xml:space="preserve">The </w:t>
      </w:r>
      <w:proofErr w:type="gramStart"/>
      <w:r w:rsidR="00061288" w:rsidRPr="00786864">
        <w:rPr>
          <w:rStyle w:val="Literal"/>
        </w:rPr>
        <w:t>mean(</w:t>
      </w:r>
      <w:proofErr w:type="gramEnd"/>
      <w:r w:rsidR="00061288" w:rsidRPr="00786864">
        <w:rPr>
          <w:rStyle w:val="Literal"/>
        </w:rPr>
        <w:t>)</w:t>
      </w:r>
      <w:r w:rsidR="00061288">
        <w:t xml:space="preserve"> and </w:t>
      </w:r>
      <w:r w:rsidR="00061288" w:rsidRPr="00786864">
        <w:rPr>
          <w:rStyle w:val="Literal"/>
        </w:rPr>
        <w:t>c()</w:t>
      </w:r>
      <w:r w:rsidR="00061288">
        <w:t xml:space="preserve"> functions used earlier are also part of base R. </w:t>
      </w:r>
      <w:r>
        <w:t xml:space="preserve">However, one of the benefits of R being an </w:t>
      </w:r>
      <w:proofErr w:type="gramStart"/>
      <w:r>
        <w:t>open source</w:t>
      </w:r>
      <w:proofErr w:type="gramEnd"/>
      <w:r>
        <w:t xml:space="preserve"> language is that anyone create their own code and share it with others. R users around the world make what are called </w:t>
      </w:r>
      <w:r w:rsidRPr="008524F3">
        <w:rPr>
          <w:rStyle w:val="Italic"/>
        </w:rPr>
        <w:t>packages</w:t>
      </w:r>
      <w:r>
        <w:t xml:space="preserve">, which provide their own functions to do specific things. </w:t>
      </w:r>
    </w:p>
    <w:p w14:paraId="147A4449" w14:textId="51D05E65" w:rsidR="00570EA9" w:rsidRDefault="007A412E" w:rsidP="00CD32E2">
      <w:pPr>
        <w:pStyle w:val="Body"/>
      </w:pPr>
      <w:r>
        <w:t xml:space="preserve">The best analogy for understanding packages also comes from </w:t>
      </w:r>
      <w:r w:rsidRPr="008524F3">
        <w:rPr>
          <w:rStyle w:val="Italic"/>
        </w:rPr>
        <w:t>Modern Dive</w:t>
      </w:r>
      <w:r>
        <w:t xml:space="preserve">. The functionality in base R is like the features built into a phone. A phone can do </w:t>
      </w:r>
      <w:r>
        <w:lastRenderedPageBreak/>
        <w:t xml:space="preserve">a lot on its own. But you usually want to install additional apps to do specific things. Packages are like apps, giving you specific functionality that doesn’t come built into base R. In </w:t>
      </w:r>
      <w:proofErr w:type="spellStart"/>
      <w:r w:rsidRPr="00CD32E2">
        <w:rPr>
          <w:rStyle w:val="Xref"/>
          <w:u w:color="000000"/>
        </w:rPr>
        <w:t>Chapter</w:t>
      </w:r>
      <w:r w:rsidR="00C04F8A" w:rsidRPr="00CD32E2">
        <w:rPr>
          <w:rStyle w:val="Xref"/>
          <w:u w:color="000000"/>
        </w:rPr>
        <w:t>s</w:t>
      </w:r>
      <w:proofErr w:type="spellEnd"/>
      <w:r w:rsidR="00C04F8A" w:rsidRPr="00CD32E2">
        <w:rPr>
          <w:rStyle w:val="Xref"/>
          <w:u w:color="000000"/>
        </w:rPr>
        <w:t xml:space="preserve"> </w:t>
      </w:r>
      <w:r w:rsidRPr="00CD32E2">
        <w:rPr>
          <w:rStyle w:val="Xref"/>
          <w:u w:color="000000"/>
        </w:rPr>
        <w:t>12</w:t>
      </w:r>
      <w:r>
        <w:t>, you’ll create your own R package.</w:t>
      </w:r>
    </w:p>
    <w:p w14:paraId="45AE87AE" w14:textId="6C1FBA24" w:rsidR="00570EA9" w:rsidRDefault="007A412E" w:rsidP="00CD32E2">
      <w:pPr>
        <w:pStyle w:val="Body"/>
      </w:pPr>
      <w:r>
        <w:t xml:space="preserve">You can install packages using the </w:t>
      </w:r>
      <w:proofErr w:type="spellStart"/>
      <w:proofErr w:type="gramStart"/>
      <w:r w:rsidRPr="008524F3">
        <w:rPr>
          <w:rStyle w:val="Literal"/>
        </w:rPr>
        <w:t>install.packages</w:t>
      </w:r>
      <w:proofErr w:type="spellEnd"/>
      <w:proofErr w:type="gramEnd"/>
      <w:r w:rsidRPr="008524F3">
        <w:rPr>
          <w:rStyle w:val="Literal"/>
        </w:rPr>
        <w:t>()</w:t>
      </w:r>
      <w:r>
        <w:t xml:space="preserve"> function. For example, to install the </w:t>
      </w:r>
      <w:r w:rsidRPr="008524F3">
        <w:rPr>
          <w:rStyle w:val="Literal"/>
        </w:rPr>
        <w:t>tidyverse</w:t>
      </w:r>
      <w:r>
        <w:t xml:space="preserve"> package, which provides a range of functions for data import, cleaning, analysis, visualization, and more, enter </w:t>
      </w:r>
      <w:proofErr w:type="spellStart"/>
      <w:proofErr w:type="gramStart"/>
      <w:r w:rsidRPr="00786864">
        <w:rPr>
          <w:rStyle w:val="LiteralBold"/>
        </w:rPr>
        <w:t>install.packages</w:t>
      </w:r>
      <w:proofErr w:type="spellEnd"/>
      <w:proofErr w:type="gramEnd"/>
      <w:r w:rsidRPr="00786864">
        <w:rPr>
          <w:rStyle w:val="LiteralBold"/>
        </w:rPr>
        <w:t>("tidyverse")</w:t>
      </w:r>
      <w:r>
        <w:t>. Typically, you’ll enter package installation code in the console rather than in a script file because you need to install a package only once on your computer to access its code in the future.</w:t>
      </w:r>
    </w:p>
    <w:p w14:paraId="53980310" w14:textId="41C21DF6" w:rsidR="00570EA9" w:rsidRDefault="007A412E" w:rsidP="00CD32E2">
      <w:pPr>
        <w:pStyle w:val="Body"/>
      </w:pPr>
      <w:r>
        <w:t xml:space="preserve">To confirm that the </w:t>
      </w:r>
      <w:r w:rsidRPr="008524F3">
        <w:rPr>
          <w:rStyle w:val="Literal"/>
        </w:rPr>
        <w:t>tidyverse</w:t>
      </w:r>
      <w:r>
        <w:t xml:space="preserve"> package has been installed correctly, click the</w:t>
      </w:r>
      <w:r>
        <w:rPr>
          <w:rFonts w:ascii="Calibri" w:hAnsi="Calibri"/>
          <w:b/>
          <w:bCs/>
          <w:color w:val="3366FF"/>
          <w:u w:color="3366FF"/>
        </w:rPr>
        <w:t xml:space="preserve"> </w:t>
      </w:r>
      <w:r w:rsidRPr="008524F3">
        <w:rPr>
          <w:rStyle w:val="Bold"/>
        </w:rPr>
        <w:t>Packages</w:t>
      </w:r>
      <w:r>
        <w:t xml:space="preserve"> tab on the bottom right panel in R Studio. Search for </w:t>
      </w:r>
      <w:r w:rsidRPr="008524F3">
        <w:rPr>
          <w:rStyle w:val="Italic"/>
        </w:rPr>
        <w:t>tidyverse</w:t>
      </w:r>
      <w:r w:rsidR="008524F3">
        <w:t xml:space="preserve">, </w:t>
      </w:r>
      <w:r>
        <w:t>and you should see it pop up.</w:t>
      </w:r>
    </w:p>
    <w:bookmarkEnd w:id="88"/>
    <w:bookmarkEnd w:id="89"/>
    <w:p w14:paraId="12AEB78E" w14:textId="3406425D" w:rsidR="00570EA9" w:rsidRDefault="007A412E" w:rsidP="008524F3">
      <w:pPr>
        <w:pStyle w:val="Body"/>
      </w:pPr>
      <w:r>
        <w:t xml:space="preserve">Now that you’ve installed </w:t>
      </w:r>
      <w:r w:rsidRPr="008524F3">
        <w:rPr>
          <w:rStyle w:val="Literal"/>
        </w:rPr>
        <w:t>tidyverse</w:t>
      </w:r>
      <w:r>
        <w:t xml:space="preserve">, let’s use it. While you need to install packages only once per computer, you need to </w:t>
      </w:r>
      <w:r w:rsidRPr="008524F3">
        <w:rPr>
          <w:rStyle w:val="Italic"/>
        </w:rPr>
        <w:t xml:space="preserve">load </w:t>
      </w:r>
      <w:r>
        <w:t xml:space="preserve">packages each time you restart RStudio by running </w:t>
      </w:r>
      <w:r w:rsidRPr="008524F3">
        <w:rPr>
          <w:rStyle w:val="Literal"/>
        </w:rPr>
        <w:t>library(tidyverse)</w:t>
      </w:r>
      <w:r>
        <w:t xml:space="preserve">. Return to the </w:t>
      </w:r>
      <w:r w:rsidRPr="008524F3">
        <w:rPr>
          <w:rStyle w:val="Italic"/>
        </w:rPr>
        <w:t>sample-</w:t>
      </w:r>
      <w:proofErr w:type="spellStart"/>
      <w:proofErr w:type="gramStart"/>
      <w:r w:rsidRPr="008524F3">
        <w:rPr>
          <w:rStyle w:val="Italic"/>
        </w:rPr>
        <w:t>code.R</w:t>
      </w:r>
      <w:proofErr w:type="spellEnd"/>
      <w:proofErr w:type="gramEnd"/>
      <w:r>
        <w:t xml:space="preserve"> file and re-import your data using a function from the </w:t>
      </w:r>
      <w:r w:rsidRPr="008524F3">
        <w:rPr>
          <w:rStyle w:val="Literal"/>
        </w:rPr>
        <w:t>tidyverse</w:t>
      </w:r>
      <w:r>
        <w:t xml:space="preserve"> package:</w:t>
      </w:r>
    </w:p>
    <w:p w14:paraId="53C49049" w14:textId="77777777" w:rsidR="00570EA9" w:rsidRDefault="007A412E" w:rsidP="008524F3">
      <w:pPr>
        <w:pStyle w:val="CodeWide"/>
      </w:pPr>
      <w:r>
        <w:t>library(tidyverse)</w:t>
      </w:r>
    </w:p>
    <w:p w14:paraId="36E02839" w14:textId="77777777" w:rsidR="00570EA9" w:rsidRDefault="00570EA9" w:rsidP="008524F3">
      <w:pPr>
        <w:pStyle w:val="CodeWide"/>
      </w:pPr>
    </w:p>
    <w:p w14:paraId="5073D52B" w14:textId="5E2C95E5" w:rsidR="00570EA9" w:rsidRPr="0019135D" w:rsidRDefault="007A412E" w:rsidP="00660A67">
      <w:pPr>
        <w:pStyle w:val="CodeWide"/>
      </w:pPr>
      <w:r w:rsidRPr="0019135D">
        <w:t xml:space="preserve">population_data_2 &lt;- </w:t>
      </w:r>
      <w:proofErr w:type="spellStart"/>
      <w:r w:rsidRPr="0019135D">
        <w:t>read_</w:t>
      </w:r>
      <w:proofErr w:type="gramStart"/>
      <w:r w:rsidRPr="0019135D">
        <w:t>csv</w:t>
      </w:r>
      <w:proofErr w:type="spellEnd"/>
      <w:r w:rsidRPr="0019135D">
        <w:t>(</w:t>
      </w:r>
      <w:proofErr w:type="gramEnd"/>
      <w:r w:rsidRPr="0019135D">
        <w:t xml:space="preserve">file = </w:t>
      </w:r>
      <w:r w:rsidR="00660A67" w:rsidRPr="00660A67">
        <w:t>"</w:t>
      </w:r>
      <w:r w:rsidR="00660A67" w:rsidRPr="005C4A12">
        <w:t>/Users/</w:t>
      </w:r>
      <w:proofErr w:type="spellStart"/>
      <w:r w:rsidR="00660A67" w:rsidRPr="005C4A12">
        <w:t>davidkeyes</w:t>
      </w:r>
      <w:proofErr w:type="spellEnd"/>
      <w:r w:rsidR="00660A67" w:rsidRPr="005C4A12">
        <w:t>/Documents/population-by-state.csv</w:t>
      </w:r>
      <w:r w:rsidR="00660A67" w:rsidRPr="00660A67">
        <w:t>"</w:t>
      </w:r>
      <w:r w:rsidRPr="0019135D">
        <w:t>)</w:t>
      </w:r>
    </w:p>
    <w:p w14:paraId="569E45DE" w14:textId="75E22D94" w:rsidR="00570EA9" w:rsidRDefault="007A412E" w:rsidP="00CD32E2">
      <w:pPr>
        <w:pStyle w:val="Body"/>
      </w:pPr>
      <w:r>
        <w:t xml:space="preserve">At the top of the script, load the </w:t>
      </w:r>
      <w:r w:rsidRPr="008524F3">
        <w:rPr>
          <w:rStyle w:val="Literal"/>
        </w:rPr>
        <w:t>tidyverse</w:t>
      </w:r>
      <w:r w:rsidRPr="008524F3">
        <w:t>.</w:t>
      </w:r>
      <w:r>
        <w:t xml:space="preserve"> Then, use the package’s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function to import the data. Note the underscore (</w:t>
      </w:r>
      <w:r w:rsidRPr="008524F3">
        <w:rPr>
          <w:rStyle w:val="Literal"/>
        </w:rPr>
        <w:t>_</w:t>
      </w:r>
      <w:r>
        <w:t>) in place of the period (</w:t>
      </w:r>
      <w:r>
        <w:rPr>
          <w:rFonts w:ascii="Courier" w:hAnsi="Courier"/>
          <w:color w:val="3366FF"/>
          <w:u w:color="3366FF"/>
        </w:rPr>
        <w:t>.</w:t>
      </w:r>
      <w:r w:rsidRPr="008524F3">
        <w:t xml:space="preserve">) in the function’s name; </w:t>
      </w:r>
      <w:r>
        <w:t>this is a different function from</w:t>
      </w:r>
      <w:r w:rsidR="004C4EC5">
        <w:t xml:space="preserve"> the</w:t>
      </w:r>
      <w:r>
        <w:t xml:space="preserve"> one we used earlier. Using this alternate function to import CSV files achieves the same goal of creating an object, in this case one called </w:t>
      </w:r>
      <w:r w:rsidRPr="008524F3">
        <w:rPr>
          <w:rStyle w:val="Literal"/>
        </w:rPr>
        <w:t>population_data_2</w:t>
      </w:r>
      <w:r>
        <w:t xml:space="preserve">. If you enter </w:t>
      </w:r>
      <w:r w:rsidRPr="008524F3">
        <w:rPr>
          <w:rStyle w:val="Literal"/>
        </w:rPr>
        <w:t>population_data_2</w:t>
      </w:r>
      <w:r w:rsidRPr="008524F3">
        <w:t xml:space="preserve"> </w:t>
      </w:r>
      <w:r w:rsidR="000B58BC">
        <w:t xml:space="preserve">in the console, </w:t>
      </w:r>
      <w:r>
        <w:t>you should see this output:</w:t>
      </w:r>
    </w:p>
    <w:p w14:paraId="2ACB9199" w14:textId="77777777" w:rsidR="00570EA9" w:rsidRDefault="007A412E">
      <w:pPr>
        <w:pStyle w:val="Code"/>
      </w:pPr>
      <w:r>
        <w:t xml:space="preserve">#&gt; # A </w:t>
      </w:r>
      <w:proofErr w:type="spellStart"/>
      <w:r>
        <w:t>tibble</w:t>
      </w:r>
      <w:proofErr w:type="spellEnd"/>
      <w:r>
        <w:t>: 52 × 9</w:t>
      </w:r>
    </w:p>
    <w:p w14:paraId="5E9D72C5" w14:textId="77777777" w:rsidR="00570EA9" w:rsidRDefault="007A412E">
      <w:pPr>
        <w:pStyle w:val="Code"/>
      </w:pPr>
      <w:r>
        <w:t xml:space="preserve">#&gt;     rank State               </w:t>
      </w:r>
      <w:proofErr w:type="gramStart"/>
      <w:r>
        <w:t>Pop  Growth</w:t>
      </w:r>
      <w:proofErr w:type="gramEnd"/>
      <w:r>
        <w:t xml:space="preserve">  Pop2018  Pop2010</w:t>
      </w:r>
    </w:p>
    <w:p w14:paraId="5948E7C0" w14:textId="77777777" w:rsidR="00570EA9" w:rsidRDefault="007A412E">
      <w:pPr>
        <w:pStyle w:val="Code"/>
      </w:pPr>
      <w:r>
        <w:t>#&gt;    &lt;</w:t>
      </w:r>
      <w:proofErr w:type="spellStart"/>
      <w:r>
        <w:t>dbl</w:t>
      </w:r>
      <w:proofErr w:type="spellEnd"/>
      <w:r>
        <w:t>&gt; &lt;chr&gt;             &lt;</w:t>
      </w:r>
      <w:proofErr w:type="spellStart"/>
      <w:r>
        <w:t>dbl</w:t>
      </w:r>
      <w:proofErr w:type="spellEnd"/>
      <w:r>
        <w:t>&gt;   &lt;</w:t>
      </w:r>
      <w:proofErr w:type="spellStart"/>
      <w:r>
        <w:t>dbl</w:t>
      </w:r>
      <w:proofErr w:type="spellEnd"/>
      <w:r>
        <w:t>&gt;    &lt;</w:t>
      </w:r>
      <w:proofErr w:type="spellStart"/>
      <w:r>
        <w:t>dbl</w:t>
      </w:r>
      <w:proofErr w:type="spellEnd"/>
      <w:r>
        <w:t>&gt;    &lt;</w:t>
      </w:r>
      <w:proofErr w:type="spellStart"/>
      <w:r>
        <w:t>dbl</w:t>
      </w:r>
      <w:proofErr w:type="spellEnd"/>
      <w:r>
        <w:t>&gt;</w:t>
      </w:r>
    </w:p>
    <w:p w14:paraId="5CEF9813" w14:textId="77777777" w:rsidR="00570EA9" w:rsidRDefault="007A412E">
      <w:pPr>
        <w:pStyle w:val="Code"/>
      </w:pPr>
      <w:r>
        <w:t>#</w:t>
      </w:r>
      <w:proofErr w:type="gramStart"/>
      <w:r>
        <w:t>&gt;  1</w:t>
      </w:r>
      <w:proofErr w:type="gramEnd"/>
      <w:r>
        <w:t xml:space="preserve">     1 California     39613493  0.0038 39461588 37319502</w:t>
      </w:r>
    </w:p>
    <w:p w14:paraId="6EA9FD3F" w14:textId="77777777" w:rsidR="00570EA9" w:rsidRDefault="007A412E">
      <w:pPr>
        <w:pStyle w:val="Code"/>
      </w:pPr>
      <w:r>
        <w:t>#</w:t>
      </w:r>
      <w:proofErr w:type="gramStart"/>
      <w:r>
        <w:t>&gt;  2</w:t>
      </w:r>
      <w:proofErr w:type="gramEnd"/>
      <w:r>
        <w:t xml:space="preserve">     2 Texas          29730311  0.0385 28628666 25241971</w:t>
      </w:r>
    </w:p>
    <w:p w14:paraId="0A654CC1" w14:textId="77777777" w:rsidR="00570EA9" w:rsidRDefault="007A412E">
      <w:pPr>
        <w:pStyle w:val="Code"/>
      </w:pPr>
      <w:r>
        <w:t>#</w:t>
      </w:r>
      <w:proofErr w:type="gramStart"/>
      <w:r>
        <w:t>&gt;  3</w:t>
      </w:r>
      <w:proofErr w:type="gramEnd"/>
      <w:r>
        <w:t xml:space="preserve">     3 Florida        21944577  0.033  21244317 18845537</w:t>
      </w:r>
    </w:p>
    <w:p w14:paraId="6B3E4D1F" w14:textId="77777777" w:rsidR="00570EA9" w:rsidRDefault="007A412E">
      <w:pPr>
        <w:pStyle w:val="Code"/>
      </w:pPr>
      <w:r>
        <w:t>#</w:t>
      </w:r>
      <w:proofErr w:type="gramStart"/>
      <w:r>
        <w:t>&gt;  4</w:t>
      </w:r>
      <w:proofErr w:type="gramEnd"/>
      <w:r>
        <w:t xml:space="preserve">     4 New York       19299981 -0.0118 19530351 19399878</w:t>
      </w:r>
    </w:p>
    <w:p w14:paraId="50218344" w14:textId="77777777" w:rsidR="00570EA9" w:rsidRDefault="007A412E">
      <w:pPr>
        <w:pStyle w:val="Code"/>
      </w:pPr>
      <w:r>
        <w:t>#</w:t>
      </w:r>
      <w:proofErr w:type="gramStart"/>
      <w:r>
        <w:t>&gt;  5</w:t>
      </w:r>
      <w:proofErr w:type="gramEnd"/>
      <w:r>
        <w:t xml:space="preserve">     5 Pennsylvania   12804123  0.0003 12800922 12711160</w:t>
      </w:r>
    </w:p>
    <w:p w14:paraId="30B59BD9" w14:textId="77777777" w:rsidR="00570EA9" w:rsidRDefault="007A412E">
      <w:pPr>
        <w:pStyle w:val="Code"/>
      </w:pPr>
      <w:r>
        <w:t>#</w:t>
      </w:r>
      <w:proofErr w:type="gramStart"/>
      <w:r>
        <w:t>&gt;  6</w:t>
      </w:r>
      <w:proofErr w:type="gramEnd"/>
      <w:r>
        <w:t xml:space="preserve">     6 Illinois       12569321 -0.0121 12723071 12840503</w:t>
      </w:r>
    </w:p>
    <w:p w14:paraId="4228ACFF" w14:textId="77777777" w:rsidR="00570EA9" w:rsidRDefault="007A412E">
      <w:pPr>
        <w:pStyle w:val="Code"/>
      </w:pPr>
      <w:r>
        <w:t>#</w:t>
      </w:r>
      <w:proofErr w:type="gramStart"/>
      <w:r>
        <w:t>&gt;  7</w:t>
      </w:r>
      <w:proofErr w:type="gramEnd"/>
      <w:r>
        <w:t xml:space="preserve">     7 Ohio           11714618  0.0033 11676341 11539336</w:t>
      </w:r>
    </w:p>
    <w:p w14:paraId="2D819252" w14:textId="77777777" w:rsidR="00570EA9" w:rsidRDefault="007A412E">
      <w:pPr>
        <w:pStyle w:val="Code"/>
      </w:pPr>
      <w:r>
        <w:t>#</w:t>
      </w:r>
      <w:proofErr w:type="gramStart"/>
      <w:r>
        <w:t>&gt;  8</w:t>
      </w:r>
      <w:proofErr w:type="gramEnd"/>
      <w:r>
        <w:t xml:space="preserve">     8 Georgia        10830007  0.0303 10511131  9711881</w:t>
      </w:r>
    </w:p>
    <w:p w14:paraId="5ED72BE7" w14:textId="77777777" w:rsidR="00570EA9" w:rsidRDefault="007A412E">
      <w:pPr>
        <w:pStyle w:val="Code"/>
      </w:pPr>
      <w:r>
        <w:t>#</w:t>
      </w:r>
      <w:proofErr w:type="gramStart"/>
      <w:r>
        <w:t>&gt;  9</w:t>
      </w:r>
      <w:proofErr w:type="gramEnd"/>
      <w:r>
        <w:t xml:space="preserve">     9 North Carolina 10701022  0.0308 10381615  9574323</w:t>
      </w:r>
    </w:p>
    <w:p w14:paraId="7FBC2E22" w14:textId="77777777" w:rsidR="00570EA9" w:rsidRDefault="007A412E">
      <w:pPr>
        <w:pStyle w:val="Code"/>
      </w:pPr>
      <w:r>
        <w:t xml:space="preserve">#&gt; 10    10 Michigan        </w:t>
      </w:r>
      <w:proofErr w:type="gramStart"/>
      <w:r>
        <w:t>9992427  0.0008</w:t>
      </w:r>
      <w:proofErr w:type="gramEnd"/>
      <w:r>
        <w:t xml:space="preserve">  9984072  9877510</w:t>
      </w:r>
    </w:p>
    <w:p w14:paraId="7142B9CC" w14:textId="77777777" w:rsidR="00570EA9" w:rsidRDefault="007A412E">
      <w:pPr>
        <w:pStyle w:val="Code"/>
      </w:pPr>
      <w:r>
        <w:t xml:space="preserve">#&gt; # </w:t>
      </w:r>
      <w:r>
        <w:rPr>
          <w:rFonts w:ascii="Cambria Math" w:eastAsia="Cambria Math" w:hAnsi="Cambria Math" w:cs="Cambria Math"/>
        </w:rPr>
        <w:t>ℹ</w:t>
      </w:r>
      <w:r>
        <w:t xml:space="preserve"> 42 more rows</w:t>
      </w:r>
    </w:p>
    <w:p w14:paraId="27DEB33C" w14:textId="77777777" w:rsidR="00570EA9" w:rsidRDefault="007A412E">
      <w:pPr>
        <w:pStyle w:val="Code"/>
      </w:pPr>
      <w:r>
        <w:t xml:space="preserve">#&gt; # </w:t>
      </w:r>
      <w:r>
        <w:rPr>
          <w:rFonts w:ascii="Cambria Math" w:eastAsia="Cambria Math" w:hAnsi="Cambria Math" w:cs="Cambria Math"/>
        </w:rPr>
        <w:t>ℹ</w:t>
      </w:r>
      <w:r>
        <w:t xml:space="preserve"> 3 more variables: growthSince2010 &lt;</w:t>
      </w:r>
      <w:proofErr w:type="spellStart"/>
      <w:r>
        <w:t>dbl</w:t>
      </w:r>
      <w:proofErr w:type="spellEnd"/>
      <w:r>
        <w:t>&gt;, Percent &lt;</w:t>
      </w:r>
      <w:proofErr w:type="spellStart"/>
      <w:r>
        <w:t>dbl</w:t>
      </w:r>
      <w:proofErr w:type="spellEnd"/>
      <w:r>
        <w:t>&gt;,</w:t>
      </w:r>
    </w:p>
    <w:p w14:paraId="258EBC78" w14:textId="77777777" w:rsidR="00570EA9" w:rsidRDefault="007A412E">
      <w:pPr>
        <w:pStyle w:val="Code"/>
      </w:pPr>
      <w:r>
        <w:t>#&gt; #   density &lt;</w:t>
      </w:r>
      <w:proofErr w:type="spellStart"/>
      <w:r>
        <w:t>dbl</w:t>
      </w:r>
      <w:proofErr w:type="spellEnd"/>
      <w:r>
        <w:t>&gt;</w:t>
      </w:r>
    </w:p>
    <w:p w14:paraId="6FE11FDB" w14:textId="75487AFC" w:rsidR="00570EA9" w:rsidRDefault="007A412E" w:rsidP="008524F3">
      <w:pPr>
        <w:pStyle w:val="Body"/>
      </w:pPr>
      <w:r>
        <w:t xml:space="preserve">This data looks slightly different from the data we generated using the </w:t>
      </w:r>
      <w:proofErr w:type="gramStart"/>
      <w:r w:rsidRPr="008524F3">
        <w:rPr>
          <w:rStyle w:val="Literal"/>
        </w:rPr>
        <w:t>read.csv(</w:t>
      </w:r>
      <w:proofErr w:type="gramEnd"/>
      <w:r w:rsidRPr="008524F3">
        <w:rPr>
          <w:rStyle w:val="Literal"/>
        </w:rPr>
        <w:t>)</w:t>
      </w:r>
      <w:r>
        <w:t xml:space="preserve"> function. </w:t>
      </w:r>
      <w:r w:rsidR="008524F3">
        <w:t xml:space="preserve">For example, </w:t>
      </w:r>
      <w:r>
        <w:t>R</w:t>
      </w:r>
      <w:r w:rsidRPr="008524F3">
        <w:rPr>
          <w:rStyle w:val="Italic"/>
        </w:rPr>
        <w:t xml:space="preserve"> </w:t>
      </w:r>
      <w:r>
        <w:t xml:space="preserve">shows us only the first 10 rows. This variation occurs because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imports the data not as a data frame but as a data type called a </w:t>
      </w:r>
      <w:proofErr w:type="spellStart"/>
      <w:r w:rsidRPr="008524F3">
        <w:rPr>
          <w:rStyle w:val="Italic"/>
        </w:rPr>
        <w:t>tibble</w:t>
      </w:r>
      <w:proofErr w:type="spellEnd"/>
      <w:r>
        <w:t xml:space="preserve">. Both are used to describe </w:t>
      </w:r>
      <w:r w:rsidRPr="008524F3">
        <w:rPr>
          <w:rStyle w:val="Italic"/>
        </w:rPr>
        <w:t>rectangular</w:t>
      </w:r>
      <w:r>
        <w:rPr>
          <w:rFonts w:ascii="Calibri" w:hAnsi="Calibri"/>
          <w:i/>
          <w:iCs/>
          <w:color w:val="0000FF"/>
          <w:u w:color="0000FF"/>
        </w:rPr>
        <w:t xml:space="preserve"> </w:t>
      </w:r>
      <w:r>
        <w:t xml:space="preserve">data like </w:t>
      </w:r>
      <w:r w:rsidR="004C4EC5">
        <w:t>w</w:t>
      </w:r>
      <w:r>
        <w:t xml:space="preserve">hat you would see in a spreadsheet. </w:t>
      </w:r>
      <w:r w:rsidR="0019135D">
        <w:t>There</w:t>
      </w:r>
      <w:r>
        <w:t xml:space="preserve"> </w:t>
      </w:r>
      <w:r w:rsidR="0019135D">
        <w:t xml:space="preserve">are </w:t>
      </w:r>
      <w:r>
        <w:t xml:space="preserve">some small differences between data </w:t>
      </w:r>
      <w:r>
        <w:lastRenderedPageBreak/>
        <w:t xml:space="preserve">frames and </w:t>
      </w:r>
      <w:proofErr w:type="spellStart"/>
      <w:r>
        <w:t>tibbles</w:t>
      </w:r>
      <w:proofErr w:type="spellEnd"/>
      <w:r>
        <w:t xml:space="preserve">, </w:t>
      </w:r>
      <w:r w:rsidR="0019135D">
        <w:t xml:space="preserve">the most important of which is that </w:t>
      </w:r>
      <w:proofErr w:type="spellStart"/>
      <w:r w:rsidR="0019135D">
        <w:t>tibbles</w:t>
      </w:r>
      <w:proofErr w:type="spellEnd"/>
      <w:r w:rsidR="0019135D">
        <w:t xml:space="preserve"> will print </w:t>
      </w:r>
      <w:r w:rsidR="008524F3">
        <w:t xml:space="preserve">only </w:t>
      </w:r>
      <w:r w:rsidR="0019135D">
        <w:t>the first 10 rows by default</w:t>
      </w:r>
      <w:r w:rsidR="008524F3">
        <w:t>,</w:t>
      </w:r>
      <w:r w:rsidR="0019135D">
        <w:t xml:space="preserve"> while data frames print all rows. For the purposes of this book, we can </w:t>
      </w:r>
      <w:r>
        <w:t>use the terms interchangeably</w:t>
      </w:r>
      <w:r w:rsidR="0019135D">
        <w:t xml:space="preserve">. </w:t>
      </w:r>
    </w:p>
    <w:p w14:paraId="64EEE661" w14:textId="77777777" w:rsidR="00570EA9" w:rsidRDefault="007A412E">
      <w:pPr>
        <w:pStyle w:val="HeadA"/>
      </w:pPr>
      <w:bookmarkStart w:id="90" w:name="_Toc8"/>
      <w:bookmarkStart w:id="91" w:name="rstudioprojects"/>
      <w:r>
        <w:t>RStudio Projects</w:t>
      </w:r>
      <w:bookmarkEnd w:id="90"/>
    </w:p>
    <w:p w14:paraId="3C090276" w14:textId="1784714C" w:rsidR="00570EA9" w:rsidRDefault="007A412E" w:rsidP="00CD32E2">
      <w:pPr>
        <w:pStyle w:val="Body"/>
      </w:pPr>
      <w:r>
        <w:t xml:space="preserve">So far, we’ve imported a CSV file from the </w:t>
      </w:r>
      <w:r w:rsidRPr="008524F3">
        <w:rPr>
          <w:rStyle w:val="Italic"/>
        </w:rPr>
        <w:t>Documents</w:t>
      </w:r>
      <w:r>
        <w:t xml:space="preserve"> folder. But the path to the file on my computer was </w:t>
      </w:r>
      <w:r w:rsidRPr="008524F3">
        <w:rPr>
          <w:rStyle w:val="Italic"/>
        </w:rPr>
        <w:t>/Users/</w:t>
      </w:r>
      <w:proofErr w:type="spellStart"/>
      <w:r w:rsidRPr="008524F3">
        <w:rPr>
          <w:rStyle w:val="Italic"/>
        </w:rPr>
        <w:t>davidkeyes</w:t>
      </w:r>
      <w:proofErr w:type="spellEnd"/>
      <w:r w:rsidRPr="008524F3">
        <w:rPr>
          <w:rStyle w:val="Italic"/>
        </w:rPr>
        <w:t>/Documents/population-by-state.csv</w:t>
      </w:r>
      <w:r>
        <w:t xml:space="preserve">. Because others won’t have this exact location on their computer, my code won’t work if they try to run it. There is a solution to this problem called </w:t>
      </w:r>
      <w:r w:rsidRPr="008524F3">
        <w:rPr>
          <w:rStyle w:val="Italic"/>
        </w:rPr>
        <w:t>RStudio projects</w:t>
      </w:r>
      <w:r>
        <w:t>.</w:t>
      </w:r>
    </w:p>
    <w:p w14:paraId="44919036" w14:textId="752C14C9" w:rsidR="00570EA9" w:rsidRDefault="007A412E" w:rsidP="00CD32E2">
      <w:pPr>
        <w:pStyle w:val="Body"/>
      </w:pPr>
      <w:r>
        <w:t xml:space="preserve">By working in a project, you can use what are known as </w:t>
      </w:r>
      <w:r w:rsidRPr="008524F3">
        <w:rPr>
          <w:rStyle w:val="Italic"/>
        </w:rPr>
        <w:t>relative paths</w:t>
      </w:r>
      <w:r>
        <w:t xml:space="preserve"> to your files instead of having to write the entire </w:t>
      </w:r>
      <w:proofErr w:type="spellStart"/>
      <w:r>
        <w:t>filepath</w:t>
      </w:r>
      <w:proofErr w:type="spellEnd"/>
      <w:r>
        <w:t xml:space="preserve"> when calling a function to import data. If you place the CSV file in your project, anyone can open it by using the file’s name, as in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file = "population-by-state.csv")</w:t>
      </w:r>
      <w:r>
        <w:t>. This makes the path easier to write and enables others to use your code.</w:t>
      </w:r>
    </w:p>
    <w:p w14:paraId="4AE359A2" w14:textId="3996FA59" w:rsidR="00570EA9" w:rsidRDefault="007A412E" w:rsidP="00CD32E2">
      <w:pPr>
        <w:pStyle w:val="Body"/>
      </w:pPr>
      <w:r>
        <w:t>To create a new RStudio project, go to</w:t>
      </w:r>
      <w:r w:rsidRPr="008524F3">
        <w:rPr>
          <w:rStyle w:val="Bold"/>
        </w:rPr>
        <w:t xml:space="preserve"> File</w:t>
      </w:r>
      <w:r w:rsidR="008524F3">
        <w:rPr>
          <w:rFonts w:ascii="Webdings" w:hAnsi="Webdings"/>
          <w:color w:val="3366FF"/>
          <w:u w:color="3366FF"/>
        </w:rPr>
        <w:t>4</w:t>
      </w:r>
      <w:r w:rsidRPr="008524F3">
        <w:rPr>
          <w:rStyle w:val="Bold"/>
        </w:rPr>
        <w:t>New Project</w:t>
      </w:r>
      <w:r>
        <w:t xml:space="preserve">. Select either New Directory or Existing Directory and choose where to put your project. If you choose New Directory, you’ll need to specify that you want to create a new project. Do this, then choose a name for the new directory and where it should live. Leave the checkboxes that ask about creating a git repository and using </w:t>
      </w:r>
      <w:proofErr w:type="spellStart"/>
      <w:r w:rsidRPr="007C2BCD">
        <w:rPr>
          <w:rStyle w:val="Literal"/>
        </w:rPr>
        <w:t>renv</w:t>
      </w:r>
      <w:proofErr w:type="spellEnd"/>
      <w:r>
        <w:t xml:space="preserve"> unchecked. These are for more advanced purposes. </w:t>
      </w:r>
    </w:p>
    <w:p w14:paraId="6BAD39BC" w14:textId="22029150" w:rsidR="00570EA9" w:rsidRDefault="007A412E" w:rsidP="00CD32E2">
      <w:pPr>
        <w:pStyle w:val="Body"/>
      </w:pPr>
      <w:r>
        <w:t xml:space="preserve">Having created this project, you should now see two major differences in RStudio’s appearance. First, the </w:t>
      </w:r>
      <w:r w:rsidRPr="007C2BCD">
        <w:t>Files</w:t>
      </w:r>
      <w:r>
        <w:t xml:space="preserve"> pane no longer shows every file on your computer. Instead, it shows only files in the </w:t>
      </w:r>
      <w:r w:rsidRPr="007C2BCD">
        <w:rPr>
          <w:rStyle w:val="Italic"/>
        </w:rPr>
        <w:t>example-project</w:t>
      </w:r>
      <w:r>
        <w:t xml:space="preserve"> directory. Right now, that’s just the </w:t>
      </w:r>
      <w:r w:rsidRPr="007C2BCD">
        <w:rPr>
          <w:rStyle w:val="Italic"/>
        </w:rPr>
        <w:t>example-</w:t>
      </w:r>
      <w:proofErr w:type="spellStart"/>
      <w:proofErr w:type="gramStart"/>
      <w:r w:rsidRPr="007C2BCD">
        <w:rPr>
          <w:rStyle w:val="Italic"/>
        </w:rPr>
        <w:t>project.Rproj</w:t>
      </w:r>
      <w:proofErr w:type="spellEnd"/>
      <w:proofErr w:type="gramEnd"/>
      <w:r>
        <w:t xml:space="preserve"> file, which indicates that the folder contains a project. Second, at the top right of RStudio, you can see the name of the </w:t>
      </w:r>
      <w:r w:rsidRPr="007C2BCD">
        <w:rPr>
          <w:rStyle w:val="Italic"/>
        </w:rPr>
        <w:t>example-project</w:t>
      </w:r>
      <w:r>
        <w:t xml:space="preserve"> project. This label had previously read </w:t>
      </w:r>
      <w:r w:rsidRPr="007C2BCD">
        <w:rPr>
          <w:rStyle w:val="Literal"/>
        </w:rPr>
        <w:t>Project: (None)</w:t>
      </w:r>
      <w:r>
        <w:t>. If you want to make sure you’re working in a project, check for its name here. Figure 1-7 shows these changes.</w:t>
      </w:r>
    </w:p>
    <w:p w14:paraId="6F8CD176" w14:textId="177E4CCD" w:rsidR="00570EA9" w:rsidRDefault="007A412E">
      <w:pPr>
        <w:pStyle w:val="GraphicSlug"/>
      </w:pPr>
      <w:r>
        <w:t>[F0</w:t>
      </w:r>
      <w:r w:rsidR="007C2BCD">
        <w:t>1</w:t>
      </w:r>
      <w:r>
        <w:t>00</w:t>
      </w:r>
      <w:r w:rsidR="007C2BCD">
        <w:t>7</w:t>
      </w:r>
      <w:r>
        <w:t>.png]</w:t>
      </w:r>
    </w:p>
    <w:p w14:paraId="084C98ED" w14:textId="77777777" w:rsidR="00570EA9" w:rsidRDefault="007A412E">
      <w:pPr>
        <w:pStyle w:val="CaptionedFigure"/>
      </w:pPr>
      <w:r>
        <w:rPr>
          <w:noProof/>
        </w:rPr>
        <w:lastRenderedPageBreak/>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19"/>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7A412E">
      <w:pPr>
        <w:pStyle w:val="CaptionLine"/>
        <w:numPr>
          <w:ilvl w:val="4"/>
          <w:numId w:val="2"/>
        </w:numPr>
      </w:pPr>
      <w:r>
        <w:t>RStudio with an active project</w:t>
      </w:r>
    </w:p>
    <w:p w14:paraId="1D17E179" w14:textId="78A31765" w:rsidR="00570EA9" w:rsidRDefault="007A412E" w:rsidP="00CD32E2">
      <w:pPr>
        <w:pStyle w:val="Body"/>
      </w:pPr>
      <w:r>
        <w:t xml:space="preserve">Now </w:t>
      </w:r>
      <w:r w:rsidR="007C2BCD">
        <w:t xml:space="preserve">that </w:t>
      </w:r>
      <w:r>
        <w:t xml:space="preserve">you’ve created a project, copy the </w:t>
      </w:r>
      <w:r w:rsidRPr="007C2BCD">
        <w:rPr>
          <w:rStyle w:val="Italic"/>
        </w:rPr>
        <w:t>population-by-state.csv</w:t>
      </w:r>
      <w:r>
        <w:t xml:space="preserve"> file into the </w:t>
      </w:r>
      <w:r w:rsidRPr="007C2BCD">
        <w:rPr>
          <w:rStyle w:val="Italic"/>
        </w:rPr>
        <w:t>example-project</w:t>
      </w:r>
      <w:r>
        <w:t xml:space="preserve"> directory. Once you’ve done this, you should see it in the RStudio files pane.</w:t>
      </w:r>
    </w:p>
    <w:p w14:paraId="38319954" w14:textId="29E9F67E" w:rsidR="00570EA9" w:rsidRDefault="007A412E" w:rsidP="00CD32E2">
      <w:pPr>
        <w:pStyle w:val="Body"/>
      </w:pPr>
      <w:r>
        <w:t xml:space="preserve">With this CSV file in your project, you can now import it more easily. As before, start by loading the </w:t>
      </w:r>
      <w:r w:rsidRPr="007C2BCD">
        <w:rPr>
          <w:rStyle w:val="Literal"/>
        </w:rPr>
        <w:t>tidyverse</w:t>
      </w:r>
      <w:r w:rsidRPr="00786864">
        <w:t xml:space="preserve"> </w:t>
      </w:r>
      <w:r w:rsidRPr="008224E9">
        <w:t>package</w:t>
      </w:r>
      <w:r>
        <w:t xml:space="preserve">. After that, remove the reference to the </w:t>
      </w:r>
      <w:r w:rsidRPr="007C2BCD">
        <w:rPr>
          <w:rStyle w:val="Italic"/>
        </w:rPr>
        <w:t xml:space="preserve">Documents </w:t>
      </w:r>
      <w:r>
        <w:t>folder and import your data by simply using the name of the file:</w:t>
      </w:r>
    </w:p>
    <w:p w14:paraId="61D3F219" w14:textId="77777777" w:rsidR="00570EA9" w:rsidRDefault="007A412E">
      <w:pPr>
        <w:pStyle w:val="Code"/>
      </w:pPr>
      <w:r>
        <w:t>library(tidyverse)</w:t>
      </w:r>
    </w:p>
    <w:p w14:paraId="1AFB86F8" w14:textId="77777777" w:rsidR="00570EA9" w:rsidRDefault="00570EA9">
      <w:pPr>
        <w:pStyle w:val="Code"/>
      </w:pPr>
    </w:p>
    <w:p w14:paraId="3E75A26C" w14:textId="77777777" w:rsidR="00570EA9" w:rsidRDefault="007A412E">
      <w:pPr>
        <w:pStyle w:val="Code"/>
      </w:pPr>
      <w:r>
        <w:t xml:space="preserve">population_data_2 &lt;- </w:t>
      </w:r>
      <w:proofErr w:type="spellStart"/>
      <w:r>
        <w:t>read_</w:t>
      </w:r>
      <w:proofErr w:type="gramStart"/>
      <w:r>
        <w:t>csv</w:t>
      </w:r>
      <w:proofErr w:type="spellEnd"/>
      <w:r>
        <w:t>(</w:t>
      </w:r>
      <w:proofErr w:type="gramEnd"/>
      <w:r>
        <w:t>file = "population-by-state.csv")</w:t>
      </w:r>
    </w:p>
    <w:p w14:paraId="41E4EA44" w14:textId="41A06504" w:rsidR="00570EA9" w:rsidRDefault="007A412E" w:rsidP="00CD32E2">
      <w:pPr>
        <w:pStyle w:val="Body"/>
      </w:pPr>
      <w:r>
        <w:t xml:space="preserve">You’re able to import the </w:t>
      </w:r>
      <w:r w:rsidRPr="007C2BCD">
        <w:rPr>
          <w:rStyle w:val="Italic"/>
        </w:rPr>
        <w:t>population-by-state.csv</w:t>
      </w:r>
      <w:r>
        <w:t xml:space="preserve"> file in this way because the RStudio project sets the working directory to be the root of your project. With the working directory set in this way, all references to files are relative to </w:t>
      </w:r>
      <w:proofErr w:type="gramStart"/>
      <w:r>
        <w:t xml:space="preserve">the </w:t>
      </w:r>
      <w:r w:rsidRPr="007C2BCD">
        <w:rPr>
          <w:rStyle w:val="Italic"/>
        </w:rPr>
        <w:t>.</w:t>
      </w:r>
      <w:proofErr w:type="spellStart"/>
      <w:r w:rsidRPr="007C2BCD">
        <w:rPr>
          <w:rStyle w:val="Italic"/>
        </w:rPr>
        <w:t>Rproj</w:t>
      </w:r>
      <w:proofErr w:type="spellEnd"/>
      <w:proofErr w:type="gramEnd"/>
      <w:r>
        <w:t xml:space="preserve"> file at the root of the project. Now anyone can run this code because it imports the data from a location that is guaranteed to exist on their computer.</w:t>
      </w:r>
    </w:p>
    <w:p w14:paraId="05FC152A" w14:textId="77777777" w:rsidR="00570EA9" w:rsidRDefault="007A412E">
      <w:pPr>
        <w:pStyle w:val="HeadA"/>
      </w:pPr>
      <w:bookmarkStart w:id="92" w:name="_Toc9"/>
      <w:bookmarkStart w:id="93" w:name="dataanalysiswithr"/>
      <w:r>
        <w:t>Data Analysis with the Tidyverse</w:t>
      </w:r>
      <w:bookmarkEnd w:id="92"/>
    </w:p>
    <w:p w14:paraId="32C4934C" w14:textId="109F6940" w:rsidR="00570EA9" w:rsidRDefault="007A412E" w:rsidP="007C2BCD">
      <w:pPr>
        <w:pStyle w:val="Body"/>
      </w:pPr>
      <w:r>
        <w:t xml:space="preserve">Now that we’ve imported data, let’s do a bit of analysis on it. While I’ve been referring to the </w:t>
      </w:r>
      <w:r w:rsidRPr="007C2BCD">
        <w:rPr>
          <w:rStyle w:val="Literal"/>
        </w:rPr>
        <w:t>tidyverse</w:t>
      </w:r>
      <w:r>
        <w:t xml:space="preserve"> as a single package, it is actually a collection of packages for performing data importing, analysis, visualization, and more. We’ll explore several of its functions throughout this book, but this section introduces you to its basic workflow.</w:t>
      </w:r>
    </w:p>
    <w:p w14:paraId="3A539670" w14:textId="77777777" w:rsidR="00570EA9" w:rsidRDefault="007A412E">
      <w:pPr>
        <w:pStyle w:val="HeadB"/>
      </w:pPr>
      <w:bookmarkStart w:id="94" w:name="_Toc10"/>
      <w:r>
        <w:lastRenderedPageBreak/>
        <w:t>Tidyverse Functions</w:t>
      </w:r>
      <w:bookmarkEnd w:id="94"/>
    </w:p>
    <w:p w14:paraId="33BF19A2" w14:textId="6F642DA3" w:rsidR="00570EA9" w:rsidRDefault="007A412E" w:rsidP="007C2BCD">
      <w:pPr>
        <w:pStyle w:val="Body"/>
      </w:pPr>
      <w:r>
        <w:t xml:space="preserve">Because we’ve loaded the </w:t>
      </w:r>
      <w:r w:rsidRPr="007C2BCD">
        <w:rPr>
          <w:rStyle w:val="Literal"/>
        </w:rPr>
        <w:t>tidyverse</w:t>
      </w:r>
      <w:r>
        <w:t xml:space="preserve"> package, we can access its functions. </w:t>
      </w:r>
      <w:r w:rsidR="008224E9">
        <w:t>For example, t</w:t>
      </w:r>
      <w:r>
        <w:t xml:space="preserve">he following code calculates the mean population of all states using the </w:t>
      </w:r>
      <w:proofErr w:type="gramStart"/>
      <w:r w:rsidRPr="007C2BCD">
        <w:rPr>
          <w:rStyle w:val="Literal"/>
        </w:rPr>
        <w:t>summarize(</w:t>
      </w:r>
      <w:proofErr w:type="gramEnd"/>
      <w:r w:rsidRPr="007C2BCD">
        <w:rPr>
          <w:rStyle w:val="Literal"/>
        </w:rPr>
        <w:t>)</w:t>
      </w:r>
      <w:r>
        <w:t xml:space="preserve"> function from the </w:t>
      </w:r>
      <w:r w:rsidRPr="007C2BCD">
        <w:rPr>
          <w:rStyle w:val="Literal"/>
        </w:rPr>
        <w:t>tidyverse</w:t>
      </w:r>
      <w:r>
        <w:t>:</w:t>
      </w:r>
    </w:p>
    <w:p w14:paraId="03E3709B" w14:textId="7137AD17" w:rsidR="007C7274" w:rsidRDefault="007A412E" w:rsidP="00786864">
      <w:pPr>
        <w:pStyle w:val="Code"/>
      </w:pPr>
      <w:proofErr w:type="gramStart"/>
      <w:r>
        <w:t>summarize(</w:t>
      </w:r>
      <w:proofErr w:type="gramEnd"/>
      <w:r>
        <w:t xml:space="preserve">.data = population_data_2, </w:t>
      </w:r>
      <w:proofErr w:type="spellStart"/>
      <w:r>
        <w:t>mean_population</w:t>
      </w:r>
      <w:proofErr w:type="spellEnd"/>
      <w:r>
        <w:t xml:space="preserve"> = mean(Pop))</w:t>
      </w:r>
    </w:p>
    <w:p w14:paraId="2A6A4326" w14:textId="26D07149" w:rsidR="00DB054A" w:rsidRDefault="000B58BC" w:rsidP="007C2BCD">
      <w:pPr>
        <w:pStyle w:val="Body"/>
      </w:pPr>
      <w:r>
        <w:t xml:space="preserve">The </w:t>
      </w:r>
      <w:proofErr w:type="gramStart"/>
      <w:r w:rsidRPr="007C2BCD">
        <w:rPr>
          <w:rStyle w:val="Literal"/>
        </w:rPr>
        <w:t>summarize(</w:t>
      </w:r>
      <w:proofErr w:type="gramEnd"/>
      <w:r w:rsidRPr="007C2BCD">
        <w:rPr>
          <w:rStyle w:val="Literal"/>
        </w:rPr>
        <w:t>)</w:t>
      </w:r>
      <w:r>
        <w:t xml:space="preserve"> function</w:t>
      </w:r>
      <w:r w:rsidR="00761603">
        <w:t xml:space="preserve"> essentially</w:t>
      </w:r>
      <w:r>
        <w:t xml:space="preserve"> takes a data frame </w:t>
      </w:r>
      <w:r w:rsidR="009C7EC2">
        <w:t xml:space="preserve">or </w:t>
      </w:r>
      <w:proofErr w:type="spellStart"/>
      <w:r w:rsidR="009C7EC2">
        <w:t>tibble</w:t>
      </w:r>
      <w:proofErr w:type="spellEnd"/>
      <w:r w:rsidR="009C7EC2">
        <w:t xml:space="preserve"> and </w:t>
      </w:r>
      <w:r w:rsidR="0014209D">
        <w:t xml:space="preserve">calculates </w:t>
      </w:r>
      <w:r w:rsidR="00191480">
        <w:t xml:space="preserve">some </w:t>
      </w:r>
      <w:r w:rsidR="002B466F">
        <w:t xml:space="preserve">piece of </w:t>
      </w:r>
      <w:r w:rsidR="00191480">
        <w:t>information for</w:t>
      </w:r>
      <w:r w:rsidR="0014209D">
        <w:t xml:space="preserve"> one or more</w:t>
      </w:r>
      <w:r w:rsidR="007C7274">
        <w:t xml:space="preserve"> of the</w:t>
      </w:r>
      <w:r w:rsidR="0014209D">
        <w:t xml:space="preserve"> variables</w:t>
      </w:r>
      <w:r w:rsidR="007C7274">
        <w:t xml:space="preserve"> in th</w:t>
      </w:r>
      <w:r w:rsidR="00191480">
        <w:t>at</w:t>
      </w:r>
      <w:r w:rsidR="007C7274">
        <w:t xml:space="preserve"> data set</w:t>
      </w:r>
      <w:r w:rsidR="0014209D">
        <w:t>. In th</w:t>
      </w:r>
      <w:r w:rsidR="00761603">
        <w:t>is</w:t>
      </w:r>
      <w:r w:rsidR="007C2BCD">
        <w:t xml:space="preserve"> </w:t>
      </w:r>
      <w:r w:rsidR="0014209D">
        <w:t xml:space="preserve">code, we use the </w:t>
      </w:r>
      <w:proofErr w:type="gramStart"/>
      <w:r w:rsidR="0014209D" w:rsidRPr="007C2BCD">
        <w:rPr>
          <w:rStyle w:val="Literal"/>
        </w:rPr>
        <w:t>summarize(</w:t>
      </w:r>
      <w:proofErr w:type="gramEnd"/>
      <w:r w:rsidR="0014209D" w:rsidRPr="007C2BCD">
        <w:rPr>
          <w:rStyle w:val="Literal"/>
        </w:rPr>
        <w:t>)</w:t>
      </w:r>
      <w:r w:rsidR="0014209D">
        <w:t xml:space="preserve"> function to calculate the mean population of all states. </w:t>
      </w:r>
    </w:p>
    <w:p w14:paraId="64A70716" w14:textId="2591A473" w:rsidR="00DB054A" w:rsidRDefault="0014209D" w:rsidP="00DB054A">
      <w:pPr>
        <w:pStyle w:val="Body"/>
      </w:pPr>
      <w:r>
        <w:t>To do this, w</w:t>
      </w:r>
      <w:r w:rsidR="000B58BC">
        <w:t xml:space="preserve">e </w:t>
      </w:r>
      <w:r w:rsidR="007C7274">
        <w:t xml:space="preserve">first </w:t>
      </w:r>
      <w:r w:rsidR="000B58BC">
        <w:t xml:space="preserve">pass </w:t>
      </w:r>
      <w:r w:rsidR="000B58BC" w:rsidRPr="007C2BCD">
        <w:rPr>
          <w:rStyle w:val="Literal"/>
        </w:rPr>
        <w:t>population_data_2</w:t>
      </w:r>
      <w:r w:rsidR="000B58BC">
        <w:t xml:space="preserve"> to the </w:t>
      </w:r>
      <w:r w:rsidR="000B58BC" w:rsidRPr="007C2BCD">
        <w:rPr>
          <w:rStyle w:val="Literal"/>
        </w:rPr>
        <w:t>.data</w:t>
      </w:r>
      <w:r w:rsidR="000B58BC">
        <w:t xml:space="preserve"> argument of the </w:t>
      </w:r>
      <w:proofErr w:type="gramStart"/>
      <w:r w:rsidR="000B58BC" w:rsidRPr="007C2BCD">
        <w:rPr>
          <w:rStyle w:val="Literal"/>
        </w:rPr>
        <w:t>summarize(</w:t>
      </w:r>
      <w:proofErr w:type="gramEnd"/>
      <w:r w:rsidR="000B58BC" w:rsidRPr="007C2BCD">
        <w:rPr>
          <w:rStyle w:val="Literal"/>
        </w:rPr>
        <w:t>)</w:t>
      </w:r>
      <w:r w:rsidR="000B58BC">
        <w:t xml:space="preserve"> function to </w:t>
      </w:r>
      <w:r>
        <w:t xml:space="preserve">tell it to </w:t>
      </w:r>
      <w:r w:rsidR="000B58BC">
        <w:t>use that data frame</w:t>
      </w:r>
      <w:r w:rsidR="007C7274">
        <w:t xml:space="preserve"> to perform the calculation</w:t>
      </w:r>
      <w:r w:rsidR="000B58BC">
        <w:t xml:space="preserve">. Next, we create a new variable called </w:t>
      </w:r>
      <w:proofErr w:type="spellStart"/>
      <w:r w:rsidR="000B58BC" w:rsidRPr="007C2BCD">
        <w:rPr>
          <w:rStyle w:val="Literal"/>
        </w:rPr>
        <w:t>mean_population</w:t>
      </w:r>
      <w:proofErr w:type="spellEnd"/>
      <w:r w:rsidR="000B58BC">
        <w:t xml:space="preserve"> and assign it to the output of the </w:t>
      </w:r>
      <w:proofErr w:type="gramStart"/>
      <w:r w:rsidR="000B58BC" w:rsidRPr="007C2BCD">
        <w:rPr>
          <w:rStyle w:val="Literal"/>
        </w:rPr>
        <w:t>mean(</w:t>
      </w:r>
      <w:proofErr w:type="gramEnd"/>
      <w:r w:rsidR="000B58BC" w:rsidRPr="007C2BCD">
        <w:rPr>
          <w:rStyle w:val="Literal"/>
        </w:rPr>
        <w:t>)</w:t>
      </w:r>
      <w:r w:rsidR="000B58BC">
        <w:t xml:space="preserve"> function </w:t>
      </w:r>
      <w:r w:rsidR="00DB054A">
        <w:t xml:space="preserve">we introduced earlier. We </w:t>
      </w:r>
      <w:r w:rsidR="000B58BC">
        <w:t xml:space="preserve">run </w:t>
      </w:r>
      <w:proofErr w:type="gramStart"/>
      <w:r w:rsidR="00DB054A" w:rsidRPr="00786864">
        <w:rPr>
          <w:rStyle w:val="Literal"/>
        </w:rPr>
        <w:t>mean(</w:t>
      </w:r>
      <w:proofErr w:type="gramEnd"/>
      <w:r w:rsidR="00DB054A" w:rsidRPr="00786864">
        <w:rPr>
          <w:rStyle w:val="Literal"/>
        </w:rPr>
        <w:t>)</w:t>
      </w:r>
      <w:r w:rsidR="00DB054A">
        <w:t xml:space="preserve"> </w:t>
      </w:r>
      <w:r w:rsidR="000B58BC">
        <w:t xml:space="preserve">on the </w:t>
      </w:r>
      <w:r w:rsidR="000B58BC" w:rsidRPr="007C2BCD">
        <w:rPr>
          <w:rStyle w:val="Literal"/>
        </w:rPr>
        <w:t>Pop</w:t>
      </w:r>
      <w:r w:rsidR="000B58BC">
        <w:t xml:space="preserve"> variable</w:t>
      </w:r>
      <w:r w:rsidR="00FC174A">
        <w:t>,</w:t>
      </w:r>
      <w:r w:rsidR="000B58BC">
        <w:t xml:space="preserve"> one of the variables in the </w:t>
      </w:r>
      <w:r w:rsidR="000B58BC" w:rsidRPr="007C2BCD">
        <w:rPr>
          <w:rStyle w:val="Literal"/>
        </w:rPr>
        <w:t>population_data_2</w:t>
      </w:r>
      <w:r w:rsidR="000B58BC">
        <w:t xml:space="preserve"> data frame. </w:t>
      </w:r>
    </w:p>
    <w:p w14:paraId="18F48E21" w14:textId="347833FB" w:rsidR="00DB054A" w:rsidRDefault="00DB054A" w:rsidP="00DB054A">
      <w:pPr>
        <w:pStyle w:val="Body"/>
      </w:pPr>
      <w:r>
        <w:t xml:space="preserve">You might be wondering why we don’t need to use the </w:t>
      </w:r>
      <w:proofErr w:type="gramStart"/>
      <w:r w:rsidRPr="00786864">
        <w:rPr>
          <w:rStyle w:val="Literal"/>
        </w:rPr>
        <w:t>c(</w:t>
      </w:r>
      <w:proofErr w:type="gramEnd"/>
      <w:r w:rsidRPr="00786864">
        <w:rPr>
          <w:rStyle w:val="Literal"/>
        </w:rPr>
        <w:t>)</w:t>
      </w:r>
      <w:r>
        <w:t xml:space="preserve"> function within </w:t>
      </w:r>
      <w:r w:rsidRPr="00786864">
        <w:rPr>
          <w:rStyle w:val="Literal"/>
        </w:rPr>
        <w:t>mean()</w:t>
      </w:r>
      <w:r>
        <w:t xml:space="preserve">, as we did earlier in this chapter. The reason is that we’re passing the function only one argument here: </w:t>
      </w:r>
      <w:r w:rsidRPr="00786864">
        <w:rPr>
          <w:rStyle w:val="Literal"/>
        </w:rPr>
        <w:t>Pop</w:t>
      </w:r>
      <w:r>
        <w:t xml:space="preserve">, which contains the set of population data for which we want to calculate the mean. So, we don’t need to use </w:t>
      </w:r>
      <w:proofErr w:type="gramStart"/>
      <w:r w:rsidRPr="00786864">
        <w:rPr>
          <w:rStyle w:val="Literal"/>
        </w:rPr>
        <w:t>c(</w:t>
      </w:r>
      <w:proofErr w:type="gramEnd"/>
      <w:r w:rsidRPr="00786864">
        <w:rPr>
          <w:rStyle w:val="Literal"/>
        </w:rPr>
        <w:t>)</w:t>
      </w:r>
      <w:r>
        <w:t xml:space="preserve"> to combine multiple values into one.</w:t>
      </w:r>
    </w:p>
    <w:p w14:paraId="233F6BCD" w14:textId="4D6A53DC" w:rsidR="00570EA9" w:rsidRDefault="007A412E" w:rsidP="007C2BCD">
      <w:pPr>
        <w:pStyle w:val="Body"/>
      </w:pPr>
      <w:r>
        <w:t xml:space="preserve">Running this code should return a </w:t>
      </w:r>
      <w:proofErr w:type="spellStart"/>
      <w:r>
        <w:t>tibble</w:t>
      </w:r>
      <w:proofErr w:type="spellEnd"/>
      <w:r>
        <w:t xml:space="preserve"> with a single variable (</w:t>
      </w:r>
      <w:proofErr w:type="spellStart"/>
      <w:r w:rsidRPr="007C2BCD">
        <w:rPr>
          <w:rStyle w:val="Literal"/>
        </w:rPr>
        <w:t>mean_population</w:t>
      </w:r>
      <w:proofErr w:type="spellEnd"/>
      <w:r w:rsidR="002B466F">
        <w:t xml:space="preserve">): </w:t>
      </w:r>
    </w:p>
    <w:p w14:paraId="3FE81AD8" w14:textId="77777777" w:rsidR="00570EA9" w:rsidRDefault="007A412E">
      <w:pPr>
        <w:pStyle w:val="Code"/>
      </w:pPr>
      <w:r>
        <w:t xml:space="preserve">#&gt; # A </w:t>
      </w:r>
      <w:proofErr w:type="spellStart"/>
      <w:r>
        <w:t>tibble</w:t>
      </w:r>
      <w:proofErr w:type="spellEnd"/>
      <w:r>
        <w:t>: 1 × 1</w:t>
      </w:r>
    </w:p>
    <w:p w14:paraId="465ABA0B" w14:textId="77777777" w:rsidR="00570EA9" w:rsidRDefault="007A412E">
      <w:pPr>
        <w:pStyle w:val="Code"/>
      </w:pPr>
      <w:r>
        <w:t xml:space="preserve">#&gt;   </w:t>
      </w:r>
      <w:proofErr w:type="spellStart"/>
      <w:r>
        <w:t>mean_population</w:t>
      </w:r>
      <w:proofErr w:type="spellEnd"/>
    </w:p>
    <w:p w14:paraId="21A00F37" w14:textId="77777777" w:rsidR="00570EA9" w:rsidRDefault="007A412E">
      <w:pPr>
        <w:pStyle w:val="Code"/>
      </w:pPr>
      <w:r>
        <w:t>#&gt;             &lt;</w:t>
      </w:r>
      <w:proofErr w:type="spellStart"/>
      <w:r>
        <w:t>dbl</w:t>
      </w:r>
      <w:proofErr w:type="spellEnd"/>
      <w:r>
        <w:t>&gt;</w:t>
      </w:r>
    </w:p>
    <w:p w14:paraId="147474F2" w14:textId="77777777" w:rsidR="00570EA9" w:rsidRDefault="007A412E">
      <w:pPr>
        <w:pStyle w:val="Code"/>
      </w:pPr>
      <w:r>
        <w:t>#&gt; 1        6433422.</w:t>
      </w:r>
    </w:p>
    <w:p w14:paraId="19B9262F" w14:textId="3C82DDDE" w:rsidR="002B466F" w:rsidRDefault="002B466F" w:rsidP="00BC2E78">
      <w:pPr>
        <w:pStyle w:val="Body"/>
      </w:pPr>
      <w:r>
        <w:t xml:space="preserve">The variable is of type </w:t>
      </w:r>
      <w:r w:rsidRPr="00786864">
        <w:rPr>
          <w:rStyle w:val="Italic"/>
        </w:rPr>
        <w:t>double</w:t>
      </w:r>
      <w:r>
        <w:t xml:space="preserve">, used to hold </w:t>
      </w:r>
      <w:r w:rsidR="00DB054A">
        <w:t xml:space="preserve">general </w:t>
      </w:r>
      <w:r>
        <w:t xml:space="preserve">numeric data. Other common data types are </w:t>
      </w:r>
      <w:r w:rsidRPr="00786864">
        <w:rPr>
          <w:rStyle w:val="Italic"/>
        </w:rPr>
        <w:t>integer</w:t>
      </w:r>
      <w:r w:rsidR="00D51079">
        <w:t xml:space="preserve"> (for </w:t>
      </w:r>
      <w:r w:rsidR="00DB054A">
        <w:t>whole numbers</w:t>
      </w:r>
      <w:r w:rsidR="00D51079">
        <w:t xml:space="preserve">, </w:t>
      </w:r>
      <w:r w:rsidR="00DB054A">
        <w:t xml:space="preserve">such as </w:t>
      </w:r>
      <w:r w:rsidR="00D51079">
        <w:t xml:space="preserve">the values </w:t>
      </w:r>
      <w:r w:rsidR="00D51079" w:rsidRPr="00786864">
        <w:rPr>
          <w:rStyle w:val="Literal"/>
        </w:rPr>
        <w:t>4</w:t>
      </w:r>
      <w:r w:rsidR="00D51079">
        <w:t xml:space="preserve">, </w:t>
      </w:r>
      <w:r w:rsidR="00D51079" w:rsidRPr="00786864">
        <w:rPr>
          <w:rStyle w:val="Literal"/>
        </w:rPr>
        <w:t>82</w:t>
      </w:r>
      <w:r w:rsidR="00D51079">
        <w:t xml:space="preserve">, and </w:t>
      </w:r>
      <w:r w:rsidR="00D51079" w:rsidRPr="00786864">
        <w:rPr>
          <w:rStyle w:val="Literal"/>
        </w:rPr>
        <w:t>915</w:t>
      </w:r>
      <w:r w:rsidR="00D51079">
        <w:t>)</w:t>
      </w:r>
      <w:r>
        <w:t xml:space="preserve">, </w:t>
      </w:r>
      <w:r w:rsidRPr="00786864">
        <w:rPr>
          <w:rStyle w:val="Italic"/>
        </w:rPr>
        <w:t>character</w:t>
      </w:r>
      <w:r w:rsidR="00D51079" w:rsidRPr="00786864">
        <w:rPr>
          <w:rStyle w:val="Italic"/>
        </w:rPr>
        <w:t xml:space="preserve"> </w:t>
      </w:r>
      <w:r w:rsidR="00D51079">
        <w:t>(</w:t>
      </w:r>
      <w:r w:rsidR="00DB054A">
        <w:t>for</w:t>
      </w:r>
      <w:r w:rsidR="00D51079">
        <w:t xml:space="preserve"> text</w:t>
      </w:r>
      <w:r w:rsidR="00DB054A">
        <w:t xml:space="preserve"> values</w:t>
      </w:r>
      <w:r w:rsidR="00D51079">
        <w:t>)</w:t>
      </w:r>
      <w:r>
        <w:t>, and logical</w:t>
      </w:r>
      <w:r w:rsidR="00D51079">
        <w:t xml:space="preserve"> (</w:t>
      </w:r>
      <w:r w:rsidR="00DB054A">
        <w:t xml:space="preserve">for the </w:t>
      </w:r>
      <w:r w:rsidR="00D51079" w:rsidRPr="00786864">
        <w:rPr>
          <w:rStyle w:val="Literal"/>
        </w:rPr>
        <w:t>TRUE</w:t>
      </w:r>
      <w:r w:rsidR="00D51079">
        <w:t>/</w:t>
      </w:r>
      <w:r w:rsidR="00D51079" w:rsidRPr="00786864">
        <w:rPr>
          <w:rStyle w:val="Literal"/>
        </w:rPr>
        <w:t>FALSE</w:t>
      </w:r>
      <w:r w:rsidR="00DB054A" w:rsidRPr="00DB054A">
        <w:t xml:space="preserve"> </w:t>
      </w:r>
      <w:r w:rsidR="00DB054A">
        <w:t>values we encountered when using comparison operators</w:t>
      </w:r>
      <w:r w:rsidR="00D51079">
        <w:t>)</w:t>
      </w:r>
      <w:r>
        <w:t xml:space="preserve">. </w:t>
      </w:r>
      <w:r w:rsidR="006B7A1D">
        <w:t xml:space="preserve">The </w:t>
      </w:r>
      <w:proofErr w:type="spellStart"/>
      <w:r w:rsidR="006B7A1D" w:rsidRPr="00786864">
        <w:rPr>
          <w:rStyle w:val="Literal"/>
        </w:rPr>
        <w:t>mean_population</w:t>
      </w:r>
      <w:proofErr w:type="spellEnd"/>
      <w:r w:rsidR="006B7A1D">
        <w:t xml:space="preserve"> variable </w:t>
      </w:r>
      <w:r>
        <w:t xml:space="preserve">has a value of </w:t>
      </w:r>
      <w:r w:rsidRPr="007C2BCD">
        <w:rPr>
          <w:rStyle w:val="Literal"/>
        </w:rPr>
        <w:t>6433422</w:t>
      </w:r>
      <w:r>
        <w:t>, the mean population of all states.</w:t>
      </w:r>
    </w:p>
    <w:p w14:paraId="6CD7DD7A" w14:textId="57C3E67E" w:rsidR="002B466F" w:rsidRDefault="002B466F" w:rsidP="00BC2E78">
      <w:pPr>
        <w:pStyle w:val="Body"/>
      </w:pPr>
      <w:r>
        <w:t>Notice also that t</w:t>
      </w:r>
      <w:r w:rsidR="00BC2E78">
        <w:t xml:space="preserve">he </w:t>
      </w:r>
      <w:proofErr w:type="gramStart"/>
      <w:r w:rsidR="00BC2E78" w:rsidRPr="007C2BCD">
        <w:rPr>
          <w:rStyle w:val="Literal"/>
        </w:rPr>
        <w:t>summarize(</w:t>
      </w:r>
      <w:proofErr w:type="gramEnd"/>
      <w:r w:rsidR="00BC2E78" w:rsidRPr="007C2BCD">
        <w:rPr>
          <w:rStyle w:val="Literal"/>
        </w:rPr>
        <w:t>)</w:t>
      </w:r>
      <w:r w:rsidR="00BC2E78">
        <w:t xml:space="preserve">function creates a totally new </w:t>
      </w:r>
      <w:proofErr w:type="spellStart"/>
      <w:r w:rsidR="00BC2E78">
        <w:t>tibble</w:t>
      </w:r>
      <w:proofErr w:type="spellEnd"/>
      <w:r w:rsidR="00BC2E78">
        <w:t xml:space="preserve"> from the original </w:t>
      </w:r>
      <w:r w:rsidR="00BC2E78" w:rsidRPr="007C2BCD">
        <w:rPr>
          <w:rStyle w:val="Literal"/>
        </w:rPr>
        <w:t>population_data_2</w:t>
      </w:r>
      <w:r w:rsidR="00BC2E78">
        <w:t>. Th</w:t>
      </w:r>
      <w:r>
        <w:t>is is why th</w:t>
      </w:r>
      <w:r w:rsidR="00BC2E78">
        <w:t xml:space="preserve">e variables </w:t>
      </w:r>
      <w:r>
        <w:t>from</w:t>
      </w:r>
      <w:r w:rsidR="00BC2E78">
        <w:t xml:space="preserve"> </w:t>
      </w:r>
      <w:r w:rsidR="00BC2E78" w:rsidRPr="007C2BCD">
        <w:rPr>
          <w:rStyle w:val="Literal"/>
        </w:rPr>
        <w:t>population_data_2</w:t>
      </w:r>
      <w:r w:rsidR="00BC2E78">
        <w:t xml:space="preserve"> </w:t>
      </w:r>
      <w:proofErr w:type="gramStart"/>
      <w:r w:rsidR="00BC2E78">
        <w:t>are</w:t>
      </w:r>
      <w:proofErr w:type="gramEnd"/>
      <w:r w:rsidR="00BC2E78">
        <w:t xml:space="preserve"> no longer present </w:t>
      </w:r>
      <w:r>
        <w:t xml:space="preserve">in the output. </w:t>
      </w:r>
    </w:p>
    <w:p w14:paraId="52B711B9" w14:textId="1DDA4DB7" w:rsidR="00570EA9" w:rsidRDefault="00BC2E78" w:rsidP="00BC2E78">
      <w:pPr>
        <w:pStyle w:val="Body"/>
      </w:pPr>
      <w:r>
        <w:t xml:space="preserve">This is a basic example of data analysis, but you can do a lot more with the </w:t>
      </w:r>
      <w:r w:rsidRPr="007C2BCD">
        <w:rPr>
          <w:rStyle w:val="Literal"/>
        </w:rPr>
        <w:t>tidyverse</w:t>
      </w:r>
      <w:r>
        <w:t xml:space="preserve">. </w:t>
      </w:r>
    </w:p>
    <w:p w14:paraId="542FCDAF" w14:textId="77777777" w:rsidR="00570EA9" w:rsidRDefault="007A412E">
      <w:pPr>
        <w:pStyle w:val="HeadB"/>
      </w:pPr>
      <w:bookmarkStart w:id="95" w:name="_Toc11"/>
      <w:r>
        <w:t>The Tidyverse Pipe</w:t>
      </w:r>
      <w:bookmarkEnd w:id="95"/>
    </w:p>
    <w:p w14:paraId="48F2867E" w14:textId="07FEBD2C" w:rsidR="00570EA9" w:rsidRDefault="007A412E" w:rsidP="00CD32E2">
      <w:pPr>
        <w:pStyle w:val="Body"/>
      </w:pPr>
      <w:r>
        <w:t xml:space="preserve">One advantage of working with the </w:t>
      </w:r>
      <w:r w:rsidRPr="007C2BCD">
        <w:rPr>
          <w:rStyle w:val="Literal"/>
        </w:rPr>
        <w:t>tidyverse</w:t>
      </w:r>
      <w:r>
        <w:t xml:space="preserve"> is that it uses what’s known as the </w:t>
      </w:r>
      <w:r w:rsidRPr="007C2BCD">
        <w:rPr>
          <w:rStyle w:val="Italic"/>
        </w:rPr>
        <w:t>pipe</w:t>
      </w:r>
      <w:r>
        <w:t xml:space="preserve"> for multistep operations. The </w:t>
      </w:r>
      <w:r w:rsidRPr="007C2BCD">
        <w:rPr>
          <w:rStyle w:val="Literal"/>
        </w:rPr>
        <w:t>tidyverse</w:t>
      </w:r>
      <w:r>
        <w:t xml:space="preserve"> pipe, which is written as </w:t>
      </w:r>
      <w:r w:rsidRPr="007C2BCD">
        <w:rPr>
          <w:rStyle w:val="Literal"/>
        </w:rPr>
        <w:lastRenderedPageBreak/>
        <w:t>%&gt;%</w:t>
      </w:r>
      <w:r>
        <w:t>, allows us to break steps into multiple lines. For example, we could rewrite our code using the pipe:</w:t>
      </w:r>
    </w:p>
    <w:p w14:paraId="1B1E7A66" w14:textId="77777777" w:rsidR="00570EA9" w:rsidRDefault="007A412E">
      <w:pPr>
        <w:pStyle w:val="Code"/>
      </w:pPr>
      <w:r>
        <w:t xml:space="preserve">population_data_2 %&gt;% </w:t>
      </w:r>
    </w:p>
    <w:p w14:paraId="7B4A60BC" w14:textId="77777777" w:rsidR="00570EA9" w:rsidRDefault="007A412E">
      <w:pPr>
        <w:pStyle w:val="Code"/>
      </w:pPr>
      <w:r>
        <w:t xml:space="preserve">  </w:t>
      </w:r>
      <w:proofErr w:type="gramStart"/>
      <w:r>
        <w:t>summarize(</w:t>
      </w:r>
      <w:proofErr w:type="spellStart"/>
      <w:proofErr w:type="gramEnd"/>
      <w:r>
        <w:t>mean_population</w:t>
      </w:r>
      <w:proofErr w:type="spellEnd"/>
      <w:r>
        <w:t xml:space="preserve"> = mean(Pop))</w:t>
      </w:r>
    </w:p>
    <w:p w14:paraId="6F6E09A6" w14:textId="77777777" w:rsidR="00570EA9" w:rsidRDefault="007A412E" w:rsidP="00CD32E2">
      <w:pPr>
        <w:pStyle w:val="Body"/>
      </w:pPr>
      <w:r>
        <w:t xml:space="preserve">This code says, “Start with the </w:t>
      </w:r>
      <w:r w:rsidRPr="007C2BCD">
        <w:rPr>
          <w:rStyle w:val="Literal"/>
        </w:rPr>
        <w:t>population_data_2</w:t>
      </w:r>
      <w:r>
        <w:t xml:space="preserve"> data frame, then run the </w:t>
      </w:r>
      <w:proofErr w:type="gramStart"/>
      <w:r w:rsidRPr="007C2BCD">
        <w:rPr>
          <w:rStyle w:val="Literal"/>
        </w:rPr>
        <w:t>summarize(</w:t>
      </w:r>
      <w:proofErr w:type="gramEnd"/>
      <w:r w:rsidRPr="007C2BCD">
        <w:rPr>
          <w:rStyle w:val="Literal"/>
        </w:rPr>
        <w:t>)</w:t>
      </w:r>
      <w:r>
        <w:t xml:space="preserve"> function on it, creating a variable called </w:t>
      </w:r>
      <w:proofErr w:type="spellStart"/>
      <w:r w:rsidRPr="007C2BCD">
        <w:rPr>
          <w:rStyle w:val="Literal"/>
        </w:rPr>
        <w:t>mean_population</w:t>
      </w:r>
      <w:proofErr w:type="spellEnd"/>
      <w:r>
        <w:t xml:space="preserve"> by calculating the mean of the </w:t>
      </w:r>
      <w:r w:rsidRPr="007C2BCD">
        <w:rPr>
          <w:rStyle w:val="Literal"/>
        </w:rPr>
        <w:t>Pop</w:t>
      </w:r>
      <w:r>
        <w:t xml:space="preserve"> variable.”</w:t>
      </w:r>
    </w:p>
    <w:p w14:paraId="1E5FB239" w14:textId="010D8576" w:rsidR="002B466F" w:rsidRDefault="002B466F" w:rsidP="00CD32E2">
      <w:pPr>
        <w:pStyle w:val="Body"/>
      </w:pPr>
      <w:r>
        <w:t>Note that the line following the pipe is indented. RStudio will automatically add two spaces to the start of lines that follow pipes, which makes the code easier to read.</w:t>
      </w:r>
    </w:p>
    <w:p w14:paraId="6B752129" w14:textId="700F438F" w:rsidR="00570EA9" w:rsidRDefault="007A412E" w:rsidP="008D21A8">
      <w:pPr>
        <w:pStyle w:val="Body"/>
      </w:pPr>
      <w:r>
        <w:t xml:space="preserve">The pipe becomes even more useful when we use multiple steps in our data analysis. Let’s say, for example, we want to calculate the mean population of the five largest states. The following code adds a line that uses the </w:t>
      </w:r>
      <w:proofErr w:type="gramStart"/>
      <w:r w:rsidRPr="007C2BCD">
        <w:rPr>
          <w:rStyle w:val="Literal"/>
        </w:rPr>
        <w:t>filter(</w:t>
      </w:r>
      <w:proofErr w:type="gramEnd"/>
      <w:r w:rsidRPr="007C2BCD">
        <w:rPr>
          <w:rStyle w:val="Literal"/>
        </w:rPr>
        <w:t>)</w:t>
      </w:r>
      <w:r>
        <w:t xml:space="preserve"> function</w:t>
      </w:r>
      <w:r w:rsidR="008D21A8">
        <w:t>,</w:t>
      </w:r>
      <w:r>
        <w:t xml:space="preserve"> also from the </w:t>
      </w:r>
      <w:r w:rsidRPr="007C2BCD">
        <w:rPr>
          <w:rStyle w:val="Literal"/>
        </w:rPr>
        <w:t>tidyverse</w:t>
      </w:r>
      <w:r w:rsidR="008D21A8">
        <w:t>,</w:t>
      </w:r>
      <w:r>
        <w:t xml:space="preserve"> to include only states where the </w:t>
      </w:r>
      <w:r w:rsidRPr="007C2BCD">
        <w:rPr>
          <w:rStyle w:val="Literal"/>
        </w:rPr>
        <w:t>rank</w:t>
      </w:r>
      <w:r>
        <w:t xml:space="preserve"> variable is less than or equal to </w:t>
      </w:r>
      <w:r w:rsidR="008D21A8">
        <w:t>(</w:t>
      </w:r>
      <w:r w:rsidR="008D21A8" w:rsidRPr="00786864">
        <w:rPr>
          <w:rStyle w:val="Literal"/>
        </w:rPr>
        <w:t>&lt;=</w:t>
      </w:r>
      <w:r w:rsidR="008D21A8">
        <w:t xml:space="preserve">) </w:t>
      </w:r>
      <w:r>
        <w:t>five</w:t>
      </w:r>
      <w:r w:rsidR="008D21A8">
        <w:t xml:space="preserve">. </w:t>
      </w:r>
      <w:r>
        <w:t xml:space="preserve">Then, it uses </w:t>
      </w:r>
      <w:proofErr w:type="gramStart"/>
      <w:r w:rsidRPr="007C2BCD">
        <w:rPr>
          <w:rStyle w:val="Literal"/>
        </w:rPr>
        <w:t>summarize(</w:t>
      </w:r>
      <w:proofErr w:type="gramEnd"/>
      <w:r w:rsidRPr="007C2BCD">
        <w:rPr>
          <w:rStyle w:val="Literal"/>
        </w:rPr>
        <w:t>)</w:t>
      </w:r>
      <w:r w:rsidRPr="007C2BCD">
        <w:t xml:space="preserve"> </w:t>
      </w:r>
      <w:r>
        <w:t>function, as we did before</w:t>
      </w:r>
      <w:r w:rsidR="002B466F">
        <w:t>, to calculate the mean of those states</w:t>
      </w:r>
      <w:r>
        <w:t>:</w:t>
      </w:r>
    </w:p>
    <w:p w14:paraId="0786057A" w14:textId="77777777" w:rsidR="00570EA9" w:rsidRDefault="007A412E">
      <w:pPr>
        <w:pStyle w:val="Code"/>
      </w:pPr>
      <w:r>
        <w:t xml:space="preserve">population_data_2 %&gt;% </w:t>
      </w:r>
    </w:p>
    <w:p w14:paraId="3B8CDC3B" w14:textId="77777777" w:rsidR="00570EA9" w:rsidRDefault="007A412E">
      <w:pPr>
        <w:pStyle w:val="Code"/>
      </w:pPr>
      <w:r>
        <w:t xml:space="preserve">  </w:t>
      </w:r>
      <w:proofErr w:type="gramStart"/>
      <w:r>
        <w:t>filter(</w:t>
      </w:r>
      <w:proofErr w:type="gramEnd"/>
      <w:r>
        <w:t xml:space="preserve">rank &lt;= 5) %&gt;% </w:t>
      </w:r>
    </w:p>
    <w:p w14:paraId="25E9A524" w14:textId="77777777" w:rsidR="00570EA9" w:rsidRDefault="007A412E">
      <w:pPr>
        <w:pStyle w:val="Code"/>
      </w:pPr>
      <w:r>
        <w:t xml:space="preserve">  </w:t>
      </w:r>
      <w:proofErr w:type="gramStart"/>
      <w:r>
        <w:t>summarize(</w:t>
      </w:r>
      <w:proofErr w:type="spellStart"/>
      <w:proofErr w:type="gramEnd"/>
      <w:r>
        <w:t>mean_population</w:t>
      </w:r>
      <w:proofErr w:type="spellEnd"/>
      <w:r>
        <w:t xml:space="preserve"> = mean(Pop))</w:t>
      </w:r>
    </w:p>
    <w:p w14:paraId="0F712A87" w14:textId="77777777" w:rsidR="00570EA9" w:rsidRDefault="007A412E" w:rsidP="00CD32E2">
      <w:pPr>
        <w:pStyle w:val="Body"/>
      </w:pPr>
      <w:r>
        <w:t>Running this code shows us the mean population of the five largest states:</w:t>
      </w:r>
    </w:p>
    <w:p w14:paraId="0379255C" w14:textId="77777777" w:rsidR="00570EA9" w:rsidRDefault="007A412E">
      <w:pPr>
        <w:pStyle w:val="Code"/>
      </w:pPr>
      <w:r>
        <w:t xml:space="preserve">#&gt; # A </w:t>
      </w:r>
      <w:proofErr w:type="spellStart"/>
      <w:r>
        <w:t>tibble</w:t>
      </w:r>
      <w:proofErr w:type="spellEnd"/>
      <w:r>
        <w:t>: 1 × 1</w:t>
      </w:r>
    </w:p>
    <w:p w14:paraId="599AE342" w14:textId="77777777" w:rsidR="00570EA9" w:rsidRDefault="007A412E">
      <w:pPr>
        <w:pStyle w:val="Code"/>
      </w:pPr>
      <w:r>
        <w:t xml:space="preserve">#&gt;   </w:t>
      </w:r>
      <w:proofErr w:type="spellStart"/>
      <w:r>
        <w:t>mean_population</w:t>
      </w:r>
      <w:proofErr w:type="spellEnd"/>
    </w:p>
    <w:p w14:paraId="260D3498" w14:textId="77777777" w:rsidR="00570EA9" w:rsidRDefault="007A412E">
      <w:pPr>
        <w:pStyle w:val="Code"/>
      </w:pPr>
      <w:r>
        <w:t>#&gt;             &lt;</w:t>
      </w:r>
      <w:proofErr w:type="spellStart"/>
      <w:r>
        <w:t>dbl</w:t>
      </w:r>
      <w:proofErr w:type="spellEnd"/>
      <w:r>
        <w:t>&gt;</w:t>
      </w:r>
    </w:p>
    <w:p w14:paraId="63A767FC" w14:textId="77777777" w:rsidR="00570EA9" w:rsidRDefault="007A412E">
      <w:pPr>
        <w:pStyle w:val="Code"/>
      </w:pPr>
      <w:r>
        <w:t>#&gt; 1        24678497</w:t>
      </w:r>
    </w:p>
    <w:p w14:paraId="284D144D" w14:textId="7B477C72" w:rsidR="00570EA9" w:rsidRDefault="007A412E" w:rsidP="00CD32E2">
      <w:pPr>
        <w:pStyle w:val="Body"/>
      </w:pPr>
      <w:r>
        <w:t xml:space="preserve">Combining functions using the pipe lets us do multiple things to our data in a way that keeps our code readable and easy to understand. </w:t>
      </w:r>
      <w:r w:rsidR="001F58CE">
        <w:t xml:space="preserve">Indentation can also make our code readable. </w:t>
      </w:r>
    </w:p>
    <w:p w14:paraId="30109B13" w14:textId="19781461" w:rsidR="00570EA9" w:rsidRDefault="007A412E" w:rsidP="00CD32E2">
      <w:pPr>
        <w:pStyle w:val="Body"/>
      </w:pPr>
      <w:r>
        <w:t xml:space="preserve">We’ve introduced only </w:t>
      </w:r>
      <w:r w:rsidR="002B466F">
        <w:t xml:space="preserve">a few </w:t>
      </w:r>
      <w:r>
        <w:t xml:space="preserve">functions for analysis at this point, but the </w:t>
      </w:r>
      <w:r w:rsidRPr="007C2BCD">
        <w:rPr>
          <w:rStyle w:val="Literal"/>
        </w:rPr>
        <w:t>tidyverse</w:t>
      </w:r>
      <w:r>
        <w:t xml:space="preserve"> has many more functions that enable you to do nearly anything you could hope to do with your data. </w:t>
      </w:r>
      <w:r w:rsidRPr="007C2BCD">
        <w:rPr>
          <w:rStyle w:val="Italic"/>
        </w:rPr>
        <w:t>R for Data Science</w:t>
      </w:r>
      <w:r>
        <w:rPr>
          <w:rFonts w:ascii="Calibri" w:hAnsi="Calibri"/>
          <w:i/>
          <w:iCs/>
          <w:color w:val="0000FF"/>
          <w:u w:color="0000FF"/>
        </w:rPr>
        <w:t xml:space="preserve"> </w:t>
      </w:r>
      <w:r w:rsidR="002B466F" w:rsidRPr="00786864">
        <w:t>(O’Reilly, 2023)</w:t>
      </w:r>
      <w:r w:rsidR="002B466F">
        <w:rPr>
          <w:rFonts w:ascii="Calibri" w:hAnsi="Calibri"/>
          <w:i/>
          <w:iCs/>
          <w:color w:val="0000FF"/>
          <w:u w:color="0000FF"/>
        </w:rPr>
        <w:t xml:space="preserve"> </w:t>
      </w:r>
      <w:r>
        <w:t xml:space="preserve">by Hadley Wickham, Mine </w:t>
      </w:r>
      <w:proofErr w:type="spellStart"/>
      <w:r>
        <w:t>Çetinkaya-Rundel</w:t>
      </w:r>
      <w:proofErr w:type="spellEnd"/>
      <w:r>
        <w:t xml:space="preserve">, and Garrett </w:t>
      </w:r>
      <w:proofErr w:type="spellStart"/>
      <w:r>
        <w:t>Grolemund</w:t>
      </w:r>
      <w:proofErr w:type="spellEnd"/>
      <w:r>
        <w:t xml:space="preserve"> is the bible of </w:t>
      </w:r>
      <w:r w:rsidRPr="007C2BCD">
        <w:rPr>
          <w:rStyle w:val="Literal"/>
        </w:rPr>
        <w:t>tidyverse</w:t>
      </w:r>
      <w:r>
        <w:t xml:space="preserve"> programming and worth reading for more details on how its many packages work. Because of how useful it is, the </w:t>
      </w:r>
      <w:r w:rsidRPr="007C2BCD">
        <w:rPr>
          <w:rStyle w:val="Literal"/>
        </w:rPr>
        <w:t>tidyverse</w:t>
      </w:r>
      <w:r>
        <w:t xml:space="preserve"> will appear in every single piece of R code you write in this book.</w:t>
      </w:r>
    </w:p>
    <w:p w14:paraId="1B7034F9" w14:textId="164BDB0C" w:rsidR="00C04F8A" w:rsidRDefault="00C04F8A" w:rsidP="00C04F8A">
      <w:pPr>
        <w:pStyle w:val="HeadA"/>
      </w:pPr>
      <w:bookmarkStart w:id="96" w:name="_Toc12"/>
      <w:bookmarkStart w:id="97" w:name="howtogethelp"/>
      <w:r>
        <w:t>Comments</w:t>
      </w:r>
    </w:p>
    <w:p w14:paraId="60B27134" w14:textId="23C575A7" w:rsidR="00C04F8A" w:rsidRDefault="00C04F8A" w:rsidP="007C2BCD">
      <w:pPr>
        <w:pStyle w:val="Body"/>
      </w:pPr>
      <w:r>
        <w:t xml:space="preserve">In addition to code, R script files often contain comments. In R script files, lines with hashes </w:t>
      </w:r>
      <w:r w:rsidRPr="007C2BCD">
        <w:t>(</w:t>
      </w:r>
      <w:r w:rsidRPr="007C2BCD">
        <w:rPr>
          <w:rStyle w:val="Literal"/>
        </w:rPr>
        <w:t>#</w:t>
      </w:r>
      <w:r>
        <w:t xml:space="preserve">) at the start are not treated as code, but as </w:t>
      </w:r>
      <w:r w:rsidR="007C2BCD">
        <w:t xml:space="preserve">text </w:t>
      </w:r>
      <w:r>
        <w:t>comments. For example, I could add a comment to the</w:t>
      </w:r>
      <w:r w:rsidR="0009789A">
        <w:t xml:space="preserve"> code from the previous section,</w:t>
      </w:r>
      <w:r>
        <w:t xml:space="preserve"> like so:</w:t>
      </w:r>
    </w:p>
    <w:p w14:paraId="7BA5E39A" w14:textId="4FBF1C4D" w:rsidR="00C04F8A" w:rsidRPr="00C04F8A" w:rsidRDefault="00C04F8A" w:rsidP="00C04F8A">
      <w:pPr>
        <w:pStyle w:val="Code"/>
      </w:pPr>
      <w:r w:rsidRPr="00C04F8A">
        <w:t># Calculate the mean population of the five largest states</w:t>
      </w:r>
    </w:p>
    <w:p w14:paraId="4A6F8CDC" w14:textId="77777777" w:rsidR="00C04F8A" w:rsidRPr="00C04F8A" w:rsidRDefault="00C04F8A" w:rsidP="00C04F8A">
      <w:pPr>
        <w:pStyle w:val="Code"/>
      </w:pPr>
    </w:p>
    <w:p w14:paraId="2792692B" w14:textId="25C46D68" w:rsidR="00C04F8A" w:rsidRPr="00C04F8A" w:rsidRDefault="00C04F8A" w:rsidP="00C04F8A">
      <w:pPr>
        <w:pStyle w:val="Code"/>
      </w:pPr>
      <w:r w:rsidRPr="00C04F8A">
        <w:t xml:space="preserve">population_data_2 %&gt;% </w:t>
      </w:r>
    </w:p>
    <w:p w14:paraId="36D96F56" w14:textId="77777777" w:rsidR="00C04F8A" w:rsidRPr="00C04F8A" w:rsidRDefault="00C04F8A" w:rsidP="00C04F8A">
      <w:pPr>
        <w:pStyle w:val="Code"/>
      </w:pPr>
      <w:r w:rsidRPr="00C04F8A">
        <w:t xml:space="preserve">  </w:t>
      </w:r>
      <w:proofErr w:type="gramStart"/>
      <w:r w:rsidRPr="00C04F8A">
        <w:t>filter(</w:t>
      </w:r>
      <w:proofErr w:type="gramEnd"/>
      <w:r w:rsidRPr="00C04F8A">
        <w:t xml:space="preserve">rank &lt;= 5) %&gt;% </w:t>
      </w:r>
    </w:p>
    <w:p w14:paraId="4E91127A" w14:textId="77777777" w:rsidR="00C04F8A" w:rsidRPr="00C04F8A" w:rsidRDefault="00C04F8A" w:rsidP="00C04F8A">
      <w:pPr>
        <w:pStyle w:val="Code"/>
      </w:pPr>
      <w:r w:rsidRPr="00C04F8A">
        <w:t xml:space="preserve">  </w:t>
      </w:r>
      <w:proofErr w:type="gramStart"/>
      <w:r w:rsidRPr="00C04F8A">
        <w:t>summarize(</w:t>
      </w:r>
      <w:proofErr w:type="spellStart"/>
      <w:proofErr w:type="gramEnd"/>
      <w:r w:rsidRPr="00C04F8A">
        <w:t>mean_population</w:t>
      </w:r>
      <w:proofErr w:type="spellEnd"/>
      <w:r w:rsidRPr="00C04F8A">
        <w:t xml:space="preserve"> = mean(Pop))</w:t>
      </w:r>
    </w:p>
    <w:p w14:paraId="66C82723" w14:textId="06C6DA02" w:rsidR="00C04F8A" w:rsidRDefault="00C04F8A" w:rsidP="00CD32E2">
      <w:pPr>
        <w:pStyle w:val="Body"/>
      </w:pPr>
      <w:r>
        <w:lastRenderedPageBreak/>
        <w:t xml:space="preserve">Having this comment will help yourself and others understand what is happening in the code. </w:t>
      </w:r>
    </w:p>
    <w:p w14:paraId="0819FE39" w14:textId="1D13E3F6" w:rsidR="00570EA9" w:rsidRDefault="007A412E">
      <w:pPr>
        <w:pStyle w:val="HeadA"/>
      </w:pPr>
      <w:r>
        <w:t>How to Get Help</w:t>
      </w:r>
      <w:bookmarkEnd w:id="96"/>
    </w:p>
    <w:p w14:paraId="1914D14E" w14:textId="59E1A37A" w:rsidR="00570EA9" w:rsidRDefault="007A412E" w:rsidP="007C2BCD">
      <w:pPr>
        <w:pStyle w:val="Body"/>
      </w:pPr>
      <w:r>
        <w:t>Now that you’ve learned about the basics of how R works, you’re probably ready to dive in and write some code. When you do, though, you’re going to encounter errors. Learning how to get help when you run into issues is a key part of learning to use R successfully. There are two main strategies you can use to get unstuck.</w:t>
      </w:r>
    </w:p>
    <w:p w14:paraId="4EAE4C8A" w14:textId="693F5A29" w:rsidR="00570EA9" w:rsidRDefault="007A412E" w:rsidP="007C2BCD">
      <w:pPr>
        <w:pStyle w:val="Body"/>
      </w:pPr>
      <w:r>
        <w:t xml:space="preserve">The first is to read the documentation for the functions you use. To access the documentation for any function, simply </w:t>
      </w:r>
      <w:proofErr w:type="gramStart"/>
      <w:r>
        <w:t xml:space="preserve">enter </w:t>
      </w:r>
      <w:r w:rsidRPr="007C2BCD">
        <w:rPr>
          <w:rStyle w:val="Literal"/>
        </w:rPr>
        <w:t>?</w:t>
      </w:r>
      <w:proofErr w:type="gramEnd"/>
      <w:r>
        <w:t xml:space="preserve"> and then the name of the function in the console. </w:t>
      </w:r>
      <w:r w:rsidR="0008159B">
        <w:t xml:space="preserve">(We’ve already done this for a couple of the functions in this chapter.) </w:t>
      </w:r>
      <w:r>
        <w:t xml:space="preserve">For example, </w:t>
      </w:r>
      <w:proofErr w:type="gramStart"/>
      <w:r>
        <w:t xml:space="preserve">run </w:t>
      </w:r>
      <w:r w:rsidRPr="008F1DDC">
        <w:rPr>
          <w:rStyle w:val="LiteralBold"/>
        </w:rPr>
        <w:t>?</w:t>
      </w:r>
      <w:proofErr w:type="gramEnd"/>
      <w:r w:rsidRPr="008F1DDC">
        <w:rPr>
          <w:rStyle w:val="LiteralBold"/>
        </w:rPr>
        <w:t>read.csv</w:t>
      </w:r>
      <w:r>
        <w:t xml:space="preserve"> to see documentation about that function pop up in the bottom right panel, as in Figure 1-</w:t>
      </w:r>
      <w:r w:rsidR="0008159B">
        <w:t>7</w:t>
      </w:r>
      <w:r>
        <w:t>.</w:t>
      </w:r>
    </w:p>
    <w:p w14:paraId="0FBB349C" w14:textId="11F58DC7" w:rsidR="00570EA9" w:rsidRDefault="007A412E">
      <w:pPr>
        <w:pStyle w:val="GraphicSlug"/>
      </w:pPr>
      <w:r>
        <w:t>[F0</w:t>
      </w:r>
      <w:r w:rsidR="007C2BCD">
        <w:t>1</w:t>
      </w:r>
      <w:r>
        <w:t>0</w:t>
      </w:r>
      <w:r w:rsidR="007C2BCD">
        <w:t>08</w:t>
      </w:r>
      <w:r>
        <w:t>.png]</w:t>
      </w:r>
    </w:p>
    <w:p w14:paraId="1BDDFC6C" w14:textId="77777777" w:rsidR="00570EA9" w:rsidRDefault="007A412E">
      <w:pPr>
        <w:pStyle w:val="CaptionedFigure"/>
      </w:pPr>
      <w:r>
        <w:rPr>
          <w:noProof/>
        </w:rPr>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20"/>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7A412E">
      <w:pPr>
        <w:pStyle w:val="CaptionLine"/>
        <w:numPr>
          <w:ilvl w:val="4"/>
          <w:numId w:val="2"/>
        </w:numPr>
      </w:pPr>
      <w:r>
        <w:t xml:space="preserve">The documentation for the </w:t>
      </w:r>
      <w:proofErr w:type="gramStart"/>
      <w:r w:rsidRPr="007C2BCD">
        <w:rPr>
          <w:rStyle w:val="Literal"/>
        </w:rPr>
        <w:t>read.csv(</w:t>
      </w:r>
      <w:proofErr w:type="gramEnd"/>
      <w:r w:rsidRPr="007C2BCD">
        <w:rPr>
          <w:rStyle w:val="Literal"/>
        </w:rPr>
        <w:t>)</w:t>
      </w:r>
      <w:r>
        <w:t xml:space="preserve"> function</w:t>
      </w:r>
    </w:p>
    <w:p w14:paraId="0758047B" w14:textId="3CDC603D" w:rsidR="00570EA9" w:rsidRDefault="007A412E" w:rsidP="00CD32E2">
      <w:pPr>
        <w:pStyle w:val="Body"/>
      </w:pPr>
      <w: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sidRPr="007C2BCD">
        <w:rPr>
          <w:rStyle w:val="Italic"/>
        </w:rPr>
        <w:t xml:space="preserve">Data Visualization: A </w:t>
      </w:r>
      <w:r w:rsidR="00F010EE">
        <w:rPr>
          <w:rStyle w:val="Italic"/>
        </w:rPr>
        <w:t>P</w:t>
      </w:r>
      <w:r w:rsidRPr="007C2BCD">
        <w:rPr>
          <w:rStyle w:val="Italic"/>
        </w:rPr>
        <w:t xml:space="preserve">ractical </w:t>
      </w:r>
      <w:r w:rsidR="00F010EE">
        <w:rPr>
          <w:rStyle w:val="Italic"/>
        </w:rPr>
        <w:t>I</w:t>
      </w:r>
      <w:r w:rsidRPr="007C2BCD">
        <w:rPr>
          <w:rStyle w:val="Italic"/>
        </w:rPr>
        <w:t>ntroduction</w:t>
      </w:r>
      <w:r w:rsidR="0009789A" w:rsidRPr="008F1DDC">
        <w:t xml:space="preserve"> (Princeton University Press, 2018)</w:t>
      </w:r>
      <w:r w:rsidRPr="0009789A">
        <w:t xml:space="preserve">. A </w:t>
      </w:r>
      <w:r>
        <w:t xml:space="preserve">free online version is available at </w:t>
      </w:r>
      <w:hyperlink r:id="rId21" w:history="1">
        <w:r w:rsidRPr="007C2BCD">
          <w:rPr>
            <w:rStyle w:val="LinkURL"/>
            <w:rFonts w:eastAsia="Calibri"/>
          </w:rPr>
          <w:t>https://socviz.co/appendix.html</w:t>
        </w:r>
      </w:hyperlink>
      <w:r>
        <w:t>.</w:t>
      </w:r>
    </w:p>
    <w:p w14:paraId="56B09FE6" w14:textId="13301B90" w:rsidR="00570EA9" w:rsidRDefault="007A412E" w:rsidP="00CD32E2">
      <w:pPr>
        <w:pStyle w:val="Body"/>
      </w:pPr>
      <w:r>
        <w:t xml:space="preserve">In addition to providing help files in RStudio, many R packages have documentation websites. These can be easier to read than R Studio’s help files. In addition, they often contain longer articles known as </w:t>
      </w:r>
      <w:r w:rsidRPr="007C2BCD">
        <w:rPr>
          <w:rStyle w:val="Italic"/>
        </w:rPr>
        <w:t>vignettes</w:t>
      </w:r>
      <w:r>
        <w:t xml:space="preserve"> that provide an </w:t>
      </w:r>
      <w:r>
        <w:lastRenderedPageBreak/>
        <w:t>overview of how a given package works. Reading these can help you understand how to combine individual functions in the context of a larger project. Every package discussed in this book has a good documentation website.</w:t>
      </w:r>
    </w:p>
    <w:p w14:paraId="50F323C1" w14:textId="77777777" w:rsidR="00570EA9" w:rsidRDefault="007A412E">
      <w:pPr>
        <w:pStyle w:val="HeadA"/>
      </w:pPr>
      <w:bookmarkStart w:id="98" w:name="_Toc13"/>
      <w:bookmarkStart w:id="99" w:name="X4a3c4c369df77c514f416e8420fa8f4abddc607"/>
      <w:r>
        <w:t>Conclusion</w:t>
      </w:r>
      <w:bookmarkEnd w:id="98"/>
    </w:p>
    <w:p w14:paraId="7547EFBE" w14:textId="4A5E0308" w:rsidR="00570EA9" w:rsidRDefault="007A412E" w:rsidP="00CD32E2">
      <w:pPr>
        <w:pStyle w:val="Body"/>
      </w:pPr>
      <w:r>
        <w:t>This chapter should have helped you get started with R programming. You’ve learned a number of things, beginning with how to download and set up R and RStudio, what the various RStudio panels are for, and how R script files work. You also learned how to import CSV files and explore them in R, how to save data as objects, and how to install packages to access additional functions. Then, to make the files used in your code more accessible, you created an RStudio project.</w:t>
      </w:r>
    </w:p>
    <w:p w14:paraId="4AE3BFE6" w14:textId="1553A55C" w:rsidR="00570EA9" w:rsidRDefault="007A412E" w:rsidP="00CD32E2">
      <w:pPr>
        <w:pStyle w:val="Body"/>
      </w:pPr>
      <w:r>
        <w:t xml:space="preserve">Lastly, we covered the basics of data exploration with </w:t>
      </w:r>
      <w:r w:rsidRPr="007C2BCD">
        <w:rPr>
          <w:rStyle w:val="Literal"/>
        </w:rPr>
        <w:t>tidyverse</w:t>
      </w:r>
      <w:r>
        <w:t xml:space="preserve"> functions and the </w:t>
      </w:r>
      <w:r w:rsidRPr="007C2BCD">
        <w:rPr>
          <w:rStyle w:val="Literal"/>
        </w:rPr>
        <w:t>tidyverse</w:t>
      </w:r>
      <w:r>
        <w:rPr>
          <w:rFonts w:ascii="Courier" w:hAnsi="Courier"/>
          <w:color w:val="3366FF"/>
          <w:u w:color="3366FF"/>
        </w:rPr>
        <w:t xml:space="preserve"> </w:t>
      </w:r>
      <w:r>
        <w:t>pipe, and you learned how to get help when those functions don’t work as expected. Now that you understand the basics, you can use R to work with your data. Let’s get started!</w:t>
      </w:r>
    </w:p>
    <w:p w14:paraId="18C28248" w14:textId="6879A5E3" w:rsidR="00570EA9" w:rsidRDefault="007A412E">
      <w:pPr>
        <w:pStyle w:val="HeadA"/>
      </w:pPr>
      <w:bookmarkStart w:id="100" w:name="_Toc14"/>
      <w:commentRangeStart w:id="101"/>
      <w:commentRangeStart w:id="102"/>
      <w:r>
        <w:t>Learn More</w:t>
      </w:r>
      <w:bookmarkEnd w:id="99"/>
      <w:bookmarkEnd w:id="100"/>
      <w:commentRangeEnd w:id="101"/>
      <w:r w:rsidR="00101C4A">
        <w:rPr>
          <w:rStyle w:val="CommentReference"/>
          <w:rFonts w:asciiTheme="minorHAnsi" w:hAnsiTheme="minorHAnsi" w:cstheme="minorBidi"/>
          <w:b w:val="0"/>
          <w:bCs w:val="0"/>
          <w:color w:val="auto"/>
          <w:lang w:eastAsia="en-US"/>
        </w:rPr>
        <w:commentReference w:id="101"/>
      </w:r>
      <w:commentRangeEnd w:id="102"/>
      <w:r w:rsidR="004468B8">
        <w:rPr>
          <w:rStyle w:val="CommentReference"/>
          <w:rFonts w:asciiTheme="minorHAnsi" w:hAnsiTheme="minorHAnsi" w:cstheme="minorBidi"/>
          <w:b w:val="0"/>
          <w:bCs w:val="0"/>
          <w:color w:val="auto"/>
          <w:lang w:eastAsia="en-US"/>
        </w:rPr>
        <w:commentReference w:id="102"/>
      </w:r>
    </w:p>
    <w:bookmarkEnd w:id="97"/>
    <w:p w14:paraId="78830CCC" w14:textId="7580E4F3" w:rsidR="00570EA9" w:rsidRDefault="007A412E" w:rsidP="00CD32E2">
      <w:pPr>
        <w:pStyle w:val="Body"/>
      </w:pPr>
      <w:r>
        <w:t>Consult the following r</w:t>
      </w:r>
      <w:bookmarkEnd w:id="93"/>
      <w:r>
        <w:t>esources to learn more about R programming:</w:t>
      </w:r>
      <w:bookmarkEnd w:id="91"/>
    </w:p>
    <w:bookmarkEnd w:id="87"/>
    <w:p w14:paraId="568ED788" w14:textId="24FBC5AC" w:rsidR="00570EA9" w:rsidRDefault="007A412E">
      <w:pPr>
        <w:pStyle w:val="ListPlain"/>
        <w:rPr>
          <w:rStyle w:val="Hyperlink0"/>
        </w:rPr>
      </w:pPr>
      <w:r w:rsidRPr="007C2BCD">
        <w:rPr>
          <w:rStyle w:val="Italic"/>
        </w:rPr>
        <w:t xml:space="preserve">Statistical Inference via Data Science: A </w:t>
      </w:r>
      <w:bookmarkEnd w:id="85"/>
      <w:proofErr w:type="spellStart"/>
      <w:r w:rsidRPr="007C2BCD">
        <w:rPr>
          <w:rStyle w:val="Italic"/>
        </w:rPr>
        <w:t>ModernDive</w:t>
      </w:r>
      <w:bookmarkEnd w:id="80"/>
      <w:proofErr w:type="spellEnd"/>
      <w:r w:rsidRPr="007C2BCD">
        <w:rPr>
          <w:rStyle w:val="Italic"/>
        </w:rPr>
        <w:t xml:space="preserve"> into R and the </w:t>
      </w:r>
      <w:bookmarkEnd w:id="78"/>
      <w:r w:rsidRPr="007C2BCD">
        <w:rPr>
          <w:rStyle w:val="Italic"/>
        </w:rPr>
        <w:t>Tidyverse</w:t>
      </w:r>
      <w:bookmarkEnd w:id="6"/>
      <w:r>
        <w:t xml:space="preserve"> by Chester </w:t>
      </w:r>
      <w:bookmarkEnd w:id="2"/>
      <w:proofErr w:type="spellStart"/>
      <w:r>
        <w:t>Ismay</w:t>
      </w:r>
      <w:proofErr w:type="spellEnd"/>
      <w:r>
        <w:t xml:space="preserve"> and Albert Y. Kim (CRC Press, 2020), </w:t>
      </w:r>
      <w:r w:rsidR="0009789A" w:rsidRPr="007C2BCD">
        <w:rPr>
          <w:rStyle w:val="LinkURL"/>
          <w:rFonts w:eastAsia="Calibri"/>
        </w:rPr>
        <w:t>https://moderndive.com/</w:t>
      </w:r>
    </w:p>
    <w:p w14:paraId="40EF6C20" w14:textId="69DB1586" w:rsidR="00570EA9" w:rsidRPr="007C2BCD" w:rsidRDefault="007A412E">
      <w:pPr>
        <w:pStyle w:val="ListPlain"/>
        <w:rPr>
          <w:rStyle w:val="LinkURL"/>
        </w:rPr>
      </w:pPr>
      <w:r>
        <w:t xml:space="preserve">The </w:t>
      </w:r>
      <w:r w:rsidRPr="007C2BCD">
        <w:rPr>
          <w:rStyle w:val="Italic"/>
        </w:rPr>
        <w:t>Getting Started with R</w:t>
      </w:r>
      <w:r>
        <w:t xml:space="preserve"> course: </w:t>
      </w:r>
      <w:r w:rsidR="0009789A" w:rsidRPr="007C2BCD">
        <w:rPr>
          <w:rStyle w:val="LinkURL"/>
          <w:rFonts w:eastAsia="Calibri"/>
        </w:rPr>
        <w:t>https://rfortherestofus.com/courses/getting-started/</w:t>
      </w:r>
    </w:p>
    <w:sectPr w:rsidR="00570EA9" w:rsidRPr="007C2BCD">
      <w:headerReference w:type="default" r:id="rId22"/>
      <w:footerReference w:type="default" r:id="rId2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Frances" w:date="2023-09-18T19:59:00Z" w:initials="FS">
    <w:p w14:paraId="042967CC" w14:textId="4D92F6FB" w:rsidR="00AA6A53" w:rsidRDefault="00AA6A53">
      <w:pPr>
        <w:pStyle w:val="CommentText"/>
      </w:pPr>
      <w:r>
        <w:rPr>
          <w:rStyle w:val="CommentReference"/>
        </w:rPr>
        <w:annotationRef/>
      </w:r>
      <w:r>
        <w:t>David: Since this section is looking a little sparse still, I’ve made some suggestions for topics you could include to flesh it out</w:t>
      </w:r>
    </w:p>
  </w:comment>
  <w:comment w:id="8" w:author="David Keyes" w:date="2023-09-25T10:52:00Z" w:initials="DK">
    <w:p w14:paraId="3A6A57E1" w14:textId="77777777" w:rsidR="00734E96" w:rsidRDefault="00734E96" w:rsidP="008C41E3">
      <w:r>
        <w:rPr>
          <w:rStyle w:val="CommentReference"/>
        </w:rPr>
        <w:annotationRef/>
      </w:r>
      <w:r>
        <w:rPr>
          <w:color w:val="000000"/>
          <w:sz w:val="20"/>
          <w:szCs w:val="20"/>
        </w:rPr>
        <w:t>I added the code for these.</w:t>
      </w:r>
    </w:p>
  </w:comment>
  <w:comment w:id="38" w:author="Frances" w:date="2023-09-15T12:30:00Z" w:initials="FS">
    <w:p w14:paraId="50E3B40F" w14:textId="4EB5956A" w:rsidR="00B4040F" w:rsidRDefault="00B4040F">
      <w:pPr>
        <w:pStyle w:val="CommentText"/>
      </w:pPr>
      <w:r>
        <w:rPr>
          <w:rStyle w:val="CommentReference"/>
        </w:rPr>
        <w:annotationRef/>
      </w:r>
      <w:r w:rsidR="00AA6A53">
        <w:t xml:space="preserve">David: </w:t>
      </w:r>
      <w:r>
        <w:t xml:space="preserve">Here, </w:t>
      </w:r>
      <w:r w:rsidR="00AA6A53">
        <w:t xml:space="preserve">please first </w:t>
      </w:r>
      <w:r>
        <w:t>show a simpler function that doesn’t include nesting</w:t>
      </w:r>
    </w:p>
  </w:comment>
  <w:comment w:id="39" w:author="David Keyes" w:date="2023-09-25T11:52:00Z" w:initials="DK">
    <w:p w14:paraId="020A2760" w14:textId="77777777" w:rsidR="005C43C3" w:rsidRDefault="005C43C3" w:rsidP="00BD0194">
      <w:r>
        <w:rPr>
          <w:rStyle w:val="CommentReference"/>
        </w:rPr>
        <w:annotationRef/>
      </w:r>
      <w:r>
        <w:rPr>
          <w:color w:val="000000"/>
          <w:sz w:val="20"/>
          <w:szCs w:val="20"/>
        </w:rPr>
        <w:t>Added this. Hope it works.</w:t>
      </w:r>
    </w:p>
  </w:comment>
  <w:comment w:id="72" w:author="Frances" w:date="2023-09-15T12:22:00Z" w:initials="FS">
    <w:p w14:paraId="1081717D" w14:textId="2714384E" w:rsidR="00B4040F" w:rsidRDefault="00B4040F">
      <w:pPr>
        <w:pStyle w:val="CommentText"/>
      </w:pPr>
      <w:r>
        <w:rPr>
          <w:rStyle w:val="CommentReference"/>
        </w:rPr>
        <w:annotationRef/>
      </w:r>
      <w:r w:rsidR="00AA6A53">
        <w:t xml:space="preserve">David: </w:t>
      </w:r>
      <w:r>
        <w:t xml:space="preserve">You could adapt these paragraphs and move them up </w:t>
      </w:r>
      <w:r w:rsidR="00AA6A53">
        <w:t xml:space="preserve">so they describe </w:t>
      </w:r>
      <w:r>
        <w:t xml:space="preserve">the </w:t>
      </w:r>
      <w:r w:rsidR="00AA6A53">
        <w:t xml:space="preserve">non-nested </w:t>
      </w:r>
      <w:r>
        <w:t>function</w:t>
      </w:r>
    </w:p>
  </w:comment>
  <w:comment w:id="73" w:author="David Keyes" w:date="2023-09-25T10:46:00Z" w:initials="DK">
    <w:p w14:paraId="293E549F" w14:textId="77777777" w:rsidR="00882770" w:rsidRDefault="00882770" w:rsidP="00056A4C">
      <w:r>
        <w:rPr>
          <w:rStyle w:val="CommentReference"/>
        </w:rPr>
        <w:annotationRef/>
      </w:r>
      <w:r>
        <w:rPr>
          <w:color w:val="000000"/>
          <w:sz w:val="20"/>
          <w:szCs w:val="20"/>
        </w:rPr>
        <w:t>I’m not quite sure how I could adapt these paragraphs to describe non-nested functions since they use mean() and c().</w:t>
      </w:r>
    </w:p>
  </w:comment>
  <w:comment w:id="74" w:author="David Keyes" w:date="2023-09-25T11:52:00Z" w:initials="DK">
    <w:p w14:paraId="0EE74914" w14:textId="77777777" w:rsidR="005C43C3" w:rsidRDefault="005C43C3" w:rsidP="006F3895">
      <w:r>
        <w:rPr>
          <w:rStyle w:val="CommentReference"/>
        </w:rPr>
        <w:annotationRef/>
      </w:r>
      <w:r>
        <w:rPr>
          <w:color w:val="000000"/>
          <w:sz w:val="20"/>
          <w:szCs w:val="20"/>
        </w:rPr>
        <w:t>In any case, I use print() above so let’s just leave this as is.</w:t>
      </w:r>
    </w:p>
  </w:comment>
  <w:comment w:id="75" w:author="Frances" w:date="2023-09-15T12:39:00Z" w:initials="FS">
    <w:p w14:paraId="434B1909" w14:textId="6E925B52" w:rsidR="00A2440B" w:rsidRDefault="00A2440B">
      <w:pPr>
        <w:pStyle w:val="CommentText"/>
      </w:pPr>
      <w:r>
        <w:rPr>
          <w:rStyle w:val="CommentReference"/>
        </w:rPr>
        <w:annotationRef/>
      </w:r>
      <w:r>
        <w:t>Moved this up to mention how to get help earlier</w:t>
      </w:r>
    </w:p>
  </w:comment>
  <w:comment w:id="76" w:author="David Keyes" w:date="2023-09-25T10:46:00Z" w:initials="DK">
    <w:p w14:paraId="2AD9E004" w14:textId="77777777" w:rsidR="00882770" w:rsidRDefault="00882770" w:rsidP="003653F9">
      <w:r>
        <w:rPr>
          <w:rStyle w:val="CommentReference"/>
        </w:rPr>
        <w:annotationRef/>
      </w:r>
      <w:r>
        <w:rPr>
          <w:color w:val="000000"/>
          <w:sz w:val="20"/>
          <w:szCs w:val="20"/>
        </w:rPr>
        <w:t>That works</w:t>
      </w:r>
    </w:p>
  </w:comment>
  <w:comment w:id="83" w:author="Jill" w:date="2023-09-15T09:32:00Z" w:initials="JF">
    <w:p w14:paraId="259093C4" w14:textId="5BD8EA09" w:rsidR="004C4EC5" w:rsidRDefault="004C4EC5" w:rsidP="004C4EC5">
      <w:pPr>
        <w:pStyle w:val="CommentText"/>
      </w:pPr>
      <w:r>
        <w:rPr>
          <w:rStyle w:val="CommentReference"/>
        </w:rPr>
        <w:annotationRef/>
      </w:r>
      <w:r>
        <w:t xml:space="preserve">This should be two hyphens, not an en dash. </w:t>
      </w:r>
    </w:p>
  </w:comment>
  <w:comment w:id="101" w:author="Frances" w:date="2023-09-22T11:20:00Z" w:initials="FS">
    <w:p w14:paraId="2ABC975A" w14:textId="0BAE8F82" w:rsidR="00101C4A" w:rsidRDefault="00101C4A">
      <w:pPr>
        <w:pStyle w:val="CommentText"/>
      </w:pPr>
      <w:r>
        <w:rPr>
          <w:rStyle w:val="CommentReference"/>
        </w:rPr>
        <w:annotationRef/>
      </w:r>
      <w:r>
        <w:t>Our managing editor suggested renaming these sections</w:t>
      </w:r>
      <w:r w:rsidR="00BB661D">
        <w:t xml:space="preserve"> to either Resources or Further Reading, for clarity. What do you think?</w:t>
      </w:r>
    </w:p>
  </w:comment>
  <w:comment w:id="102" w:author="David Keyes" w:date="2023-09-25T10:40:00Z" w:initials="DK">
    <w:p w14:paraId="5F667B61" w14:textId="77777777" w:rsidR="004468B8" w:rsidRDefault="004468B8" w:rsidP="002F3714">
      <w:r>
        <w:rPr>
          <w:rStyle w:val="CommentReference"/>
        </w:rPr>
        <w:annotationRef/>
      </w:r>
      <w:r>
        <w:rPr>
          <w:color w:val="000000"/>
          <w:sz w:val="20"/>
          <w:szCs w:val="20"/>
        </w:rPr>
        <w:t>That’s fine with me. I’d probably go with Resources because some of them contain videos (i.e. aren’t really “reading” per 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2967CC" w15:done="0"/>
  <w15:commentEx w15:paraId="3A6A57E1" w15:paraIdParent="042967CC" w15:done="0"/>
  <w15:commentEx w15:paraId="50E3B40F" w15:done="0"/>
  <w15:commentEx w15:paraId="020A2760" w15:paraIdParent="50E3B40F" w15:done="0"/>
  <w15:commentEx w15:paraId="1081717D" w15:done="0"/>
  <w15:commentEx w15:paraId="293E549F" w15:paraIdParent="1081717D" w15:done="0"/>
  <w15:commentEx w15:paraId="0EE74914" w15:paraIdParent="1081717D" w15:done="0"/>
  <w15:commentEx w15:paraId="434B1909" w15:done="0"/>
  <w15:commentEx w15:paraId="2AD9E004" w15:paraIdParent="434B1909" w15:done="0"/>
  <w15:commentEx w15:paraId="259093C4" w15:done="0"/>
  <w15:commentEx w15:paraId="2ABC975A" w15:done="0"/>
  <w15:commentEx w15:paraId="5F667B61" w15:paraIdParent="2ABC97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2A9F" w16cex:dateUtc="2023-09-19T00:59:00Z"/>
  <w16cex:commentExtensible w16cex:durableId="066E110A" w16cex:dateUtc="2023-09-25T17:52:00Z"/>
  <w16cex:commentExtensible w16cex:durableId="28AECCD3" w16cex:dateUtc="2023-09-15T17:30:00Z"/>
  <w16cex:commentExtensible w16cex:durableId="1047A923" w16cex:dateUtc="2023-09-25T18:52:00Z"/>
  <w16cex:commentExtensible w16cex:durableId="28AECAFA" w16cex:dateUtc="2023-09-15T17:22:00Z"/>
  <w16cex:commentExtensible w16cex:durableId="3D8329B6" w16cex:dateUtc="2023-09-25T17:46:00Z"/>
  <w16cex:commentExtensible w16cex:durableId="5933C301" w16cex:dateUtc="2023-09-25T18:52:00Z"/>
  <w16cex:commentExtensible w16cex:durableId="28AECF1E" w16cex:dateUtc="2023-09-15T17:39:00Z"/>
  <w16cex:commentExtensible w16cex:durableId="79225DE7" w16cex:dateUtc="2023-09-25T17:46:00Z"/>
  <w16cex:commentExtensible w16cex:durableId="28AEA330" w16cex:dateUtc="2023-09-15T14:32:00Z"/>
  <w16cex:commentExtensible w16cex:durableId="28B7F6E9" w16cex:dateUtc="2023-09-22T16:20:00Z"/>
  <w16cex:commentExtensible w16cex:durableId="4F71EB5B" w16cex:dateUtc="2023-09-25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2967CC" w16cid:durableId="28B32A9F"/>
  <w16cid:commentId w16cid:paraId="3A6A57E1" w16cid:durableId="066E110A"/>
  <w16cid:commentId w16cid:paraId="50E3B40F" w16cid:durableId="28AECCD3"/>
  <w16cid:commentId w16cid:paraId="020A2760" w16cid:durableId="1047A923"/>
  <w16cid:commentId w16cid:paraId="1081717D" w16cid:durableId="28AECAFA"/>
  <w16cid:commentId w16cid:paraId="293E549F" w16cid:durableId="3D8329B6"/>
  <w16cid:commentId w16cid:paraId="0EE74914" w16cid:durableId="5933C301"/>
  <w16cid:commentId w16cid:paraId="434B1909" w16cid:durableId="28AECF1E"/>
  <w16cid:commentId w16cid:paraId="2AD9E004" w16cid:durableId="79225DE7"/>
  <w16cid:commentId w16cid:paraId="259093C4" w16cid:durableId="28AEA330"/>
  <w16cid:commentId w16cid:paraId="2ABC975A" w16cid:durableId="28B7F6E9"/>
  <w16cid:commentId w16cid:paraId="5F667B61" w16cid:durableId="4F71E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6460C" w14:textId="77777777" w:rsidR="00E75B63" w:rsidRDefault="00E75B63">
      <w:r>
        <w:separator/>
      </w:r>
    </w:p>
  </w:endnote>
  <w:endnote w:type="continuationSeparator" w:id="0">
    <w:p w14:paraId="5517C892" w14:textId="77777777" w:rsidR="00E75B63" w:rsidRDefault="00E75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946C6" w14:textId="77777777" w:rsidR="00E75B63" w:rsidRDefault="00E75B63">
      <w:r>
        <w:separator/>
      </w:r>
    </w:p>
  </w:footnote>
  <w:footnote w:type="continuationSeparator" w:id="0">
    <w:p w14:paraId="4E8ADE7F" w14:textId="77777777" w:rsidR="00E75B63" w:rsidRDefault="00E75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6A950CA"/>
    <w:multiLevelType w:val="multilevel"/>
    <w:tmpl w:val="706E9F88"/>
    <w:numStyleLink w:val="ChapterNumbering"/>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24A203C"/>
    <w:multiLevelType w:val="hybridMultilevel"/>
    <w:tmpl w:val="0B4A8A7A"/>
    <w:numStyleLink w:val="ImportedStyle2"/>
  </w:abstractNum>
  <w:abstractNum w:abstractNumId="36"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7"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8"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95794"/>
    <w:multiLevelType w:val="multilevel"/>
    <w:tmpl w:val="706E9F88"/>
    <w:numStyleLink w:val="ChapterNumbering"/>
  </w:abstractNum>
  <w:num w:numId="1" w16cid:durableId="890582557">
    <w:abstractNumId w:val="27"/>
  </w:num>
  <w:num w:numId="2" w16cid:durableId="1743678360">
    <w:abstractNumId w:val="24"/>
  </w:num>
  <w:num w:numId="3" w16cid:durableId="529759060">
    <w:abstractNumId w:val="19"/>
  </w:num>
  <w:num w:numId="4" w16cid:durableId="113210995">
    <w:abstractNumId w:val="35"/>
  </w:num>
  <w:num w:numId="5" w16cid:durableId="202407135">
    <w:abstractNumId w:val="24"/>
  </w:num>
  <w:num w:numId="6" w16cid:durableId="447898614">
    <w:abstractNumId w:val="14"/>
  </w:num>
  <w:num w:numId="7" w16cid:durableId="1745183915">
    <w:abstractNumId w:val="41"/>
  </w:num>
  <w:num w:numId="8" w16cid:durableId="2106997565">
    <w:abstractNumId w:val="25"/>
  </w:num>
  <w:num w:numId="9" w16cid:durableId="524368699">
    <w:abstractNumId w:val="38"/>
  </w:num>
  <w:num w:numId="10" w16cid:durableId="1939437219">
    <w:abstractNumId w:val="23"/>
  </w:num>
  <w:num w:numId="11" w16cid:durableId="711540104">
    <w:abstractNumId w:val="32"/>
  </w:num>
  <w:num w:numId="12" w16cid:durableId="538324114">
    <w:abstractNumId w:val="34"/>
  </w:num>
  <w:num w:numId="13" w16cid:durableId="2014410609">
    <w:abstractNumId w:val="26"/>
  </w:num>
  <w:num w:numId="14" w16cid:durableId="2091846682">
    <w:abstractNumId w:val="21"/>
  </w:num>
  <w:num w:numId="15" w16cid:durableId="94830960">
    <w:abstractNumId w:val="13"/>
  </w:num>
  <w:num w:numId="16" w16cid:durableId="750127401">
    <w:abstractNumId w:val="37"/>
  </w:num>
  <w:num w:numId="17" w16cid:durableId="1965310477">
    <w:abstractNumId w:val="15"/>
  </w:num>
  <w:num w:numId="18" w16cid:durableId="1460875372">
    <w:abstractNumId w:val="28"/>
  </w:num>
  <w:num w:numId="19" w16cid:durableId="1259676191">
    <w:abstractNumId w:val="31"/>
  </w:num>
  <w:num w:numId="20" w16cid:durableId="1649046748">
    <w:abstractNumId w:val="43"/>
  </w:num>
  <w:num w:numId="21" w16cid:durableId="1759255682">
    <w:abstractNumId w:val="16"/>
  </w:num>
  <w:num w:numId="22" w16cid:durableId="676276519">
    <w:abstractNumId w:val="17"/>
  </w:num>
  <w:num w:numId="23" w16cid:durableId="1762530589">
    <w:abstractNumId w:val="33"/>
  </w:num>
  <w:num w:numId="24" w16cid:durableId="1538276475">
    <w:abstractNumId w:val="18"/>
  </w:num>
  <w:num w:numId="25" w16cid:durableId="1804352219">
    <w:abstractNumId w:val="29"/>
  </w:num>
  <w:num w:numId="26" w16cid:durableId="366296055">
    <w:abstractNumId w:val="39"/>
    <w:lvlOverride w:ilvl="0">
      <w:startOverride w:val="1"/>
    </w:lvlOverride>
  </w:num>
  <w:num w:numId="27" w16cid:durableId="1599873843">
    <w:abstractNumId w:val="40"/>
    <w:lvlOverride w:ilvl="0">
      <w:startOverride w:val="1"/>
    </w:lvlOverride>
  </w:num>
  <w:num w:numId="28" w16cid:durableId="1298027326">
    <w:abstractNumId w:val="36"/>
    <w:lvlOverride w:ilvl="0">
      <w:startOverride w:val="1"/>
    </w:lvlOverride>
  </w:num>
  <w:num w:numId="29" w16cid:durableId="1235821340">
    <w:abstractNumId w:val="20"/>
    <w:lvlOverride w:ilvl="0">
      <w:startOverride w:val="1"/>
    </w:lvlOverride>
  </w:num>
  <w:num w:numId="30" w16cid:durableId="83041303">
    <w:abstractNumId w:val="42"/>
    <w:lvlOverride w:ilvl="0">
      <w:startOverride w:val="1"/>
    </w:lvlOverride>
  </w:num>
  <w:num w:numId="31" w16cid:durableId="1788546941">
    <w:abstractNumId w:val="36"/>
  </w:num>
  <w:num w:numId="32" w16cid:durableId="1934389739">
    <w:abstractNumId w:val="42"/>
  </w:num>
  <w:num w:numId="33" w16cid:durableId="152836685">
    <w:abstractNumId w:val="30"/>
  </w:num>
  <w:num w:numId="34" w16cid:durableId="983236719">
    <w:abstractNumId w:val="12"/>
  </w:num>
  <w:num w:numId="35" w16cid:durableId="1041517846">
    <w:abstractNumId w:val="22"/>
  </w:num>
  <w:num w:numId="36" w16cid:durableId="296910819">
    <w:abstractNumId w:val="44"/>
  </w:num>
  <w:num w:numId="37" w16cid:durableId="245071181">
    <w:abstractNumId w:val="0"/>
  </w:num>
  <w:num w:numId="38" w16cid:durableId="1453551727">
    <w:abstractNumId w:val="40"/>
  </w:num>
  <w:num w:numId="39" w16cid:durableId="372076704">
    <w:abstractNumId w:val="20"/>
  </w:num>
  <w:num w:numId="40" w16cid:durableId="1857041608">
    <w:abstractNumId w:val="39"/>
  </w:num>
  <w:num w:numId="41" w16cid:durableId="205878778">
    <w:abstractNumId w:val="1"/>
  </w:num>
  <w:num w:numId="42" w16cid:durableId="1397818235">
    <w:abstractNumId w:val="2"/>
  </w:num>
  <w:num w:numId="43" w16cid:durableId="576522267">
    <w:abstractNumId w:val="3"/>
  </w:num>
  <w:num w:numId="44" w16cid:durableId="674652034">
    <w:abstractNumId w:val="4"/>
  </w:num>
  <w:num w:numId="45" w16cid:durableId="1306230267">
    <w:abstractNumId w:val="9"/>
  </w:num>
  <w:num w:numId="46" w16cid:durableId="1519200691">
    <w:abstractNumId w:val="5"/>
  </w:num>
  <w:num w:numId="47" w16cid:durableId="2060131399">
    <w:abstractNumId w:val="6"/>
  </w:num>
  <w:num w:numId="48" w16cid:durableId="2119059403">
    <w:abstractNumId w:val="7"/>
  </w:num>
  <w:num w:numId="49" w16cid:durableId="2019889836">
    <w:abstractNumId w:val="8"/>
  </w:num>
  <w:num w:numId="50" w16cid:durableId="179123191">
    <w:abstractNumId w:val="10"/>
  </w:num>
  <w:num w:numId="51" w16cid:durableId="71785026">
    <w:abstractNumId w:val="40"/>
    <w:lvlOverride w:ilvl="0">
      <w:startOverride w:val="1"/>
    </w:lvlOverride>
  </w:num>
  <w:num w:numId="52" w16cid:durableId="297802206">
    <w:abstractNumId w:val="1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61288"/>
    <w:rsid w:val="000617FF"/>
    <w:rsid w:val="0008159B"/>
    <w:rsid w:val="0009789A"/>
    <w:rsid w:val="000A2771"/>
    <w:rsid w:val="000B291E"/>
    <w:rsid w:val="000B58BC"/>
    <w:rsid w:val="000B72AA"/>
    <w:rsid w:val="00100DB1"/>
    <w:rsid w:val="00101C4A"/>
    <w:rsid w:val="001232A9"/>
    <w:rsid w:val="00130790"/>
    <w:rsid w:val="001350D9"/>
    <w:rsid w:val="0014209D"/>
    <w:rsid w:val="00162DA1"/>
    <w:rsid w:val="00166275"/>
    <w:rsid w:val="00166D8D"/>
    <w:rsid w:val="0017225D"/>
    <w:rsid w:val="0018774F"/>
    <w:rsid w:val="0019135D"/>
    <w:rsid w:val="00191480"/>
    <w:rsid w:val="001B1064"/>
    <w:rsid w:val="001C1D76"/>
    <w:rsid w:val="001E2F30"/>
    <w:rsid w:val="001F58CE"/>
    <w:rsid w:val="00231455"/>
    <w:rsid w:val="00257178"/>
    <w:rsid w:val="00297EF4"/>
    <w:rsid w:val="002A6B25"/>
    <w:rsid w:val="002B1922"/>
    <w:rsid w:val="002B466F"/>
    <w:rsid w:val="002C2E6E"/>
    <w:rsid w:val="003225C0"/>
    <w:rsid w:val="003239BD"/>
    <w:rsid w:val="00367532"/>
    <w:rsid w:val="003741F3"/>
    <w:rsid w:val="003A682F"/>
    <w:rsid w:val="003C766C"/>
    <w:rsid w:val="0040625F"/>
    <w:rsid w:val="00434220"/>
    <w:rsid w:val="004468B8"/>
    <w:rsid w:val="00450B34"/>
    <w:rsid w:val="00457ADB"/>
    <w:rsid w:val="00463066"/>
    <w:rsid w:val="004A3876"/>
    <w:rsid w:val="004C4EC5"/>
    <w:rsid w:val="004C6D91"/>
    <w:rsid w:val="004D2CC5"/>
    <w:rsid w:val="004F262E"/>
    <w:rsid w:val="00501DC3"/>
    <w:rsid w:val="00545FBD"/>
    <w:rsid w:val="00546D76"/>
    <w:rsid w:val="00561485"/>
    <w:rsid w:val="00570EA9"/>
    <w:rsid w:val="005956B1"/>
    <w:rsid w:val="005A47D2"/>
    <w:rsid w:val="005B18F2"/>
    <w:rsid w:val="005B65A0"/>
    <w:rsid w:val="005C43C3"/>
    <w:rsid w:val="005C4A12"/>
    <w:rsid w:val="005D0CD5"/>
    <w:rsid w:val="005E7DC5"/>
    <w:rsid w:val="005F541A"/>
    <w:rsid w:val="00631CEE"/>
    <w:rsid w:val="00650AA5"/>
    <w:rsid w:val="00660A67"/>
    <w:rsid w:val="0066241C"/>
    <w:rsid w:val="006738A1"/>
    <w:rsid w:val="006B7A1D"/>
    <w:rsid w:val="006C09F0"/>
    <w:rsid w:val="006F1AD6"/>
    <w:rsid w:val="00716C0C"/>
    <w:rsid w:val="00734E96"/>
    <w:rsid w:val="00747972"/>
    <w:rsid w:val="007546BE"/>
    <w:rsid w:val="00761603"/>
    <w:rsid w:val="00786864"/>
    <w:rsid w:val="007A2617"/>
    <w:rsid w:val="007A412E"/>
    <w:rsid w:val="007C2533"/>
    <w:rsid w:val="007C2BCD"/>
    <w:rsid w:val="007C7274"/>
    <w:rsid w:val="007E027F"/>
    <w:rsid w:val="00802B71"/>
    <w:rsid w:val="0080312B"/>
    <w:rsid w:val="008224E9"/>
    <w:rsid w:val="00845C2A"/>
    <w:rsid w:val="0084678D"/>
    <w:rsid w:val="008524F3"/>
    <w:rsid w:val="0085334D"/>
    <w:rsid w:val="00866805"/>
    <w:rsid w:val="00882770"/>
    <w:rsid w:val="008B2212"/>
    <w:rsid w:val="008B564D"/>
    <w:rsid w:val="008D21A8"/>
    <w:rsid w:val="008F1DDC"/>
    <w:rsid w:val="00923369"/>
    <w:rsid w:val="00966E4D"/>
    <w:rsid w:val="00971E0F"/>
    <w:rsid w:val="00976A76"/>
    <w:rsid w:val="0099056C"/>
    <w:rsid w:val="009C7EC2"/>
    <w:rsid w:val="009F2543"/>
    <w:rsid w:val="00A2440B"/>
    <w:rsid w:val="00A459DA"/>
    <w:rsid w:val="00A63878"/>
    <w:rsid w:val="00A65E49"/>
    <w:rsid w:val="00A671FD"/>
    <w:rsid w:val="00A67CB2"/>
    <w:rsid w:val="00A8117E"/>
    <w:rsid w:val="00A83891"/>
    <w:rsid w:val="00A912F4"/>
    <w:rsid w:val="00AA1482"/>
    <w:rsid w:val="00AA6A53"/>
    <w:rsid w:val="00AD3A06"/>
    <w:rsid w:val="00AE16EF"/>
    <w:rsid w:val="00B0306D"/>
    <w:rsid w:val="00B4040F"/>
    <w:rsid w:val="00B40D89"/>
    <w:rsid w:val="00BB661D"/>
    <w:rsid w:val="00BC2E78"/>
    <w:rsid w:val="00C04F8A"/>
    <w:rsid w:val="00C52FE4"/>
    <w:rsid w:val="00C64947"/>
    <w:rsid w:val="00CD31ED"/>
    <w:rsid w:val="00CD32E2"/>
    <w:rsid w:val="00D03804"/>
    <w:rsid w:val="00D46B00"/>
    <w:rsid w:val="00D51079"/>
    <w:rsid w:val="00DA199B"/>
    <w:rsid w:val="00DA67C2"/>
    <w:rsid w:val="00DB054A"/>
    <w:rsid w:val="00DC3BF4"/>
    <w:rsid w:val="00DC4201"/>
    <w:rsid w:val="00DE6191"/>
    <w:rsid w:val="00E13053"/>
    <w:rsid w:val="00E75B63"/>
    <w:rsid w:val="00EB30D6"/>
    <w:rsid w:val="00F010EE"/>
    <w:rsid w:val="00F02540"/>
    <w:rsid w:val="00F02FA8"/>
    <w:rsid w:val="00F27746"/>
    <w:rsid w:val="00F45C42"/>
    <w:rsid w:val="00F77188"/>
    <w:rsid w:val="00F86A5C"/>
    <w:rsid w:val="00FC174A"/>
    <w:rsid w:val="00FC240C"/>
    <w:rsid w:val="00FD0CF6"/>
    <w:rsid w:val="00FE199C"/>
    <w:rsid w:val="00FF3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101C4A"/>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01C4A"/>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01C4A"/>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01C4A"/>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01C4A"/>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01C4A"/>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1C4A"/>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1C4A"/>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1C4A"/>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101C4A"/>
    <w:pPr>
      <w:numPr>
        <w:numId w:val="12"/>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101C4A"/>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ChapterNumbering">
    <w:name w:val="ChapterNumbering"/>
    <w:uiPriority w:val="99"/>
    <w:rsid w:val="00101C4A"/>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101C4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101C4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101C4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101C4A"/>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101C4A"/>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Exercise">
    <w:name w:val="HeadAExercise"/>
    <w:qFormat/>
    <w:rsid w:val="00101C4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Hyperlink0">
    <w:name w:val="Hyperlink.0"/>
    <w:basedOn w:val="DefaultParagraphFont"/>
    <w:rsid w:val="00A65E49"/>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101C4A"/>
    <w:pPr>
      <w:numPr>
        <w:ilvl w:val="4"/>
        <w:numId w:val="12"/>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101C4A"/>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3"/>
      </w:numPr>
    </w:pPr>
  </w:style>
  <w:style w:type="character" w:customStyle="1" w:styleId="Link">
    <w:name w:val="Link"/>
    <w:rPr>
      <w:outline w:val="0"/>
      <w:color w:val="4472C4"/>
      <w:u w:val="single" w:color="4472C4"/>
      <w:lang w:val="en-US"/>
    </w:rPr>
  </w:style>
  <w:style w:type="paragraph" w:customStyle="1" w:styleId="Code">
    <w:name w:val="Code"/>
    <w:qFormat/>
    <w:rsid w:val="00101C4A"/>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character" w:customStyle="1" w:styleId="Hyperlink1">
    <w:name w:val="Hyperlink.1"/>
    <w:basedOn w:val="DefaultParagraphFont"/>
    <w:rsid w:val="00A65E49"/>
    <w:rPr>
      <w:rFonts w:ascii="Calibri" w:eastAsia="Calibri" w:hAnsi="Calibri" w:cs="Calibri"/>
      <w:i/>
      <w:iCs/>
      <w:outline w:val="0"/>
      <w:color w:val="3366FF"/>
      <w:u w:color="3366FF"/>
    </w:rPr>
  </w:style>
  <w:style w:type="paragraph" w:customStyle="1" w:styleId="CodeWide">
    <w:name w:val="CodeWide"/>
    <w:qFormat/>
    <w:rsid w:val="00101C4A"/>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Plain">
    <w:name w:val="ListPlain"/>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101C4A"/>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101C4A"/>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101C4A"/>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101C4A"/>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101C4A"/>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101C4A"/>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101C4A"/>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101C4A"/>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101C4A"/>
    <w:rPr>
      <w:rFonts w:cs="NewBaskervilleEF-Bold"/>
      <w:b/>
      <w:bCs/>
      <w:i/>
      <w:iCs/>
      <w:color w:val="3366FF"/>
      <w:w w:val="100"/>
      <w:position w:val="0"/>
      <w:u w:val="none"/>
      <w:vertAlign w:val="baseline"/>
      <w:lang w:val="en-US"/>
    </w:rPr>
  </w:style>
  <w:style w:type="paragraph" w:customStyle="1" w:styleId="BodyCustom">
    <w:name w:val="BodyCustom"/>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101C4A"/>
    <w:pPr>
      <w:numPr>
        <w:ilvl w:val="6"/>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101C4A"/>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101C4A"/>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101C4A"/>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101C4A"/>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101C4A"/>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101C4A"/>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101C4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101C4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101C4A"/>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101C4A"/>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101C4A"/>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101C4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101C4A"/>
    <w:rPr>
      <w:rFonts w:ascii="Wingdings2" w:hAnsi="Wingdings2" w:cs="Wingdings2"/>
      <w:color w:val="000000"/>
      <w:w w:val="100"/>
      <w:position w:val="0"/>
      <w:u w:val="none"/>
      <w:vertAlign w:val="baseline"/>
      <w:lang w:val="en-US"/>
    </w:rPr>
  </w:style>
  <w:style w:type="paragraph" w:customStyle="1" w:styleId="ListBody">
    <w:name w:val="ListBody"/>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101C4A"/>
    <w:rPr>
      <w:rFonts w:cs="NewBaskervilleStd-Italic"/>
      <w:i/>
      <w:iCs/>
      <w:color w:val="3366FF"/>
      <w:w w:val="100"/>
      <w:position w:val="0"/>
      <w:u w:val="none"/>
      <w:vertAlign w:val="baseline"/>
      <w:lang w:val="en-US"/>
    </w:rPr>
  </w:style>
  <w:style w:type="paragraph" w:customStyle="1" w:styleId="Note">
    <w:name w:val="Note"/>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101C4A"/>
    <w:rPr>
      <w:rFonts w:ascii="Symbol" w:hAnsi="Symbol" w:cs="Symbol"/>
      <w:color w:val="000000"/>
    </w:rPr>
  </w:style>
  <w:style w:type="character" w:customStyle="1" w:styleId="Superscript">
    <w:name w:val="Superscript"/>
    <w:uiPriority w:val="1"/>
    <w:qFormat/>
    <w:rsid w:val="00101C4A"/>
    <w:rPr>
      <w:color w:val="3366FF"/>
      <w:vertAlign w:val="superscript"/>
    </w:rPr>
  </w:style>
  <w:style w:type="character" w:customStyle="1" w:styleId="SuperscriptItalic">
    <w:name w:val="SuperscriptItalic"/>
    <w:uiPriority w:val="1"/>
    <w:qFormat/>
    <w:rsid w:val="00101C4A"/>
    <w:rPr>
      <w:i/>
      <w:color w:val="3366FF"/>
      <w:vertAlign w:val="superscript"/>
    </w:rPr>
  </w:style>
  <w:style w:type="character" w:customStyle="1" w:styleId="Subscript">
    <w:name w:val="Subscript"/>
    <w:uiPriority w:val="1"/>
    <w:qFormat/>
    <w:rsid w:val="00101C4A"/>
    <w:rPr>
      <w:color w:val="3366FF"/>
      <w:vertAlign w:val="subscript"/>
    </w:rPr>
  </w:style>
  <w:style w:type="character" w:customStyle="1" w:styleId="SubscriptItalic">
    <w:name w:val="SubscriptItalic"/>
    <w:uiPriority w:val="1"/>
    <w:qFormat/>
    <w:rsid w:val="00101C4A"/>
    <w:rPr>
      <w:i/>
      <w:color w:val="3366FF"/>
      <w:vertAlign w:val="subscript"/>
    </w:rPr>
  </w:style>
  <w:style w:type="character" w:customStyle="1" w:styleId="Symbol">
    <w:name w:val="Symbol"/>
    <w:uiPriority w:val="1"/>
    <w:qFormat/>
    <w:rsid w:val="00101C4A"/>
    <w:rPr>
      <w:rFonts w:ascii="Symbol" w:hAnsi="Symbol"/>
    </w:rPr>
  </w:style>
  <w:style w:type="character" w:customStyle="1" w:styleId="Italic">
    <w:name w:val="Italic"/>
    <w:uiPriority w:val="1"/>
    <w:qFormat/>
    <w:rsid w:val="00101C4A"/>
    <w:rPr>
      <w:rFonts w:cs="NewBaskervilleStd-Italic"/>
      <w:i/>
      <w:iCs/>
      <w:color w:val="0000FF"/>
      <w:w w:val="100"/>
      <w:position w:val="0"/>
      <w:u w:val="none"/>
      <w:vertAlign w:val="baseline"/>
      <w:lang w:val="en-US"/>
    </w:rPr>
  </w:style>
  <w:style w:type="paragraph" w:customStyle="1" w:styleId="ListCode">
    <w:name w:val="ListCode"/>
    <w:qFormat/>
    <w:rsid w:val="00101C4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101C4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101C4A"/>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101C4A"/>
    <w:pPr>
      <w:widowControl w:val="0"/>
      <w:numPr>
        <w:numId w:val="28"/>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101C4A"/>
    <w:rPr>
      <w:color w:val="FF358C"/>
      <w:u w:val="single"/>
    </w:rPr>
  </w:style>
  <w:style w:type="paragraph" w:customStyle="1" w:styleId="PartNumber">
    <w:name w:val="PartNumber"/>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101C4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101C4A"/>
    <w:pPr>
      <w:spacing w:before="120"/>
    </w:pPr>
    <w:rPr>
      <w:i/>
      <w:iCs/>
      <w:caps w:val="0"/>
    </w:rPr>
  </w:style>
  <w:style w:type="paragraph" w:customStyle="1" w:styleId="BoxBodyContinued">
    <w:name w:val="BoxBodyContinued"/>
    <w:qFormat/>
    <w:rsid w:val="00101C4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101C4A"/>
    <w:rPr>
      <w:b/>
      <w:bCs/>
      <w:color w:val="3366FF"/>
    </w:rPr>
  </w:style>
  <w:style w:type="paragraph" w:customStyle="1" w:styleId="RunInHead">
    <w:name w:val="RunInHead"/>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101C4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101C4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101C4A"/>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101C4A"/>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101C4A"/>
    <w:rPr>
      <w:color w:val="3366FF"/>
      <w:bdr w:val="single" w:sz="4" w:space="0" w:color="3366FF"/>
    </w:rPr>
  </w:style>
  <w:style w:type="character" w:customStyle="1" w:styleId="PrintOnly">
    <w:name w:val="PrintOnly"/>
    <w:uiPriority w:val="1"/>
    <w:qFormat/>
    <w:rsid w:val="00101C4A"/>
    <w:rPr>
      <w:color w:val="3366FF"/>
      <w:bdr w:val="single" w:sz="4" w:space="0" w:color="FF0000"/>
    </w:rPr>
  </w:style>
  <w:style w:type="character" w:customStyle="1" w:styleId="LinkEmail">
    <w:name w:val="LinkEmail"/>
    <w:basedOn w:val="LinkURL"/>
    <w:uiPriority w:val="1"/>
    <w:qFormat/>
    <w:rsid w:val="00101C4A"/>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101C4A"/>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101C4A"/>
    <w:rPr>
      <w:color w:val="3366FF"/>
      <w:bdr w:val="none" w:sz="0" w:space="0" w:color="auto"/>
      <w:shd w:val="clear" w:color="auto" w:fill="FFFF00"/>
    </w:rPr>
  </w:style>
  <w:style w:type="character" w:customStyle="1" w:styleId="FootnoteReference">
    <w:name w:val="FootnoteReference"/>
    <w:uiPriority w:val="1"/>
    <w:qFormat/>
    <w:rsid w:val="00101C4A"/>
    <w:rPr>
      <w:color w:val="3366FF"/>
      <w:vertAlign w:val="superscript"/>
    </w:rPr>
  </w:style>
  <w:style w:type="paragraph" w:customStyle="1" w:styleId="Footnote">
    <w:name w:val="Footnote"/>
    <w:qFormat/>
    <w:rsid w:val="00101C4A"/>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101C4A"/>
    <w:rPr>
      <w:color w:val="3366FF"/>
      <w:vertAlign w:val="superscript"/>
    </w:rPr>
  </w:style>
  <w:style w:type="character" w:customStyle="1" w:styleId="EndnoteReference">
    <w:name w:val="EndnoteReference"/>
    <w:basedOn w:val="FootnoteReference"/>
    <w:uiPriority w:val="1"/>
    <w:qFormat/>
    <w:rsid w:val="00101C4A"/>
    <w:rPr>
      <w:color w:val="3366FF"/>
      <w:vertAlign w:val="superscript"/>
    </w:rPr>
  </w:style>
  <w:style w:type="paragraph" w:customStyle="1" w:styleId="QuotePara">
    <w:name w:val="QuotePara"/>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101C4A"/>
    <w:pPr>
      <w:spacing w:after="240"/>
      <w:jc w:val="right"/>
    </w:pPr>
    <w:rPr>
      <w:i w:val="0"/>
    </w:rPr>
  </w:style>
  <w:style w:type="character" w:customStyle="1" w:styleId="Caps">
    <w:name w:val="Caps"/>
    <w:uiPriority w:val="1"/>
    <w:qFormat/>
    <w:rsid w:val="00101C4A"/>
    <w:rPr>
      <w:caps/>
      <w:smallCaps w:val="0"/>
      <w:color w:val="3366FF"/>
    </w:rPr>
  </w:style>
  <w:style w:type="character" w:customStyle="1" w:styleId="SmallCaps">
    <w:name w:val="SmallCaps"/>
    <w:uiPriority w:val="1"/>
    <w:qFormat/>
    <w:rsid w:val="00101C4A"/>
    <w:rPr>
      <w:caps w:val="0"/>
      <w:smallCaps/>
      <w:color w:val="3366FF"/>
    </w:rPr>
  </w:style>
  <w:style w:type="character" w:customStyle="1" w:styleId="SmallCapsBold">
    <w:name w:val="SmallCapsBold"/>
    <w:basedOn w:val="SmallCaps"/>
    <w:uiPriority w:val="1"/>
    <w:qFormat/>
    <w:rsid w:val="00101C4A"/>
    <w:rPr>
      <w:b/>
      <w:bCs/>
      <w:caps w:val="0"/>
      <w:smallCaps/>
      <w:color w:val="3366FF"/>
    </w:rPr>
  </w:style>
  <w:style w:type="character" w:customStyle="1" w:styleId="SmallCapsBoldItalic">
    <w:name w:val="SmallCapsBoldItalic"/>
    <w:basedOn w:val="SmallCapsBold"/>
    <w:uiPriority w:val="1"/>
    <w:qFormat/>
    <w:rsid w:val="00101C4A"/>
    <w:rPr>
      <w:b/>
      <w:bCs/>
      <w:i/>
      <w:iCs/>
      <w:caps w:val="0"/>
      <w:smallCaps/>
      <w:color w:val="3366FF"/>
    </w:rPr>
  </w:style>
  <w:style w:type="character" w:customStyle="1" w:styleId="SmallCapsItalic">
    <w:name w:val="SmallCapsItalic"/>
    <w:basedOn w:val="SmallCaps"/>
    <w:uiPriority w:val="1"/>
    <w:qFormat/>
    <w:rsid w:val="00101C4A"/>
    <w:rPr>
      <w:i/>
      <w:iCs/>
      <w:caps w:val="0"/>
      <w:smallCaps/>
      <w:color w:val="3366FF"/>
    </w:rPr>
  </w:style>
  <w:style w:type="character" w:customStyle="1" w:styleId="NSSymbol">
    <w:name w:val="NSSymbol"/>
    <w:uiPriority w:val="1"/>
    <w:qFormat/>
    <w:rsid w:val="00101C4A"/>
    <w:rPr>
      <w:color w:val="3366FF"/>
    </w:rPr>
  </w:style>
  <w:style w:type="table" w:styleId="TableGrid">
    <w:name w:val="Table Grid"/>
    <w:basedOn w:val="TableNormal"/>
    <w:uiPriority w:val="59"/>
    <w:rsid w:val="00101C4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101C4A"/>
    <w:pPr>
      <w:keepLines/>
      <w:widowControl w:val="0"/>
      <w:numPr>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101C4A"/>
    <w:pPr>
      <w:keepLines/>
      <w:widowControl w:val="0"/>
      <w:numPr>
        <w:numId w:val="3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101C4A"/>
    <w:rPr>
      <w:i w:val="0"/>
      <w:sz w:val="18"/>
      <w:szCs w:val="18"/>
    </w:rPr>
  </w:style>
  <w:style w:type="paragraph" w:customStyle="1" w:styleId="ExtractSource">
    <w:name w:val="ExtractSource"/>
    <w:basedOn w:val="ExtractPara"/>
    <w:qFormat/>
    <w:rsid w:val="00101C4A"/>
    <w:pPr>
      <w:jc w:val="right"/>
    </w:pPr>
  </w:style>
  <w:style w:type="paragraph" w:customStyle="1" w:styleId="ExtractParaContinued">
    <w:name w:val="ExtractParaContinued"/>
    <w:basedOn w:val="ExtractPara"/>
    <w:qFormat/>
    <w:rsid w:val="00101C4A"/>
    <w:pPr>
      <w:spacing w:before="0"/>
      <w:ind w:firstLine="360"/>
    </w:pPr>
  </w:style>
  <w:style w:type="paragraph" w:customStyle="1" w:styleId="AppendixNumber">
    <w:name w:val="AppendixNumber"/>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101C4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101C4A"/>
    <w:rPr>
      <w:color w:val="3366FF"/>
      <w:vertAlign w:val="superscript"/>
    </w:rPr>
  </w:style>
  <w:style w:type="paragraph" w:customStyle="1" w:styleId="Reference">
    <w:name w:val="Reference"/>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101C4A"/>
    <w:rPr>
      <w:rFonts w:ascii="Courier" w:hAnsi="Courier"/>
      <w:color w:val="A6A6A6" w:themeColor="background1" w:themeShade="A6"/>
    </w:rPr>
  </w:style>
  <w:style w:type="character" w:customStyle="1" w:styleId="PyBracket">
    <w:name w:val="PyBracket"/>
    <w:uiPriority w:val="1"/>
    <w:qFormat/>
    <w:rsid w:val="00101C4A"/>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101C4A"/>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101C4A"/>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101C4A"/>
  </w:style>
  <w:style w:type="character" w:styleId="BookTitle">
    <w:name w:val="Book Title"/>
    <w:basedOn w:val="DefaultParagraphFont"/>
    <w:uiPriority w:val="33"/>
    <w:qFormat/>
    <w:rsid w:val="00101C4A"/>
    <w:rPr>
      <w:b/>
      <w:bCs/>
      <w:smallCaps/>
      <w:spacing w:val="5"/>
    </w:rPr>
  </w:style>
  <w:style w:type="paragraph" w:customStyle="1" w:styleId="BookTitle0">
    <w:name w:val="BookTitle"/>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101C4A"/>
  </w:style>
  <w:style w:type="paragraph" w:customStyle="1" w:styleId="BookEdition">
    <w:name w:val="BookEdition"/>
    <w:basedOn w:val="BookSubtitle"/>
    <w:qFormat/>
    <w:rsid w:val="00101C4A"/>
    <w:rPr>
      <w:b w:val="0"/>
      <w:bCs w:val="0"/>
      <w:i/>
      <w:iCs/>
      <w:sz w:val="24"/>
      <w:szCs w:val="24"/>
    </w:rPr>
  </w:style>
  <w:style w:type="paragraph" w:customStyle="1" w:styleId="BookAuthor">
    <w:name w:val="BookAuthor"/>
    <w:basedOn w:val="BookEdition"/>
    <w:qFormat/>
    <w:rsid w:val="00101C4A"/>
    <w:rPr>
      <w:i w:val="0"/>
      <w:iCs w:val="0"/>
      <w:smallCaps/>
    </w:rPr>
  </w:style>
  <w:style w:type="paragraph" w:customStyle="1" w:styleId="BookPublisher">
    <w:name w:val="BookPublisher"/>
    <w:basedOn w:val="BookAuthor"/>
    <w:qFormat/>
    <w:rsid w:val="00101C4A"/>
    <w:rPr>
      <w:i/>
      <w:iCs/>
      <w:smallCaps w:val="0"/>
      <w:sz w:val="20"/>
      <w:szCs w:val="20"/>
    </w:rPr>
  </w:style>
  <w:style w:type="paragraph" w:customStyle="1" w:styleId="Copyright">
    <w:name w:val="Copyright"/>
    <w:qFormat/>
    <w:rsid w:val="00101C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101C4A"/>
  </w:style>
  <w:style w:type="paragraph" w:customStyle="1" w:styleId="CopyrightHead">
    <w:name w:val="CopyrightHead"/>
    <w:basedOn w:val="CopyrightLOC"/>
    <w:qFormat/>
    <w:rsid w:val="00101C4A"/>
    <w:rPr>
      <w:b/>
    </w:rPr>
  </w:style>
  <w:style w:type="paragraph" w:customStyle="1" w:styleId="Dedication">
    <w:name w:val="Dedication"/>
    <w:basedOn w:val="BookPublisher"/>
    <w:qFormat/>
    <w:rsid w:val="00101C4A"/>
  </w:style>
  <w:style w:type="paragraph" w:customStyle="1" w:styleId="FrontmatterTitle">
    <w:name w:val="FrontmatterTitle"/>
    <w:basedOn w:val="BackmatterTitle"/>
    <w:qFormat/>
    <w:rsid w:val="00101C4A"/>
  </w:style>
  <w:style w:type="paragraph" w:customStyle="1" w:styleId="TOCFM">
    <w:name w:val="TOCFM"/>
    <w:basedOn w:val="Normal"/>
    <w:qFormat/>
    <w:rsid w:val="00101C4A"/>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101C4A"/>
    <w:pPr>
      <w:ind w:left="720"/>
    </w:pPr>
    <w:rPr>
      <w:b/>
    </w:rPr>
  </w:style>
  <w:style w:type="paragraph" w:customStyle="1" w:styleId="TOCPart">
    <w:name w:val="TOCPart"/>
    <w:basedOn w:val="TOCH1"/>
    <w:qFormat/>
    <w:rsid w:val="00101C4A"/>
    <w:pPr>
      <w:spacing w:before="120"/>
      <w:ind w:left="0"/>
      <w:jc w:val="center"/>
    </w:pPr>
    <w:rPr>
      <w:b w:val="0"/>
      <w:sz w:val="28"/>
      <w:szCs w:val="24"/>
    </w:rPr>
  </w:style>
  <w:style w:type="paragraph" w:customStyle="1" w:styleId="TOCChapter">
    <w:name w:val="TOCChapter"/>
    <w:basedOn w:val="TOCH1"/>
    <w:qFormat/>
    <w:rsid w:val="00101C4A"/>
    <w:pPr>
      <w:ind w:left="360"/>
    </w:pPr>
    <w:rPr>
      <w:b w:val="0"/>
      <w:sz w:val="24"/>
    </w:rPr>
  </w:style>
  <w:style w:type="paragraph" w:customStyle="1" w:styleId="TOCH2">
    <w:name w:val="TOCH2"/>
    <w:basedOn w:val="TOCH1"/>
    <w:qFormat/>
    <w:rsid w:val="00101C4A"/>
    <w:pPr>
      <w:ind w:left="1080"/>
    </w:pPr>
    <w:rPr>
      <w:i/>
    </w:rPr>
  </w:style>
  <w:style w:type="paragraph" w:customStyle="1" w:styleId="TOCH3">
    <w:name w:val="TOCH3"/>
    <w:basedOn w:val="TOCH1"/>
    <w:qFormat/>
    <w:rsid w:val="00101C4A"/>
    <w:pPr>
      <w:ind w:left="1440"/>
    </w:pPr>
    <w:rPr>
      <w:b w:val="0"/>
      <w:i/>
    </w:rPr>
  </w:style>
  <w:style w:type="paragraph" w:customStyle="1" w:styleId="BoxType">
    <w:name w:val="BoxType"/>
    <w:qFormat/>
    <w:rsid w:val="00101C4A"/>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101C4A"/>
    <w:rPr>
      <w:b w:val="0"/>
      <w:bCs w:val="0"/>
      <w:i w:val="0"/>
      <w:iCs w:val="0"/>
      <w:color w:val="3366FF"/>
      <w:bdr w:val="none" w:sz="0" w:space="0" w:color="auto"/>
      <w:shd w:val="clear" w:color="auto" w:fill="CCFFCC"/>
    </w:rPr>
  </w:style>
  <w:style w:type="character" w:customStyle="1" w:styleId="CodeAnnotation">
    <w:name w:val="CodeAnnotation"/>
    <w:uiPriority w:val="1"/>
    <w:qFormat/>
    <w:rsid w:val="00101C4A"/>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101C4A"/>
    <w:pPr>
      <w:keepNext/>
      <w:keepLines/>
      <w:widowControl w:val="0"/>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101C4A"/>
    <w:pPr>
      <w:keepNext/>
      <w:keepLines/>
      <w:widowControl w:val="0"/>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101C4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101C4A"/>
    <w:pPr>
      <w:keepNext/>
      <w:keepLines/>
      <w:widowControl w:val="0"/>
      <w:numPr>
        <w:ilvl w:val="3"/>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101C4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101C4A"/>
    <w:pPr>
      <w:widowControl w:val="0"/>
      <w:numPr>
        <w:numId w:val="10"/>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101C4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101C4A"/>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101C4A"/>
    <w:rPr>
      <w:rFonts w:ascii="Webdings" w:hAnsi="Webdings" w:cs="Webdings"/>
      <w:color w:val="3366FF"/>
      <w:w w:val="100"/>
      <w:position w:val="0"/>
      <w:u w:val="none"/>
      <w:vertAlign w:val="baseline"/>
      <w:lang w:val="en-US"/>
    </w:rPr>
  </w:style>
  <w:style w:type="paragraph" w:customStyle="1" w:styleId="TableTitle">
    <w:name w:val="TableTitle"/>
    <w:qFormat/>
    <w:rsid w:val="00101C4A"/>
    <w:pPr>
      <w:keepNext/>
      <w:keepLines/>
      <w:widowControl w:val="0"/>
      <w:numPr>
        <w:ilvl w:val="5"/>
        <w:numId w:val="1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101C4A"/>
    <w:pPr>
      <w:jc w:val="right"/>
    </w:pPr>
    <w:rPr>
      <w:i w:val="0"/>
    </w:rPr>
  </w:style>
  <w:style w:type="character" w:customStyle="1" w:styleId="Xref">
    <w:name w:val="Xref"/>
    <w:uiPriority w:val="1"/>
    <w:rsid w:val="00101C4A"/>
    <w:rPr>
      <w:color w:val="FF0000"/>
      <w:lang w:val="fr-FR"/>
    </w:rPr>
  </w:style>
  <w:style w:type="paragraph" w:customStyle="1" w:styleId="SourceForeword">
    <w:name w:val="SourceForeword"/>
    <w:basedOn w:val="ReviewSource"/>
    <w:qFormat/>
    <w:rsid w:val="00101C4A"/>
  </w:style>
  <w:style w:type="paragraph" w:customStyle="1" w:styleId="ReviewHead">
    <w:name w:val="ReviewHead"/>
    <w:basedOn w:val="FrontmatterTitle"/>
    <w:qFormat/>
    <w:rsid w:val="00101C4A"/>
  </w:style>
  <w:style w:type="paragraph" w:customStyle="1" w:styleId="ReviewQuote">
    <w:name w:val="ReviewQuote"/>
    <w:basedOn w:val="QuotePara"/>
    <w:qFormat/>
    <w:rsid w:val="00101C4A"/>
  </w:style>
  <w:style w:type="paragraph" w:customStyle="1" w:styleId="ReviewSource">
    <w:name w:val="ReviewSource"/>
    <w:basedOn w:val="QuoteSource"/>
    <w:qFormat/>
    <w:rsid w:val="00101C4A"/>
  </w:style>
  <w:style w:type="paragraph" w:customStyle="1" w:styleId="ListGraphic">
    <w:name w:val="ListGraphic"/>
    <w:basedOn w:val="GraphicSlug"/>
    <w:qFormat/>
    <w:rsid w:val="00101C4A"/>
    <w:pPr>
      <w:ind w:left="0"/>
    </w:pPr>
  </w:style>
  <w:style w:type="paragraph" w:customStyle="1" w:styleId="ListCaption">
    <w:name w:val="ListCaption"/>
    <w:basedOn w:val="CaptionLine"/>
    <w:qFormat/>
    <w:rsid w:val="00101C4A"/>
    <w:pPr>
      <w:ind w:left="3600"/>
    </w:pPr>
  </w:style>
  <w:style w:type="paragraph" w:customStyle="1" w:styleId="NoteContinued">
    <w:name w:val="NoteContinued"/>
    <w:basedOn w:val="Note"/>
    <w:qFormat/>
    <w:rsid w:val="00101C4A"/>
    <w:pPr>
      <w:spacing w:before="0"/>
      <w:ind w:firstLine="0"/>
    </w:pPr>
  </w:style>
  <w:style w:type="paragraph" w:customStyle="1" w:styleId="NoteCode">
    <w:name w:val="NoteCode"/>
    <w:basedOn w:val="Code"/>
    <w:qFormat/>
    <w:rsid w:val="00101C4A"/>
    <w:pPr>
      <w:spacing w:after="240"/>
    </w:pPr>
  </w:style>
  <w:style w:type="paragraph" w:customStyle="1" w:styleId="ListBulletSub">
    <w:name w:val="ListBulletSub"/>
    <w:basedOn w:val="ListBullet"/>
    <w:qFormat/>
    <w:rsid w:val="00101C4A"/>
    <w:pPr>
      <w:numPr>
        <w:numId w:val="25"/>
      </w:numPr>
      <w:ind w:left="2520"/>
    </w:pPr>
  </w:style>
  <w:style w:type="paragraph" w:customStyle="1" w:styleId="CodeCustom1">
    <w:name w:val="CodeCustom1"/>
    <w:basedOn w:val="Code"/>
    <w:qFormat/>
    <w:rsid w:val="00101C4A"/>
    <w:rPr>
      <w:color w:val="00B0F0"/>
    </w:rPr>
  </w:style>
  <w:style w:type="paragraph" w:customStyle="1" w:styleId="CodeCustom2">
    <w:name w:val="CodeCustom2"/>
    <w:basedOn w:val="CodeCustom1"/>
    <w:qFormat/>
    <w:rsid w:val="00101C4A"/>
    <w:pPr>
      <w:framePr w:wrap="around" w:vAnchor="text" w:hAnchor="text" w:y="1"/>
    </w:pPr>
    <w:rPr>
      <w:color w:val="7030A0"/>
    </w:rPr>
  </w:style>
  <w:style w:type="paragraph" w:customStyle="1" w:styleId="BoxGraphic">
    <w:name w:val="BoxGraphic"/>
    <w:basedOn w:val="BoxBodyFirst"/>
    <w:qFormat/>
    <w:rsid w:val="00101C4A"/>
    <w:rPr>
      <w:bCs/>
      <w:color w:val="A12126"/>
    </w:rPr>
  </w:style>
  <w:style w:type="paragraph" w:customStyle="1" w:styleId="Equation">
    <w:name w:val="Equation"/>
    <w:basedOn w:val="ListPlain"/>
    <w:qFormat/>
    <w:rsid w:val="00101C4A"/>
  </w:style>
  <w:style w:type="character" w:styleId="UnresolvedMention">
    <w:name w:val="Unresolved Mention"/>
    <w:basedOn w:val="DefaultParagraphFont"/>
    <w:uiPriority w:val="99"/>
    <w:semiHidden/>
    <w:unhideWhenUsed/>
    <w:rsid w:val="00101C4A"/>
    <w:rPr>
      <w:color w:val="605E5C"/>
      <w:shd w:val="clear" w:color="auto" w:fill="E1DFDD"/>
    </w:rPr>
  </w:style>
  <w:style w:type="character" w:customStyle="1" w:styleId="LiteralSuperscript">
    <w:name w:val="LiteralSuperscript"/>
    <w:uiPriority w:val="1"/>
    <w:qFormat/>
    <w:rsid w:val="00101C4A"/>
    <w:rPr>
      <w:vertAlign w:val="superscript"/>
    </w:rPr>
  </w:style>
  <w:style w:type="character" w:customStyle="1" w:styleId="LiteralSubscript">
    <w:name w:val="LiteralSubscript"/>
    <w:uiPriority w:val="1"/>
    <w:qFormat/>
    <w:rsid w:val="00101C4A"/>
    <w:rPr>
      <w:vertAlign w:val="subscript"/>
    </w:rPr>
  </w:style>
  <w:style w:type="character" w:customStyle="1" w:styleId="LiteralItalicSuperscript">
    <w:name w:val="LiteralItalicSuperscript"/>
    <w:uiPriority w:val="1"/>
    <w:qFormat/>
    <w:rsid w:val="00101C4A"/>
    <w:rPr>
      <w:i/>
      <w:color w:val="3266FF"/>
      <w:vertAlign w:val="superscript"/>
    </w:rPr>
  </w:style>
  <w:style w:type="character" w:customStyle="1" w:styleId="LiteralItalicSubscript">
    <w:name w:val="LiteralItalicSubscript"/>
    <w:basedOn w:val="LiteralItalicSuperscript"/>
    <w:uiPriority w:val="1"/>
    <w:qFormat/>
    <w:rsid w:val="00101C4A"/>
    <w:rPr>
      <w:i/>
      <w:color w:val="3266FF"/>
      <w:vertAlign w:val="subscript"/>
    </w:rPr>
  </w:style>
  <w:style w:type="paragraph" w:customStyle="1" w:styleId="BoxCodeAnnotated">
    <w:name w:val="BoxCodeAnnotated"/>
    <w:basedOn w:val="BoxCode"/>
    <w:qFormat/>
    <w:rsid w:val="00101C4A"/>
    <w:pPr>
      <w:ind w:hanging="216"/>
    </w:pPr>
  </w:style>
  <w:style w:type="paragraph" w:customStyle="1" w:styleId="BoxListNumberSub">
    <w:name w:val="BoxListNumberSub"/>
    <w:basedOn w:val="BoxListNumber"/>
    <w:qFormat/>
    <w:rsid w:val="00101C4A"/>
    <w:pPr>
      <w:numPr>
        <w:numId w:val="51"/>
      </w:numPr>
      <w:ind w:left="720"/>
    </w:pPr>
  </w:style>
  <w:style w:type="numbering" w:customStyle="1" w:styleId="CurrentList1">
    <w:name w:val="Current List1"/>
    <w:uiPriority w:val="99"/>
    <w:rsid w:val="00101C4A"/>
    <w:pPr>
      <w:numPr>
        <w:numId w:val="13"/>
      </w:numPr>
    </w:pPr>
  </w:style>
  <w:style w:type="numbering" w:customStyle="1" w:styleId="CurrentList2">
    <w:name w:val="Current List2"/>
    <w:uiPriority w:val="99"/>
    <w:rsid w:val="00101C4A"/>
    <w:pPr>
      <w:numPr>
        <w:numId w:val="14"/>
      </w:numPr>
    </w:pPr>
  </w:style>
  <w:style w:type="paragraph" w:customStyle="1" w:styleId="ListContinued">
    <w:name w:val="ListContinued"/>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101C4A"/>
    <w:pPr>
      <w:ind w:left="1613" w:hanging="216"/>
    </w:pPr>
  </w:style>
  <w:style w:type="paragraph" w:customStyle="1" w:styleId="ListLetter">
    <w:name w:val="ListLetter"/>
    <w:qFormat/>
    <w:rsid w:val="00101C4A"/>
    <w:pPr>
      <w:numPr>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101C4A"/>
    <w:pPr>
      <w:numPr>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101C4A"/>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101C4A"/>
    <w:pPr>
      <w:numPr>
        <w:numId w:val="16"/>
      </w:numPr>
    </w:pPr>
  </w:style>
  <w:style w:type="numbering" w:customStyle="1" w:styleId="CurrentList4">
    <w:name w:val="Current List4"/>
    <w:uiPriority w:val="99"/>
    <w:rsid w:val="00101C4A"/>
    <w:pPr>
      <w:numPr>
        <w:numId w:val="17"/>
      </w:numPr>
    </w:pPr>
  </w:style>
  <w:style w:type="paragraph" w:customStyle="1" w:styleId="BoxListLetter">
    <w:name w:val="BoxListLetter"/>
    <w:basedOn w:val="BoxListNumber"/>
    <w:qFormat/>
    <w:rsid w:val="00101C4A"/>
    <w:pPr>
      <w:numPr>
        <w:numId w:val="20"/>
      </w:numPr>
      <w:ind w:left="360"/>
    </w:pPr>
  </w:style>
  <w:style w:type="numbering" w:customStyle="1" w:styleId="CurrentList5">
    <w:name w:val="Current List5"/>
    <w:uiPriority w:val="99"/>
    <w:rsid w:val="00101C4A"/>
    <w:pPr>
      <w:numPr>
        <w:numId w:val="18"/>
      </w:numPr>
    </w:pPr>
  </w:style>
  <w:style w:type="paragraph" w:customStyle="1" w:styleId="BoxListLetterSub">
    <w:name w:val="BoxListLetterSub"/>
    <w:basedOn w:val="BoxListNumber"/>
    <w:qFormat/>
    <w:rsid w:val="00101C4A"/>
    <w:pPr>
      <w:numPr>
        <w:numId w:val="26"/>
      </w:numPr>
    </w:pPr>
  </w:style>
  <w:style w:type="numbering" w:customStyle="1" w:styleId="CurrentList6">
    <w:name w:val="Current List6"/>
    <w:uiPriority w:val="99"/>
    <w:rsid w:val="00101C4A"/>
    <w:pPr>
      <w:numPr>
        <w:numId w:val="19"/>
      </w:numPr>
    </w:pPr>
  </w:style>
  <w:style w:type="paragraph" w:customStyle="1" w:styleId="BoxListBulletSub">
    <w:name w:val="BoxListBulletSub"/>
    <w:basedOn w:val="BoxListBullet"/>
    <w:qFormat/>
    <w:rsid w:val="00101C4A"/>
    <w:pPr>
      <w:numPr>
        <w:numId w:val="23"/>
      </w:numPr>
      <w:ind w:left="720"/>
    </w:pPr>
  </w:style>
  <w:style w:type="numbering" w:customStyle="1" w:styleId="CurrentList7">
    <w:name w:val="Current List7"/>
    <w:uiPriority w:val="99"/>
    <w:rsid w:val="00101C4A"/>
    <w:pPr>
      <w:numPr>
        <w:numId w:val="21"/>
      </w:numPr>
    </w:pPr>
  </w:style>
  <w:style w:type="paragraph" w:customStyle="1" w:styleId="ChapterAuthor">
    <w:name w:val="ChapterAuthor"/>
    <w:basedOn w:val="ChapterSubtitle"/>
    <w:qFormat/>
    <w:rsid w:val="00101C4A"/>
    <w:rPr>
      <w:i/>
      <w:sz w:val="22"/>
    </w:rPr>
  </w:style>
  <w:style w:type="character" w:customStyle="1" w:styleId="ChineseChar">
    <w:name w:val="ChineseChar"/>
    <w:uiPriority w:val="1"/>
    <w:qFormat/>
    <w:rsid w:val="00101C4A"/>
    <w:rPr>
      <w:lang w:val="fr-FR"/>
    </w:rPr>
  </w:style>
  <w:style w:type="character" w:customStyle="1" w:styleId="JapaneseChar">
    <w:name w:val="JapaneseChar"/>
    <w:uiPriority w:val="1"/>
    <w:qFormat/>
    <w:rsid w:val="00101C4A"/>
    <w:rPr>
      <w:lang w:val="fr-FR"/>
    </w:rPr>
  </w:style>
  <w:style w:type="character" w:customStyle="1" w:styleId="EmojiChar">
    <w:name w:val="EmojiChar"/>
    <w:uiPriority w:val="99"/>
    <w:qFormat/>
    <w:rsid w:val="00101C4A"/>
    <w:rPr>
      <w:lang w:val="fr-FR"/>
    </w:rPr>
  </w:style>
  <w:style w:type="character" w:customStyle="1" w:styleId="Strikethrough">
    <w:name w:val="Strikethrough"/>
    <w:uiPriority w:val="1"/>
    <w:qFormat/>
    <w:rsid w:val="00101C4A"/>
    <w:rPr>
      <w:strike/>
      <w:dstrike w:val="0"/>
    </w:rPr>
  </w:style>
  <w:style w:type="character" w:customStyle="1" w:styleId="SuperscriptBold">
    <w:name w:val="SuperscriptBold"/>
    <w:basedOn w:val="Superscript"/>
    <w:uiPriority w:val="1"/>
    <w:qFormat/>
    <w:rsid w:val="00101C4A"/>
    <w:rPr>
      <w:b/>
      <w:color w:val="3366FF"/>
      <w:vertAlign w:val="superscript"/>
    </w:rPr>
  </w:style>
  <w:style w:type="character" w:customStyle="1" w:styleId="SubscriptBold">
    <w:name w:val="SubscriptBold"/>
    <w:basedOn w:val="Subscript"/>
    <w:uiPriority w:val="1"/>
    <w:qFormat/>
    <w:rsid w:val="00101C4A"/>
    <w:rPr>
      <w:b/>
      <w:color w:val="3366FF"/>
      <w:vertAlign w:val="subscript"/>
    </w:rPr>
  </w:style>
  <w:style w:type="character" w:customStyle="1" w:styleId="SuperscriptBoldItalic">
    <w:name w:val="SuperscriptBoldItalic"/>
    <w:basedOn w:val="Superscript"/>
    <w:uiPriority w:val="1"/>
    <w:qFormat/>
    <w:rsid w:val="00101C4A"/>
    <w:rPr>
      <w:b/>
      <w:i/>
      <w:color w:val="3366FF"/>
      <w:vertAlign w:val="superscript"/>
    </w:rPr>
  </w:style>
  <w:style w:type="character" w:customStyle="1" w:styleId="SubscriptBoldItalic">
    <w:name w:val="SubscriptBoldItalic"/>
    <w:basedOn w:val="Subscript"/>
    <w:uiPriority w:val="1"/>
    <w:qFormat/>
    <w:rsid w:val="00101C4A"/>
    <w:rPr>
      <w:b/>
      <w:i/>
      <w:color w:val="3366FF"/>
      <w:vertAlign w:val="subscript"/>
    </w:rPr>
  </w:style>
  <w:style w:type="character" w:customStyle="1" w:styleId="SuperscriptLiteralBoldItalic">
    <w:name w:val="SuperscriptLiteralBoldItalic"/>
    <w:basedOn w:val="SuperscriptBoldItalic"/>
    <w:uiPriority w:val="1"/>
    <w:qFormat/>
    <w:rsid w:val="00101C4A"/>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101C4A"/>
    <w:rPr>
      <w:rFonts w:ascii="Courier" w:hAnsi="Courier"/>
      <w:b/>
      <w:i/>
      <w:color w:val="3366FF"/>
      <w:vertAlign w:val="subscript"/>
    </w:rPr>
  </w:style>
  <w:style w:type="character" w:customStyle="1" w:styleId="SuperscriptLiteralBold">
    <w:name w:val="SuperscriptLiteralBold"/>
    <w:basedOn w:val="SuperscriptBold"/>
    <w:uiPriority w:val="1"/>
    <w:qFormat/>
    <w:rsid w:val="00101C4A"/>
    <w:rPr>
      <w:rFonts w:ascii="Courier" w:hAnsi="Courier"/>
      <w:b/>
      <w:i w:val="0"/>
      <w:color w:val="3366FF"/>
      <w:vertAlign w:val="superscript"/>
    </w:rPr>
  </w:style>
  <w:style w:type="character" w:customStyle="1" w:styleId="SubscriptLiteralBold">
    <w:name w:val="SubscriptLiteralBold"/>
    <w:basedOn w:val="SubscriptBold"/>
    <w:uiPriority w:val="1"/>
    <w:qFormat/>
    <w:rsid w:val="00101C4A"/>
    <w:rPr>
      <w:rFonts w:ascii="Courier" w:hAnsi="Courier"/>
      <w:b/>
      <w:i w:val="0"/>
      <w:color w:val="3366FF"/>
      <w:vertAlign w:val="subscript"/>
    </w:rPr>
  </w:style>
  <w:style w:type="character" w:customStyle="1" w:styleId="SuperscriptLiteral">
    <w:name w:val="SuperscriptLiteral"/>
    <w:basedOn w:val="Superscript"/>
    <w:uiPriority w:val="1"/>
    <w:qFormat/>
    <w:rsid w:val="00101C4A"/>
    <w:rPr>
      <w:rFonts w:ascii="Courier" w:hAnsi="Courier"/>
      <w:color w:val="3366FF"/>
      <w:vertAlign w:val="superscript"/>
    </w:rPr>
  </w:style>
  <w:style w:type="character" w:customStyle="1" w:styleId="SuperscriptLiteralItalic">
    <w:name w:val="SuperscriptLiteralItalic"/>
    <w:basedOn w:val="SuperscriptLiteral"/>
    <w:uiPriority w:val="1"/>
    <w:qFormat/>
    <w:rsid w:val="00101C4A"/>
    <w:rPr>
      <w:rFonts w:ascii="Courier" w:hAnsi="Courier"/>
      <w:i/>
      <w:color w:val="3366FF"/>
      <w:vertAlign w:val="superscript"/>
    </w:rPr>
  </w:style>
  <w:style w:type="character" w:customStyle="1" w:styleId="SubscriptLiteral">
    <w:name w:val="SubscriptLiteral"/>
    <w:basedOn w:val="Subscript"/>
    <w:uiPriority w:val="1"/>
    <w:qFormat/>
    <w:rsid w:val="00101C4A"/>
    <w:rPr>
      <w:rFonts w:ascii="Courier" w:hAnsi="Courier"/>
      <w:color w:val="3366FF"/>
      <w:vertAlign w:val="subscript"/>
    </w:rPr>
  </w:style>
  <w:style w:type="character" w:customStyle="1" w:styleId="SubscriptLiteralItalic">
    <w:name w:val="SubscriptLiteralItalic"/>
    <w:basedOn w:val="SubscriptLiteral"/>
    <w:uiPriority w:val="1"/>
    <w:qFormat/>
    <w:rsid w:val="00101C4A"/>
    <w:rPr>
      <w:rFonts w:ascii="Courier" w:hAnsi="Courier"/>
      <w:i/>
      <w:color w:val="3366FF"/>
      <w:vertAlign w:val="subscript"/>
    </w:rPr>
  </w:style>
  <w:style w:type="character" w:customStyle="1" w:styleId="CyrillicChar">
    <w:name w:val="CyrillicChar"/>
    <w:uiPriority w:val="1"/>
    <w:qFormat/>
    <w:rsid w:val="00101C4A"/>
    <w:rPr>
      <w:lang w:val="fr-FR"/>
    </w:rPr>
  </w:style>
  <w:style w:type="paragraph" w:customStyle="1" w:styleId="TabularList">
    <w:name w:val="TabularList"/>
    <w:basedOn w:val="Body"/>
    <w:qFormat/>
    <w:rsid w:val="00101C4A"/>
    <w:pPr>
      <w:ind w:left="0" w:firstLine="0"/>
    </w:pPr>
  </w:style>
  <w:style w:type="numbering" w:customStyle="1" w:styleId="CurrentList9">
    <w:name w:val="Current List9"/>
    <w:uiPriority w:val="99"/>
    <w:rsid w:val="00101C4A"/>
    <w:pPr>
      <w:numPr>
        <w:numId w:val="24"/>
      </w:numPr>
    </w:pPr>
  </w:style>
  <w:style w:type="numbering" w:customStyle="1" w:styleId="CurrentList8">
    <w:name w:val="Current List8"/>
    <w:uiPriority w:val="99"/>
    <w:rsid w:val="00101C4A"/>
    <w:pPr>
      <w:numPr>
        <w:numId w:val="22"/>
      </w:numPr>
    </w:pPr>
  </w:style>
  <w:style w:type="paragraph" w:styleId="EndnoteText">
    <w:name w:val="endnote text"/>
    <w:basedOn w:val="Normal"/>
    <w:link w:val="EndnoteTextChar"/>
    <w:uiPriority w:val="99"/>
    <w:semiHidden/>
    <w:unhideWhenUsed/>
    <w:rsid w:val="00101C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1C4A"/>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101C4A"/>
    <w:rPr>
      <w:vertAlign w:val="superscript"/>
    </w:rPr>
  </w:style>
  <w:style w:type="paragraph" w:styleId="FootnoteText">
    <w:name w:val="footnote text"/>
    <w:basedOn w:val="Normal"/>
    <w:link w:val="FootnoteTextChar"/>
    <w:uiPriority w:val="99"/>
    <w:semiHidden/>
    <w:unhideWhenUsed/>
    <w:rsid w:val="00101C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1C4A"/>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101C4A"/>
    <w:rPr>
      <w:vertAlign w:val="superscript"/>
    </w:rPr>
  </w:style>
  <w:style w:type="character" w:customStyle="1" w:styleId="Emoji">
    <w:name w:val="Emoji"/>
    <w:basedOn w:val="DefaultParagraphFont"/>
    <w:uiPriority w:val="1"/>
    <w:qFormat/>
    <w:rsid w:val="00101C4A"/>
    <w:rPr>
      <w:rFonts w:ascii="Apple Color Emoji" w:hAnsi="Apple Color Emoji" w:cs="Apple Color Emoji"/>
      <w:lang w:eastAsia="en-US"/>
    </w:rPr>
  </w:style>
  <w:style w:type="character" w:customStyle="1" w:styleId="LiteralGrayItalic">
    <w:name w:val="LiteralGrayItalic"/>
    <w:basedOn w:val="LiteralGray"/>
    <w:uiPriority w:val="1"/>
    <w:qFormat/>
    <w:rsid w:val="00101C4A"/>
    <w:rPr>
      <w:rFonts w:ascii="Courier" w:hAnsi="Courier"/>
      <w:i/>
      <w:color w:val="A6A6A6" w:themeColor="background1" w:themeShade="A6"/>
    </w:rPr>
  </w:style>
  <w:style w:type="character" w:styleId="FollowedHyperlink">
    <w:name w:val="FollowedHyperlink"/>
    <w:basedOn w:val="DefaultParagraphFont"/>
    <w:uiPriority w:val="99"/>
    <w:semiHidden/>
    <w:unhideWhenUsed/>
    <w:rsid w:val="00650AA5"/>
    <w:rPr>
      <w:color w:val="FF00FF" w:themeColor="followedHyperlink"/>
      <w:u w:val="single"/>
    </w:rPr>
  </w:style>
  <w:style w:type="paragraph" w:styleId="List">
    <w:name w:val="List"/>
    <w:basedOn w:val="Normal"/>
    <w:uiPriority w:val="99"/>
    <w:semiHidden/>
    <w:unhideWhenUsed/>
    <w:rsid w:val="005B65A0"/>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ocviz.co/appendix.html"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ata.rwithoutstatistics.com/population-by-state.csv"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ata.rwithoutstatistics.com/population-by-state.csv"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186</TotalTime>
  <Pages>16</Pages>
  <Words>4218</Words>
  <Characters>24044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21</cp:revision>
  <dcterms:created xsi:type="dcterms:W3CDTF">2023-09-15T14:49:00Z</dcterms:created>
  <dcterms:modified xsi:type="dcterms:W3CDTF">2023-09-25T18:53:00Z</dcterms:modified>
</cp:coreProperties>
</file>