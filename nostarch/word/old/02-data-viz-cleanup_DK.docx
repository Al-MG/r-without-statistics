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46F13EE7" w:rsidR="00120708" w:rsidRDefault="00120708" w:rsidP="00572B69">
      <w:pPr>
        <w:pStyle w:val="ChapterNumber"/>
      </w:pPr>
      <w:bookmarkStart w:id="0" w:name="Xbc4677da473717113770b82a477dd4db399934e"/>
    </w:p>
    <w:p w14:paraId="5DEA25B4" w14:textId="77777777" w:rsidR="00120708" w:rsidRDefault="00000000">
      <w:pPr>
        <w:pStyle w:val="ChapterTitle"/>
      </w:pPr>
      <w:r>
        <w:t>Principles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04591334" w:rsidR="00120708" w:rsidRDefault="00000000" w:rsidP="003A061D">
      <w:pPr>
        <w:pStyle w:val="Body"/>
      </w:pPr>
      <w:r>
        <w:t>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3EFF59BF" w:rsidR="00120708" w:rsidRDefault="003A061D" w:rsidP="003A061D">
      <w:pPr>
        <w:pStyle w:val="Body"/>
      </w:pPr>
      <w:r>
        <w:t>D</w:t>
      </w:r>
      <w:r w:rsidR="00000000">
        <w:t xml:space="preserve">ata-visualization designers Cédric Scherer and Georgios Karamanis took on </w:t>
      </w:r>
      <w:r>
        <w:t xml:space="preserve">this challenge </w:t>
      </w:r>
      <w:r w:rsidR="00000000">
        <w:t xml:space="preserve">in the fall of 2021. </w:t>
      </w:r>
      <w:r w:rsidR="007D532C">
        <w:t>By</w:t>
      </w:r>
      <w:r>
        <w:t xml:space="preserve"> w</w:t>
      </w:r>
      <w:r w:rsidR="00000000">
        <w:t xml:space="preserve">orking with the magazine </w:t>
      </w:r>
      <w:r w:rsidR="00000000" w:rsidRPr="003A061D">
        <w:rPr>
          <w:rStyle w:val="Italic"/>
        </w:rPr>
        <w:t>Scientific American</w:t>
      </w:r>
      <w:r w:rsidR="00000000">
        <w:t xml:space="preserve"> to create a data visualization of drought conditions over the last two decades in the United States, they turned to the </w:t>
      </w:r>
      <w:r w:rsidR="00000000" w:rsidRPr="00262457">
        <w:rPr>
          <w:rStyle w:val="Literal"/>
        </w:rPr>
        <w:t>ggplot2</w:t>
      </w:r>
      <w:r w:rsidR="00000000">
        <w:t xml:space="preserve"> package to transform what could have been dry data (pardon the pun) into a visually arresting and impactful graph.</w:t>
      </w:r>
    </w:p>
    <w:p w14:paraId="2F307F15" w14:textId="3A874B8F" w:rsidR="00120708" w:rsidRDefault="003A061D" w:rsidP="003A061D">
      <w:pPr>
        <w:pStyle w:val="Body"/>
      </w:pPr>
      <w:r>
        <w:t>This chapter explores why the data visualization that Scherer and Karamanis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to use </w:t>
      </w:r>
      <w:r w:rsidR="00F14E39" w:rsidRPr="00984727">
        <w:rPr>
          <w:rStyle w:val="Literal"/>
        </w:rPr>
        <w:t>ggplot2</w:t>
      </w:r>
      <w:r w:rsidR="00F14E39" w:rsidRPr="00262457">
        <w:t xml:space="preserve"> by </w:t>
      </w:r>
      <w:r w:rsidRPr="00F14E39">
        <w:t>recreat</w:t>
      </w:r>
      <w:r w:rsidR="00F14E39" w:rsidRPr="00F14E39">
        <w:t>ing</w:t>
      </w:r>
      <w:r w:rsidRPr="00F14E39">
        <w:t xml:space="preserve"> </w:t>
      </w:r>
      <w:r w:rsidR="001C056C">
        <w:t>the drought graph</w:t>
      </w:r>
      <w:r>
        <w:t xml:space="preserve"> step</w:t>
      </w:r>
      <w:r w:rsidR="001C056C">
        <w:t xml:space="preserve"> </w:t>
      </w:r>
      <w:r>
        <w:t>by</w:t>
      </w:r>
      <w:r w:rsidR="001C056C">
        <w:t xml:space="preserve"> </w:t>
      </w:r>
      <w:r>
        <w:t xml:space="preserve">step. In the process, </w:t>
      </w:r>
      <w:r>
        <w:lastRenderedPageBreak/>
        <w:t>we</w:t>
      </w:r>
      <w:r w:rsidR="001C056C">
        <w:t>’ll highlight</w:t>
      </w:r>
      <w:r>
        <w:t xml:space="preserve"> some key principles of high-quality data visualization that you can use to improve your own work.</w:t>
      </w:r>
    </w:p>
    <w:p w14:paraId="728825FD" w14:textId="77777777" w:rsidR="00120708" w:rsidRDefault="00000000">
      <w:pPr>
        <w:pStyle w:val="HeadA"/>
      </w:pPr>
      <w:r>
        <w:t>The Drought Visualization</w:t>
      </w:r>
    </w:p>
    <w:p w14:paraId="6C26412F" w14:textId="02896E44" w:rsidR="00120708" w:rsidRDefault="00000000" w:rsidP="003A061D">
      <w:pPr>
        <w:pStyle w:val="Body"/>
      </w:pPr>
      <w:r>
        <w:t>Other news organizations had relied on the same data</w:t>
      </w:r>
      <w:r w:rsidR="00F14E39" w:rsidRPr="00F14E39">
        <w:t xml:space="preserve"> </w:t>
      </w:r>
      <w:r w:rsidR="00F14E39">
        <w:t>as Scherer and Karamanis</w:t>
      </w:r>
      <w:r>
        <w:t xml:space="preserve">, from the National Drought Center, in their stories. But Scherer and Karamanis visualized it in a way that it both grabs attention and communicates the scale of the phenomenon. Figure 2-1 shows a section of the final visualization. </w:t>
      </w:r>
      <w:r w:rsidR="00F14E39">
        <w:t xml:space="preserve">Covering </w:t>
      </w:r>
      <w:r>
        <w:t xml:space="preserve">four regions over the last two decades, the </w:t>
      </w:r>
      <w:r w:rsidR="00F14E39">
        <w:t xml:space="preserve">graph makes apparent </w:t>
      </w:r>
      <w:r>
        <w:t>increase in drought conditions, especially in California and the Southwest.</w:t>
      </w:r>
    </w:p>
    <w:p w14:paraId="129FA608" w14:textId="2595165D"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3CA6058" w:rsidR="00120708" w:rsidRDefault="00000000" w:rsidP="00422115">
      <w:pPr>
        <w:pStyle w:val="CaptionLine"/>
      </w:pPr>
      <w:r>
        <w:t>A section of the final drought visualization</w:t>
      </w:r>
      <w:r w:rsidR="00F14E39">
        <w:t>, with a few tweaks made</w:t>
      </w:r>
      <w:r>
        <w:t xml:space="preserve"> </w:t>
      </w:r>
      <w:r w:rsidR="00F14E39">
        <w:t>so that</w:t>
      </w:r>
      <w:r>
        <w:t xml:space="preserve"> the plots fit in this book </w:t>
      </w:r>
    </w:p>
    <w:p w14:paraId="223454CC" w14:textId="6BD6C449" w:rsidR="00120708" w:rsidRDefault="00000000" w:rsidP="003A061D">
      <w:pPr>
        <w:pStyle w:val="Body"/>
      </w:pPr>
      <w:r>
        <w:t xml:space="preserve">To understand why this visualization is effective, let’s break it down into pieces. At the broadest level, the data visualization is notable for its minimalist aesthetic. There are, for example, no grid lines and few text labels, as well as little </w:t>
      </w:r>
      <w:r>
        <w:lastRenderedPageBreak/>
        <w:t>text along the axes. Scherer and Karamanis remove</w:t>
      </w:r>
      <w:r w:rsidR="0047057D">
        <w:t>d</w:t>
      </w:r>
      <w:r>
        <w:t xml:space="preserve"> what statistician Edward Tufte, in his 1983 book </w:t>
      </w:r>
      <w:r w:rsidRPr="003A061D">
        <w:rPr>
          <w:rStyle w:val="Italic"/>
        </w:rPr>
        <w:t>The Visual Display of Quantitative Information</w:t>
      </w:r>
      <w:r>
        <w:t xml:space="preserve">, calls </w:t>
      </w:r>
      <w:r w:rsidRPr="003A061D">
        <w:rPr>
          <w:rStyle w:val="Italic"/>
        </w:rPr>
        <w:t>chartjunk</w:t>
      </w:r>
      <w:r>
        <w:t>. Tufte wrote that extraneous elements often hinder, rather than help, our understanding of charts</w:t>
      </w:r>
      <w:ins w:id="1" w:author="David Keyes" w:date="2023-07-06T10:18:00Z">
        <w:r w:rsidR="00262457">
          <w:t xml:space="preserve"> </w:t>
        </w:r>
      </w:ins>
      <w:r w:rsidR="00DD008C">
        <w:t>(and researchers, as well as data visualization designers since, have generally agreed)</w:t>
      </w:r>
      <w:r>
        <w:t>.</w:t>
      </w:r>
    </w:p>
    <w:p w14:paraId="12FEF0F5" w14:textId="77777777" w:rsidR="00120708" w:rsidRDefault="00000000" w:rsidP="003A061D">
      <w:pPr>
        <w:pStyle w:val="Body"/>
      </w:pPr>
      <w:r>
        <w:t>Need proof that Scherer and Karamanis’s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rsidP="00422115">
      <w:pPr>
        <w:pStyle w:val="CaptionLine"/>
      </w:pPr>
      <w:r>
        <w:t>The cluttered version of the drought visualization</w:t>
      </w:r>
    </w:p>
    <w:p w14:paraId="7BA50E49" w14:textId="77777777" w:rsidR="00120708" w:rsidRDefault="00000000" w:rsidP="003A061D">
      <w:pPr>
        <w:pStyle w:val="Body"/>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38B5FBC1" w:rsidR="00120708" w:rsidRDefault="00000000" w:rsidP="003A061D">
      <w:pPr>
        <w:pStyle w:val="Body"/>
      </w:pPr>
      <w:r>
        <w:lastRenderedPageBreak/>
        <w:t xml:space="preserve">One of the best ways to reduce clutter is to break a single chart into what are known as </w:t>
      </w:r>
      <w:r w:rsidRPr="003A061D">
        <w:rPr>
          <w:rStyle w:val="Italic"/>
        </w:rPr>
        <w:t>small multiples</w:t>
      </w:r>
      <w:r>
        <w:t>. When we look closely at the data visualization, we see that it is not one chart but actually a set of charts. Each rectangle represents one region in one year. If we filter</w:t>
      </w:r>
      <w:r w:rsidR="00DD008C">
        <w:t xml:space="preserve"> it</w:t>
      </w:r>
      <w:r>
        <w:t xml:space="preserve"> to show the Southwest region in 2003 and add axis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0"/>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rsidP="00422115">
      <w:pPr>
        <w:pStyle w:val="CaptionLine"/>
      </w:pPr>
      <w:r>
        <w:t>A drought visualization for the Southwest in 2003</w:t>
      </w:r>
    </w:p>
    <w:p w14:paraId="128D27FF" w14:textId="717F0E1C" w:rsidR="00120708" w:rsidRDefault="00000000" w:rsidP="003A061D">
      <w:pPr>
        <w:pStyle w:val="Body"/>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w:t>
      </w:r>
      <w:r w:rsidR="00DD008C">
        <w:t>we</w:t>
      </w:r>
      <w:r>
        <w:t>re intentionally chosen to make differences in the drought levels visible to all readers.</w:t>
      </w:r>
    </w:p>
    <w:p w14:paraId="4C441C15" w14:textId="71B67C33" w:rsidR="00120708" w:rsidRDefault="00DD008C" w:rsidP="003A061D">
      <w:pPr>
        <w:pStyle w:val="Body"/>
      </w:pPr>
      <w:r>
        <w:t>Even so, the R code that</w:t>
      </w:r>
      <w:r w:rsidR="00000000">
        <w:t xml:space="preserve"> Scherer and Karamanis </w:t>
      </w:r>
      <w:r w:rsidR="00ED2B73">
        <w:t xml:space="preserve">wrote </w:t>
      </w:r>
      <w:r w:rsidR="00000000">
        <w:t xml:space="preserve">to produce this complex graph </w:t>
      </w:r>
      <w:r>
        <w:t>is</w:t>
      </w:r>
      <w:r w:rsidR="00000000">
        <w:t xml:space="preserve"> relatively simple</w:t>
      </w:r>
      <w:r>
        <w:t>, due largely to</w:t>
      </w:r>
      <w:r w:rsidR="00000000">
        <w:t xml:space="preserve"> a theory called the grammar of graphics.</w:t>
      </w:r>
      <w:bookmarkEnd w:id="0"/>
    </w:p>
    <w:p w14:paraId="6BF61F2D" w14:textId="77777777" w:rsidR="00120708" w:rsidRDefault="00000000">
      <w:pPr>
        <w:pStyle w:val="HeadA"/>
      </w:pPr>
      <w:bookmarkStart w:id="2" w:name="thegrammarofgraphics"/>
      <w:r>
        <w:t>The Grammar of Graphics</w:t>
      </w:r>
    </w:p>
    <w:p w14:paraId="5C170179" w14:textId="77777777" w:rsidR="00120708" w:rsidRDefault="00000000" w:rsidP="003A061D">
      <w:pPr>
        <w:pStyle w:val="Body"/>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1"/>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rsidP="00422115">
      <w:pPr>
        <w:pStyle w:val="CaptionLine"/>
      </w:pPr>
      <w:r>
        <w:t>The Excel chart chooser menu</w:t>
      </w:r>
    </w:p>
    <w:p w14:paraId="40D9D697" w14:textId="77777777" w:rsidR="00120708" w:rsidRDefault="00000000" w:rsidP="003A061D">
      <w:pPr>
        <w:pStyle w:val="Body"/>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rsidP="003A061D">
      <w:pPr>
        <w:pStyle w:val="Body"/>
      </w:pPr>
      <w:r>
        <w:t xml:space="preserve">This approach to thinking about graphs comes from the late statistician Leland Wilkinson. For years, Wilkinson thought deeply about what data visualization is and how we can describe it. In 1999, he published a book called </w:t>
      </w:r>
      <w:r w:rsidRPr="003A061D">
        <w:rPr>
          <w:rStyle w:val="Italic"/>
        </w:rPr>
        <w:t>The Grammar of Graphics</w:t>
      </w:r>
      <w:r>
        <w:t xml:space="preserve"> that sought to develop a consistent way of describing all graphs. In it, Wilkinson argued that we should think of plots not as distinct types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rsidP="003A061D">
      <w:pPr>
        <w:pStyle w:val="Body"/>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rsidP="00422115">
      <w:pPr>
        <w:pStyle w:val="CaptionLine"/>
      </w:pPr>
      <w:r>
        <w:t>A bar chart and a line chart showing identical data on Afghanistan life expectancy</w:t>
      </w:r>
    </w:p>
    <w:p w14:paraId="4BF6A6A2" w14:textId="77777777" w:rsidR="00120708" w:rsidRDefault="00000000" w:rsidP="003A061D">
      <w:pPr>
        <w:pStyle w:val="Body"/>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77777777" w:rsidR="00120708" w:rsidRDefault="00000000"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 By providing the tools to implement Wilkinson’s ideas, </w:t>
      </w:r>
      <w:r w:rsidRPr="00262457">
        <w:rPr>
          <w:rStyle w:val="Literal"/>
        </w:rPr>
        <w:t>ggplot2</w:t>
      </w:r>
      <w:r>
        <w:t xml:space="preserve"> would come to revolutionize the world of data visualization.</w:t>
      </w:r>
      <w:bookmarkEnd w:id="2"/>
    </w:p>
    <w:p w14:paraId="14ED27B2" w14:textId="5D094649" w:rsidR="00120708" w:rsidRDefault="00000000">
      <w:pPr>
        <w:pStyle w:val="HeadA"/>
      </w:pPr>
      <w:bookmarkStart w:id="3" w:name="ggplot2"/>
      <w:r>
        <w:t xml:space="preserve">Working </w:t>
      </w:r>
      <w:r w:rsidR="009B0E02">
        <w:t>w</w:t>
      </w:r>
      <w:r>
        <w:t>ith ggplot2</w:t>
      </w:r>
    </w:p>
    <w:p w14:paraId="6918927B" w14:textId="7064BB2A" w:rsidR="00120708" w:rsidRDefault="00000000" w:rsidP="003A061D">
      <w:pPr>
        <w:pStyle w:val="Body"/>
      </w:pPr>
      <w:r>
        <w:t xml:space="preserve">The </w:t>
      </w:r>
      <w:r w:rsidRPr="00262457">
        <w:rPr>
          <w:rStyle w:val="Literal"/>
        </w:rPr>
        <w:t>ggplot2</w:t>
      </w:r>
      <w:r>
        <w:t xml:space="preserve"> R package (which I, like nearly everyone in the data visualization world, will refer to simply as ggplot) relies on the idea of plots having multiple layers. Let’s walk through some of the most important </w:t>
      </w:r>
      <w:r w:rsidR="009B0E02">
        <w:t>ones</w:t>
      </w:r>
      <w:r>
        <w:t>. We’ll begin by selecting variables to map to aesthetic properties. Then we’ll choose a geometric object to use to represent our data. Next</w:t>
      </w:r>
      <w:r w:rsidR="009B0E02">
        <w:t>,</w:t>
      </w:r>
      <w:r>
        <w:t xml:space="preserve"> we’ll change the aesthetic properties of 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we’ll use a </w:t>
      </w:r>
      <w:r w:rsidRPr="00262457">
        <w:rPr>
          <w:rStyle w:val="Literal"/>
        </w:rPr>
        <w:t>theme_</w:t>
      </w:r>
      <w:r>
        <w:t xml:space="preserve"> function to set the overall look-and-feel of our plot.</w:t>
      </w:r>
    </w:p>
    <w:p w14:paraId="6EB86913" w14:textId="77777777" w:rsidR="00120708" w:rsidRDefault="00000000">
      <w:pPr>
        <w:pStyle w:val="HeadB"/>
      </w:pPr>
      <w:r>
        <w:lastRenderedPageBreak/>
        <w:t>The First Layer: Mapping Data to Aesthetic Properties</w:t>
      </w:r>
    </w:p>
    <w:p w14:paraId="02647241" w14:textId="636D32E4" w:rsidR="00F93C68" w:rsidRDefault="00000000" w:rsidP="003A061D">
      <w:pPr>
        <w:pStyle w:val="Body"/>
      </w:pPr>
      <w:r>
        <w:t xml:space="preserve">When creating a graph with ggplot, we begin by mapping data to aesthetic properties. All this really means is that we use things like the x or y axis, color, and size (the so-called </w:t>
      </w:r>
      <w:r w:rsidRPr="003A061D">
        <w:rPr>
          <w:rStyle w:val="Italic"/>
        </w:rPr>
        <w:t>aesthetic properties</w:t>
      </w:r>
      <w:r>
        <w:t xml:space="preserve">) to represent variables. To make this concrete, we’ll use the data on life expectancy in Afghanistan, introduced in the previous section, to generate a plot. </w:t>
      </w:r>
      <w:r w:rsidR="002D3C68">
        <w:t>Access</w:t>
      </w:r>
      <w:r w:rsidR="004A2A50" w:rsidRPr="004A2A50">
        <w:t xml:space="preserve"> this data with the following code:</w:t>
      </w:r>
    </w:p>
    <w:p w14:paraId="42D31DF6" w14:textId="4BF70A7C" w:rsidR="004A2A50" w:rsidRDefault="00075E50" w:rsidP="00F93C68">
      <w:pPr>
        <w:pStyle w:val="Code"/>
      </w:pPr>
      <w:r>
        <w:t>l</w:t>
      </w:r>
      <w:r w:rsidR="004A2A50">
        <w:t>ibrary(</w:t>
      </w:r>
      <w:r w:rsidR="00DA0854">
        <w:t>tidyverse</w:t>
      </w:r>
      <w:r w:rsidR="004A2A50">
        <w:t>)</w:t>
      </w:r>
    </w:p>
    <w:p w14:paraId="73E8859F" w14:textId="77777777" w:rsidR="00422115" w:rsidRDefault="00075E50" w:rsidP="00F93C68">
      <w:pPr>
        <w:pStyle w:val="Code"/>
      </w:pPr>
      <w:r w:rsidRPr="00075E50">
        <w:t>gapminder_10_rows &lt;- read_csv("https://data.rwithoutstatistics.com/data/</w:t>
      </w:r>
    </w:p>
    <w:p w14:paraId="5CB3FAC6" w14:textId="6DC684FB" w:rsidR="00075E50" w:rsidRDefault="00075E50" w:rsidP="00F93C68">
      <w:pPr>
        <w:pStyle w:val="Code"/>
      </w:pPr>
      <w:r w:rsidRPr="00075E50">
        <w:t>gapminder_10_rows.csv")</w:t>
      </w:r>
    </w:p>
    <w:p w14:paraId="2D6EB51F" w14:textId="6F463F99" w:rsidR="00120708" w:rsidRDefault="00000000" w:rsidP="003A061D">
      <w:pPr>
        <w:pStyle w:val="Body"/>
      </w:pPr>
      <w:r>
        <w:t>Here</w:t>
      </w:r>
      <w:r w:rsidR="002D3C68">
        <w:t xml:space="preserve"> i</w:t>
      </w:r>
      <w:r>
        <w:t xml:space="preserve">s what </w:t>
      </w:r>
      <w:r w:rsidR="008B0C2D">
        <w:t xml:space="preserve">the </w:t>
      </w:r>
      <w:r w:rsidR="008B0C2D">
        <w:rPr>
          <w:rStyle w:val="Literal"/>
        </w:rPr>
        <w:t>gapminder_10_rows</w:t>
      </w:r>
      <w:r w:rsidR="008B0C2D">
        <w:t xml:space="preserve"> </w:t>
      </w:r>
      <w:r>
        <w:t xml:space="preserve">data </w:t>
      </w:r>
      <w:r w:rsidR="008B0C2D">
        <w:t xml:space="preserve">frame </w:t>
      </w:r>
      <w:r>
        <w:t>looks like:</w:t>
      </w:r>
      <w:r w:rsidR="004A2A50" w:rsidDel="004A2A50">
        <w:t xml:space="preserve"> </w:t>
      </w:r>
    </w:p>
    <w:p w14:paraId="0B273C0F" w14:textId="77777777" w:rsidR="00120708" w:rsidRDefault="00000000">
      <w:pPr>
        <w:pStyle w:val="Code"/>
      </w:pPr>
      <w:r>
        <w:rPr>
          <w:rFonts w:eastAsia="Arial Unicode MS" w:cs="Arial Unicode MS"/>
        </w:rPr>
        <w:t>#&gt; # A tibble: 10 × 6</w:t>
      </w:r>
    </w:p>
    <w:p w14:paraId="71F4D8D1" w14:textId="77777777" w:rsidR="002D3C68" w:rsidRDefault="00000000">
      <w:pPr>
        <w:pStyle w:val="Code"/>
      </w:pPr>
      <w:r>
        <w:rPr>
          <w:rFonts w:eastAsia="Arial Unicode MS" w:cs="Arial Unicode MS"/>
        </w:rPr>
        <w:t>#&gt;    country     continent  year lifeExp      pop gdpPercap</w:t>
      </w:r>
    </w:p>
    <w:p w14:paraId="24213210" w14:textId="77777777" w:rsidR="002D3C68" w:rsidRDefault="00000000">
      <w:pPr>
        <w:pStyle w:val="Code"/>
      </w:pPr>
      <w:r>
        <w:rPr>
          <w:rFonts w:eastAsia="Arial Unicode MS" w:cs="Arial Unicode MS"/>
        </w:rPr>
        <w:t>#&gt;    &lt;fct&gt;       &lt;fct&gt;     &lt;int&gt;   &lt;dbl&gt;    &lt;int&gt;     &lt;dbl&gt;</w:t>
      </w:r>
    </w:p>
    <w:p w14:paraId="16454E71" w14:textId="4A57C4AE" w:rsidR="002D3C68" w:rsidRDefault="00000000">
      <w:pPr>
        <w:pStyle w:val="Code"/>
      </w:pPr>
      <w:r>
        <w:rPr>
          <w:rFonts w:eastAsia="Arial Unicode MS" w:cs="Arial Unicode MS"/>
        </w:rPr>
        <w:t>#&gt;  1 Afghanistan Asia       1952    28.8  8425333      779.</w:t>
      </w:r>
    </w:p>
    <w:p w14:paraId="6F4CA689" w14:textId="6C2D05D3" w:rsidR="002D3C68" w:rsidRDefault="00000000">
      <w:pPr>
        <w:pStyle w:val="Code"/>
      </w:pPr>
      <w:r>
        <w:rPr>
          <w:rFonts w:eastAsia="Arial Unicode MS" w:cs="Arial Unicode MS"/>
        </w:rPr>
        <w:t>#&gt;  2 Afghanistan Asia       1957    30.3  9240934      821.</w:t>
      </w:r>
    </w:p>
    <w:p w14:paraId="097166D2" w14:textId="48D00495" w:rsidR="002D3C68" w:rsidRDefault="00000000">
      <w:pPr>
        <w:pStyle w:val="Code"/>
      </w:pPr>
      <w:r>
        <w:rPr>
          <w:rFonts w:eastAsia="Arial Unicode MS" w:cs="Arial Unicode MS"/>
        </w:rPr>
        <w:t>#&gt;  3 Afghanistan Asia       1962    32.0 10267083      853.</w:t>
      </w:r>
    </w:p>
    <w:p w14:paraId="6D9B5CA4" w14:textId="42567272" w:rsidR="002D3C68" w:rsidRDefault="00000000">
      <w:pPr>
        <w:pStyle w:val="Code"/>
      </w:pPr>
      <w:r>
        <w:rPr>
          <w:rFonts w:eastAsia="Arial Unicode MS" w:cs="Arial Unicode MS"/>
        </w:rPr>
        <w:t>#&gt;  4 Afghanistan Asia       1967    34.0 11537966      836.</w:t>
      </w:r>
    </w:p>
    <w:p w14:paraId="4E24E094" w14:textId="28A56EE0" w:rsidR="002D3C68" w:rsidRDefault="00000000">
      <w:pPr>
        <w:pStyle w:val="Code"/>
      </w:pPr>
      <w:r>
        <w:rPr>
          <w:rFonts w:eastAsia="Arial Unicode MS" w:cs="Arial Unicode MS"/>
        </w:rPr>
        <w:t>#&gt;  5 Afghanistan Asia       1972    36.1 13079460      740.</w:t>
      </w:r>
    </w:p>
    <w:p w14:paraId="66134C06" w14:textId="7F99E64C" w:rsidR="002D3C68" w:rsidRDefault="00000000">
      <w:pPr>
        <w:pStyle w:val="Code"/>
      </w:pPr>
      <w:r>
        <w:rPr>
          <w:rFonts w:eastAsia="Arial Unicode MS" w:cs="Arial Unicode MS"/>
        </w:rPr>
        <w:t>#&gt;  6 Afghanistan Asia       1977    38.4 14880372      786.</w:t>
      </w:r>
    </w:p>
    <w:p w14:paraId="26E1B445" w14:textId="69366025" w:rsidR="002D3C68" w:rsidRDefault="00000000">
      <w:pPr>
        <w:pStyle w:val="Code"/>
      </w:pPr>
      <w:r>
        <w:rPr>
          <w:rFonts w:eastAsia="Arial Unicode MS" w:cs="Arial Unicode MS"/>
        </w:rPr>
        <w:t>#&gt;  7 Afghanistan Asia       1982    39.9 12881816      978.</w:t>
      </w:r>
    </w:p>
    <w:p w14:paraId="0D8EF134" w14:textId="2F74976B" w:rsidR="002D3C68" w:rsidRDefault="00000000">
      <w:pPr>
        <w:pStyle w:val="Code"/>
      </w:pPr>
      <w:r>
        <w:rPr>
          <w:rFonts w:eastAsia="Arial Unicode MS" w:cs="Arial Unicode MS"/>
        </w:rPr>
        <w:t>#&gt;  8 Afghanistan Asia       1987    40.8 13867957      852.</w:t>
      </w:r>
    </w:p>
    <w:p w14:paraId="3244C385" w14:textId="0721EB6E" w:rsidR="002D3C68" w:rsidRDefault="002D3C68">
      <w:pPr>
        <w:pStyle w:val="Code"/>
      </w:pPr>
      <w:r>
        <w:rPr>
          <w:rFonts w:eastAsia="Arial Unicode MS" w:cs="Arial Unicode MS"/>
        </w:rPr>
        <w:t xml:space="preserve"> #&gt;  9 Afghanistan Asia       1992   41.7 16317921     649.</w:t>
      </w:r>
    </w:p>
    <w:p w14:paraId="2484BD32" w14:textId="575D52F7" w:rsidR="00120708" w:rsidRDefault="00000000">
      <w:pPr>
        <w:pStyle w:val="Code"/>
      </w:pPr>
      <w:r>
        <w:rPr>
          <w:rFonts w:eastAsia="Arial Unicode MS" w:cs="Arial Unicode MS"/>
        </w:rPr>
        <w:t>#&gt; 10 Afghanistan Asia       1997    41.8 22227415      635</w:t>
      </w:r>
      <w:r w:rsidRPr="00262457">
        <w:rPr>
          <w:rFonts w:eastAsia="Arial Unicode MS"/>
        </w:rPr>
        <w:t>.</w:t>
      </w:r>
    </w:p>
    <w:p w14:paraId="51D9E370" w14:textId="6762380F" w:rsidR="002D3C68" w:rsidRDefault="002D3C68" w:rsidP="003A061D">
      <w:pPr>
        <w:pStyle w:val="Body"/>
      </w:pPr>
      <w:r>
        <w:t xml:space="preserve">This is a shortened version of the full </w:t>
      </w:r>
      <w:r w:rsidRPr="00262457">
        <w:rPr>
          <w:rStyle w:val="Literal"/>
        </w:rPr>
        <w:t>gapminder</w:t>
      </w:r>
      <w:r>
        <w:t xml:space="preserve"> data frame, which includes over 1,700 rows of data. </w:t>
      </w:r>
    </w:p>
    <w:p w14:paraId="135AE13D" w14:textId="3B19BCF2" w:rsidR="00120708" w:rsidRDefault="00000000" w:rsidP="003A061D">
      <w:pPr>
        <w:pStyle w:val="Body"/>
      </w:pPr>
      <w:r>
        <w:t xml:space="preserve">If we want to make a chart with ggplot, we need to first decide which variable to put on the x axis and which to put on the y axis. </w:t>
      </w:r>
      <w:ins w:id="4" w:author="David Keyes" w:date="2023-07-06T10:27:00Z">
        <w:r w:rsidR="004931FE">
          <w:t xml:space="preserve">For </w:t>
        </w:r>
      </w:ins>
      <w:ins w:id="5" w:author="David Keyes" w:date="2023-07-06T10:28:00Z">
        <w:r w:rsidR="004931FE">
          <w:t xml:space="preserve">data showing change over time, it is common to put the date on the x axis and the value of what you are showing on the y axis. </w:t>
        </w:r>
      </w:ins>
      <w:commentRangeStart w:id="6"/>
      <w:commentRangeStart w:id="7"/>
      <w:del w:id="8" w:author="David Keyes" w:date="2023-07-06T10:28:00Z">
        <w:r w:rsidDel="004931FE">
          <w:delText xml:space="preserve">Let’s say we want to show life expectancy over time. </w:delText>
        </w:r>
      </w:del>
      <w:r>
        <w:t xml:space="preserve">That means we would use the variable </w:t>
      </w:r>
      <w:r w:rsidRPr="00262457">
        <w:rPr>
          <w:rStyle w:val="Literal"/>
        </w:rPr>
        <w:t>year</w:t>
      </w:r>
      <w:r>
        <w:t xml:space="preserve"> on the x axis and the variable </w:t>
      </w:r>
      <w:r w:rsidRPr="00262457">
        <w:rPr>
          <w:rStyle w:val="Literal"/>
        </w:rPr>
        <w:t>lifeExp</w:t>
      </w:r>
      <w:r>
        <w:t xml:space="preserve"> on the y axis.</w:t>
      </w:r>
      <w:commentRangeEnd w:id="6"/>
      <w:r w:rsidR="002D3C68">
        <w:rPr>
          <w:rStyle w:val="CommentReference"/>
          <w:rFonts w:asciiTheme="minorHAnsi" w:hAnsiTheme="minorHAnsi" w:cstheme="minorBidi"/>
          <w:color w:val="auto"/>
          <w:lang w:eastAsia="en-US"/>
        </w:rPr>
        <w:commentReference w:id="6"/>
      </w:r>
      <w:commentRangeEnd w:id="7"/>
      <w:r w:rsidR="00D33782">
        <w:rPr>
          <w:rStyle w:val="CommentReference"/>
          <w:rFonts w:asciiTheme="minorHAnsi" w:hAnsiTheme="minorHAnsi" w:cstheme="minorBidi"/>
          <w:color w:val="auto"/>
          <w:lang w:eastAsia="en-US"/>
        </w:rPr>
        <w:commentReference w:id="7"/>
      </w:r>
      <w:r>
        <w:t xml:space="preserve"> To do so, we begin by using the </w:t>
      </w:r>
      <w:r w:rsidRPr="00262457">
        <w:rPr>
          <w:rStyle w:val="Literal"/>
        </w:rPr>
        <w:t>ggplot()</w:t>
      </w:r>
      <w:r>
        <w:t xml:space="preserve"> function: </w:t>
      </w:r>
    </w:p>
    <w:p w14:paraId="4380B09E" w14:textId="3E0D7A0E" w:rsidR="002D3C68" w:rsidRDefault="00000000">
      <w:pPr>
        <w:pStyle w:val="Code"/>
        <w:rPr>
          <w:rFonts w:eastAsia="Arial Unicode MS" w:cs="Arial Unicode MS"/>
        </w:rPr>
      </w:pPr>
      <w:r>
        <w:rPr>
          <w:rFonts w:eastAsia="Arial Unicode MS" w:cs="Arial Unicode MS"/>
        </w:rPr>
        <w:t>ggplot(</w:t>
      </w:r>
    </w:p>
    <w:p w14:paraId="249CCD93" w14:textId="2610466D" w:rsidR="002D3C68" w:rsidRDefault="00000000">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000000">
      <w:pPr>
        <w:pStyle w:val="Code"/>
        <w:rPr>
          <w:rFonts w:eastAsia="Arial Unicode MS" w:cs="Arial Unicode MS"/>
        </w:rPr>
      </w:pPr>
      <w:r>
        <w:rPr>
          <w:rFonts w:eastAsia="Arial Unicode MS" w:cs="Arial Unicode MS"/>
        </w:rPr>
        <w:t xml:space="preserve">  mapping = aes(</w:t>
      </w:r>
    </w:p>
    <w:p w14:paraId="0CF6CF25" w14:textId="66D0E9C4" w:rsidR="002D3C68" w:rsidRDefault="00000000">
      <w:pPr>
        <w:pStyle w:val="Code"/>
        <w:rPr>
          <w:rFonts w:eastAsia="Arial Unicode MS" w:cs="Arial Unicode MS"/>
        </w:rPr>
      </w:pPr>
      <w:r>
        <w:rPr>
          <w:rFonts w:eastAsia="Arial Unicode MS" w:cs="Arial Unicode MS"/>
        </w:rPr>
        <w:t xml:space="preserve">    x = year,</w:t>
      </w:r>
    </w:p>
    <w:p w14:paraId="04B544F1" w14:textId="77A50048" w:rsidR="002D3C68" w:rsidRDefault="00000000">
      <w:pPr>
        <w:pStyle w:val="Code"/>
        <w:rPr>
          <w:rFonts w:eastAsia="Arial Unicode MS" w:cs="Arial Unicode MS"/>
        </w:rPr>
      </w:pPr>
      <w:r>
        <w:rPr>
          <w:rFonts w:eastAsia="Arial Unicode MS" w:cs="Arial Unicode MS"/>
        </w:rPr>
        <w:t xml:space="preserve">    y = lifeExp</w:t>
      </w:r>
    </w:p>
    <w:p w14:paraId="3B85376A" w14:textId="1008C292" w:rsidR="002D3C68" w:rsidRDefault="00000000">
      <w:pPr>
        <w:pStyle w:val="Code"/>
      </w:pPr>
      <w:r>
        <w:rPr>
          <w:rFonts w:eastAsia="Arial Unicode MS" w:cs="Arial Unicode MS"/>
        </w:rPr>
        <w:t xml:space="preserve">  )</w:t>
      </w:r>
    </w:p>
    <w:p w14:paraId="207F8BDF" w14:textId="631519A2" w:rsidR="00120708" w:rsidRDefault="00000000">
      <w:pPr>
        <w:pStyle w:val="Code"/>
      </w:pPr>
      <w:r>
        <w:rPr>
          <w:rFonts w:eastAsia="Arial Unicode MS" w:cs="Arial Unicode MS"/>
        </w:rPr>
        <w:t>)</w:t>
      </w:r>
    </w:p>
    <w:p w14:paraId="489B8CCB" w14:textId="2C6159A3" w:rsidR="008A5090" w:rsidRDefault="00000000" w:rsidP="003A061D">
      <w:pPr>
        <w:pStyle w:val="Body"/>
      </w:pPr>
      <w:r>
        <w:t xml:space="preserve">Within this function, we tell R that we’re using the data frame </w:t>
      </w:r>
      <w:r w:rsidRPr="00262457">
        <w:rPr>
          <w:rStyle w:val="Literal"/>
        </w:rPr>
        <w:t>gapminder_10_rows</w:t>
      </w:r>
      <w:r>
        <w:t xml:space="preserve">. </w:t>
      </w:r>
      <w:r w:rsidR="002D3C68">
        <w:t>We also</w:t>
      </w:r>
      <w:r>
        <w:t xml:space="preserve"> </w:t>
      </w:r>
      <w:r w:rsidR="008A5090">
        <w:t>map</w:t>
      </w:r>
      <w:r>
        <w:t xml:space="preserve"> </w:t>
      </w:r>
      <w:r w:rsidRPr="00262457">
        <w:rPr>
          <w:rStyle w:val="Literal"/>
        </w:rPr>
        <w:t>year</w:t>
      </w:r>
      <w:r>
        <w:t xml:space="preserve"> </w:t>
      </w:r>
      <w:r w:rsidR="008A5090">
        <w:t>to</w:t>
      </w:r>
      <w:r>
        <w:t xml:space="preserve"> the x axis and </w:t>
      </w:r>
      <w:r w:rsidRPr="00262457">
        <w:rPr>
          <w:rStyle w:val="Literal"/>
        </w:rPr>
        <w:t>lifeExp</w:t>
      </w:r>
      <w:r>
        <w:t xml:space="preserve"> </w:t>
      </w:r>
      <w:r w:rsidR="008A5090">
        <w:t>to</w:t>
      </w:r>
      <w:r>
        <w:t xml:space="preserve"> the y axis. </w:t>
      </w:r>
    </w:p>
    <w:p w14:paraId="5825B204" w14:textId="2BB48D40" w:rsidR="00120708" w:rsidRDefault="00000000" w:rsidP="003A061D">
      <w:pPr>
        <w:pStyle w:val="Body"/>
      </w:pPr>
      <w:r>
        <w:t>When we run the code, what we get in Figure 2-6 doesn’t look like much.</w:t>
      </w:r>
    </w:p>
    <w:p w14:paraId="77ADAFDA" w14:textId="77777777" w:rsidR="00120708" w:rsidRDefault="00000000">
      <w:pPr>
        <w:pStyle w:val="GraphicSlug"/>
      </w:pPr>
      <w:r>
        <w:t>[F02006.pdf]</w:t>
      </w:r>
    </w:p>
    <w:p w14:paraId="019BA3C7" w14:textId="5646FC3F" w:rsidR="00120708" w:rsidRDefault="00000000">
      <w:pPr>
        <w:pStyle w:val="CaptionedFigure"/>
      </w:pPr>
      <w:r>
        <w:rPr>
          <w:noProof/>
        </w:rPr>
        <w:lastRenderedPageBreak/>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rsidP="00422115">
      <w:pPr>
        <w:pStyle w:val="CaptionLine"/>
      </w:pPr>
      <w:r>
        <w:t>A blank chart</w:t>
      </w:r>
    </w:p>
    <w:p w14:paraId="11773CA6" w14:textId="3EADD7EF" w:rsidR="00120708" w:rsidRDefault="0016136C" w:rsidP="003A061D">
      <w:pPr>
        <w:pStyle w:val="Body"/>
      </w:pPr>
      <w:r>
        <w:t>I</w:t>
      </w:r>
      <w:r w:rsidR="00000000">
        <w:t xml:space="preserve">f you look closely, </w:t>
      </w:r>
      <w:r>
        <w:t xml:space="preserve">however, </w:t>
      </w:r>
      <w:r w:rsidR="00000000">
        <w:t xml:space="preserve">you </w:t>
      </w:r>
      <w:r>
        <w:t>should</w:t>
      </w:r>
      <w:r w:rsidR="00000000">
        <w:t xml:space="preserve"> see </w:t>
      </w:r>
      <w:r>
        <w:t>that t</w:t>
      </w:r>
      <w:r w:rsidR="008A5090">
        <w:t xml:space="preserve">he </w:t>
      </w:r>
      <w:r w:rsidR="00000000">
        <w:t xml:space="preserve">x axis </w:t>
      </w:r>
      <w:r w:rsidR="008A5090">
        <w:t>corresponds</w:t>
      </w:r>
      <w:r>
        <w:t xml:space="preserve"> to</w:t>
      </w:r>
      <w:r w:rsidR="008A5090">
        <w:t xml:space="preserve"> </w:t>
      </w:r>
      <w:r w:rsidR="00000000" w:rsidRPr="00262457">
        <w:rPr>
          <w:rStyle w:val="Literal"/>
        </w:rPr>
        <w:t>year</w:t>
      </w:r>
      <w:r>
        <w:t xml:space="preserve"> </w:t>
      </w:r>
      <w:r w:rsidR="008A5090">
        <w:t>a</w:t>
      </w:r>
      <w:r w:rsidR="00000000">
        <w:t>nd the y axis</w:t>
      </w:r>
      <w:r w:rsidR="008A5090">
        <w:t xml:space="preserve"> corresponds to </w:t>
      </w:r>
      <w:r w:rsidR="008A5090" w:rsidRPr="00262457">
        <w:rPr>
          <w:rStyle w:val="Literal"/>
        </w:rPr>
        <w:t>lifeExp</w:t>
      </w:r>
      <w:r w:rsidR="00000000">
        <w:t xml:space="preserve">. </w:t>
      </w:r>
      <w:r>
        <w:t>A</w:t>
      </w:r>
      <w:r w:rsidR="00000000">
        <w:t>lso</w:t>
      </w:r>
      <w:r>
        <w:t>,</w:t>
      </w:r>
      <w:r w:rsidR="00000000">
        <w:t xml:space="preserve"> the values on the x and y axes match </w:t>
      </w:r>
      <w:r w:rsidR="00D87C0D">
        <w:t>the scope of</w:t>
      </w:r>
      <w:r w:rsidR="00000000">
        <w:t xml:space="preserve"> our data. In the </w:t>
      </w:r>
      <w:r w:rsidR="00000000" w:rsidRPr="00262457">
        <w:rPr>
          <w:rStyle w:val="Literal"/>
        </w:rPr>
        <w:t>gapminder_10_rows</w:t>
      </w:r>
      <w:r w:rsidR="00000000">
        <w:t xml:space="preserve"> data frame, the first year is 1952 and the last year is 1997. The range of the x axis seems to have been created with this data</w:t>
      </w:r>
      <w:r>
        <w:t xml:space="preserve"> in mind</w:t>
      </w:r>
      <w:r w:rsidR="00000000">
        <w:t xml:space="preserve"> (</w:t>
      </w:r>
      <w:r w:rsidR="00D87C0D">
        <w:t>because</w:t>
      </w:r>
      <w:r w:rsidR="00000000">
        <w:t xml:space="preserve"> it was). </w:t>
      </w:r>
      <w:r>
        <w:t>Likewise,</w:t>
      </w:r>
      <w:r w:rsidR="00000000">
        <w:t xml:space="preserve"> </w:t>
      </w:r>
      <w:r w:rsidR="00000000" w:rsidRPr="00262457">
        <w:rPr>
          <w:rStyle w:val="Literal"/>
        </w:rPr>
        <w:t>lifeExp</w:t>
      </w:r>
      <w:r w:rsidR="00000000">
        <w:t>, which goes from about 28 to about 42</w:t>
      </w:r>
      <w:r w:rsidR="00DA241D">
        <w:t>,</w:t>
      </w:r>
      <w:r w:rsidR="00000000">
        <w:t xml:space="preserve"> will fit nicely on our y axis.</w:t>
      </w:r>
    </w:p>
    <w:p w14:paraId="265E5870" w14:textId="77777777" w:rsidR="00120708" w:rsidRDefault="00000000">
      <w:pPr>
        <w:pStyle w:val="HeadB"/>
      </w:pPr>
      <w:r>
        <w:t>The Second Layer: Choosing the geoms</w:t>
      </w:r>
    </w:p>
    <w:p w14:paraId="0C739A01" w14:textId="2E41B029" w:rsidR="00120708" w:rsidRDefault="00000000" w:rsidP="003A061D">
      <w:pPr>
        <w:pStyle w:val="Body"/>
      </w:pPr>
      <w:r>
        <w:t xml:space="preserve">Axes are nice, but we’re missing any type of visual representation of the data. To get this, we need to add the next </w:t>
      </w:r>
      <w:r w:rsidR="00D87C0D">
        <w:t xml:space="preserve">ggplot </w:t>
      </w:r>
      <w:r>
        <w:t xml:space="preserve">layer: geoms. Short for </w:t>
      </w:r>
      <w:r w:rsidRPr="00262457">
        <w:rPr>
          <w:rStyle w:val="Italic"/>
        </w:rPr>
        <w:t>geometric objects</w:t>
      </w:r>
      <w:r>
        <w:t xml:space="preserve">, </w:t>
      </w:r>
      <w:r w:rsidRPr="00262457">
        <w:rPr>
          <w:rStyle w:val="Italic"/>
        </w:rPr>
        <w:t>geoms</w:t>
      </w:r>
      <w:r>
        <w:t xml:space="preserve"> are functions that provide different ways of representing data. For example, if we want to add points</w:t>
      </w:r>
      <w:r w:rsidR="00DA241D">
        <w:t xml:space="preserve"> to the graph</w:t>
      </w:r>
      <w:r>
        <w:t xml:space="preserve">, we use </w:t>
      </w:r>
      <w:r w:rsidRPr="00262457">
        <w:rPr>
          <w:rStyle w:val="Literal"/>
        </w:rPr>
        <w:t>geom_point()</w:t>
      </w:r>
      <w:r>
        <w:t xml:space="preserve">: </w:t>
      </w:r>
    </w:p>
    <w:p w14:paraId="32EB2437" w14:textId="290FE18C" w:rsidR="00D87C0D" w:rsidRDefault="00000000">
      <w:pPr>
        <w:pStyle w:val="Code"/>
        <w:rPr>
          <w:rFonts w:eastAsia="Arial Unicode MS" w:cs="Arial Unicode MS"/>
        </w:rPr>
      </w:pPr>
      <w:r>
        <w:rPr>
          <w:rFonts w:eastAsia="Arial Unicode MS" w:cs="Arial Unicode MS"/>
        </w:rPr>
        <w:t>ggplot(</w:t>
      </w:r>
    </w:p>
    <w:p w14:paraId="6A0E57AB" w14:textId="614C8ABA" w:rsidR="00D87C0D" w:rsidRDefault="00000000">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000000">
      <w:pPr>
        <w:pStyle w:val="Code"/>
        <w:rPr>
          <w:rFonts w:eastAsia="Arial Unicode MS" w:cs="Arial Unicode MS"/>
        </w:rPr>
      </w:pPr>
      <w:r>
        <w:rPr>
          <w:rFonts w:eastAsia="Arial Unicode MS" w:cs="Arial Unicode MS"/>
        </w:rPr>
        <w:t xml:space="preserve">  mapping = aes(</w:t>
      </w:r>
    </w:p>
    <w:p w14:paraId="6EA62E71" w14:textId="667CA195" w:rsidR="00D87C0D" w:rsidRDefault="00000000">
      <w:pPr>
        <w:pStyle w:val="Code"/>
        <w:rPr>
          <w:rFonts w:eastAsia="Arial Unicode MS" w:cs="Arial Unicode MS"/>
        </w:rPr>
      </w:pPr>
      <w:r>
        <w:rPr>
          <w:rFonts w:eastAsia="Arial Unicode MS" w:cs="Arial Unicode MS"/>
        </w:rPr>
        <w:t xml:space="preserve">    x = year,</w:t>
      </w:r>
    </w:p>
    <w:p w14:paraId="06687757" w14:textId="564FC93D" w:rsidR="00D87C0D" w:rsidRDefault="00000000">
      <w:pPr>
        <w:pStyle w:val="Code"/>
        <w:rPr>
          <w:rFonts w:eastAsia="Arial Unicode MS" w:cs="Arial Unicode MS"/>
        </w:rPr>
      </w:pPr>
      <w:r>
        <w:rPr>
          <w:rFonts w:eastAsia="Arial Unicode MS" w:cs="Arial Unicode MS"/>
        </w:rPr>
        <w:t xml:space="preserve">    y = lifeExp</w:t>
      </w:r>
    </w:p>
    <w:p w14:paraId="3AEE2AEF" w14:textId="4DE80984" w:rsidR="00D87C0D" w:rsidRDefault="00000000">
      <w:pPr>
        <w:pStyle w:val="Code"/>
      </w:pPr>
      <w:r>
        <w:rPr>
          <w:rFonts w:eastAsia="Arial Unicode MS" w:cs="Arial Unicode MS"/>
        </w:rPr>
        <w:t xml:space="preserve">  )</w:t>
      </w:r>
    </w:p>
    <w:p w14:paraId="2E38A236" w14:textId="59C1FD6B" w:rsidR="00D87C0D" w:rsidRDefault="00000000">
      <w:pPr>
        <w:pStyle w:val="Code"/>
        <w:rPr>
          <w:rFonts w:eastAsia="Arial Unicode MS" w:cs="Arial Unicode MS"/>
        </w:rPr>
      </w:pPr>
      <w:r>
        <w:rPr>
          <w:rFonts w:eastAsia="Arial Unicode MS" w:cs="Arial Unicode MS"/>
        </w:rPr>
        <w:t>) +</w:t>
      </w:r>
    </w:p>
    <w:p w14:paraId="49E7DF9F" w14:textId="20E5E2C0" w:rsidR="00120708" w:rsidRDefault="00000000">
      <w:pPr>
        <w:pStyle w:val="Code"/>
      </w:pPr>
      <w:r>
        <w:rPr>
          <w:rFonts w:eastAsia="Arial Unicode MS" w:cs="Arial Unicode MS"/>
        </w:rPr>
        <w:t xml:space="preserve">  geom_point()</w:t>
      </w:r>
    </w:p>
    <w:p w14:paraId="5F7AA6A2" w14:textId="35FC8C3E" w:rsidR="00120708" w:rsidRDefault="00000000" w:rsidP="003A061D">
      <w:pPr>
        <w:pStyle w:val="Body"/>
      </w:pPr>
      <w:r>
        <w:t xml:space="preserve">Now, in Figure 2-7, we see that people in 1952 had a life expectancy of about 28 and that this value rose every year </w:t>
      </w:r>
      <w:r w:rsidR="00DA241D">
        <w:t xml:space="preserve">included </w:t>
      </w:r>
      <w:r>
        <w:t xml:space="preserve">in </w:t>
      </w:r>
      <w:r w:rsidR="00DA241D">
        <w:t>the</w:t>
      </w:r>
      <w:r>
        <w:t xml:space="preserve">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rsidP="00422115">
      <w:pPr>
        <w:pStyle w:val="CaptionLine"/>
      </w:pPr>
      <w:r>
        <w:t>The same chart but with points added</w:t>
      </w:r>
    </w:p>
    <w:p w14:paraId="612DC904" w14:textId="349CF2CE" w:rsidR="00120708" w:rsidRDefault="00000000" w:rsidP="003A061D">
      <w:pPr>
        <w:pStyle w:val="Body"/>
      </w:pPr>
      <w:r>
        <w:t xml:space="preserve">Let’s say we change our mind and want to make a line chart instead. </w:t>
      </w:r>
      <w:r w:rsidR="00DA241D">
        <w:t>A</w:t>
      </w:r>
      <w:r>
        <w:t xml:space="preserve">ll we have to do is replace </w:t>
      </w:r>
      <w:r w:rsidRPr="00262457">
        <w:rPr>
          <w:rStyle w:val="Literal"/>
        </w:rPr>
        <w:t>geom_point()</w:t>
      </w:r>
      <w:r>
        <w:t xml:space="preserve"> with </w:t>
      </w:r>
      <w:r w:rsidRPr="00262457">
        <w:rPr>
          <w:rStyle w:val="Literal"/>
        </w:rPr>
        <w:t>geom_line()</w:t>
      </w:r>
      <w:r>
        <w:t>:</w:t>
      </w:r>
    </w:p>
    <w:p w14:paraId="48AFA044" w14:textId="041B8FDF" w:rsidR="00DA241D" w:rsidRDefault="00000000">
      <w:pPr>
        <w:pStyle w:val="Code"/>
        <w:rPr>
          <w:rFonts w:eastAsia="Arial Unicode MS" w:cs="Arial Unicode MS"/>
        </w:rPr>
      </w:pPr>
      <w:r>
        <w:rPr>
          <w:rFonts w:eastAsia="Arial Unicode MS" w:cs="Arial Unicode MS"/>
        </w:rPr>
        <w:t>ggplot(</w:t>
      </w:r>
    </w:p>
    <w:p w14:paraId="1A36B3D2" w14:textId="306B18FB" w:rsidR="00DA241D" w:rsidRDefault="00000000">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000000">
      <w:pPr>
        <w:pStyle w:val="Code"/>
        <w:rPr>
          <w:rFonts w:eastAsia="Arial Unicode MS" w:cs="Arial Unicode MS"/>
        </w:rPr>
      </w:pPr>
      <w:r>
        <w:rPr>
          <w:rFonts w:eastAsia="Arial Unicode MS" w:cs="Arial Unicode MS"/>
        </w:rPr>
        <w:t xml:space="preserve">  mapping = aes(</w:t>
      </w:r>
    </w:p>
    <w:p w14:paraId="336ED2A9" w14:textId="7692EE15" w:rsidR="00DA241D" w:rsidRDefault="00000000">
      <w:pPr>
        <w:pStyle w:val="Code"/>
        <w:rPr>
          <w:rFonts w:eastAsia="Arial Unicode MS" w:cs="Arial Unicode MS"/>
        </w:rPr>
      </w:pPr>
      <w:r>
        <w:rPr>
          <w:rFonts w:eastAsia="Arial Unicode MS" w:cs="Arial Unicode MS"/>
        </w:rPr>
        <w:t xml:space="preserve">    x = year,</w:t>
      </w:r>
    </w:p>
    <w:p w14:paraId="668A8228" w14:textId="7DC48F51" w:rsidR="00DA241D" w:rsidRDefault="00000000">
      <w:pPr>
        <w:pStyle w:val="Code"/>
        <w:rPr>
          <w:rFonts w:eastAsia="Arial Unicode MS" w:cs="Arial Unicode MS"/>
        </w:rPr>
      </w:pPr>
      <w:r>
        <w:rPr>
          <w:rFonts w:eastAsia="Arial Unicode MS" w:cs="Arial Unicode MS"/>
        </w:rPr>
        <w:t xml:space="preserve">    y = lifeExp</w:t>
      </w:r>
    </w:p>
    <w:p w14:paraId="729661BB" w14:textId="78BB01A5" w:rsidR="00DA241D" w:rsidRDefault="00000000">
      <w:pPr>
        <w:pStyle w:val="Code"/>
      </w:pPr>
      <w:r>
        <w:rPr>
          <w:rFonts w:eastAsia="Arial Unicode MS" w:cs="Arial Unicode MS"/>
        </w:rPr>
        <w:t xml:space="preserve">  )</w:t>
      </w:r>
    </w:p>
    <w:p w14:paraId="36E6BB5E" w14:textId="393B1472" w:rsidR="00DA241D" w:rsidRDefault="00000000">
      <w:pPr>
        <w:pStyle w:val="Code"/>
        <w:rPr>
          <w:rFonts w:eastAsia="Arial Unicode MS" w:cs="Arial Unicode MS"/>
        </w:rPr>
      </w:pPr>
      <w:r>
        <w:rPr>
          <w:rFonts w:eastAsia="Arial Unicode MS" w:cs="Arial Unicode MS"/>
        </w:rPr>
        <w:t>) +</w:t>
      </w:r>
    </w:p>
    <w:p w14:paraId="348592BE" w14:textId="6E4DBA08" w:rsidR="00120708" w:rsidRDefault="00000000">
      <w:pPr>
        <w:pStyle w:val="Code"/>
      </w:pPr>
      <w:r>
        <w:rPr>
          <w:rFonts w:eastAsia="Arial Unicode MS" w:cs="Arial Unicode MS"/>
        </w:rPr>
        <w:t xml:space="preserve">  geom_line()</w:t>
      </w:r>
      <w:bookmarkEnd w:id="3"/>
    </w:p>
    <w:p w14:paraId="035B5945" w14:textId="77777777" w:rsidR="00120708" w:rsidRDefault="00000000" w:rsidP="003A061D">
      <w:pPr>
        <w:pStyle w:val="Body"/>
      </w:pPr>
      <w:bookmarkStart w:id="9" w:name="OLE_LINK1"/>
      <w:r>
        <w:t>Figure 2-8 shows the result.</w:t>
      </w:r>
      <w:bookmarkEnd w:id="9"/>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rsidP="00422115">
      <w:pPr>
        <w:pStyle w:val="CaptionLine"/>
      </w:pPr>
      <w:r>
        <w:t>The data as a line chart</w:t>
      </w:r>
    </w:p>
    <w:p w14:paraId="243FA86A" w14:textId="77777777" w:rsidR="00120708" w:rsidRDefault="00000000" w:rsidP="003A061D">
      <w:pPr>
        <w:pStyle w:val="Body"/>
      </w:pPr>
      <w:r>
        <w:t xml:space="preserve">To really get fancy, what if we add both </w:t>
      </w:r>
      <w:r w:rsidRPr="00262457">
        <w:rPr>
          <w:rStyle w:val="Literal"/>
        </w:rPr>
        <w:t>geom_point()</w:t>
      </w:r>
      <w:r>
        <w:t xml:space="preserve"> and </w:t>
      </w:r>
      <w:r w:rsidRPr="00262457">
        <w:rPr>
          <w:rStyle w:val="Literal"/>
        </w:rPr>
        <w:t>geom_line()</w:t>
      </w:r>
      <w:r>
        <w:t xml:space="preserve">? </w:t>
      </w:r>
    </w:p>
    <w:p w14:paraId="7F06A9C1" w14:textId="23B01DD3" w:rsidR="00DA241D" w:rsidRDefault="00000000">
      <w:pPr>
        <w:pStyle w:val="Code"/>
        <w:rPr>
          <w:rFonts w:eastAsia="Arial Unicode MS" w:cs="Arial Unicode MS"/>
        </w:rPr>
      </w:pPr>
      <w:r>
        <w:rPr>
          <w:rFonts w:eastAsia="Arial Unicode MS" w:cs="Arial Unicode MS"/>
        </w:rPr>
        <w:t>ggplot(</w:t>
      </w:r>
    </w:p>
    <w:p w14:paraId="65972384" w14:textId="3674FCFF" w:rsidR="00DA241D" w:rsidRDefault="00000000">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000000">
      <w:pPr>
        <w:pStyle w:val="Code"/>
        <w:rPr>
          <w:rFonts w:eastAsia="Arial Unicode MS" w:cs="Arial Unicode MS"/>
        </w:rPr>
      </w:pPr>
      <w:r>
        <w:rPr>
          <w:rFonts w:eastAsia="Arial Unicode MS" w:cs="Arial Unicode MS"/>
        </w:rPr>
        <w:t xml:space="preserve">  mapping = aes(</w:t>
      </w:r>
    </w:p>
    <w:p w14:paraId="1B09B0EB" w14:textId="344DED5D" w:rsidR="00DA241D" w:rsidRDefault="00000000">
      <w:pPr>
        <w:pStyle w:val="Code"/>
        <w:rPr>
          <w:rFonts w:eastAsia="Arial Unicode MS" w:cs="Arial Unicode MS"/>
        </w:rPr>
      </w:pPr>
      <w:r>
        <w:rPr>
          <w:rFonts w:eastAsia="Arial Unicode MS" w:cs="Arial Unicode MS"/>
        </w:rPr>
        <w:t xml:space="preserve">    x = year,</w:t>
      </w:r>
    </w:p>
    <w:p w14:paraId="25614C59" w14:textId="2C97E6E6" w:rsidR="00DA241D" w:rsidRDefault="00000000">
      <w:pPr>
        <w:pStyle w:val="Code"/>
        <w:rPr>
          <w:rFonts w:eastAsia="Arial Unicode MS" w:cs="Arial Unicode MS"/>
        </w:rPr>
      </w:pPr>
      <w:r>
        <w:rPr>
          <w:rFonts w:eastAsia="Arial Unicode MS" w:cs="Arial Unicode MS"/>
        </w:rPr>
        <w:t xml:space="preserve">    y = lifeExp</w:t>
      </w:r>
    </w:p>
    <w:p w14:paraId="570BA4D8" w14:textId="5A81BE6D" w:rsidR="00DA241D" w:rsidRDefault="00000000">
      <w:pPr>
        <w:pStyle w:val="Code"/>
      </w:pPr>
      <w:r>
        <w:rPr>
          <w:rFonts w:eastAsia="Arial Unicode MS" w:cs="Arial Unicode MS"/>
        </w:rPr>
        <w:t xml:space="preserve">  )</w:t>
      </w:r>
    </w:p>
    <w:p w14:paraId="1828E7BE" w14:textId="3E733044" w:rsidR="00DA241D" w:rsidRDefault="00000000">
      <w:pPr>
        <w:pStyle w:val="Code"/>
        <w:rPr>
          <w:rFonts w:eastAsia="Arial Unicode MS" w:cs="Arial Unicode MS"/>
        </w:rPr>
      </w:pPr>
      <w:r>
        <w:rPr>
          <w:rFonts w:eastAsia="Arial Unicode MS" w:cs="Arial Unicode MS"/>
        </w:rPr>
        <w:t>) +</w:t>
      </w:r>
    </w:p>
    <w:p w14:paraId="5D315443" w14:textId="640F8448" w:rsidR="00DA241D" w:rsidRDefault="00000000">
      <w:pPr>
        <w:pStyle w:val="Code"/>
        <w:rPr>
          <w:rFonts w:eastAsia="Arial Unicode MS" w:cs="Arial Unicode MS"/>
        </w:rPr>
      </w:pPr>
      <w:r>
        <w:rPr>
          <w:rFonts w:eastAsia="Arial Unicode MS" w:cs="Arial Unicode MS"/>
        </w:rPr>
        <w:t xml:space="preserve">  geom_point() +</w:t>
      </w:r>
    </w:p>
    <w:p w14:paraId="392CAE18" w14:textId="31E9460E" w:rsidR="00120708" w:rsidRDefault="00000000">
      <w:pPr>
        <w:pStyle w:val="Code"/>
      </w:pPr>
      <w:r>
        <w:rPr>
          <w:rFonts w:eastAsia="Arial Unicode MS" w:cs="Arial Unicode MS"/>
        </w:rPr>
        <w:t xml:space="preserve">  geom_line()</w:t>
      </w:r>
    </w:p>
    <w:p w14:paraId="021FA26B" w14:textId="4252A75B" w:rsidR="00120708" w:rsidRDefault="00000000" w:rsidP="003A061D">
      <w:pPr>
        <w:pStyle w:val="Body"/>
      </w:pPr>
      <w:r>
        <w:t>This code generates a line chart with points, as s</w:t>
      </w:r>
      <w:r w:rsidR="00DA241D">
        <w:t>hown</w:t>
      </w:r>
      <w:r>
        <w:t xml:space="preserve">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rsidP="00422115">
      <w:pPr>
        <w:pStyle w:val="CaptionLine"/>
      </w:pPr>
      <w:r>
        <w:t xml:space="preserve">The data with </w:t>
      </w:r>
      <w:r w:rsidRPr="00422115">
        <w:t>points</w:t>
      </w:r>
      <w:r>
        <w:t xml:space="preserve"> and a line</w:t>
      </w:r>
    </w:p>
    <w:p w14:paraId="02559380" w14:textId="07D2A527" w:rsidR="00120708" w:rsidRDefault="00000000" w:rsidP="003A061D">
      <w:pPr>
        <w:pStyle w:val="Body"/>
      </w:pPr>
      <w:r>
        <w:t xml:space="preserve">We can swap in </w:t>
      </w:r>
      <w:r w:rsidRPr="00262457">
        <w:rPr>
          <w:rStyle w:val="Literal"/>
        </w:rPr>
        <w:t>geom_col()</w:t>
      </w:r>
      <w:r>
        <w:t xml:space="preserve"> to create a bar chart: </w:t>
      </w:r>
    </w:p>
    <w:p w14:paraId="3753CA49" w14:textId="37167587" w:rsidR="00DA241D" w:rsidRDefault="00000000">
      <w:pPr>
        <w:pStyle w:val="Code"/>
      </w:pPr>
      <w:r>
        <w:rPr>
          <w:rFonts w:eastAsia="Arial Unicode MS" w:cs="Arial Unicode MS"/>
        </w:rPr>
        <w:t>ggplot(</w:t>
      </w:r>
    </w:p>
    <w:p w14:paraId="167B7017" w14:textId="73A783E5" w:rsidR="00DA241D" w:rsidRDefault="00000000">
      <w:pPr>
        <w:pStyle w:val="Code"/>
      </w:pPr>
      <w:r>
        <w:rPr>
          <w:rFonts w:eastAsia="Arial Unicode MS" w:cs="Arial Unicode MS"/>
        </w:rPr>
        <w:t xml:space="preserve">  data = gapminder_10_rows,</w:t>
      </w:r>
    </w:p>
    <w:p w14:paraId="3401F748" w14:textId="7C7BEFCF" w:rsidR="00DA241D" w:rsidRDefault="00000000">
      <w:pPr>
        <w:pStyle w:val="Code"/>
      </w:pPr>
      <w:r>
        <w:rPr>
          <w:rFonts w:eastAsia="Arial Unicode MS" w:cs="Arial Unicode MS"/>
        </w:rPr>
        <w:t xml:space="preserve">  mapping = aes(</w:t>
      </w:r>
    </w:p>
    <w:p w14:paraId="3A1AD1D6" w14:textId="39ABCF90" w:rsidR="00DA241D" w:rsidRDefault="00000000">
      <w:pPr>
        <w:pStyle w:val="Code"/>
      </w:pPr>
      <w:r>
        <w:rPr>
          <w:rFonts w:eastAsia="Arial Unicode MS" w:cs="Arial Unicode MS"/>
        </w:rPr>
        <w:t xml:space="preserve">    x = year,</w:t>
      </w:r>
    </w:p>
    <w:p w14:paraId="0CDFC7C1" w14:textId="0F46886E" w:rsidR="00DA241D" w:rsidRDefault="00000000">
      <w:pPr>
        <w:pStyle w:val="Code"/>
      </w:pPr>
      <w:r>
        <w:rPr>
          <w:rFonts w:eastAsia="Arial Unicode MS" w:cs="Arial Unicode MS"/>
        </w:rPr>
        <w:t xml:space="preserve">    y = lifeExp</w:t>
      </w:r>
    </w:p>
    <w:p w14:paraId="227617ED" w14:textId="1FEC9185" w:rsidR="00DA241D" w:rsidRDefault="00000000">
      <w:pPr>
        <w:pStyle w:val="Code"/>
      </w:pPr>
      <w:r>
        <w:rPr>
          <w:rFonts w:eastAsia="Arial Unicode MS" w:cs="Arial Unicode MS"/>
        </w:rPr>
        <w:t xml:space="preserve">  )</w:t>
      </w:r>
    </w:p>
    <w:p w14:paraId="677ADB7F" w14:textId="51975F93" w:rsidR="00DA241D" w:rsidRDefault="00000000">
      <w:pPr>
        <w:pStyle w:val="Code"/>
      </w:pPr>
      <w:r>
        <w:rPr>
          <w:rFonts w:eastAsia="Arial Unicode MS" w:cs="Arial Unicode MS"/>
        </w:rPr>
        <w:t>) +</w:t>
      </w:r>
    </w:p>
    <w:p w14:paraId="28084FCC" w14:textId="0E6C3005" w:rsidR="00120708" w:rsidRDefault="00000000">
      <w:pPr>
        <w:pStyle w:val="Code"/>
      </w:pPr>
      <w:r>
        <w:rPr>
          <w:rFonts w:eastAsia="Arial Unicode MS" w:cs="Arial Unicode MS"/>
        </w:rPr>
        <w:t xml:space="preserve">  geom_col()</w:t>
      </w:r>
    </w:p>
    <w:p w14:paraId="61EA04B9" w14:textId="3DE29141" w:rsidR="00120708" w:rsidRDefault="00000000" w:rsidP="003A061D">
      <w:pPr>
        <w:pStyle w:val="Body"/>
      </w:pPr>
      <w:r>
        <w:t xml:space="preserve">Note </w:t>
      </w:r>
      <w:r w:rsidR="00DA241D">
        <w:t xml:space="preserve">in Figure 2-10 </w:t>
      </w:r>
      <w:r>
        <w:t>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rsidP="00422115">
      <w:pPr>
        <w:pStyle w:val="CaptionLine"/>
      </w:pPr>
      <w:r>
        <w:t>The data as a bar chart</w:t>
      </w:r>
    </w:p>
    <w:p w14:paraId="2511DD00" w14:textId="58DEF0C5" w:rsidR="00120708" w:rsidRDefault="00000000" w:rsidP="003A061D">
      <w:pPr>
        <w:pStyle w:val="Body"/>
      </w:pPr>
      <w:r>
        <w:t xml:space="preserve">As you can see, the difference between a line chart and a bar chart isn’t as great as the Excel chart-type picker might have us think. </w:t>
      </w:r>
      <w:r w:rsidR="00E80669">
        <w:t xml:space="preserve">Both </w:t>
      </w:r>
      <w:r>
        <w:t xml:space="preserve">can have the same </w:t>
      </w:r>
      <w:r w:rsidR="00E80669">
        <w:t xml:space="preserve">underlying </w:t>
      </w:r>
      <w:r>
        <w:t>properties (namely, putting years on the x axis and life expectancies on the y axis). They simply use different geometric objects to visually represent the data.</w:t>
      </w:r>
    </w:p>
    <w:p w14:paraId="39580432" w14:textId="77777777" w:rsidR="00120708" w:rsidRDefault="00000000">
      <w:pPr>
        <w:pStyle w:val="HeadB"/>
      </w:pPr>
      <w:r>
        <w:t>The Third Layer: Altering Aesthetic Properties</w:t>
      </w:r>
    </w:p>
    <w:p w14:paraId="00A5B8AD" w14:textId="76C1860E" w:rsidR="00120708" w:rsidRDefault="00000000" w:rsidP="003A061D">
      <w:pPr>
        <w:pStyle w:val="Body"/>
      </w:pPr>
      <w:r>
        <w:t xml:space="preserve">Before we return to the drought data visualization, let’s look at a few additional layers that can help us can alter </w:t>
      </w:r>
      <w:r w:rsidR="00620926">
        <w:t>the</w:t>
      </w:r>
      <w:r>
        <w:t xml:space="preserve"> bar chart. Say we want to change the color of </w:t>
      </w:r>
      <w:r w:rsidR="00620926">
        <w:t>the</w:t>
      </w:r>
      <w:r>
        <w:t xml:space="preserve"> bars. In the grammar of graphics approach to chart-making, this means mapping some variable to the aesthetic property of </w:t>
      </w:r>
      <w:r w:rsidRPr="00262457">
        <w:rPr>
          <w:rStyle w:val="Literal"/>
        </w:rPr>
        <w:t>fill</w:t>
      </w:r>
      <w:r>
        <w:t xml:space="preserve">. (Slightly confusingly, the aesthetic property of </w:t>
      </w:r>
      <w:r w:rsidRPr="00262457">
        <w:rPr>
          <w:rStyle w:val="Literal"/>
        </w:rPr>
        <w:t>color</w:t>
      </w:r>
      <w:r>
        <w:t xml:space="preserve"> would, for a bar chart, change only the outline of each bar). In the same way that we mapped </w:t>
      </w:r>
      <w:r w:rsidRPr="00262457">
        <w:rPr>
          <w:rStyle w:val="Literal"/>
        </w:rPr>
        <w:t>year</w:t>
      </w:r>
      <w:r>
        <w:t xml:space="preserve"> to the x axis and </w:t>
      </w:r>
      <w:r w:rsidRPr="00262457">
        <w:rPr>
          <w:rStyle w:val="Literal"/>
        </w:rPr>
        <w:t>lifeExp</w:t>
      </w:r>
      <w:r w:rsidR="0047057D" w:rsidRPr="00262457">
        <w:t xml:space="preserve"> </w:t>
      </w:r>
      <w:r w:rsidR="0047057D">
        <w:t>to</w:t>
      </w:r>
      <w:r w:rsidR="00E57E13">
        <w:t xml:space="preserve"> the</w:t>
      </w:r>
      <w:r w:rsidR="0047057D">
        <w:t xml:space="preserve"> y</w:t>
      </w:r>
      <w:r w:rsidR="00E57E13">
        <w:t xml:space="preserve"> axis</w:t>
      </w:r>
      <w:r>
        <w:t xml:space="preserve">, we can map </w:t>
      </w:r>
      <w:r w:rsidRPr="00262457">
        <w:rPr>
          <w:rStyle w:val="Literal"/>
        </w:rPr>
        <w:t>fill</w:t>
      </w:r>
      <w:r>
        <w:t xml:space="preserve"> to a variable, such as </w:t>
      </w:r>
      <w:r w:rsidRPr="00262457">
        <w:rPr>
          <w:rStyle w:val="Literal"/>
        </w:rPr>
        <w:t>year</w:t>
      </w:r>
      <w:r>
        <w:t>:</w:t>
      </w:r>
    </w:p>
    <w:p w14:paraId="760289A9" w14:textId="7940AC89" w:rsidR="00620926" w:rsidRDefault="00000000">
      <w:pPr>
        <w:pStyle w:val="Code"/>
        <w:rPr>
          <w:rFonts w:eastAsia="Arial Unicode MS" w:cs="Arial Unicode MS"/>
        </w:rPr>
      </w:pPr>
      <w:r>
        <w:rPr>
          <w:rFonts w:eastAsia="Arial Unicode MS" w:cs="Arial Unicode MS"/>
        </w:rPr>
        <w:t>ggplot(</w:t>
      </w:r>
    </w:p>
    <w:p w14:paraId="1E657696" w14:textId="412801B9" w:rsidR="00E57E13" w:rsidRDefault="00000000">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000000">
      <w:pPr>
        <w:pStyle w:val="Code"/>
        <w:rPr>
          <w:rFonts w:eastAsia="Arial Unicode MS" w:cs="Arial Unicode MS"/>
        </w:rPr>
      </w:pPr>
      <w:r>
        <w:rPr>
          <w:rFonts w:eastAsia="Arial Unicode MS" w:cs="Arial Unicode MS"/>
        </w:rPr>
        <w:t xml:space="preserve">  mapping = aes(</w:t>
      </w:r>
    </w:p>
    <w:p w14:paraId="760E0623" w14:textId="70B7F787" w:rsidR="00E57E13" w:rsidRDefault="00000000">
      <w:pPr>
        <w:pStyle w:val="Code"/>
        <w:rPr>
          <w:rFonts w:eastAsia="Arial Unicode MS" w:cs="Arial Unicode MS"/>
        </w:rPr>
      </w:pPr>
      <w:r>
        <w:rPr>
          <w:rFonts w:eastAsia="Arial Unicode MS" w:cs="Arial Unicode MS"/>
        </w:rPr>
        <w:t xml:space="preserve">    x = year,</w:t>
      </w:r>
    </w:p>
    <w:p w14:paraId="47B72A95" w14:textId="5C9FDB45" w:rsidR="00E57E13" w:rsidRDefault="00000000">
      <w:pPr>
        <w:pStyle w:val="Code"/>
        <w:rPr>
          <w:rFonts w:eastAsia="Arial Unicode MS" w:cs="Arial Unicode MS"/>
        </w:rPr>
      </w:pPr>
      <w:r>
        <w:rPr>
          <w:rFonts w:eastAsia="Arial Unicode MS" w:cs="Arial Unicode MS"/>
        </w:rPr>
        <w:t xml:space="preserve">    y = lifeExp,</w:t>
      </w:r>
    </w:p>
    <w:p w14:paraId="7C130740" w14:textId="7BABCF30" w:rsidR="00E57E13" w:rsidRDefault="00000000">
      <w:pPr>
        <w:pStyle w:val="Code"/>
        <w:rPr>
          <w:rFonts w:eastAsia="Arial Unicode MS" w:cs="Arial Unicode MS"/>
        </w:rPr>
      </w:pPr>
      <w:r>
        <w:rPr>
          <w:rFonts w:eastAsia="Arial Unicode MS" w:cs="Arial Unicode MS"/>
        </w:rPr>
        <w:t xml:space="preserve">    fill = year</w:t>
      </w:r>
    </w:p>
    <w:p w14:paraId="6F1B53FD" w14:textId="09385E93" w:rsidR="00E57E13" w:rsidRDefault="00000000">
      <w:pPr>
        <w:pStyle w:val="Code"/>
      </w:pPr>
      <w:r>
        <w:rPr>
          <w:rFonts w:eastAsia="Arial Unicode MS" w:cs="Arial Unicode MS"/>
        </w:rPr>
        <w:t xml:space="preserve">  )</w:t>
      </w:r>
    </w:p>
    <w:p w14:paraId="0437181B" w14:textId="5290E3B9" w:rsidR="00E57E13" w:rsidRDefault="00000000">
      <w:pPr>
        <w:pStyle w:val="Code"/>
        <w:rPr>
          <w:rFonts w:eastAsia="Arial Unicode MS" w:cs="Arial Unicode MS"/>
        </w:rPr>
      </w:pPr>
      <w:r>
        <w:rPr>
          <w:rFonts w:eastAsia="Arial Unicode MS" w:cs="Arial Unicode MS"/>
        </w:rPr>
        <w:t>) +</w:t>
      </w:r>
    </w:p>
    <w:p w14:paraId="5666BEDE" w14:textId="06A85E52" w:rsidR="00120708" w:rsidRDefault="00000000">
      <w:pPr>
        <w:pStyle w:val="Code"/>
      </w:pPr>
      <w:r>
        <w:rPr>
          <w:rFonts w:eastAsia="Arial Unicode MS" w:cs="Arial Unicode MS"/>
        </w:rPr>
        <w:t xml:space="preserve">  geom_col()</w:t>
      </w:r>
    </w:p>
    <w:p w14:paraId="4908C145" w14:textId="2AEDF261" w:rsidR="00120708" w:rsidRDefault="00000000" w:rsidP="003A061D">
      <w:pPr>
        <w:pStyle w:val="Body"/>
      </w:pPr>
      <w:r>
        <w:lastRenderedPageBreak/>
        <w:t>Figure 2-11</w:t>
      </w:r>
      <w:r w:rsidR="00E57E13">
        <w:t xml:space="preserve"> shows the result</w:t>
      </w:r>
      <w:r>
        <w:t xml:space="preserve">. We see now that, for earlier years, the fill is darker, while for later years, it is lighter (the legend, added to the right of our plot, </w:t>
      </w:r>
      <w:r w:rsidR="00E57E13">
        <w:t>also indicates</w:t>
      </w:r>
      <w:r>
        <w:t xml:space="preserve">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rsidP="00422115">
      <w:pPr>
        <w:pStyle w:val="CaptionLine"/>
      </w:pPr>
      <w:r>
        <w:t xml:space="preserve">The same chart, now </w:t>
      </w:r>
      <w:r w:rsidRPr="00422115">
        <w:t>with</w:t>
      </w:r>
      <w:r>
        <w:t xml:space="preserve"> added colors</w:t>
      </w:r>
    </w:p>
    <w:p w14:paraId="2C97A23B" w14:textId="05784FB4" w:rsidR="00120708" w:rsidRDefault="00000000" w:rsidP="003A061D">
      <w:pPr>
        <w:pStyle w:val="Body"/>
      </w:pPr>
      <w:r>
        <w:t>What if we want</w:t>
      </w:r>
      <w:r w:rsidR="00E57E13">
        <w:t>ed</w:t>
      </w:r>
      <w:r>
        <w:t xml:space="preserve"> to change the fill colors? For that, we use a </w:t>
      </w:r>
      <w:r w:rsidRPr="00E57E13">
        <w:t xml:space="preserve">new </w:t>
      </w:r>
      <w:r w:rsidRPr="00262457">
        <w:t>scale layer</w:t>
      </w:r>
      <w:r w:rsidRPr="00E57E13">
        <w:t xml:space="preserve">. </w:t>
      </w:r>
      <w:r w:rsidR="00E57E13">
        <w:t>To do this</w:t>
      </w:r>
      <w:r w:rsidRPr="00E57E13">
        <w:t>,</w:t>
      </w:r>
      <w:r>
        <w:t xml:space="preserve"> I’ll use the </w:t>
      </w:r>
      <w:r w:rsidRPr="00262457">
        <w:rPr>
          <w:rStyle w:val="Literal"/>
        </w:rPr>
        <w:t>scale_fill_viridis_c()</w:t>
      </w:r>
      <w:r>
        <w:t xml:space="preserve"> function. The </w:t>
      </w:r>
      <w:r w:rsidRPr="003A061D">
        <w:rPr>
          <w:rStyle w:val="Italic"/>
        </w:rPr>
        <w:t>c</w:t>
      </w:r>
      <w:r>
        <w:t xml:space="preserve"> at the end of the function name refers to the fact that the data is continuous, meaning it can take any numeric value:</w:t>
      </w:r>
    </w:p>
    <w:p w14:paraId="61A0BDC4" w14:textId="73966569" w:rsidR="00E57E13" w:rsidRDefault="00000000">
      <w:pPr>
        <w:pStyle w:val="Code"/>
        <w:rPr>
          <w:rFonts w:eastAsia="Arial Unicode MS" w:cs="Arial Unicode MS"/>
        </w:rPr>
      </w:pPr>
      <w:r>
        <w:rPr>
          <w:rFonts w:eastAsia="Arial Unicode MS" w:cs="Arial Unicode MS"/>
        </w:rPr>
        <w:t>ggplot(</w:t>
      </w:r>
    </w:p>
    <w:p w14:paraId="56D483E3" w14:textId="6BBD4FBF" w:rsidR="00E57E13" w:rsidRDefault="00000000">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000000">
      <w:pPr>
        <w:pStyle w:val="Code"/>
        <w:rPr>
          <w:rFonts w:eastAsia="Arial Unicode MS" w:cs="Arial Unicode MS"/>
        </w:rPr>
      </w:pPr>
      <w:r>
        <w:rPr>
          <w:rFonts w:eastAsia="Arial Unicode MS" w:cs="Arial Unicode MS"/>
        </w:rPr>
        <w:t xml:space="preserve">  mapping = aes(</w:t>
      </w:r>
    </w:p>
    <w:p w14:paraId="25ACF281" w14:textId="730BBA03" w:rsidR="00E57E13" w:rsidRDefault="00000000">
      <w:pPr>
        <w:pStyle w:val="Code"/>
        <w:rPr>
          <w:rFonts w:eastAsia="Arial Unicode MS" w:cs="Arial Unicode MS"/>
        </w:rPr>
      </w:pPr>
      <w:r>
        <w:rPr>
          <w:rFonts w:eastAsia="Arial Unicode MS" w:cs="Arial Unicode MS"/>
        </w:rPr>
        <w:t xml:space="preserve">    x = year,</w:t>
      </w:r>
    </w:p>
    <w:p w14:paraId="3D86324F" w14:textId="23EC061E" w:rsidR="00E57E13" w:rsidRDefault="00000000">
      <w:pPr>
        <w:pStyle w:val="Code"/>
        <w:rPr>
          <w:rFonts w:eastAsia="Arial Unicode MS" w:cs="Arial Unicode MS"/>
        </w:rPr>
      </w:pPr>
      <w:r>
        <w:rPr>
          <w:rFonts w:eastAsia="Arial Unicode MS" w:cs="Arial Unicode MS"/>
        </w:rPr>
        <w:t xml:space="preserve">    y = lifeExp,</w:t>
      </w:r>
    </w:p>
    <w:p w14:paraId="402262FA" w14:textId="30B37E7F" w:rsidR="00E57E13" w:rsidRDefault="00000000">
      <w:pPr>
        <w:pStyle w:val="Code"/>
        <w:rPr>
          <w:rFonts w:eastAsia="Arial Unicode MS" w:cs="Arial Unicode MS"/>
        </w:rPr>
      </w:pPr>
      <w:r>
        <w:rPr>
          <w:rFonts w:eastAsia="Arial Unicode MS" w:cs="Arial Unicode MS"/>
        </w:rPr>
        <w:t xml:space="preserve">    fill = year</w:t>
      </w:r>
    </w:p>
    <w:p w14:paraId="58D26353" w14:textId="7108A08E" w:rsidR="00E57E13" w:rsidRDefault="00000000">
      <w:pPr>
        <w:pStyle w:val="Code"/>
      </w:pPr>
      <w:r>
        <w:rPr>
          <w:rFonts w:eastAsia="Arial Unicode MS" w:cs="Arial Unicode MS"/>
        </w:rPr>
        <w:t xml:space="preserve">  )</w:t>
      </w:r>
    </w:p>
    <w:p w14:paraId="5E5A0216" w14:textId="7304604B" w:rsidR="00E57E13" w:rsidRDefault="00000000">
      <w:pPr>
        <w:pStyle w:val="Code"/>
        <w:rPr>
          <w:rFonts w:eastAsia="Arial Unicode MS" w:cs="Arial Unicode MS"/>
        </w:rPr>
      </w:pPr>
      <w:r>
        <w:rPr>
          <w:rFonts w:eastAsia="Arial Unicode MS" w:cs="Arial Unicode MS"/>
        </w:rPr>
        <w:t>) +</w:t>
      </w:r>
    </w:p>
    <w:p w14:paraId="2754496A" w14:textId="09EF0F11" w:rsidR="00E57E13" w:rsidRDefault="00000000">
      <w:pPr>
        <w:pStyle w:val="Code"/>
        <w:rPr>
          <w:rFonts w:eastAsia="Arial Unicode MS" w:cs="Arial Unicode MS"/>
        </w:rPr>
      </w:pPr>
      <w:r>
        <w:rPr>
          <w:rFonts w:eastAsia="Arial Unicode MS" w:cs="Arial Unicode MS"/>
        </w:rPr>
        <w:t xml:space="preserve">  geom_col() +</w:t>
      </w:r>
    </w:p>
    <w:p w14:paraId="50378A26" w14:textId="2C4D2A16" w:rsidR="00120708" w:rsidRDefault="00000000">
      <w:pPr>
        <w:pStyle w:val="Code"/>
      </w:pPr>
      <w:r>
        <w:rPr>
          <w:rFonts w:eastAsia="Arial Unicode MS" w:cs="Arial Unicode MS"/>
        </w:rPr>
        <w:t xml:space="preserve">  scale_fill_viridis_c()</w:t>
      </w:r>
    </w:p>
    <w:p w14:paraId="7DBBB00A" w14:textId="77777777" w:rsidR="00120708" w:rsidRDefault="00000000" w:rsidP="003A061D">
      <w:pPr>
        <w:pStyle w:val="Body"/>
      </w:pPr>
      <w:r>
        <w:t xml:space="preserve">This function changes the default palette to one that is colorblind-friendly and prints well in grayscale. The </w:t>
      </w:r>
      <w:r w:rsidRPr="00262457">
        <w:rPr>
          <w:rStyle w:val="Literal"/>
        </w:rPr>
        <w:t>scale_fill_viridis_c()</w:t>
      </w:r>
      <w:r>
        <w:t xml:space="preserve"> function is just one of many that start with </w:t>
      </w:r>
      <w:r w:rsidRPr="00262457">
        <w:rPr>
          <w:rStyle w:val="Literal"/>
        </w:rPr>
        <w:t>scale_</w:t>
      </w:r>
      <w:r>
        <w:t xml:space="preserve"> and can alter the fill scale.</w:t>
      </w:r>
    </w:p>
    <w:p w14:paraId="793234FE" w14:textId="77777777" w:rsidR="00120708" w:rsidRDefault="00000000">
      <w:pPr>
        <w:pStyle w:val="HeadB"/>
      </w:pPr>
      <w:r>
        <w:lastRenderedPageBreak/>
        <w:t>The Fourth Layer: Setting a Theme</w:t>
      </w:r>
    </w:p>
    <w:p w14:paraId="1627E02C" w14:textId="3321AF5B" w:rsidR="00120708" w:rsidRDefault="00000000" w:rsidP="003A061D">
      <w:pPr>
        <w:pStyle w:val="Body"/>
      </w:pPr>
      <w:r>
        <w:t>A final layer we’ll look at is the theme layer. This layer allows us to change the overall look-and-feel of plots (</w:t>
      </w:r>
      <w:r w:rsidR="00E57E13">
        <w:t xml:space="preserve">including the </w:t>
      </w:r>
      <w:r>
        <w:t xml:space="preserve">plot background, grid lines, and so on). Just as there are a number of </w:t>
      </w:r>
      <w:r w:rsidRPr="00262457">
        <w:rPr>
          <w:rStyle w:val="Literal"/>
        </w:rPr>
        <w:t>scale_</w:t>
      </w:r>
      <w:r>
        <w:t xml:space="preserve"> functions, there are also a number of functions that start with </w:t>
      </w:r>
      <w:r w:rsidRPr="00262457">
        <w:rPr>
          <w:rStyle w:val="Literal"/>
        </w:rPr>
        <w:t>theme_</w:t>
      </w:r>
      <w:r>
        <w:t xml:space="preserve">. Here, we’ve added </w:t>
      </w:r>
      <w:r w:rsidRPr="00262457">
        <w:rPr>
          <w:rStyle w:val="Literal"/>
        </w:rPr>
        <w:t>theme_minimal()</w:t>
      </w:r>
      <w:r>
        <w:t xml:space="preserve">: </w:t>
      </w:r>
    </w:p>
    <w:p w14:paraId="592B9365" w14:textId="2E510808" w:rsidR="00E57E13" w:rsidRDefault="00000000">
      <w:pPr>
        <w:pStyle w:val="Code"/>
        <w:rPr>
          <w:rFonts w:eastAsia="Arial Unicode MS" w:cs="Arial Unicode MS"/>
        </w:rPr>
      </w:pPr>
      <w:r>
        <w:rPr>
          <w:rFonts w:eastAsia="Arial Unicode MS" w:cs="Arial Unicode MS"/>
        </w:rPr>
        <w:t>ggplot(</w:t>
      </w:r>
    </w:p>
    <w:p w14:paraId="3F5EB114" w14:textId="75ADE9CE" w:rsidR="00E57E13" w:rsidRDefault="00000000">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000000">
      <w:pPr>
        <w:pStyle w:val="Code"/>
        <w:rPr>
          <w:rFonts w:eastAsia="Arial Unicode MS" w:cs="Arial Unicode MS"/>
        </w:rPr>
      </w:pPr>
      <w:r>
        <w:rPr>
          <w:rFonts w:eastAsia="Arial Unicode MS" w:cs="Arial Unicode MS"/>
        </w:rPr>
        <w:t xml:space="preserve">  mapping = aes(</w:t>
      </w:r>
    </w:p>
    <w:p w14:paraId="30A97F2A" w14:textId="1A7355CE" w:rsidR="00E57E13" w:rsidRDefault="00000000">
      <w:pPr>
        <w:pStyle w:val="Code"/>
        <w:rPr>
          <w:rFonts w:eastAsia="Arial Unicode MS" w:cs="Arial Unicode MS"/>
        </w:rPr>
      </w:pPr>
      <w:r>
        <w:rPr>
          <w:rFonts w:eastAsia="Arial Unicode MS" w:cs="Arial Unicode MS"/>
        </w:rPr>
        <w:t xml:space="preserve">    x = year,</w:t>
      </w:r>
    </w:p>
    <w:p w14:paraId="12988D76" w14:textId="55AF7DBA" w:rsidR="00E57E13" w:rsidRDefault="00000000">
      <w:pPr>
        <w:pStyle w:val="Code"/>
        <w:rPr>
          <w:rFonts w:eastAsia="Arial Unicode MS" w:cs="Arial Unicode MS"/>
        </w:rPr>
      </w:pPr>
      <w:r>
        <w:rPr>
          <w:rFonts w:eastAsia="Arial Unicode MS" w:cs="Arial Unicode MS"/>
        </w:rPr>
        <w:t xml:space="preserve">    y = lifeExp,</w:t>
      </w:r>
    </w:p>
    <w:p w14:paraId="26E08B19" w14:textId="487723C2" w:rsidR="00E57E13" w:rsidRDefault="00000000">
      <w:pPr>
        <w:pStyle w:val="Code"/>
        <w:rPr>
          <w:rFonts w:eastAsia="Arial Unicode MS" w:cs="Arial Unicode MS"/>
        </w:rPr>
      </w:pPr>
      <w:r>
        <w:rPr>
          <w:rFonts w:eastAsia="Arial Unicode MS" w:cs="Arial Unicode MS"/>
        </w:rPr>
        <w:t xml:space="preserve">    fill = year</w:t>
      </w:r>
    </w:p>
    <w:p w14:paraId="369B651C" w14:textId="1DA3A57E" w:rsidR="00E57E13" w:rsidRDefault="00000000">
      <w:pPr>
        <w:pStyle w:val="Code"/>
      </w:pPr>
      <w:r>
        <w:rPr>
          <w:rFonts w:eastAsia="Arial Unicode MS" w:cs="Arial Unicode MS"/>
        </w:rPr>
        <w:t xml:space="preserve">  )</w:t>
      </w:r>
    </w:p>
    <w:p w14:paraId="4AA44256" w14:textId="2A108859" w:rsidR="00E57E13" w:rsidRDefault="00000000">
      <w:pPr>
        <w:pStyle w:val="Code"/>
        <w:rPr>
          <w:rFonts w:eastAsia="Arial Unicode MS" w:cs="Arial Unicode MS"/>
        </w:rPr>
      </w:pPr>
      <w:r>
        <w:rPr>
          <w:rFonts w:eastAsia="Arial Unicode MS" w:cs="Arial Unicode MS"/>
        </w:rPr>
        <w:t>) +</w:t>
      </w:r>
    </w:p>
    <w:p w14:paraId="5B1D6909" w14:textId="574B934D" w:rsidR="00E57E13" w:rsidRDefault="00000000">
      <w:pPr>
        <w:pStyle w:val="Code"/>
        <w:rPr>
          <w:rFonts w:eastAsia="Arial Unicode MS" w:cs="Arial Unicode MS"/>
        </w:rPr>
      </w:pPr>
      <w:r>
        <w:rPr>
          <w:rFonts w:eastAsia="Arial Unicode MS" w:cs="Arial Unicode MS"/>
        </w:rPr>
        <w:t xml:space="preserve">  geom_col() +</w:t>
      </w:r>
    </w:p>
    <w:p w14:paraId="06E6C25D" w14:textId="095ECA11" w:rsidR="00E57E13" w:rsidRDefault="00000000">
      <w:pPr>
        <w:pStyle w:val="Code"/>
        <w:rPr>
          <w:rFonts w:eastAsia="Arial Unicode MS" w:cs="Arial Unicode MS"/>
        </w:rPr>
      </w:pPr>
      <w:r>
        <w:rPr>
          <w:rFonts w:eastAsia="Arial Unicode MS" w:cs="Arial Unicode MS"/>
        </w:rPr>
        <w:t xml:space="preserve">  scale_fill_viridis_c() +</w:t>
      </w:r>
    </w:p>
    <w:p w14:paraId="12CFC10B" w14:textId="5524FC10" w:rsidR="00120708" w:rsidRDefault="00000000">
      <w:pPr>
        <w:pStyle w:val="Code"/>
      </w:pPr>
      <w:r>
        <w:rPr>
          <w:rFonts w:eastAsia="Arial Unicode MS" w:cs="Arial Unicode MS"/>
        </w:rPr>
        <w:t xml:space="preserve">  theme_minimal()</w:t>
      </w:r>
    </w:p>
    <w:p w14:paraId="472D7A4B" w14:textId="147AA088" w:rsidR="00120708" w:rsidRDefault="00000000" w:rsidP="003A061D">
      <w:pPr>
        <w:pStyle w:val="Body"/>
      </w:pPr>
      <w:bookmarkStart w:id="10" w:name="OLE_LINK2"/>
      <w:r>
        <w:t xml:space="preserve">Notice in Figure 2-12 that this theme starts to declutter </w:t>
      </w:r>
      <w:r w:rsidR="00E57E13">
        <w:t>the</w:t>
      </w:r>
      <w:r>
        <w:t xml:space="preserve"> plot.</w:t>
      </w:r>
      <w:bookmarkEnd w:id="10"/>
    </w:p>
    <w:p w14:paraId="36B96B09" w14:textId="77777777" w:rsidR="00120708" w:rsidRDefault="00000000">
      <w:pPr>
        <w:pStyle w:val="GraphicSlug"/>
      </w:pPr>
      <w:r>
        <w:t>[F02012.pdf]</w:t>
      </w:r>
    </w:p>
    <w:p w14:paraId="388E0E4E" w14:textId="77777777" w:rsidR="00120708" w:rsidRDefault="00000000">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rsidP="00422115">
      <w:pPr>
        <w:pStyle w:val="CaptionLine"/>
      </w:pPr>
      <w:r>
        <w:t xml:space="preserve">The </w:t>
      </w:r>
      <w:r w:rsidRPr="00422115">
        <w:t>same</w:t>
      </w:r>
      <w:r>
        <w:t xml:space="preserve"> chart with </w:t>
      </w:r>
      <w:r w:rsidRPr="00262457">
        <w:rPr>
          <w:rStyle w:val="Literal"/>
        </w:rPr>
        <w:t>theme_minimal()</w:t>
      </w:r>
      <w:r>
        <w:t xml:space="preserve"> added</w:t>
      </w:r>
    </w:p>
    <w:p w14:paraId="5110EA41" w14:textId="28B03F50" w:rsidR="00120708" w:rsidRDefault="00E57E13" w:rsidP="003A061D">
      <w:pPr>
        <w:pStyle w:val="Body"/>
      </w:pPr>
      <w:r>
        <w:t>By now, you should</w:t>
      </w:r>
      <w:r w:rsidR="00000000">
        <w:t xml:space="preserve"> see why Hadley Wickham described the </w:t>
      </w:r>
      <w:r w:rsidR="00000000" w:rsidRPr="00262457">
        <w:rPr>
          <w:rStyle w:val="Literal"/>
        </w:rPr>
        <w:t>ggplot2</w:t>
      </w:r>
      <w:r w:rsidR="00000000">
        <w:t xml:space="preserve">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w:t>
      </w:r>
      <w:r>
        <w:t xml:space="preserve">color </w:t>
      </w:r>
      <w:r w:rsidR="00000000">
        <w:t xml:space="preserve">palette), </w:t>
      </w:r>
      <w:r w:rsidR="00000000">
        <w:lastRenderedPageBreak/>
        <w:t xml:space="preserve">we do this with a </w:t>
      </w:r>
      <w:r w:rsidR="00000000" w:rsidRPr="00262457">
        <w:rPr>
          <w:rStyle w:val="Literal"/>
        </w:rPr>
        <w:t>scale_</w:t>
      </w:r>
      <w:r w:rsidR="00000000">
        <w:t xml:space="preserve"> function. Fourth, we use a </w:t>
      </w:r>
      <w:r w:rsidR="00000000" w:rsidRPr="00262457">
        <w:rPr>
          <w:rStyle w:val="Literal"/>
        </w:rPr>
        <w:t>theme_</w:t>
      </w:r>
      <w:r w:rsidR="00000000">
        <w:t xml:space="preserve"> function to set the overall look-and-feel of </w:t>
      </w:r>
      <w:r>
        <w:t>the</w:t>
      </w:r>
      <w:r w:rsidR="00000000">
        <w:t xml:space="preserve"> plot.</w:t>
      </w:r>
    </w:p>
    <w:p w14:paraId="10F7AA3D" w14:textId="5DC2F25B" w:rsidR="00120708" w:rsidRDefault="00000000" w:rsidP="003A061D">
      <w:pPr>
        <w:pStyle w:val="Body"/>
      </w:pPr>
      <w:r>
        <w:t>We could improve the plot we’ve been working on in many ways</w:t>
      </w:r>
      <w:r w:rsidR="00E57E13">
        <w:t>,</w:t>
      </w:r>
      <w:r>
        <w:t xml:space="preserve"> </w:t>
      </w:r>
      <w:r w:rsidR="00E57E13">
        <w:t>b</w:t>
      </w:r>
      <w:r>
        <w:t xml:space="preserve">ut rather than add to an ugly plot, let’s instead return to the drought data visualization by Cédric Scherer and Georgios Karamanis. </w:t>
      </w:r>
      <w:r w:rsidR="00E57E13">
        <w:t xml:space="preserve">By walking </w:t>
      </w:r>
      <w:r>
        <w:t>through their code</w:t>
      </w:r>
      <w:r w:rsidR="00E57E13">
        <w:t>,</w:t>
      </w:r>
      <w:r>
        <w:t xml:space="preserve"> </w:t>
      </w:r>
      <w:r w:rsidR="00E57E13">
        <w:t>you’</w:t>
      </w:r>
      <w:r>
        <w:t xml:space="preserve">ll </w:t>
      </w:r>
      <w:r w:rsidR="001F1828">
        <w:t>learn lessons about</w:t>
      </w:r>
      <w:r>
        <w:t xml:space="preserve"> mak</w:t>
      </w:r>
      <w:r w:rsidR="001F1828">
        <w:t>ing</w:t>
      </w:r>
      <w:r>
        <w:t xml:space="preserve"> high-quality data visualization with</w:t>
      </w:r>
      <w:r w:rsidR="00E57E13">
        <w:t xml:space="preserve"> ggplot and</w:t>
      </w:r>
      <w:r>
        <w:t xml:space="preserve"> R.</w:t>
      </w:r>
    </w:p>
    <w:p w14:paraId="084AABD9" w14:textId="77777777" w:rsidR="00120708" w:rsidRDefault="00000000">
      <w:pPr>
        <w:pStyle w:val="HeadA"/>
      </w:pPr>
      <w:bookmarkStart w:id="11" w:name="recreatingthedroughtvisualization"/>
      <w:r>
        <w:t>Recreating the Drought Visualization with ggplot</w:t>
      </w:r>
    </w:p>
    <w:p w14:paraId="33AF5476" w14:textId="2C9FA1EA" w:rsidR="00120708" w:rsidRDefault="00000000" w:rsidP="003A061D">
      <w:pPr>
        <w:pStyle w:val="Body"/>
      </w:pPr>
      <w:r>
        <w:t xml:space="preserve">The drought visualization code relies on a combination of ggplot fundamentals and some less-well-known tweaks that make it really shine. </w:t>
      </w:r>
      <w:r w:rsidR="004E3EEC">
        <w:t>T</w:t>
      </w:r>
      <w:r>
        <w:t>o understand how Scherer and Karamanis made their data visualization, we’ll start with a simplified version of their code</w:t>
      </w:r>
      <w:r w:rsidR="00E57E13">
        <w:t>, then</w:t>
      </w:r>
      <w:r>
        <w:t xml:space="preserve"> build it up layer by layer, adding elements as we go.</w:t>
      </w:r>
    </w:p>
    <w:p w14:paraId="03CDF73F" w14:textId="1A61430F" w:rsidR="00780556" w:rsidRDefault="00955E2E" w:rsidP="003A061D">
      <w:pPr>
        <w:pStyle w:val="Body"/>
      </w:pPr>
      <w:r>
        <w:t xml:space="preserve">First, let’s import the data. </w:t>
      </w:r>
      <w:r w:rsidR="00780556">
        <w:t xml:space="preserve">Scherer and Karamanis do this with the </w:t>
      </w:r>
      <w:r w:rsidR="00780556" w:rsidRPr="001F1828">
        <w:rPr>
          <w:rStyle w:val="Literal"/>
        </w:rPr>
        <w:t>import()</w:t>
      </w:r>
      <w:r w:rsidR="00780556">
        <w:t xml:space="preserve"> function from the </w:t>
      </w:r>
      <w:r w:rsidR="00780556" w:rsidRPr="001F1828">
        <w:rPr>
          <w:rStyle w:val="Literal"/>
        </w:rPr>
        <w:t>rio</w:t>
      </w:r>
      <w:r w:rsidR="00780556">
        <w:t xml:space="preserve"> package</w:t>
      </w:r>
      <w:r w:rsidR="004E3EEC">
        <w:t>:</w:t>
      </w:r>
      <w:r w:rsidR="00780556">
        <w:t xml:space="preserve"> </w:t>
      </w:r>
    </w:p>
    <w:p w14:paraId="0198D222" w14:textId="54A717A5" w:rsidR="00780556" w:rsidRDefault="00780556" w:rsidP="00262457">
      <w:pPr>
        <w:pStyle w:val="CodeWide"/>
      </w:pPr>
      <w:r>
        <w:t>library(rio)</w:t>
      </w:r>
    </w:p>
    <w:p w14:paraId="2943070F" w14:textId="77777777" w:rsidR="00780556" w:rsidRDefault="00780556" w:rsidP="00262457">
      <w:pPr>
        <w:pStyle w:val="CodeWide"/>
      </w:pPr>
    </w:p>
    <w:p w14:paraId="0735B7E6" w14:textId="77777777" w:rsidR="004E3EEC" w:rsidRDefault="00780556" w:rsidP="004E3EEC">
      <w:pPr>
        <w:pStyle w:val="CodeWide"/>
      </w:pPr>
      <w:r w:rsidRPr="00780556">
        <w:t>dm_perc_cat_hubs_raw &lt;- import("</w:t>
      </w:r>
      <w:r>
        <w:t>https://data.rwithoutstatistics.com/</w:t>
      </w:r>
      <w:r w:rsidRPr="00780556">
        <w:t>dm_export_20000101_</w:t>
      </w:r>
    </w:p>
    <w:p w14:paraId="7CA6E8B6" w14:textId="2513E49A" w:rsidR="00780556" w:rsidRDefault="00780556" w:rsidP="00262457">
      <w:pPr>
        <w:pStyle w:val="CodeWide"/>
      </w:pPr>
      <w:r w:rsidRPr="00780556">
        <w:t>20210909_perc_cat_hubs.json"))</w:t>
      </w:r>
    </w:p>
    <w:p w14:paraId="0D55E128" w14:textId="0E8371D6" w:rsidR="00955E2E" w:rsidRDefault="004E3EEC" w:rsidP="003A061D">
      <w:pPr>
        <w:pStyle w:val="Body"/>
      </w:pPr>
      <w:r>
        <w:t xml:space="preserve">This function is helpful because the data they are working with is in JSON format, which can be complicated to work with. The </w:t>
      </w:r>
      <w:r w:rsidRPr="001F1828">
        <w:rPr>
          <w:rStyle w:val="Literal"/>
        </w:rPr>
        <w:t>rio</w:t>
      </w:r>
      <w:r>
        <w:t xml:space="preserve"> package simplifies it into just one line</w:t>
      </w:r>
      <w:ins w:id="12" w:author="David Keyes" w:date="2023-07-06T10:40:00Z">
        <w:r w:rsidR="0088629E">
          <w:t>.</w:t>
        </w:r>
      </w:ins>
      <w:del w:id="13" w:author="David Keyes" w:date="2023-07-06T10:40:00Z">
        <w:r w:rsidDel="0088629E">
          <w:delText>:</w:delText>
        </w:r>
      </w:del>
    </w:p>
    <w:p w14:paraId="68480849" w14:textId="77777777" w:rsidR="00120708" w:rsidRDefault="00000000">
      <w:pPr>
        <w:pStyle w:val="HeadB"/>
      </w:pPr>
      <w:r>
        <w:t>Plotting One Region and Year</w:t>
      </w:r>
    </w:p>
    <w:p w14:paraId="2E72B50F" w14:textId="2AF71F69" w:rsidR="00120708" w:rsidRDefault="00000000" w:rsidP="003A061D">
      <w:pPr>
        <w:pStyle w:val="Body"/>
      </w:pPr>
      <w:r>
        <w:t xml:space="preserve">Let’s start by looking at just one region (the Southwest) in one year (2003). First, we filter our data and save it as a new object called </w:t>
      </w:r>
      <w:r w:rsidRPr="00262457">
        <w:rPr>
          <w:rStyle w:val="Literal"/>
        </w:rPr>
        <w:t>southwest_2003</w:t>
      </w:r>
      <w:r w:rsidR="004E3EEC">
        <w:t>:</w:t>
      </w:r>
    </w:p>
    <w:p w14:paraId="1F5D525C" w14:textId="657CC5BA" w:rsidR="004E3EEC" w:rsidRDefault="00000000">
      <w:pPr>
        <w:pStyle w:val="Code"/>
      </w:pPr>
      <w:r>
        <w:rPr>
          <w:rFonts w:eastAsia="Arial Unicode MS" w:cs="Arial Unicode MS"/>
        </w:rPr>
        <w:t>southwest_2003 &lt;- dm_perc_cat_hubs %&gt;%</w:t>
      </w:r>
    </w:p>
    <w:p w14:paraId="18905F7E" w14:textId="7EBA4E74" w:rsidR="004E3EEC" w:rsidRDefault="00000000">
      <w:pPr>
        <w:pStyle w:val="Code"/>
      </w:pPr>
      <w:r>
        <w:rPr>
          <w:rFonts w:eastAsia="Arial Unicode MS" w:cs="Arial Unicode MS"/>
        </w:rPr>
        <w:t xml:space="preserve">  filter(hub == "Southwest") %&gt;%</w:t>
      </w:r>
    </w:p>
    <w:p w14:paraId="0198C071" w14:textId="0B74BD57" w:rsidR="00120708" w:rsidRDefault="00000000">
      <w:pPr>
        <w:pStyle w:val="Code"/>
      </w:pPr>
      <w:r>
        <w:rPr>
          <w:rFonts w:eastAsia="Arial Unicode MS" w:cs="Arial Unicode MS"/>
        </w:rPr>
        <w:t xml:space="preserve">  filter(year == 2003)</w:t>
      </w:r>
    </w:p>
    <w:p w14:paraId="2251DEB3" w14:textId="77777777" w:rsidR="00120708" w:rsidRDefault="00000000" w:rsidP="003A061D">
      <w:pPr>
        <w:pStyle w:val="Body"/>
      </w:pPr>
      <w:r>
        <w:t>We can take a look at this object to see the variables we have to work with:</w:t>
      </w:r>
    </w:p>
    <w:p w14:paraId="37339C50" w14:textId="4C60A8D5" w:rsidR="004E3EEC" w:rsidRDefault="00000000">
      <w:pPr>
        <w:pStyle w:val="Code"/>
      </w:pPr>
      <w:r>
        <w:rPr>
          <w:rFonts w:eastAsia="Arial Unicode MS" w:cs="Arial Unicode MS"/>
        </w:rPr>
        <w:t>southwest_2003 %&gt;%</w:t>
      </w:r>
    </w:p>
    <w:p w14:paraId="57722E3E" w14:textId="3339D46A" w:rsidR="004E3EEC" w:rsidRDefault="00000000">
      <w:pPr>
        <w:pStyle w:val="Code"/>
      </w:pPr>
      <w:r>
        <w:rPr>
          <w:rFonts w:eastAsia="Arial Unicode MS" w:cs="Arial Unicode MS"/>
        </w:rPr>
        <w:t xml:space="preserve">  slice(1:10)</w:t>
      </w:r>
    </w:p>
    <w:p w14:paraId="7F6E0419" w14:textId="4C96A29A" w:rsidR="004E3EEC" w:rsidRDefault="00000000">
      <w:pPr>
        <w:pStyle w:val="Code"/>
      </w:pPr>
      <w:r>
        <w:rPr>
          <w:rFonts w:eastAsia="Arial Unicode MS" w:cs="Arial Unicode MS"/>
        </w:rPr>
        <w:t>#&gt; # A tibble: 10 × 7</w:t>
      </w:r>
    </w:p>
    <w:p w14:paraId="4318A339" w14:textId="49E8BB59" w:rsidR="004E3EEC" w:rsidRDefault="00000000">
      <w:pPr>
        <w:pStyle w:val="Code"/>
      </w:pPr>
      <w:r>
        <w:rPr>
          <w:rFonts w:eastAsia="Arial Unicode MS" w:cs="Arial Unicode MS"/>
        </w:rPr>
        <w:t>#&gt;    date       hub       category perce…¹  year  week max_w…²</w:t>
      </w:r>
    </w:p>
    <w:p w14:paraId="03130DC6" w14:textId="0068112A" w:rsidR="004E3EEC" w:rsidRDefault="00000000">
      <w:pPr>
        <w:pStyle w:val="Code"/>
      </w:pPr>
      <w:r>
        <w:rPr>
          <w:rFonts w:eastAsia="Arial Unicode MS" w:cs="Arial Unicode MS"/>
        </w:rPr>
        <w:t>#&gt;    &lt;date&gt;     &lt;fct&gt;     &lt;fct&gt;      &lt;dbl&gt; &lt;dbl&gt; &lt;dbl&gt;   &lt;dbl&gt;</w:t>
      </w:r>
    </w:p>
    <w:p w14:paraId="660114E7" w14:textId="336724D7" w:rsidR="004E3EEC" w:rsidRDefault="00000000">
      <w:pPr>
        <w:pStyle w:val="Code"/>
      </w:pPr>
      <w:r>
        <w:rPr>
          <w:rFonts w:eastAsia="Arial Unicode MS" w:cs="Arial Unicode MS"/>
        </w:rPr>
        <w:t>#&gt;  1 2003-12-30 Southwest D0        0.0718  2003    52      52</w:t>
      </w:r>
    </w:p>
    <w:p w14:paraId="7600B057" w14:textId="16FD28DF" w:rsidR="004E3EEC" w:rsidRDefault="00000000">
      <w:pPr>
        <w:pStyle w:val="Code"/>
      </w:pPr>
      <w:r>
        <w:rPr>
          <w:rFonts w:eastAsia="Arial Unicode MS" w:cs="Arial Unicode MS"/>
        </w:rPr>
        <w:t>#&gt;  2 2003-12-30 Southwest D1        0.0828  2003    52      52</w:t>
      </w:r>
    </w:p>
    <w:p w14:paraId="323E47E6" w14:textId="0915AFEF" w:rsidR="004E3EEC" w:rsidRDefault="00000000">
      <w:pPr>
        <w:pStyle w:val="Code"/>
      </w:pPr>
      <w:r>
        <w:rPr>
          <w:rFonts w:eastAsia="Arial Unicode MS" w:cs="Arial Unicode MS"/>
        </w:rPr>
        <w:t>#&gt;  3 2003-12-30 Southwest D2        0.269   2003    52      52</w:t>
      </w:r>
    </w:p>
    <w:p w14:paraId="58754C71" w14:textId="200B0ACA" w:rsidR="004E3EEC" w:rsidRDefault="00000000">
      <w:pPr>
        <w:pStyle w:val="Code"/>
      </w:pPr>
      <w:r>
        <w:rPr>
          <w:rFonts w:eastAsia="Arial Unicode MS" w:cs="Arial Unicode MS"/>
        </w:rPr>
        <w:t>#&gt;  4 2003-12-30 Southwest D3        0.311   2003    52      52</w:t>
      </w:r>
    </w:p>
    <w:p w14:paraId="514B8375" w14:textId="62A9AC3D" w:rsidR="004E3EEC" w:rsidRDefault="00000000">
      <w:pPr>
        <w:pStyle w:val="Code"/>
      </w:pPr>
      <w:r>
        <w:rPr>
          <w:rFonts w:eastAsia="Arial Unicode MS" w:cs="Arial Unicode MS"/>
        </w:rPr>
        <w:t>#&gt;  5 2003-12-30 Southwest D4        0.0796  2003    52      52</w:t>
      </w:r>
    </w:p>
    <w:p w14:paraId="76BC5D5A" w14:textId="22419D98" w:rsidR="004E3EEC" w:rsidRDefault="00000000">
      <w:pPr>
        <w:pStyle w:val="Code"/>
      </w:pPr>
      <w:r>
        <w:rPr>
          <w:rFonts w:eastAsia="Arial Unicode MS" w:cs="Arial Unicode MS"/>
        </w:rPr>
        <w:t>#&gt;  6 2003-12-23 Southwest D0        0.0823  2003    51      52</w:t>
      </w:r>
    </w:p>
    <w:p w14:paraId="5F519D1D" w14:textId="4A47863E" w:rsidR="004E3EEC" w:rsidRDefault="00000000">
      <w:pPr>
        <w:pStyle w:val="Code"/>
      </w:pPr>
      <w:r>
        <w:rPr>
          <w:rFonts w:eastAsia="Arial Unicode MS" w:cs="Arial Unicode MS"/>
        </w:rPr>
        <w:t>#&gt;  7 2003-12-23 Southwest D1        0.131   2003    51      52</w:t>
      </w:r>
    </w:p>
    <w:p w14:paraId="39D263F2" w14:textId="34F5D0F1" w:rsidR="004E3EEC" w:rsidRDefault="00000000">
      <w:pPr>
        <w:pStyle w:val="Code"/>
      </w:pPr>
      <w:r>
        <w:rPr>
          <w:rFonts w:eastAsia="Arial Unicode MS" w:cs="Arial Unicode MS"/>
        </w:rPr>
        <w:t>#&gt;  8 2003-12-23 Southwest D2        0.189   2003    51      52</w:t>
      </w:r>
    </w:p>
    <w:p w14:paraId="432A2579" w14:textId="555D6DEA" w:rsidR="004E3EEC" w:rsidRDefault="00000000">
      <w:pPr>
        <w:pStyle w:val="Code"/>
      </w:pPr>
      <w:r>
        <w:rPr>
          <w:rFonts w:eastAsia="Arial Unicode MS" w:cs="Arial Unicode MS"/>
        </w:rPr>
        <w:t>#&gt;  9 2003-12-23 Southwest D3        0.382   2003    51      52</w:t>
      </w:r>
    </w:p>
    <w:p w14:paraId="5579C5D3" w14:textId="7C4E84F8" w:rsidR="004E3EEC" w:rsidRDefault="00000000">
      <w:pPr>
        <w:pStyle w:val="Code"/>
      </w:pPr>
      <w:r>
        <w:rPr>
          <w:rFonts w:eastAsia="Arial Unicode MS" w:cs="Arial Unicode MS"/>
        </w:rPr>
        <w:t>#&gt; 10 2003-12-23 Southwest D4        0.0828  2003    51      52</w:t>
      </w:r>
    </w:p>
    <w:p w14:paraId="39D9448E" w14:textId="78D87BAF" w:rsidR="00120708" w:rsidRDefault="00000000">
      <w:pPr>
        <w:pStyle w:val="Code"/>
      </w:pPr>
      <w:r>
        <w:rPr>
          <w:rFonts w:eastAsia="Arial Unicode MS" w:cs="Arial Unicode MS"/>
        </w:rPr>
        <w:t>#&gt; # … with abbreviated variable names ¹percentage, ²max_week</w:t>
      </w:r>
    </w:p>
    <w:p w14:paraId="5F27D905" w14:textId="00F0E677" w:rsidR="00120708" w:rsidRDefault="00000000" w:rsidP="003A061D">
      <w:pPr>
        <w:pStyle w:val="Body"/>
      </w:pPr>
      <w:r>
        <w:lastRenderedPageBreak/>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r w:rsidRPr="00262457">
        <w:rPr>
          <w:rStyle w:val="Literal"/>
        </w:rPr>
        <w:t>max_week</w:t>
      </w:r>
      <w:r>
        <w:t xml:space="preserve"> variable is the maximum number of weeks in a given year.</w:t>
      </w:r>
    </w:p>
    <w:p w14:paraId="73D79876" w14:textId="77777777" w:rsidR="00120708" w:rsidRDefault="00000000" w:rsidP="003A061D">
      <w:pPr>
        <w:pStyle w:val="Body"/>
      </w:pPr>
      <w:r>
        <w:t xml:space="preserve">Now we can use this </w:t>
      </w:r>
      <w:r w:rsidRPr="00262457">
        <w:rPr>
          <w:rStyle w:val="Literal"/>
        </w:rPr>
        <w:t>southwest_2003</w:t>
      </w:r>
      <w:r>
        <w:t xml:space="preserve"> object for our plotting: </w:t>
      </w:r>
    </w:p>
    <w:p w14:paraId="5D83F77D" w14:textId="34C60C38" w:rsidR="004E3EEC" w:rsidRDefault="00000000">
      <w:pPr>
        <w:pStyle w:val="Code"/>
      </w:pPr>
      <w:r>
        <w:rPr>
          <w:rFonts w:eastAsia="Arial Unicode MS" w:cs="Arial Unicode MS"/>
        </w:rPr>
        <w:t>ggplot(</w:t>
      </w:r>
    </w:p>
    <w:p w14:paraId="03125CAE" w14:textId="2CCF8189" w:rsidR="004E3EEC" w:rsidRDefault="00000000">
      <w:pPr>
        <w:pStyle w:val="Code"/>
      </w:pPr>
      <w:r>
        <w:rPr>
          <w:rFonts w:eastAsia="Arial Unicode MS" w:cs="Arial Unicode MS"/>
        </w:rPr>
        <w:t xml:space="preserve">  data = southwest_2003,</w:t>
      </w:r>
    </w:p>
    <w:p w14:paraId="275E031B" w14:textId="2FA924CC" w:rsidR="004E3EEC" w:rsidRDefault="00000000">
      <w:pPr>
        <w:pStyle w:val="Code"/>
      </w:pPr>
      <w:r>
        <w:rPr>
          <w:rFonts w:eastAsia="Arial Unicode MS" w:cs="Arial Unicode MS"/>
        </w:rPr>
        <w:t xml:space="preserve">  aes(</w:t>
      </w:r>
    </w:p>
    <w:p w14:paraId="352598C3" w14:textId="06F574E6" w:rsidR="004E3EEC" w:rsidRDefault="00000000">
      <w:pPr>
        <w:pStyle w:val="Code"/>
      </w:pPr>
      <w:r>
        <w:rPr>
          <w:rFonts w:eastAsia="Arial Unicode MS" w:cs="Arial Unicode MS"/>
        </w:rPr>
        <w:t xml:space="preserve">    x = week,</w:t>
      </w:r>
    </w:p>
    <w:p w14:paraId="18AE51FB" w14:textId="11926207" w:rsidR="004E3EEC" w:rsidRDefault="00000000">
      <w:pPr>
        <w:pStyle w:val="Code"/>
      </w:pPr>
      <w:r>
        <w:rPr>
          <w:rFonts w:eastAsia="Arial Unicode MS" w:cs="Arial Unicode MS"/>
        </w:rPr>
        <w:t xml:space="preserve">    y = percentage,</w:t>
      </w:r>
    </w:p>
    <w:p w14:paraId="5587BEEE" w14:textId="37C766CB" w:rsidR="004E3EEC" w:rsidRDefault="00000000">
      <w:pPr>
        <w:pStyle w:val="Code"/>
      </w:pPr>
      <w:r>
        <w:rPr>
          <w:rFonts w:eastAsia="Arial Unicode MS" w:cs="Arial Unicode MS"/>
        </w:rPr>
        <w:t xml:space="preserve">    fill = category</w:t>
      </w:r>
    </w:p>
    <w:p w14:paraId="42A9949E" w14:textId="77BF5D6F" w:rsidR="004E3EEC" w:rsidRDefault="00000000">
      <w:pPr>
        <w:pStyle w:val="Code"/>
      </w:pPr>
      <w:r>
        <w:rPr>
          <w:rFonts w:eastAsia="Arial Unicode MS" w:cs="Arial Unicode MS"/>
        </w:rPr>
        <w:t xml:space="preserve">  )</w:t>
      </w:r>
    </w:p>
    <w:p w14:paraId="0D198966" w14:textId="03707233" w:rsidR="004E3EEC" w:rsidRDefault="00000000">
      <w:pPr>
        <w:pStyle w:val="Code"/>
      </w:pPr>
      <w:r>
        <w:rPr>
          <w:rFonts w:eastAsia="Arial Unicode MS" w:cs="Arial Unicode MS"/>
        </w:rPr>
        <w:t>) +</w:t>
      </w:r>
    </w:p>
    <w:p w14:paraId="3100C966" w14:textId="7A6EF0D1" w:rsidR="00120708" w:rsidRDefault="00000000">
      <w:pPr>
        <w:pStyle w:val="Code"/>
      </w:pPr>
      <w:r>
        <w:rPr>
          <w:rFonts w:eastAsia="Arial Unicode MS" w:cs="Arial Unicode MS"/>
        </w:rPr>
        <w:t xml:space="preserve">  geom_col()</w:t>
      </w:r>
    </w:p>
    <w:p w14:paraId="063B2281" w14:textId="0BD9C035" w:rsidR="00120708" w:rsidRDefault="00000000" w:rsidP="003A061D">
      <w:pPr>
        <w:pStyle w:val="Body"/>
      </w:pPr>
      <w:r>
        <w:t xml:space="preserve">In the </w:t>
      </w:r>
      <w:r w:rsidRPr="00262457">
        <w:rPr>
          <w:rStyle w:val="Literal"/>
        </w:rPr>
        <w:t>ggplot()</w:t>
      </w:r>
      <w:r>
        <w:t xml:space="preserve"> function, we tell R to put </w:t>
      </w:r>
      <w:r w:rsidRPr="00262457">
        <w:rPr>
          <w:rStyle w:val="Literal"/>
        </w:rPr>
        <w:t>week</w:t>
      </w:r>
      <w:r>
        <w:t xml:space="preserve"> on the x axis and </w:t>
      </w:r>
      <w:r w:rsidRPr="00262457">
        <w:rPr>
          <w:rStyle w:val="Literal"/>
        </w:rPr>
        <w:t>percentage</w:t>
      </w:r>
      <w:r>
        <w:t xml:space="preserve"> on the y axis. We also use the </w:t>
      </w:r>
      <w:r w:rsidRPr="00262457">
        <w:rPr>
          <w:rStyle w:val="Literal"/>
        </w:rPr>
        <w:t>category</w:t>
      </w:r>
      <w:r>
        <w:t xml:space="preserve"> variable for </w:t>
      </w:r>
      <w:r w:rsidR="004E3EEC">
        <w:t>the</w:t>
      </w:r>
      <w:r>
        <w:t xml:space="preserve"> </w:t>
      </w:r>
      <w:r w:rsidRPr="00262457">
        <w:rPr>
          <w:rStyle w:val="Literal"/>
        </w:rPr>
        <w:t>fill</w:t>
      </w:r>
      <w:r>
        <w:t xml:space="preserve"> color. We then use </w:t>
      </w:r>
      <w:r w:rsidRPr="00262457">
        <w:rPr>
          <w:rStyle w:val="Literal"/>
        </w:rPr>
        <w:t>geom_col()</w:t>
      </w:r>
      <w:r>
        <w:t xml:space="preserve"> to create a bar chart in which the </w:t>
      </w:r>
      <w:r w:rsidRPr="00262457">
        <w:rPr>
          <w:rStyle w:val="Literal"/>
        </w:rPr>
        <w:t>fill</w:t>
      </w:r>
      <w:r>
        <w:t xml:space="preserve"> color of each bar represents the percentage of the region in a single week at each drought level. You can see the result in in Figure 2-13.</w:t>
      </w:r>
    </w:p>
    <w:p w14:paraId="1FC8288D" w14:textId="38B3F7C3" w:rsidR="00120708" w:rsidRDefault="00000000">
      <w:pPr>
        <w:pStyle w:val="GraphicSlug"/>
      </w:pPr>
      <w:r>
        <w:t>[F0201</w:t>
      </w:r>
      <w:r w:rsidR="00422115">
        <w:t>3</w:t>
      </w:r>
      <w:r>
        <w:t>.pdf]</w:t>
      </w:r>
    </w:p>
    <w:p w14:paraId="0D907117" w14:textId="77777777" w:rsidR="00120708" w:rsidRDefault="00000000">
      <w:pPr>
        <w:pStyle w:val="CaptionedFigure"/>
      </w:pPr>
      <w:r>
        <w:rPr>
          <w:noProof/>
        </w:rPr>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4"/>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rsidP="00503C66">
      <w:pPr>
        <w:pStyle w:val="CaptionLine"/>
      </w:pPr>
      <w:r>
        <w:t xml:space="preserve">One year and region of the </w:t>
      </w:r>
      <w:r w:rsidRPr="00503C66">
        <w:t>drought</w:t>
      </w:r>
      <w:r>
        <w:t xml:space="preserve"> visualization</w:t>
      </w:r>
    </w:p>
    <w:p w14:paraId="7026F27C" w14:textId="77777777" w:rsidR="00120708" w:rsidRDefault="00000000" w:rsidP="003A061D">
      <w:pPr>
        <w:pStyle w:val="Body"/>
      </w:pPr>
      <w:r>
        <w:lastRenderedPageBreak/>
        <w:t>The colors don’t match the final version of the plot, but we can start to see the outlines of Scherer and Karamanis’s data visualization.</w:t>
      </w:r>
    </w:p>
    <w:p w14:paraId="21317BCE" w14:textId="77777777" w:rsidR="00120708" w:rsidRDefault="00000000">
      <w:pPr>
        <w:pStyle w:val="HeadB"/>
      </w:pPr>
      <w:r>
        <w:t>Changing Aesthetic Properties</w:t>
      </w:r>
    </w:p>
    <w:p w14:paraId="026751F3" w14:textId="77777777" w:rsidR="00120708" w:rsidRDefault="00000000" w:rsidP="003A061D">
      <w:pPr>
        <w:pStyle w:val="Body"/>
      </w:pPr>
      <w:r>
        <w:t xml:space="preserve">Scherer and Karamanis next selected different </w:t>
      </w:r>
      <w:r w:rsidRPr="00262457">
        <w:rPr>
          <w:rStyle w:val="Literal"/>
        </w:rPr>
        <w:t>fill</w:t>
      </w:r>
      <w:r>
        <w:t xml:space="preserve"> colors for their bars. To do so, they used the </w:t>
      </w:r>
      <w:r w:rsidRPr="00262457">
        <w:rPr>
          <w:rStyle w:val="Literal"/>
        </w:rPr>
        <w:t>scale_fill_viridis_d()</w:t>
      </w:r>
      <w:r>
        <w:t xml:space="preserve"> function. The </w:t>
      </w:r>
      <w:r w:rsidRPr="003A061D">
        <w:rPr>
          <w:rStyle w:val="Italic"/>
        </w:rPr>
        <w:t>d</w:t>
      </w:r>
      <w:r>
        <w:t xml:space="preserve"> here means that the data to which the fill scale is being applied has discrete categories, called D0, D1, D2, D3, D4, and D5:</w:t>
      </w:r>
    </w:p>
    <w:p w14:paraId="300FF73D" w14:textId="3BAF7524" w:rsidR="004E3EEC" w:rsidRDefault="00000000">
      <w:pPr>
        <w:pStyle w:val="Code"/>
      </w:pPr>
      <w:r>
        <w:rPr>
          <w:rFonts w:eastAsia="Arial Unicode MS" w:cs="Arial Unicode MS"/>
        </w:rPr>
        <w:t>ggplot(</w:t>
      </w:r>
    </w:p>
    <w:p w14:paraId="00ABB572" w14:textId="552DAF48" w:rsidR="004E3EEC" w:rsidRDefault="00000000">
      <w:pPr>
        <w:pStyle w:val="Code"/>
      </w:pPr>
      <w:r>
        <w:rPr>
          <w:rFonts w:eastAsia="Arial Unicode MS" w:cs="Arial Unicode MS"/>
        </w:rPr>
        <w:t xml:space="preserve">  data = southwest_2003,</w:t>
      </w:r>
    </w:p>
    <w:p w14:paraId="60FB93A1" w14:textId="54AA48C1" w:rsidR="004E3EEC" w:rsidRDefault="00000000">
      <w:pPr>
        <w:pStyle w:val="Code"/>
      </w:pPr>
      <w:r>
        <w:rPr>
          <w:rFonts w:eastAsia="Arial Unicode MS" w:cs="Arial Unicode MS"/>
        </w:rPr>
        <w:t xml:space="preserve">  aes(</w:t>
      </w:r>
    </w:p>
    <w:p w14:paraId="2E4ABBF3" w14:textId="23B5E7A9" w:rsidR="004E3EEC" w:rsidRDefault="00000000">
      <w:pPr>
        <w:pStyle w:val="Code"/>
      </w:pPr>
      <w:r>
        <w:rPr>
          <w:rFonts w:eastAsia="Arial Unicode MS" w:cs="Arial Unicode MS"/>
        </w:rPr>
        <w:t xml:space="preserve">    x = week,</w:t>
      </w:r>
    </w:p>
    <w:p w14:paraId="6CF920AB" w14:textId="1485062E" w:rsidR="004E3EEC" w:rsidRDefault="00000000">
      <w:pPr>
        <w:pStyle w:val="Code"/>
      </w:pPr>
      <w:r>
        <w:rPr>
          <w:rFonts w:eastAsia="Arial Unicode MS" w:cs="Arial Unicode MS"/>
        </w:rPr>
        <w:t xml:space="preserve">    y = percentage,</w:t>
      </w:r>
    </w:p>
    <w:p w14:paraId="69E4CC86" w14:textId="4E4AC6A3" w:rsidR="004E3EEC" w:rsidRDefault="00000000">
      <w:pPr>
        <w:pStyle w:val="Code"/>
      </w:pPr>
      <w:r>
        <w:rPr>
          <w:rFonts w:eastAsia="Arial Unicode MS" w:cs="Arial Unicode MS"/>
        </w:rPr>
        <w:t xml:space="preserve">    fill = category</w:t>
      </w:r>
    </w:p>
    <w:p w14:paraId="48160BAD" w14:textId="25B33056" w:rsidR="004E3EEC" w:rsidRDefault="00000000">
      <w:pPr>
        <w:pStyle w:val="Code"/>
      </w:pPr>
      <w:r>
        <w:rPr>
          <w:rFonts w:eastAsia="Arial Unicode MS" w:cs="Arial Unicode MS"/>
        </w:rPr>
        <w:t xml:space="preserve">  )</w:t>
      </w:r>
    </w:p>
    <w:p w14:paraId="4AADF2ED" w14:textId="665213E7" w:rsidR="004E3EEC" w:rsidRDefault="00000000">
      <w:pPr>
        <w:pStyle w:val="Code"/>
      </w:pPr>
      <w:r>
        <w:rPr>
          <w:rFonts w:eastAsia="Arial Unicode MS" w:cs="Arial Unicode MS"/>
        </w:rPr>
        <w:t>) +</w:t>
      </w:r>
    </w:p>
    <w:p w14:paraId="5E18C1F0" w14:textId="75D27BC0" w:rsidR="004E3EEC" w:rsidRDefault="00000000">
      <w:pPr>
        <w:pStyle w:val="Code"/>
      </w:pPr>
      <w:r>
        <w:rPr>
          <w:rFonts w:eastAsia="Arial Unicode MS" w:cs="Arial Unicode MS"/>
        </w:rPr>
        <w:t xml:space="preserve">  geom_col() +</w:t>
      </w:r>
    </w:p>
    <w:p w14:paraId="6493EDDC" w14:textId="26E2781A" w:rsidR="004E3EEC" w:rsidRDefault="00000000">
      <w:pPr>
        <w:pStyle w:val="Code"/>
      </w:pPr>
      <w:r>
        <w:rPr>
          <w:rFonts w:eastAsia="Arial Unicode MS" w:cs="Arial Unicode MS"/>
        </w:rPr>
        <w:t xml:space="preserve">  scale_fill_viridis_d(</w:t>
      </w:r>
    </w:p>
    <w:p w14:paraId="27F7D501" w14:textId="592640F4" w:rsidR="004E3EEC" w:rsidRDefault="00000000">
      <w:pPr>
        <w:pStyle w:val="Code"/>
      </w:pPr>
      <w:r>
        <w:rPr>
          <w:rFonts w:eastAsia="Arial Unicode MS" w:cs="Arial Unicode MS"/>
        </w:rPr>
        <w:t xml:space="preserve">    option = "rocket",</w:t>
      </w:r>
    </w:p>
    <w:p w14:paraId="37033B91" w14:textId="2B96C3BB" w:rsidR="004E3EEC" w:rsidRDefault="00000000">
      <w:pPr>
        <w:pStyle w:val="Code"/>
      </w:pPr>
      <w:r>
        <w:rPr>
          <w:rFonts w:eastAsia="Arial Unicode MS" w:cs="Arial Unicode MS"/>
        </w:rPr>
        <w:t xml:space="preserve">    direction = -1</w:t>
      </w:r>
    </w:p>
    <w:p w14:paraId="50BF8F06" w14:textId="4EF563D1" w:rsidR="00120708" w:rsidRDefault="00000000">
      <w:pPr>
        <w:pStyle w:val="Code"/>
      </w:pPr>
      <w:r>
        <w:rPr>
          <w:rFonts w:eastAsia="Arial Unicode MS" w:cs="Arial Unicode MS"/>
        </w:rPr>
        <w:t xml:space="preserve">  )</w:t>
      </w:r>
    </w:p>
    <w:p w14:paraId="5FDEB86A" w14:textId="77777777" w:rsidR="00120708" w:rsidRDefault="00000000" w:rsidP="003A061D">
      <w:pPr>
        <w:pStyle w:val="Body"/>
      </w:pPr>
      <w:r>
        <w:t xml:space="preserve">They used the argument </w:t>
      </w:r>
      <w:r w:rsidRPr="00262457">
        <w:rPr>
          <w:rStyle w:val="Literal"/>
        </w:rPr>
        <w:t>option = "rocket"</w:t>
      </w:r>
      <w:r>
        <w:t xml:space="preserve"> to select the rocket palette (the function has several other palettes). Then they used the </w:t>
      </w:r>
      <w:r w:rsidRPr="00262457">
        <w:rPr>
          <w:rStyle w:val="Literal"/>
        </w:rPr>
        <w:t>direction = -1</w:t>
      </w:r>
      <w:r>
        <w:t xml:space="preserve"> argument to reverse the order of fill colors so that darker colors mean higher drought conditions.</w:t>
      </w:r>
    </w:p>
    <w:p w14:paraId="7E55A62D" w14:textId="77777777" w:rsidR="00120708" w:rsidRDefault="00000000" w:rsidP="003A061D">
      <w:pPr>
        <w:pStyle w:val="Body"/>
      </w:pPr>
      <w:r>
        <w:t xml:space="preserve">Scherer and Karamanis also tweaked the appearance of the x and y axes: </w:t>
      </w:r>
    </w:p>
    <w:p w14:paraId="4E154707" w14:textId="51DFB6C6" w:rsidR="004E3EEC" w:rsidRDefault="00000000">
      <w:pPr>
        <w:pStyle w:val="Code"/>
      </w:pPr>
      <w:r>
        <w:rPr>
          <w:rFonts w:eastAsia="Arial Unicode MS" w:cs="Arial Unicode MS"/>
        </w:rPr>
        <w:t>ggplot(</w:t>
      </w:r>
    </w:p>
    <w:p w14:paraId="130AE58B" w14:textId="0E739B9B" w:rsidR="004E3EEC" w:rsidRDefault="00000000">
      <w:pPr>
        <w:pStyle w:val="Code"/>
      </w:pPr>
      <w:r>
        <w:rPr>
          <w:rFonts w:eastAsia="Arial Unicode MS" w:cs="Arial Unicode MS"/>
        </w:rPr>
        <w:t xml:space="preserve">  data = southwest_2003,</w:t>
      </w:r>
    </w:p>
    <w:p w14:paraId="110B1DEC" w14:textId="04253C57" w:rsidR="004E3EEC" w:rsidRDefault="00000000">
      <w:pPr>
        <w:pStyle w:val="Code"/>
      </w:pPr>
      <w:r>
        <w:rPr>
          <w:rFonts w:eastAsia="Arial Unicode MS" w:cs="Arial Unicode MS"/>
        </w:rPr>
        <w:t xml:space="preserve">  aes(</w:t>
      </w:r>
    </w:p>
    <w:p w14:paraId="6EE20372" w14:textId="23887D78" w:rsidR="004E3EEC" w:rsidRDefault="00000000">
      <w:pPr>
        <w:pStyle w:val="Code"/>
      </w:pPr>
      <w:r>
        <w:rPr>
          <w:rFonts w:eastAsia="Arial Unicode MS" w:cs="Arial Unicode MS"/>
        </w:rPr>
        <w:t xml:space="preserve">    x = week,</w:t>
      </w:r>
    </w:p>
    <w:p w14:paraId="35AF07A7" w14:textId="46423059" w:rsidR="004E3EEC" w:rsidRDefault="00000000">
      <w:pPr>
        <w:pStyle w:val="Code"/>
      </w:pPr>
      <w:r>
        <w:rPr>
          <w:rFonts w:eastAsia="Arial Unicode MS" w:cs="Arial Unicode MS"/>
        </w:rPr>
        <w:t xml:space="preserve">    y = percentage,</w:t>
      </w:r>
    </w:p>
    <w:p w14:paraId="63347D4F" w14:textId="7445924E" w:rsidR="004E3EEC" w:rsidRDefault="00000000">
      <w:pPr>
        <w:pStyle w:val="Code"/>
      </w:pPr>
      <w:r>
        <w:rPr>
          <w:rFonts w:eastAsia="Arial Unicode MS" w:cs="Arial Unicode MS"/>
        </w:rPr>
        <w:t xml:space="preserve">    fill = category</w:t>
      </w:r>
    </w:p>
    <w:p w14:paraId="7B854208" w14:textId="2C0AC195" w:rsidR="004E3EEC" w:rsidRDefault="00000000">
      <w:pPr>
        <w:pStyle w:val="Code"/>
      </w:pPr>
      <w:r>
        <w:rPr>
          <w:rFonts w:eastAsia="Arial Unicode MS" w:cs="Arial Unicode MS"/>
        </w:rPr>
        <w:t xml:space="preserve">  )</w:t>
      </w:r>
    </w:p>
    <w:p w14:paraId="122946DD" w14:textId="33B145B9" w:rsidR="004E3EEC" w:rsidRDefault="00000000">
      <w:pPr>
        <w:pStyle w:val="Code"/>
      </w:pPr>
      <w:r>
        <w:rPr>
          <w:rFonts w:eastAsia="Arial Unicode MS" w:cs="Arial Unicode MS"/>
        </w:rPr>
        <w:t>) +</w:t>
      </w:r>
    </w:p>
    <w:p w14:paraId="17EBBF7B" w14:textId="32CCA6D2" w:rsidR="004E3EEC" w:rsidRDefault="00000000">
      <w:pPr>
        <w:pStyle w:val="Code"/>
      </w:pPr>
      <w:r>
        <w:rPr>
          <w:rFonts w:eastAsia="Arial Unicode MS" w:cs="Arial Unicode MS"/>
        </w:rPr>
        <w:t xml:space="preserve">  geom_col() +</w:t>
      </w:r>
    </w:p>
    <w:p w14:paraId="3B318090" w14:textId="70288D3E" w:rsidR="004E3EEC" w:rsidRDefault="00000000">
      <w:pPr>
        <w:pStyle w:val="Code"/>
      </w:pPr>
      <w:r>
        <w:rPr>
          <w:rFonts w:eastAsia="Arial Unicode MS" w:cs="Arial Unicode MS"/>
        </w:rPr>
        <w:t xml:space="preserve">  scale_fill_viridis_d(</w:t>
      </w:r>
    </w:p>
    <w:p w14:paraId="2956F3FC" w14:textId="5EBF8440" w:rsidR="004E3EEC" w:rsidRDefault="00000000">
      <w:pPr>
        <w:pStyle w:val="Code"/>
      </w:pPr>
      <w:r>
        <w:rPr>
          <w:rFonts w:eastAsia="Arial Unicode MS" w:cs="Arial Unicode MS"/>
        </w:rPr>
        <w:t xml:space="preserve">    option = "rocket",</w:t>
      </w:r>
    </w:p>
    <w:p w14:paraId="7C5A25D2" w14:textId="74416756" w:rsidR="004E3EEC" w:rsidRDefault="00000000">
      <w:pPr>
        <w:pStyle w:val="Code"/>
      </w:pPr>
      <w:r>
        <w:rPr>
          <w:rFonts w:eastAsia="Arial Unicode MS" w:cs="Arial Unicode MS"/>
        </w:rPr>
        <w:t xml:space="preserve">    direction = -1</w:t>
      </w:r>
    </w:p>
    <w:p w14:paraId="3EA0B18D" w14:textId="0C263127" w:rsidR="004E3EEC" w:rsidRDefault="00000000">
      <w:pPr>
        <w:pStyle w:val="Code"/>
      </w:pPr>
      <w:r>
        <w:rPr>
          <w:rFonts w:eastAsia="Arial Unicode MS" w:cs="Arial Unicode MS"/>
        </w:rPr>
        <w:t xml:space="preserve">  ) +</w:t>
      </w:r>
    </w:p>
    <w:p w14:paraId="1EB7A09B" w14:textId="30384FA7" w:rsidR="004E3EEC" w:rsidRDefault="00000000">
      <w:pPr>
        <w:pStyle w:val="Code"/>
      </w:pPr>
      <w:r>
        <w:rPr>
          <w:rFonts w:eastAsia="Arial Unicode MS" w:cs="Arial Unicode MS"/>
        </w:rPr>
        <w:t xml:space="preserve">  scale_x_continuous(name = NULL, </w:t>
      </w:r>
    </w:p>
    <w:p w14:paraId="23AE2B26" w14:textId="7B549321" w:rsidR="004E3EEC" w:rsidRDefault="00000000">
      <w:pPr>
        <w:pStyle w:val="Code"/>
      </w:pPr>
      <w:r>
        <w:rPr>
          <w:rFonts w:eastAsia="Arial Unicode MS" w:cs="Arial Unicode MS"/>
        </w:rPr>
        <w:t xml:space="preserve">                     guide = "none") +</w:t>
      </w:r>
    </w:p>
    <w:p w14:paraId="73DFA473" w14:textId="769D548B" w:rsidR="004E3EEC" w:rsidRDefault="00000000">
      <w:pPr>
        <w:pStyle w:val="Code"/>
      </w:pPr>
      <w:r>
        <w:rPr>
          <w:rFonts w:eastAsia="Arial Unicode MS" w:cs="Arial Unicode MS"/>
        </w:rPr>
        <w:t xml:space="preserve">  scale_y_continuous(name = NULL, </w:t>
      </w:r>
    </w:p>
    <w:p w14:paraId="1212A0D1" w14:textId="0CC14692" w:rsidR="004E3EEC" w:rsidRDefault="00000000">
      <w:pPr>
        <w:pStyle w:val="Code"/>
      </w:pPr>
      <w:r>
        <w:rPr>
          <w:rFonts w:eastAsia="Arial Unicode MS" w:cs="Arial Unicode MS"/>
        </w:rPr>
        <w:t xml:space="preserve">                     labels = NULL, </w:t>
      </w:r>
    </w:p>
    <w:p w14:paraId="36D50D3A" w14:textId="6082B97B" w:rsidR="00120708" w:rsidRDefault="00000000">
      <w:pPr>
        <w:pStyle w:val="Code"/>
      </w:pPr>
      <w:r>
        <w:rPr>
          <w:rFonts w:eastAsia="Arial Unicode MS" w:cs="Arial Unicode MS"/>
        </w:rPr>
        <w:t xml:space="preserve">                     position = "right")</w:t>
      </w:r>
      <w:bookmarkEnd w:id="11"/>
    </w:p>
    <w:p w14:paraId="26692DBC" w14:textId="4BFE76BD" w:rsidR="00120708" w:rsidRDefault="00000000" w:rsidP="003A061D">
      <w:pPr>
        <w:pStyle w:val="Body"/>
      </w:pPr>
      <w:bookmarkStart w:id="14" w:name="OLE_LINK3"/>
      <w:r>
        <w:t xml:space="preserve">On the x axis, they removed both the axis title (“week”) using </w:t>
      </w:r>
      <w:r w:rsidRPr="00262457">
        <w:rPr>
          <w:rStyle w:val="Literal"/>
        </w:rPr>
        <w:t>name = NULL</w:t>
      </w:r>
      <w:r>
        <w:t xml:space="preserve"> and the 0–50 text with </w:t>
      </w:r>
      <w:r w:rsidRPr="00262457">
        <w:rPr>
          <w:rStyle w:val="Literal"/>
        </w:rPr>
        <w:t>guide = "none"</w:t>
      </w:r>
      <w:r>
        <w:t xml:space="preserve">. On the y 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right side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14"/>
    </w:p>
    <w:p w14:paraId="2C0C3999" w14:textId="0DBCE8FD" w:rsidR="00120708" w:rsidRDefault="00000000">
      <w:pPr>
        <w:pStyle w:val="GraphicSlug"/>
      </w:pPr>
      <w:r>
        <w:lastRenderedPageBreak/>
        <w:t>[F0201</w:t>
      </w:r>
      <w:r w:rsidR="00503C66">
        <w:t>4</w:t>
      </w:r>
      <w:r>
        <w:t>.pdf]</w:t>
      </w:r>
    </w:p>
    <w:p w14:paraId="6817DB21" w14:textId="77777777" w:rsidR="00120708" w:rsidRDefault="00000000">
      <w:pPr>
        <w:pStyle w:val="CaptionedFigure"/>
      </w:pPr>
      <w:r>
        <w:rPr>
          <w:noProof/>
        </w:rPr>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5"/>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rsidP="00503C66">
      <w:pPr>
        <w:pStyle w:val="CaptionLine"/>
      </w:pPr>
      <w:r>
        <w:t xml:space="preserve">One year and </w:t>
      </w:r>
      <w:r w:rsidRPr="00503C66">
        <w:t>region</w:t>
      </w:r>
      <w:r>
        <w:t xml:space="preserve"> of the drought visualization with adjustments to the x and y axes</w:t>
      </w:r>
    </w:p>
    <w:p w14:paraId="55CF9367" w14:textId="77777777" w:rsidR="00120708" w:rsidRDefault="00000000" w:rsidP="003A061D">
      <w:pPr>
        <w:pStyle w:val="Body"/>
      </w:pPr>
      <w:r>
        <w:t>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382CEB25" w:rsidR="00120708" w:rsidRDefault="00000000" w:rsidP="003A061D">
      <w:pPr>
        <w:pStyle w:val="Body"/>
      </w:pPr>
      <w:r>
        <w:t>One of the most useful features of ggplot is what’s known as</w:t>
      </w:r>
      <w:r w:rsidRPr="003A061D">
        <w:rPr>
          <w:rStyle w:val="Italic"/>
        </w:rPr>
        <w:t xml:space="preserve"> faceting</w:t>
      </w:r>
      <w:r>
        <w:t xml:space="preserve"> (or, more commonly in the data visualization </w:t>
      </w:r>
      <w:r w:rsidRPr="004E3EEC">
        <w:t xml:space="preserve">world, </w:t>
      </w:r>
      <w:r w:rsidRPr="00262457">
        <w:t>small multiples</w:t>
      </w:r>
      <w:r w:rsidRPr="004E3EEC">
        <w:t>). Faceting</w:t>
      </w:r>
      <w:r>
        <w:t xml:space="preserve"> takes a single plot and makes it into multiple plots using a variable</w:t>
      </w:r>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we </w:t>
      </w:r>
      <w:r w:rsidR="00924AE8">
        <w:t>might create</w:t>
      </w:r>
      <w:r>
        <w:t xml:space="preserve"> multiple plots with one line per plot). With the </w:t>
      </w:r>
      <w:r w:rsidRPr="00262457">
        <w:rPr>
          <w:rStyle w:val="Literal"/>
        </w:rPr>
        <w:t>facet_grid()</w:t>
      </w:r>
      <w:r>
        <w:t xml:space="preserve"> function, we can select which variable to put in </w:t>
      </w:r>
      <w:r w:rsidR="001E1C2E">
        <w:t xml:space="preserve">the </w:t>
      </w:r>
      <w:r>
        <w:t xml:space="preserve">rows and which to put in </w:t>
      </w:r>
      <w:r w:rsidR="001E1C2E">
        <w:t xml:space="preserve">the </w:t>
      </w:r>
      <w:r>
        <w:t>columns of our faceted plot</w:t>
      </w:r>
      <w:r w:rsidR="001E1C2E">
        <w:t>:</w:t>
      </w:r>
    </w:p>
    <w:p w14:paraId="4914C1DB" w14:textId="2E45BC57" w:rsidR="00924AE8" w:rsidRDefault="00000000">
      <w:pPr>
        <w:pStyle w:val="Code"/>
      </w:pPr>
      <w:r>
        <w:rPr>
          <w:rFonts w:eastAsia="Arial Unicode MS" w:cs="Arial Unicode MS"/>
        </w:rPr>
        <w:t>dm_perc_cat_hubs %&gt;%</w:t>
      </w:r>
    </w:p>
    <w:p w14:paraId="6C37411C" w14:textId="44571D89" w:rsidR="00924AE8" w:rsidRDefault="00000000">
      <w:pPr>
        <w:pStyle w:val="Code"/>
      </w:pPr>
      <w:r>
        <w:rPr>
          <w:rFonts w:eastAsia="Arial Unicode MS" w:cs="Arial Unicode MS"/>
        </w:rPr>
        <w:t xml:space="preserve">  filter(hub %in% c("Northwest", </w:t>
      </w:r>
    </w:p>
    <w:p w14:paraId="198963DE" w14:textId="5D14F8FE" w:rsidR="00924AE8" w:rsidRDefault="00000000">
      <w:pPr>
        <w:pStyle w:val="Code"/>
      </w:pPr>
      <w:r>
        <w:rPr>
          <w:rFonts w:eastAsia="Arial Unicode MS" w:cs="Arial Unicode MS"/>
        </w:rPr>
        <w:t xml:space="preserve">                    "California", </w:t>
      </w:r>
    </w:p>
    <w:p w14:paraId="1F47149E" w14:textId="08A11B84" w:rsidR="00924AE8" w:rsidRDefault="00000000">
      <w:pPr>
        <w:pStyle w:val="Code"/>
      </w:pPr>
      <w:r>
        <w:rPr>
          <w:rFonts w:eastAsia="Arial Unicode MS" w:cs="Arial Unicode MS"/>
        </w:rPr>
        <w:t xml:space="preserve">                    "Southwest", </w:t>
      </w:r>
    </w:p>
    <w:p w14:paraId="121E24CF" w14:textId="27A9585E" w:rsidR="00924AE8" w:rsidRDefault="00000000">
      <w:pPr>
        <w:pStyle w:val="Code"/>
      </w:pPr>
      <w:r>
        <w:rPr>
          <w:rFonts w:eastAsia="Arial Unicode MS" w:cs="Arial Unicode MS"/>
        </w:rPr>
        <w:t xml:space="preserve">                    "Northern Plains")) %&gt;%</w:t>
      </w:r>
    </w:p>
    <w:p w14:paraId="628C461A" w14:textId="26AFD794" w:rsidR="00924AE8" w:rsidRDefault="00000000">
      <w:pPr>
        <w:pStyle w:val="Code"/>
      </w:pPr>
      <w:r>
        <w:rPr>
          <w:rFonts w:eastAsia="Arial Unicode MS" w:cs="Arial Unicode MS"/>
        </w:rPr>
        <w:t xml:space="preserve">  ggplot(aes(x = week, </w:t>
      </w:r>
    </w:p>
    <w:p w14:paraId="57B9E86A" w14:textId="42EE22E8" w:rsidR="00924AE8" w:rsidRDefault="00000000">
      <w:pPr>
        <w:pStyle w:val="Code"/>
      </w:pPr>
      <w:r>
        <w:rPr>
          <w:rFonts w:eastAsia="Arial Unicode MS" w:cs="Arial Unicode MS"/>
        </w:rPr>
        <w:t xml:space="preserve">             y = percentage,</w:t>
      </w:r>
    </w:p>
    <w:p w14:paraId="7DC0A926" w14:textId="44BDE577" w:rsidR="00924AE8" w:rsidRDefault="00000000">
      <w:pPr>
        <w:pStyle w:val="Code"/>
      </w:pPr>
      <w:r>
        <w:rPr>
          <w:rFonts w:eastAsia="Arial Unicode MS" w:cs="Arial Unicode MS"/>
        </w:rPr>
        <w:t xml:space="preserve">             fill = category)) +</w:t>
      </w:r>
    </w:p>
    <w:p w14:paraId="00C73A34" w14:textId="4418CF23" w:rsidR="00924AE8" w:rsidRDefault="00000000">
      <w:pPr>
        <w:pStyle w:val="Code"/>
      </w:pPr>
      <w:r>
        <w:rPr>
          <w:rFonts w:eastAsia="Arial Unicode MS" w:cs="Arial Unicode MS"/>
        </w:rPr>
        <w:t xml:space="preserve">  geom_col() +</w:t>
      </w:r>
    </w:p>
    <w:p w14:paraId="36946B5E" w14:textId="06CF4171" w:rsidR="00924AE8" w:rsidRDefault="00000000">
      <w:pPr>
        <w:pStyle w:val="Code"/>
      </w:pPr>
      <w:r>
        <w:rPr>
          <w:rFonts w:eastAsia="Arial Unicode MS" w:cs="Arial Unicode MS"/>
        </w:rPr>
        <w:t xml:space="preserve">  scale_fill_viridis_d(</w:t>
      </w:r>
    </w:p>
    <w:p w14:paraId="11C0BDFA" w14:textId="580E49B7" w:rsidR="00924AE8" w:rsidRDefault="00000000">
      <w:pPr>
        <w:pStyle w:val="Code"/>
      </w:pPr>
      <w:r>
        <w:rPr>
          <w:rFonts w:eastAsia="Arial Unicode MS" w:cs="Arial Unicode MS"/>
        </w:rPr>
        <w:t xml:space="preserve">    option = "rocket",</w:t>
      </w:r>
    </w:p>
    <w:p w14:paraId="5FDE6ECB" w14:textId="372EDE21" w:rsidR="00924AE8" w:rsidRDefault="00000000">
      <w:pPr>
        <w:pStyle w:val="Code"/>
      </w:pPr>
      <w:r>
        <w:rPr>
          <w:rFonts w:eastAsia="Arial Unicode MS" w:cs="Arial Unicode MS"/>
        </w:rPr>
        <w:t xml:space="preserve">    direction = -1</w:t>
      </w:r>
    </w:p>
    <w:p w14:paraId="4C329C7C" w14:textId="1C0C5A01" w:rsidR="00924AE8" w:rsidRDefault="00000000">
      <w:pPr>
        <w:pStyle w:val="Code"/>
      </w:pPr>
      <w:r>
        <w:rPr>
          <w:rFonts w:eastAsia="Arial Unicode MS" w:cs="Arial Unicode MS"/>
        </w:rPr>
        <w:lastRenderedPageBreak/>
        <w:t xml:space="preserve">  ) +</w:t>
      </w:r>
    </w:p>
    <w:p w14:paraId="5B609A76" w14:textId="20E58CD1" w:rsidR="00924AE8" w:rsidRDefault="00000000">
      <w:pPr>
        <w:pStyle w:val="Code"/>
      </w:pPr>
      <w:r>
        <w:rPr>
          <w:rFonts w:eastAsia="Arial Unicode MS" w:cs="Arial Unicode MS"/>
        </w:rPr>
        <w:t xml:space="preserve">  scale_x_continuous(name = NULL, </w:t>
      </w:r>
    </w:p>
    <w:p w14:paraId="081BF63C" w14:textId="2157E719" w:rsidR="00924AE8" w:rsidRDefault="00000000">
      <w:pPr>
        <w:pStyle w:val="Code"/>
      </w:pPr>
      <w:r>
        <w:rPr>
          <w:rFonts w:eastAsia="Arial Unicode MS" w:cs="Arial Unicode MS"/>
        </w:rPr>
        <w:t xml:space="preserve">                     guide = "none") +</w:t>
      </w:r>
    </w:p>
    <w:p w14:paraId="6151884C" w14:textId="44497443" w:rsidR="00924AE8" w:rsidRDefault="00000000">
      <w:pPr>
        <w:pStyle w:val="Code"/>
      </w:pPr>
      <w:r>
        <w:rPr>
          <w:rFonts w:eastAsia="Arial Unicode MS" w:cs="Arial Unicode MS"/>
        </w:rPr>
        <w:t xml:space="preserve">  scale_y_continuous(name = NULL, </w:t>
      </w:r>
    </w:p>
    <w:p w14:paraId="4B372AFC" w14:textId="50FE016F" w:rsidR="00924AE8" w:rsidRDefault="00000000" w:rsidP="00924AE8">
      <w:pPr>
        <w:pStyle w:val="Code"/>
      </w:pPr>
      <w:r>
        <w:rPr>
          <w:rFonts w:eastAsia="Arial Unicode MS" w:cs="Arial Unicode MS"/>
        </w:rPr>
        <w:t xml:space="preserve">                     labels = NULL, </w:t>
      </w:r>
    </w:p>
    <w:p w14:paraId="6AEEE461" w14:textId="3B89EA06" w:rsidR="00924AE8" w:rsidRDefault="00000000" w:rsidP="00924AE8">
      <w:pPr>
        <w:pStyle w:val="Code"/>
      </w:pPr>
      <w:r>
        <w:rPr>
          <w:rFonts w:eastAsia="Arial Unicode MS" w:cs="Arial Unicode MS"/>
        </w:rPr>
        <w:t xml:space="preserve">                     position = "right") +</w:t>
      </w:r>
    </w:p>
    <w:p w14:paraId="5459F629" w14:textId="34E3B4D5" w:rsidR="00924AE8" w:rsidRDefault="00000000" w:rsidP="00924AE8">
      <w:pPr>
        <w:pStyle w:val="Code"/>
      </w:pPr>
      <w:r>
        <w:rPr>
          <w:rFonts w:eastAsia="Arial Unicode MS" w:cs="Arial Unicode MS"/>
        </w:rPr>
        <w:t xml:space="preserve">  facet_grid(rows = vars(year), </w:t>
      </w:r>
    </w:p>
    <w:p w14:paraId="18D5D8E1" w14:textId="1E9D2241" w:rsidR="00924AE8" w:rsidRDefault="00000000" w:rsidP="00924AE8">
      <w:pPr>
        <w:pStyle w:val="Code"/>
      </w:pPr>
      <w:r>
        <w:rPr>
          <w:rFonts w:eastAsia="Arial Unicode MS" w:cs="Arial Unicode MS"/>
        </w:rPr>
        <w:t xml:space="preserve">             cols = vars(hub), </w:t>
      </w:r>
    </w:p>
    <w:p w14:paraId="6BAF3195" w14:textId="55A0E74A" w:rsidR="00120708" w:rsidRPr="00262457" w:rsidRDefault="00000000" w:rsidP="00924AE8">
      <w:pPr>
        <w:pStyle w:val="Code"/>
        <w:rPr>
          <w:rFonts w:eastAsia="Arial Unicode MS" w:cs="Arial Unicode MS"/>
        </w:rPr>
      </w:pPr>
      <w:r>
        <w:rPr>
          <w:rFonts w:eastAsia="Arial Unicode MS" w:cs="Arial Unicode MS"/>
        </w:rPr>
        <w:t xml:space="preserve">             switch = "y")</w:t>
      </w:r>
    </w:p>
    <w:p w14:paraId="3B0E0934" w14:textId="50351DE8" w:rsidR="00120708" w:rsidRDefault="00000000" w:rsidP="003A061D">
      <w:pPr>
        <w:pStyle w:val="Body"/>
      </w:pPr>
      <w:r>
        <w:t xml:space="preserve">Scherer and Karamanis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we can see the final plot coming together in Figure 2-15. </w:t>
      </w:r>
      <w:r w:rsidR="001E1C2E">
        <w:t>Space considerations require me to include only four regions, but you get the idea.</w:t>
      </w:r>
    </w:p>
    <w:p w14:paraId="2483F545" w14:textId="4B3BC069" w:rsidR="00120708" w:rsidRDefault="00000000">
      <w:pPr>
        <w:pStyle w:val="GraphicSlug"/>
      </w:pPr>
      <w:r>
        <w:t>[F0201</w:t>
      </w:r>
      <w:r w:rsidR="00503C66">
        <w:t>5</w:t>
      </w:r>
      <w:r>
        <w:t>.pdf]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6"/>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000000" w:rsidP="00503C66">
      <w:pPr>
        <w:pStyle w:val="CaptionLine"/>
      </w:pPr>
      <w:r>
        <w:t xml:space="preserve">The faceted version of the </w:t>
      </w:r>
      <w:r w:rsidRPr="00503C66">
        <w:t>drought</w:t>
      </w:r>
      <w:r>
        <w:t xml:space="preserve"> visualization</w:t>
      </w:r>
    </w:p>
    <w:p w14:paraId="0064238F" w14:textId="77777777" w:rsidR="00120708" w:rsidRDefault="00000000" w:rsidP="003A061D">
      <w:pPr>
        <w:pStyle w:val="Body"/>
      </w:pPr>
      <w:r>
        <w:t xml:space="preserve">Incredibly, the broad outlines of the plot took us just 10 lines to create. The rest of the code falls into the category of small polishes. That’s not to minimize </w:t>
      </w:r>
      <w:r>
        <w:lastRenderedPageBreak/>
        <w:t>how important small polishes are (very) or the time it takes to create them (lots). It does show, however, that a little bit of ggplot goes a long way.</w:t>
      </w:r>
    </w:p>
    <w:p w14:paraId="1CB4CC10" w14:textId="77777777" w:rsidR="00120708" w:rsidRDefault="00000000">
      <w:pPr>
        <w:pStyle w:val="HeadB"/>
      </w:pPr>
      <w:r>
        <w:t>Applying Small Polishes</w:t>
      </w:r>
    </w:p>
    <w:p w14:paraId="5F05549C" w14:textId="45A727C6" w:rsidR="00120708" w:rsidRDefault="00000000" w:rsidP="003A061D">
      <w:pPr>
        <w:pStyle w:val="Body"/>
      </w:pPr>
      <w:r>
        <w:t xml:space="preserve">Let’s look at a few of the small polishes that Scherer and Karamanis made. The first is to apply a theme, as </w:t>
      </w:r>
      <w:r w:rsidR="00667850">
        <w:t>shown</w:t>
      </w:r>
      <w:r>
        <w:t xml:space="preserve"> in Figure 2-1</w:t>
      </w:r>
      <w:ins w:id="15" w:author="David Keyes" w:date="2023-07-06T10:50:00Z">
        <w:r w:rsidR="0073251D">
          <w:t>6</w:t>
        </w:r>
      </w:ins>
      <w:del w:id="16" w:author="David Keyes" w:date="2023-07-06T10:50:00Z">
        <w:r w:rsidDel="0073251D">
          <w:delText>8</w:delText>
        </w:r>
      </w:del>
      <w:r>
        <w:t xml:space="preserve">. They used </w:t>
      </w:r>
      <w:r w:rsidRPr="00262457">
        <w:rPr>
          <w:rStyle w:val="Literal"/>
        </w:rPr>
        <w:t>theme_light()</w:t>
      </w:r>
      <w:r>
        <w:t>, which removes the default gray background and changes the font to Roboto.</w:t>
      </w:r>
    </w:p>
    <w:p w14:paraId="0E99D372" w14:textId="1D9F5C5F" w:rsidR="00120708" w:rsidRDefault="00000000" w:rsidP="003A061D">
      <w:pPr>
        <w:pStyle w:val="Body"/>
      </w:pPr>
      <w:r>
        <w:t xml:space="preserve">The </w:t>
      </w:r>
      <w:r w:rsidRPr="00262457">
        <w:rPr>
          <w:rStyle w:val="Literal"/>
        </w:rPr>
        <w:t>theme_light()</w:t>
      </w:r>
      <w:r>
        <w:t xml:space="preserve"> function is what’s known as a </w:t>
      </w:r>
      <w:r w:rsidRPr="003A061D">
        <w:rPr>
          <w:rStyle w:val="Italic"/>
        </w:rPr>
        <w:t>complete theme</w:t>
      </w:r>
      <w:r>
        <w:t xml:space="preserve">. So-called complete themes change the overall look-and-feel of a plot. But Scherer and Karamanis didn’t stop there. They then used the </w:t>
      </w:r>
      <w:r w:rsidRPr="00262457">
        <w:rPr>
          <w:rStyle w:val="Literal"/>
        </w:rPr>
        <w:t>theme()</w:t>
      </w:r>
      <w:r>
        <w:t xml:space="preserve"> function to make additional tweaks to what </w:t>
      </w:r>
      <w:r w:rsidRPr="00262457">
        <w:rPr>
          <w:rStyle w:val="Literal"/>
        </w:rPr>
        <w:t>theme_light()</w:t>
      </w:r>
      <w:r>
        <w:t xml:space="preserve"> gave them</w:t>
      </w:r>
      <w:r w:rsidR="00503C66">
        <w:t>:</w:t>
      </w:r>
    </w:p>
    <w:p w14:paraId="11206A1F" w14:textId="2BDDE506" w:rsidR="001E1C2E" w:rsidRDefault="00000000">
      <w:pPr>
        <w:pStyle w:val="Code"/>
        <w:rPr>
          <w:rFonts w:eastAsia="Arial Unicode MS" w:cs="Arial Unicode MS"/>
        </w:rPr>
      </w:pPr>
      <w:r>
        <w:rPr>
          <w:rFonts w:eastAsia="Arial Unicode MS" w:cs="Arial Unicode MS"/>
        </w:rPr>
        <w:t>dm_perc_cat_hubs %&gt;%</w:t>
      </w:r>
    </w:p>
    <w:p w14:paraId="6F2DA894" w14:textId="7AA7DF55" w:rsidR="001E1C2E" w:rsidRDefault="00000000">
      <w:pPr>
        <w:pStyle w:val="Code"/>
        <w:rPr>
          <w:rFonts w:eastAsia="Arial Unicode MS" w:cs="Arial Unicode MS"/>
        </w:rPr>
      </w:pPr>
      <w:r>
        <w:rPr>
          <w:rFonts w:eastAsia="Arial Unicode MS" w:cs="Arial Unicode MS"/>
        </w:rPr>
        <w:t xml:space="preserve">  filter(hub %in% c("Northwest", </w:t>
      </w:r>
    </w:p>
    <w:p w14:paraId="31A805CC" w14:textId="152FBD03" w:rsidR="001E1C2E" w:rsidRDefault="00000000">
      <w:pPr>
        <w:pStyle w:val="Code"/>
        <w:rPr>
          <w:rFonts w:eastAsia="Arial Unicode MS" w:cs="Arial Unicode MS"/>
        </w:rPr>
      </w:pPr>
      <w:r>
        <w:rPr>
          <w:rFonts w:eastAsia="Arial Unicode MS" w:cs="Arial Unicode MS"/>
        </w:rPr>
        <w:t xml:space="preserve">                    "California", </w:t>
      </w:r>
    </w:p>
    <w:p w14:paraId="4A0743C2" w14:textId="6372DC9A" w:rsidR="001E1C2E" w:rsidRDefault="00000000">
      <w:pPr>
        <w:pStyle w:val="Code"/>
        <w:rPr>
          <w:rFonts w:eastAsia="Arial Unicode MS" w:cs="Arial Unicode MS"/>
        </w:rPr>
      </w:pPr>
      <w:r>
        <w:rPr>
          <w:rFonts w:eastAsia="Arial Unicode MS" w:cs="Arial Unicode MS"/>
        </w:rPr>
        <w:t xml:space="preserve">                    "Southwest", </w:t>
      </w:r>
    </w:p>
    <w:p w14:paraId="08B11655" w14:textId="4885E8D8" w:rsidR="001E1C2E" w:rsidRDefault="00000000">
      <w:pPr>
        <w:pStyle w:val="Code"/>
        <w:rPr>
          <w:rFonts w:eastAsia="Arial Unicode MS" w:cs="Arial Unicode MS"/>
        </w:rPr>
      </w:pPr>
      <w:r>
        <w:rPr>
          <w:rFonts w:eastAsia="Arial Unicode MS" w:cs="Arial Unicode MS"/>
        </w:rPr>
        <w:t xml:space="preserve">                    "Northern Plains")) %&gt;%</w:t>
      </w:r>
    </w:p>
    <w:p w14:paraId="74210B10" w14:textId="54428BB2" w:rsidR="001E1C2E" w:rsidRDefault="00000000">
      <w:pPr>
        <w:pStyle w:val="Code"/>
        <w:rPr>
          <w:rFonts w:eastAsia="Arial Unicode MS" w:cs="Arial Unicode MS"/>
        </w:rPr>
      </w:pPr>
      <w:r>
        <w:rPr>
          <w:rFonts w:eastAsia="Arial Unicode MS" w:cs="Arial Unicode MS"/>
        </w:rPr>
        <w:t xml:space="preserve">  ggplot(aes(x = week, </w:t>
      </w:r>
    </w:p>
    <w:p w14:paraId="5B6A7967" w14:textId="17F614B7" w:rsidR="001E1C2E" w:rsidRDefault="00000000">
      <w:pPr>
        <w:pStyle w:val="Code"/>
        <w:rPr>
          <w:rFonts w:eastAsia="Arial Unicode MS" w:cs="Arial Unicode MS"/>
        </w:rPr>
      </w:pPr>
      <w:r>
        <w:rPr>
          <w:rFonts w:eastAsia="Arial Unicode MS" w:cs="Arial Unicode MS"/>
        </w:rPr>
        <w:t xml:space="preserve">             y = percentage,</w:t>
      </w:r>
    </w:p>
    <w:p w14:paraId="3DE8AF0A" w14:textId="56857D48" w:rsidR="001E1C2E" w:rsidRDefault="00000000">
      <w:pPr>
        <w:pStyle w:val="Code"/>
        <w:rPr>
          <w:rFonts w:eastAsia="Arial Unicode MS" w:cs="Arial Unicode MS"/>
        </w:rPr>
      </w:pPr>
      <w:r>
        <w:rPr>
          <w:rFonts w:eastAsia="Arial Unicode MS" w:cs="Arial Unicode MS"/>
        </w:rPr>
        <w:t xml:space="preserve">             fill = category)) +</w:t>
      </w:r>
    </w:p>
    <w:p w14:paraId="18762FAD" w14:textId="5A2413F6" w:rsidR="001E1C2E" w:rsidRDefault="00000000">
      <w:pPr>
        <w:pStyle w:val="Code"/>
        <w:rPr>
          <w:rFonts w:eastAsia="Arial Unicode MS" w:cs="Arial Unicode MS"/>
        </w:rPr>
      </w:pPr>
      <w:r>
        <w:rPr>
          <w:rFonts w:eastAsia="Arial Unicode MS" w:cs="Arial Unicode MS"/>
        </w:rPr>
        <w:t xml:space="preserve">  geom_col() +</w:t>
      </w:r>
    </w:p>
    <w:p w14:paraId="73179990" w14:textId="351EB848" w:rsidR="001E1C2E" w:rsidRDefault="00000000">
      <w:pPr>
        <w:pStyle w:val="Code"/>
        <w:rPr>
          <w:rFonts w:eastAsia="Arial Unicode MS" w:cs="Arial Unicode MS"/>
        </w:rPr>
      </w:pPr>
      <w:r>
        <w:rPr>
          <w:rFonts w:eastAsia="Arial Unicode MS" w:cs="Arial Unicode MS"/>
        </w:rPr>
        <w:t xml:space="preserve">  scale_fill_viridis_d(</w:t>
      </w:r>
    </w:p>
    <w:p w14:paraId="67AC653E" w14:textId="76907BEB" w:rsidR="001E1C2E" w:rsidRDefault="00000000">
      <w:pPr>
        <w:pStyle w:val="Code"/>
        <w:rPr>
          <w:rFonts w:eastAsia="Arial Unicode MS" w:cs="Arial Unicode MS"/>
        </w:rPr>
      </w:pPr>
      <w:r>
        <w:rPr>
          <w:rFonts w:eastAsia="Arial Unicode MS" w:cs="Arial Unicode MS"/>
        </w:rPr>
        <w:t xml:space="preserve">    option = "rocket",</w:t>
      </w:r>
    </w:p>
    <w:p w14:paraId="60191851" w14:textId="1FEED771" w:rsidR="001E1C2E" w:rsidRDefault="00000000">
      <w:pPr>
        <w:pStyle w:val="Code"/>
        <w:rPr>
          <w:rFonts w:eastAsia="Arial Unicode MS" w:cs="Arial Unicode MS"/>
        </w:rPr>
      </w:pPr>
      <w:r>
        <w:rPr>
          <w:rFonts w:eastAsia="Arial Unicode MS" w:cs="Arial Unicode MS"/>
        </w:rPr>
        <w:t xml:space="preserve">    direction = -1</w:t>
      </w:r>
    </w:p>
    <w:p w14:paraId="461BC8D5" w14:textId="28CBC146" w:rsidR="001E1C2E" w:rsidRDefault="00000000">
      <w:pPr>
        <w:pStyle w:val="Code"/>
        <w:rPr>
          <w:rFonts w:eastAsia="Arial Unicode MS" w:cs="Arial Unicode MS"/>
        </w:rPr>
      </w:pPr>
      <w:r>
        <w:rPr>
          <w:rFonts w:eastAsia="Arial Unicode MS" w:cs="Arial Unicode MS"/>
        </w:rPr>
        <w:t xml:space="preserve">  ) +</w:t>
      </w:r>
    </w:p>
    <w:p w14:paraId="6C38E9ED" w14:textId="2BC26F40" w:rsidR="001E1C2E" w:rsidRDefault="00000000">
      <w:pPr>
        <w:pStyle w:val="Code"/>
        <w:rPr>
          <w:rFonts w:eastAsia="Arial Unicode MS" w:cs="Arial Unicode MS"/>
        </w:rPr>
      </w:pPr>
      <w:r>
        <w:rPr>
          <w:rFonts w:eastAsia="Arial Unicode MS" w:cs="Arial Unicode MS"/>
        </w:rPr>
        <w:t xml:space="preserve">  scale_x_continuous(name = NULL, </w:t>
      </w:r>
    </w:p>
    <w:p w14:paraId="2F4B3752" w14:textId="5D32B567" w:rsidR="001E1C2E" w:rsidRDefault="00000000">
      <w:pPr>
        <w:pStyle w:val="Code"/>
        <w:rPr>
          <w:rFonts w:eastAsia="Arial Unicode MS" w:cs="Arial Unicode MS"/>
        </w:rPr>
      </w:pPr>
      <w:r>
        <w:rPr>
          <w:rFonts w:eastAsia="Arial Unicode MS" w:cs="Arial Unicode MS"/>
        </w:rPr>
        <w:t xml:space="preserve">                     guide = "none") +</w:t>
      </w:r>
    </w:p>
    <w:p w14:paraId="317CB4D5" w14:textId="7D66115F" w:rsidR="001E1C2E" w:rsidRDefault="00000000">
      <w:pPr>
        <w:pStyle w:val="Code"/>
        <w:rPr>
          <w:rFonts w:eastAsia="Arial Unicode MS" w:cs="Arial Unicode MS"/>
        </w:rPr>
      </w:pPr>
      <w:r>
        <w:rPr>
          <w:rFonts w:eastAsia="Arial Unicode MS" w:cs="Arial Unicode MS"/>
        </w:rPr>
        <w:t xml:space="preserve">  scale_y_continuous(name = NULL, </w:t>
      </w:r>
    </w:p>
    <w:p w14:paraId="5D907069" w14:textId="4FB56B5D" w:rsidR="001E1C2E" w:rsidRDefault="00000000">
      <w:pPr>
        <w:pStyle w:val="Code"/>
        <w:rPr>
          <w:rFonts w:eastAsia="Arial Unicode MS" w:cs="Arial Unicode MS"/>
        </w:rPr>
      </w:pPr>
      <w:r>
        <w:rPr>
          <w:rFonts w:eastAsia="Arial Unicode MS" w:cs="Arial Unicode MS"/>
        </w:rPr>
        <w:t xml:space="preserve">                     labels = NULL, </w:t>
      </w:r>
    </w:p>
    <w:p w14:paraId="329F2B0F" w14:textId="7DE4A061" w:rsidR="001E1C2E" w:rsidRDefault="00000000">
      <w:pPr>
        <w:pStyle w:val="Code"/>
        <w:rPr>
          <w:rFonts w:eastAsia="Arial Unicode MS" w:cs="Arial Unicode MS"/>
        </w:rPr>
      </w:pPr>
      <w:r>
        <w:rPr>
          <w:rFonts w:eastAsia="Arial Unicode MS" w:cs="Arial Unicode MS"/>
        </w:rPr>
        <w:t xml:space="preserve">                     position = "right") +</w:t>
      </w:r>
    </w:p>
    <w:p w14:paraId="1CC4EE8C" w14:textId="46E9A206" w:rsidR="001E1C2E" w:rsidRDefault="00000000">
      <w:pPr>
        <w:pStyle w:val="Code"/>
        <w:rPr>
          <w:rFonts w:eastAsia="Arial Unicode MS" w:cs="Arial Unicode MS"/>
        </w:rPr>
      </w:pPr>
      <w:r>
        <w:rPr>
          <w:rFonts w:eastAsia="Arial Unicode MS" w:cs="Arial Unicode MS"/>
        </w:rPr>
        <w:t xml:space="preserve">  facet_grid(rows = vars(year), </w:t>
      </w:r>
    </w:p>
    <w:p w14:paraId="51B12D9B" w14:textId="0BF99288" w:rsidR="001E1C2E" w:rsidRDefault="00000000">
      <w:pPr>
        <w:pStyle w:val="Code"/>
        <w:rPr>
          <w:rFonts w:eastAsia="Arial Unicode MS" w:cs="Arial Unicode MS"/>
        </w:rPr>
      </w:pPr>
      <w:r>
        <w:rPr>
          <w:rFonts w:eastAsia="Arial Unicode MS" w:cs="Arial Unicode MS"/>
        </w:rPr>
        <w:t xml:space="preserve">             cols = vars(hub), </w:t>
      </w:r>
    </w:p>
    <w:p w14:paraId="20587F48" w14:textId="0077106D" w:rsidR="001E1C2E" w:rsidRDefault="00000000">
      <w:pPr>
        <w:pStyle w:val="Code"/>
        <w:rPr>
          <w:rFonts w:eastAsia="Arial Unicode MS" w:cs="Arial Unicode MS"/>
        </w:rPr>
      </w:pPr>
      <w:r>
        <w:rPr>
          <w:rFonts w:eastAsia="Arial Unicode MS" w:cs="Arial Unicode MS"/>
        </w:rPr>
        <w:t xml:space="preserve">             switch = "y") +</w:t>
      </w:r>
    </w:p>
    <w:p w14:paraId="466C6B19" w14:textId="72BDCEBB" w:rsidR="001E1C2E" w:rsidRDefault="00000000">
      <w:pPr>
        <w:pStyle w:val="Code"/>
        <w:rPr>
          <w:rFonts w:eastAsia="Arial Unicode MS" w:cs="Arial Unicode MS"/>
        </w:rPr>
      </w:pPr>
      <w:r>
        <w:rPr>
          <w:rFonts w:eastAsia="Arial Unicode MS" w:cs="Arial Unicode MS"/>
        </w:rPr>
        <w:t xml:space="preserve">  theme_light(base_family = "Roboto") +</w:t>
      </w:r>
    </w:p>
    <w:p w14:paraId="072C1881" w14:textId="76B0D16B" w:rsidR="001E1C2E" w:rsidRDefault="00000000">
      <w:pPr>
        <w:pStyle w:val="Code"/>
        <w:rPr>
          <w:rFonts w:eastAsia="Arial Unicode MS" w:cs="Arial Unicode MS"/>
        </w:rPr>
      </w:pPr>
      <w:r>
        <w:rPr>
          <w:rFonts w:eastAsia="Arial Unicode MS" w:cs="Arial Unicode MS"/>
        </w:rPr>
        <w:t xml:space="preserve">  theme(</w:t>
      </w:r>
    </w:p>
    <w:p w14:paraId="4A6F4F0A" w14:textId="785EFA6B" w:rsidR="001E1C2E" w:rsidRDefault="00000000">
      <w:pPr>
        <w:pStyle w:val="Code"/>
        <w:rPr>
          <w:rFonts w:eastAsia="Arial Unicode MS" w:cs="Arial Unicode MS"/>
        </w:rPr>
      </w:pPr>
      <w:r>
        <w:rPr>
          <w:rFonts w:eastAsia="Arial Unicode MS" w:cs="Arial Unicode MS"/>
        </w:rPr>
        <w:t xml:space="preserve">    axis.title = element_text(size = 14, </w:t>
      </w:r>
    </w:p>
    <w:p w14:paraId="72114DFA" w14:textId="6EB9C125" w:rsidR="001E1C2E" w:rsidRDefault="00000000">
      <w:pPr>
        <w:pStyle w:val="Code"/>
        <w:rPr>
          <w:rFonts w:eastAsia="Arial Unicode MS" w:cs="Arial Unicode MS"/>
        </w:rPr>
      </w:pPr>
      <w:r>
        <w:rPr>
          <w:rFonts w:eastAsia="Arial Unicode MS" w:cs="Arial Unicode MS"/>
        </w:rPr>
        <w:t xml:space="preserve">                              color = "black"),</w:t>
      </w:r>
    </w:p>
    <w:p w14:paraId="6C4A5D8B" w14:textId="6733A665" w:rsidR="001E1C2E" w:rsidRDefault="00000000">
      <w:pPr>
        <w:pStyle w:val="Code"/>
        <w:rPr>
          <w:rFonts w:eastAsia="Arial Unicode MS" w:cs="Arial Unicode MS"/>
        </w:rPr>
      </w:pPr>
      <w:r>
        <w:rPr>
          <w:rFonts w:eastAsia="Arial Unicode MS" w:cs="Arial Unicode MS"/>
        </w:rPr>
        <w:t xml:space="preserve">    axis.text = element_text(family = "Roboto Mono", </w:t>
      </w:r>
    </w:p>
    <w:p w14:paraId="5F6852E8" w14:textId="43835791" w:rsidR="001E1C2E" w:rsidRDefault="00000000">
      <w:pPr>
        <w:pStyle w:val="Code"/>
        <w:rPr>
          <w:rFonts w:eastAsia="Arial Unicode MS" w:cs="Arial Unicode MS"/>
        </w:rPr>
      </w:pPr>
      <w:r>
        <w:rPr>
          <w:rFonts w:eastAsia="Arial Unicode MS" w:cs="Arial Unicode MS"/>
        </w:rPr>
        <w:t xml:space="preserve">                             size = 11),</w:t>
      </w:r>
    </w:p>
    <w:p w14:paraId="69FD04EA" w14:textId="20C33E94"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1</w:t>
      </w:r>
      <w:r>
        <w:rPr>
          <w:rFonts w:eastAsia="Arial Unicode MS" w:cs="Arial Unicode MS"/>
        </w:rPr>
        <w:t xml:space="preserve"> axis.line.x = element_blank(),</w:t>
      </w:r>
    </w:p>
    <w:p w14:paraId="66F444EE" w14:textId="7D4472A1" w:rsidR="001E1C2E" w:rsidRDefault="00000000">
      <w:pPr>
        <w:pStyle w:val="Code"/>
        <w:rPr>
          <w:rFonts w:eastAsia="Arial Unicode MS" w:cs="Arial Unicode MS"/>
        </w:rPr>
      </w:pPr>
      <w:r>
        <w:rPr>
          <w:rFonts w:eastAsia="Arial Unicode MS" w:cs="Arial Unicode MS"/>
        </w:rPr>
        <w:t xml:space="preserve">    axis.line.y = element_line(color = "black", </w:t>
      </w:r>
    </w:p>
    <w:p w14:paraId="76A5326B" w14:textId="45EE738A" w:rsidR="001E1C2E" w:rsidRDefault="00000000">
      <w:pPr>
        <w:pStyle w:val="Code"/>
        <w:rPr>
          <w:rFonts w:eastAsia="Arial Unicode MS" w:cs="Arial Unicode MS"/>
        </w:rPr>
      </w:pPr>
      <w:r>
        <w:rPr>
          <w:rFonts w:eastAsia="Arial Unicode MS" w:cs="Arial Unicode MS"/>
        </w:rPr>
        <w:t xml:space="preserve">                               size = .2),</w:t>
      </w:r>
    </w:p>
    <w:p w14:paraId="1F1E94A4" w14:textId="67D341EF" w:rsidR="001E1C2E" w:rsidRDefault="00000000">
      <w:pPr>
        <w:pStyle w:val="Code"/>
        <w:rPr>
          <w:rFonts w:eastAsia="Arial Unicode MS" w:cs="Arial Unicode MS"/>
        </w:rPr>
      </w:pPr>
      <w:r>
        <w:rPr>
          <w:rFonts w:eastAsia="Arial Unicode MS" w:cs="Arial Unicode MS"/>
        </w:rPr>
        <w:t xml:space="preserve">    axis.ticks.y = element_line(color = "black", </w:t>
      </w:r>
    </w:p>
    <w:p w14:paraId="5BF59875" w14:textId="2E954EA2" w:rsidR="001E1C2E" w:rsidRDefault="00000000">
      <w:pPr>
        <w:pStyle w:val="Code"/>
        <w:rPr>
          <w:rFonts w:eastAsia="Arial Unicode MS" w:cs="Arial Unicode MS"/>
        </w:rPr>
      </w:pPr>
      <w:r>
        <w:rPr>
          <w:rFonts w:eastAsia="Arial Unicode MS" w:cs="Arial Unicode MS"/>
        </w:rPr>
        <w:t xml:space="preserve">                                size = .2),</w:t>
      </w:r>
    </w:p>
    <w:p w14:paraId="38448448" w14:textId="30F66A67" w:rsidR="001E1C2E" w:rsidRDefault="00000000">
      <w:pPr>
        <w:pStyle w:val="Code"/>
        <w:rPr>
          <w:rFonts w:eastAsia="Arial Unicode MS" w:cs="Arial Unicode MS"/>
        </w:rPr>
      </w:pPr>
      <w:r>
        <w:rPr>
          <w:rFonts w:eastAsia="Arial Unicode MS" w:cs="Arial Unicode MS"/>
        </w:rPr>
        <w:t xml:space="preserve">    axis.ticks.length.y = unit(2, "mm"),</w:t>
      </w:r>
    </w:p>
    <w:p w14:paraId="502E18AD" w14:textId="785CCB2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2</w:t>
      </w:r>
      <w:r>
        <w:rPr>
          <w:rFonts w:eastAsia="Arial Unicode MS" w:cs="Arial Unicode MS"/>
        </w:rPr>
        <w:t xml:space="preserve"> legend.position = "top",</w:t>
      </w:r>
    </w:p>
    <w:p w14:paraId="0D141250" w14:textId="1AEB94C8" w:rsidR="001E1C2E" w:rsidRDefault="00000000">
      <w:pPr>
        <w:pStyle w:val="Code"/>
        <w:rPr>
          <w:rFonts w:eastAsia="Arial Unicode MS" w:cs="Arial Unicode MS"/>
        </w:rPr>
      </w:pPr>
      <w:r>
        <w:rPr>
          <w:rFonts w:eastAsia="Arial Unicode MS" w:cs="Arial Unicode MS"/>
        </w:rPr>
        <w:t xml:space="preserve">    legend.title = element_text(color = "#2DAADA", </w:t>
      </w:r>
    </w:p>
    <w:p w14:paraId="4EC1E760" w14:textId="5AB773E1" w:rsidR="001E1C2E" w:rsidRDefault="00000000">
      <w:pPr>
        <w:pStyle w:val="Code"/>
        <w:rPr>
          <w:rFonts w:eastAsia="Arial Unicode MS" w:cs="Arial Unicode MS"/>
        </w:rPr>
      </w:pPr>
      <w:r>
        <w:rPr>
          <w:rFonts w:eastAsia="Arial Unicode MS" w:cs="Arial Unicode MS"/>
        </w:rPr>
        <w:t xml:space="preserve">                                face = "bold"),</w:t>
      </w:r>
    </w:p>
    <w:p w14:paraId="55E4A9F4" w14:textId="4AE5538F" w:rsidR="001E1C2E" w:rsidRDefault="00000000">
      <w:pPr>
        <w:pStyle w:val="Code"/>
        <w:rPr>
          <w:rFonts w:eastAsia="Arial Unicode MS" w:cs="Arial Unicode MS"/>
        </w:rPr>
      </w:pPr>
      <w:r>
        <w:rPr>
          <w:rFonts w:eastAsia="Arial Unicode MS" w:cs="Arial Unicode MS"/>
        </w:rPr>
        <w:t xml:space="preserve">    legend.text = element_text(color = "#2DAADA"),</w:t>
      </w:r>
    </w:p>
    <w:p w14:paraId="3D640779" w14:textId="5AC3601A" w:rsidR="001E1C2E" w:rsidRDefault="00000000">
      <w:pPr>
        <w:pStyle w:val="Code"/>
        <w:rPr>
          <w:rFonts w:eastAsia="Arial Unicode MS" w:cs="Arial Unicode MS"/>
        </w:rPr>
      </w:pPr>
      <w:r>
        <w:rPr>
          <w:rFonts w:eastAsia="Arial Unicode MS" w:cs="Arial Unicode MS"/>
        </w:rPr>
        <w:t xml:space="preserve">    strip.text.x = element_text(hjust = .5, </w:t>
      </w:r>
    </w:p>
    <w:p w14:paraId="1BC3B282" w14:textId="144AA668" w:rsidR="001E1C2E" w:rsidRDefault="00000000">
      <w:pPr>
        <w:pStyle w:val="Code"/>
        <w:rPr>
          <w:rFonts w:eastAsia="Arial Unicode MS" w:cs="Arial Unicode MS"/>
        </w:rPr>
      </w:pPr>
      <w:r>
        <w:rPr>
          <w:rFonts w:eastAsia="Arial Unicode MS" w:cs="Arial Unicode MS"/>
        </w:rPr>
        <w:t xml:space="preserve">                                face = "plain", </w:t>
      </w:r>
    </w:p>
    <w:p w14:paraId="4E691694" w14:textId="0EDE98E9" w:rsidR="001E1C2E" w:rsidRDefault="00000000">
      <w:pPr>
        <w:pStyle w:val="Code"/>
        <w:rPr>
          <w:rFonts w:eastAsia="Arial Unicode MS" w:cs="Arial Unicode MS"/>
        </w:rPr>
      </w:pPr>
      <w:r>
        <w:rPr>
          <w:rFonts w:eastAsia="Arial Unicode MS" w:cs="Arial Unicode MS"/>
        </w:rPr>
        <w:t xml:space="preserve">                                color = "black", </w:t>
      </w:r>
    </w:p>
    <w:p w14:paraId="1AF8FCF0" w14:textId="0C9CCDCF" w:rsidR="001E1C2E" w:rsidRDefault="00000000">
      <w:pPr>
        <w:pStyle w:val="Code"/>
        <w:rPr>
          <w:rFonts w:eastAsia="Arial Unicode MS" w:cs="Arial Unicode MS"/>
        </w:rPr>
      </w:pPr>
      <w:r>
        <w:rPr>
          <w:rFonts w:eastAsia="Arial Unicode MS" w:cs="Arial Unicode MS"/>
        </w:rPr>
        <w:t xml:space="preserve">                                margin = margin(t = 20, b = 5)),</w:t>
      </w:r>
    </w:p>
    <w:p w14:paraId="2C5E158F" w14:textId="76902349" w:rsidR="001E1C2E" w:rsidRDefault="00000000">
      <w:pPr>
        <w:pStyle w:val="Code"/>
        <w:rPr>
          <w:rFonts w:eastAsia="Arial Unicode MS" w:cs="Arial Unicode MS"/>
        </w:rPr>
      </w:pPr>
      <w:r>
        <w:rPr>
          <w:rFonts w:eastAsia="Arial Unicode MS" w:cs="Arial Unicode MS"/>
        </w:rPr>
        <w:t xml:space="preserve">    strip.text.y.left = element_text(</w:t>
      </w:r>
      <w:r w:rsidRPr="00262457">
        <w:rPr>
          <w:rStyle w:val="CodeAnnotation"/>
          <w:rFonts w:eastAsia="Arial Unicode MS"/>
        </w:rPr>
        <w:t>3</w:t>
      </w:r>
      <w:r>
        <w:rPr>
          <w:rFonts w:eastAsia="Arial Unicode MS" w:cs="Arial Unicode MS"/>
        </w:rPr>
        <w:t xml:space="preserve"> angle = 0, </w:t>
      </w:r>
    </w:p>
    <w:p w14:paraId="27D45C45" w14:textId="12A6A45A" w:rsidR="001E1C2E" w:rsidRDefault="00000000">
      <w:pPr>
        <w:pStyle w:val="Code"/>
        <w:rPr>
          <w:rFonts w:eastAsia="Arial Unicode MS" w:cs="Arial Unicode MS"/>
        </w:rPr>
      </w:pPr>
      <w:r>
        <w:rPr>
          <w:rFonts w:eastAsia="Arial Unicode MS" w:cs="Arial Unicode MS"/>
        </w:rPr>
        <w:t xml:space="preserve">                                     vjust = .5, </w:t>
      </w:r>
    </w:p>
    <w:p w14:paraId="27DDBF99" w14:textId="1DFBDBB3" w:rsidR="001E1C2E" w:rsidRDefault="00000000">
      <w:pPr>
        <w:pStyle w:val="Code"/>
        <w:rPr>
          <w:rFonts w:eastAsia="Arial Unicode MS" w:cs="Arial Unicode MS"/>
        </w:rPr>
      </w:pPr>
      <w:r>
        <w:rPr>
          <w:rFonts w:eastAsia="Arial Unicode MS" w:cs="Arial Unicode MS"/>
        </w:rPr>
        <w:lastRenderedPageBreak/>
        <w:t xml:space="preserve">                                     face = "plain", </w:t>
      </w:r>
    </w:p>
    <w:p w14:paraId="6317779A" w14:textId="6228350C" w:rsidR="001E1C2E" w:rsidRDefault="00000000">
      <w:pPr>
        <w:pStyle w:val="Code"/>
        <w:rPr>
          <w:rFonts w:eastAsia="Arial Unicode MS" w:cs="Arial Unicode MS"/>
        </w:rPr>
      </w:pPr>
      <w:r>
        <w:rPr>
          <w:rFonts w:eastAsia="Arial Unicode MS" w:cs="Arial Unicode MS"/>
        </w:rPr>
        <w:t xml:space="preserve">                                     color = "black"),</w:t>
      </w:r>
    </w:p>
    <w:p w14:paraId="0ABC1FB5" w14:textId="3B87F117" w:rsidR="001E1C2E" w:rsidRDefault="00000000">
      <w:pPr>
        <w:pStyle w:val="Code"/>
        <w:rPr>
          <w:rFonts w:eastAsia="Arial Unicode MS" w:cs="Arial Unicode MS"/>
        </w:rPr>
      </w:pPr>
      <w:r>
        <w:rPr>
          <w:rFonts w:eastAsia="Arial Unicode MS" w:cs="Arial Unicode MS"/>
        </w:rPr>
        <w:t xml:space="preserve">    strip.background = element_rect(fill = "transparent", </w:t>
      </w:r>
    </w:p>
    <w:p w14:paraId="631204C0" w14:textId="6938D020" w:rsidR="001E1C2E" w:rsidRDefault="00000000">
      <w:pPr>
        <w:pStyle w:val="Code"/>
        <w:rPr>
          <w:rFonts w:eastAsia="Arial Unicode MS" w:cs="Arial Unicode MS"/>
        </w:rPr>
      </w:pPr>
      <w:r>
        <w:rPr>
          <w:rFonts w:eastAsia="Arial Unicode MS" w:cs="Arial Unicode MS"/>
        </w:rPr>
        <w:t xml:space="preserve">                                    color = "transparent"),</w:t>
      </w:r>
    </w:p>
    <w:p w14:paraId="00D652F2" w14:textId="4395547C" w:rsidR="001E1C2E" w:rsidRDefault="00000000">
      <w:pPr>
        <w:pStyle w:val="Code"/>
        <w:rPr>
          <w:rFonts w:eastAsia="Arial Unicode MS" w:cs="Arial Unicode MS"/>
        </w:rPr>
      </w:pPr>
      <w:r>
        <w:rPr>
          <w:rFonts w:eastAsia="Arial Unicode MS" w:cs="Arial Unicode MS"/>
        </w:rPr>
        <w:t xml:space="preserve">    panel.grid.minor = </w:t>
      </w:r>
      <w:r w:rsidRPr="00262457">
        <w:rPr>
          <w:rStyle w:val="CodeAnnotation"/>
          <w:rFonts w:eastAsia="Arial Unicode MS"/>
        </w:rPr>
        <w:t>4</w:t>
      </w:r>
      <w:r>
        <w:rPr>
          <w:rFonts w:eastAsia="Arial Unicode MS" w:cs="Arial Unicode MS"/>
        </w:rPr>
        <w:t xml:space="preserve"> element_blank(),</w:t>
      </w:r>
    </w:p>
    <w:p w14:paraId="3115529F" w14:textId="52D6F25C" w:rsidR="001E1C2E" w:rsidRDefault="00000000">
      <w:pPr>
        <w:pStyle w:val="Code"/>
        <w:rPr>
          <w:rFonts w:eastAsia="Arial Unicode MS" w:cs="Arial Unicode MS"/>
        </w:rPr>
      </w:pPr>
      <w:r>
        <w:rPr>
          <w:rFonts w:eastAsia="Arial Unicode MS" w:cs="Arial Unicode MS"/>
        </w:rPr>
        <w:t xml:space="preserve">    panel.grid.major = element_blank(),</w:t>
      </w:r>
    </w:p>
    <w:p w14:paraId="119323C6" w14:textId="1B1CA10B" w:rsidR="001E1C2E" w:rsidRDefault="00000000">
      <w:pPr>
        <w:pStyle w:val="Code"/>
        <w:rPr>
          <w:rFonts w:eastAsia="Arial Unicode MS" w:cs="Arial Unicode MS"/>
        </w:rPr>
      </w:pPr>
      <w:r>
        <w:rPr>
          <w:rFonts w:eastAsia="Arial Unicode MS" w:cs="Arial Unicode MS"/>
        </w:rPr>
        <w:t xml:space="preserve">    panel.spacing.x = unit(0.3, "lines"),</w:t>
      </w:r>
    </w:p>
    <w:p w14:paraId="2587AE2B" w14:textId="345AF2DF" w:rsidR="001E1C2E" w:rsidRDefault="00000000">
      <w:pPr>
        <w:pStyle w:val="Code"/>
        <w:rPr>
          <w:rFonts w:eastAsia="Arial Unicode MS" w:cs="Arial Unicode MS"/>
        </w:rPr>
      </w:pPr>
      <w:r>
        <w:rPr>
          <w:rFonts w:eastAsia="Arial Unicode MS" w:cs="Arial Unicode MS"/>
        </w:rPr>
        <w:t xml:space="preserve">    panel.spacing.y = unit(0.25, "lines"),</w:t>
      </w:r>
    </w:p>
    <w:p w14:paraId="5A19D611" w14:textId="2024209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5</w:t>
      </w:r>
      <w:r>
        <w:rPr>
          <w:rFonts w:eastAsia="Arial Unicode MS" w:cs="Arial Unicode MS"/>
        </w:rPr>
        <w:t xml:space="preserve"> panel.background = element_rect(fill = "transparent", </w:t>
      </w:r>
    </w:p>
    <w:p w14:paraId="2A13569A" w14:textId="25040B71" w:rsidR="001E1C2E" w:rsidRDefault="00000000">
      <w:pPr>
        <w:pStyle w:val="Code"/>
        <w:rPr>
          <w:rFonts w:eastAsia="Arial Unicode MS" w:cs="Arial Unicode MS"/>
        </w:rPr>
      </w:pPr>
      <w:r>
        <w:rPr>
          <w:rFonts w:eastAsia="Arial Unicode MS" w:cs="Arial Unicode MS"/>
        </w:rPr>
        <w:t xml:space="preserve">                                    color = "transparent"),</w:t>
      </w:r>
    </w:p>
    <w:p w14:paraId="66F31285" w14:textId="2737B0D0" w:rsidR="001E1C2E" w:rsidRDefault="00000000">
      <w:pPr>
        <w:pStyle w:val="Code"/>
        <w:rPr>
          <w:rFonts w:eastAsia="Arial Unicode MS" w:cs="Arial Unicode MS"/>
        </w:rPr>
      </w:pPr>
      <w:r>
        <w:rPr>
          <w:rFonts w:eastAsia="Arial Unicode MS" w:cs="Arial Unicode MS"/>
        </w:rPr>
        <w:t xml:space="preserve">    panel.border = element_rect(color = "transparent", </w:t>
      </w:r>
    </w:p>
    <w:p w14:paraId="3CB63DFC" w14:textId="1E86EF56" w:rsidR="001E1C2E" w:rsidRDefault="00000000">
      <w:pPr>
        <w:pStyle w:val="Code"/>
        <w:rPr>
          <w:rFonts w:eastAsia="Arial Unicode MS" w:cs="Arial Unicode MS"/>
        </w:rPr>
      </w:pPr>
      <w:r>
        <w:rPr>
          <w:rFonts w:eastAsia="Arial Unicode MS" w:cs="Arial Unicode MS"/>
        </w:rPr>
        <w:t xml:space="preserve">                                size = 0),</w:t>
      </w:r>
    </w:p>
    <w:p w14:paraId="6BF82CCF" w14:textId="39986C91" w:rsidR="001E1C2E" w:rsidRDefault="00000000">
      <w:pPr>
        <w:pStyle w:val="Code"/>
        <w:rPr>
          <w:rFonts w:eastAsia="Arial Unicode MS" w:cs="Arial Unicode MS"/>
        </w:rPr>
      </w:pPr>
      <w:r>
        <w:rPr>
          <w:rFonts w:eastAsia="Arial Unicode MS" w:cs="Arial Unicode MS"/>
        </w:rPr>
        <w:t xml:space="preserve">    plot.background = element_rect(fill = "transparent", </w:t>
      </w:r>
    </w:p>
    <w:p w14:paraId="60CC9E68" w14:textId="2789C49A" w:rsidR="001E1C2E" w:rsidRDefault="00000000">
      <w:pPr>
        <w:pStyle w:val="Code"/>
        <w:rPr>
          <w:rFonts w:eastAsia="Arial Unicode MS" w:cs="Arial Unicode MS"/>
        </w:rPr>
      </w:pPr>
      <w:r>
        <w:rPr>
          <w:rFonts w:eastAsia="Arial Unicode MS" w:cs="Arial Unicode MS"/>
        </w:rPr>
        <w:t xml:space="preserve">                                   color = "transparent", </w:t>
      </w:r>
    </w:p>
    <w:p w14:paraId="42ED1DEC" w14:textId="6B481E2F" w:rsidR="001E1C2E" w:rsidRDefault="00000000">
      <w:pPr>
        <w:pStyle w:val="Code"/>
        <w:rPr>
          <w:rFonts w:eastAsia="Arial Unicode MS" w:cs="Arial Unicode MS"/>
        </w:rPr>
      </w:pPr>
      <w:r>
        <w:rPr>
          <w:rFonts w:eastAsia="Arial Unicode MS" w:cs="Arial Unicode MS"/>
        </w:rPr>
        <w:t xml:space="preserve">                                   size = .4),</w:t>
      </w:r>
    </w:p>
    <w:p w14:paraId="3A54C1B8" w14:textId="48BAF3E6" w:rsidR="001E1C2E" w:rsidRDefault="00000000">
      <w:pPr>
        <w:pStyle w:val="Code"/>
      </w:pPr>
      <w:r>
        <w:rPr>
          <w:rFonts w:eastAsia="Arial Unicode MS" w:cs="Arial Unicode MS"/>
        </w:rPr>
        <w:t xml:space="preserve">    plot.margin = margin(rep(18, 4))</w:t>
      </w:r>
    </w:p>
    <w:p w14:paraId="3E5175CF" w14:textId="607D19D4" w:rsidR="00120708" w:rsidRDefault="00000000">
      <w:pPr>
        <w:pStyle w:val="Code"/>
      </w:pPr>
      <w:r>
        <w:rPr>
          <w:rFonts w:eastAsia="Arial Unicode MS" w:cs="Arial Unicode MS"/>
        </w:rPr>
        <w:t xml:space="preserve">  )</w:t>
      </w:r>
    </w:p>
    <w:p w14:paraId="5A376840" w14:textId="77777777" w:rsidR="00120708" w:rsidRDefault="00000000" w:rsidP="003A061D">
      <w:pPr>
        <w:pStyle w:val="Body"/>
      </w:pPr>
      <w:r>
        <w:t xml:space="preserve">The code in the </w:t>
      </w:r>
      <w:r w:rsidRPr="00262457">
        <w:rPr>
          <w:rStyle w:val="Literal"/>
        </w:rPr>
        <w:t>theme()</w:t>
      </w:r>
      <w:r>
        <w:t xml:space="preserve"> function does many different things, but let’s take a 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Then, an</w:t>
      </w:r>
      <w:r w:rsidRPr="00262457">
        <w:rPr>
          <w:rStyle w:val="Literal"/>
        </w:rPr>
        <w:t xml:space="preserve"> angle = 0</w:t>
      </w:r>
      <w:r>
        <w:t xml:space="preserve"> argument rotates the year text in the columns so that it is no longer angled </w:t>
      </w:r>
      <w:r w:rsidRPr="00262457">
        <w:rPr>
          <w:rStyle w:val="CodeAnnotation"/>
        </w:rPr>
        <w:t>3</w:t>
      </w:r>
      <w:r>
        <w:t xml:space="preserve">. Without this argument, the years would be much less readable. </w:t>
      </w:r>
    </w:p>
    <w:p w14:paraId="2572A0B2" w14:textId="77777777" w:rsidR="00120708" w:rsidRDefault="00000000" w:rsidP="003A061D">
      <w:pPr>
        <w:pStyle w:val="Body"/>
      </w:pPr>
      <w:r>
        <w:t xml:space="preserve">Next, the </w:t>
      </w:r>
      <w:r w:rsidRPr="00262457">
        <w:rPr>
          <w:rStyle w:val="Literal"/>
        </w:rPr>
        <w:t>theme()</w:t>
      </w:r>
      <w:r>
        <w:t xml:space="preserve"> function makes the distinctive axis lines and ticks that show up on the right side of the final plot </w:t>
      </w:r>
      <w:r w:rsidRPr="00262457">
        <w:rPr>
          <w:rStyle w:val="CodeAnnotation"/>
        </w:rPr>
        <w:t>1</w:t>
      </w:r>
      <w:r>
        <w:t xml:space="preserve">. Calling </w:t>
      </w:r>
      <w:r w:rsidRPr="00262457">
        <w:rPr>
          <w:rStyle w:val="Literal"/>
        </w:rPr>
        <w:t>element_blank()</w:t>
      </w:r>
      <w:r>
        <w:t xml:space="preserve"> removes all grid lines </w:t>
      </w:r>
      <w:r w:rsidRPr="00262457">
        <w:rPr>
          <w:rStyle w:val="CodeAnnotation"/>
        </w:rPr>
        <w:t>4</w:t>
      </w:r>
      <w:r>
        <w:t xml:space="preserve">. Finally, three lines remove the borders and make each of the individual plots have a transparent background </w:t>
      </w:r>
      <w:r w:rsidRPr="00262457">
        <w:rPr>
          <w:rStyle w:val="CodeAnnotation"/>
        </w:rPr>
        <w:t>5</w:t>
      </w:r>
      <w:r>
        <w:t>.</w:t>
      </w:r>
    </w:p>
    <w:p w14:paraId="398B81B7" w14:textId="77777777" w:rsidR="00120708" w:rsidRDefault="00000000" w:rsidP="003A061D">
      <w:pPr>
        <w:pStyle w:val="Body"/>
      </w:pPr>
      <w:r>
        <w:t xml:space="preserve">Keen readers such as yourself may now be thinking, “Wait. Didn’t the individual plots have a gray background behind them?” Yes, dear reader, they did. Scherer and Karamanis made these with a separate geom, </w:t>
      </w:r>
      <w:r w:rsidRPr="00262457">
        <w:rPr>
          <w:rStyle w:val="Literal"/>
        </w:rPr>
        <w:t>geom_rect()</w:t>
      </w:r>
      <w:r>
        <w:t xml:space="preserve">: </w:t>
      </w:r>
    </w:p>
    <w:p w14:paraId="576FA198" w14:textId="472B9DF0" w:rsidR="00667850" w:rsidRDefault="00000000">
      <w:pPr>
        <w:pStyle w:val="Code"/>
      </w:pPr>
      <w:r>
        <w:rPr>
          <w:rFonts w:eastAsia="Arial Unicode MS" w:cs="Arial Unicode MS"/>
        </w:rPr>
        <w:t>geom_rect(</w:t>
      </w:r>
    </w:p>
    <w:p w14:paraId="16C1BED3" w14:textId="6F56E2CA" w:rsidR="00667850" w:rsidRDefault="00000000">
      <w:pPr>
        <w:pStyle w:val="Code"/>
      </w:pPr>
      <w:r>
        <w:rPr>
          <w:rFonts w:eastAsia="Arial Unicode MS" w:cs="Arial Unicode MS"/>
        </w:rPr>
        <w:t xml:space="preserve">  aes(</w:t>
      </w:r>
    </w:p>
    <w:p w14:paraId="24C69DE5" w14:textId="73476115" w:rsidR="00667850" w:rsidRDefault="00000000">
      <w:pPr>
        <w:pStyle w:val="Code"/>
      </w:pPr>
      <w:r>
        <w:rPr>
          <w:rFonts w:eastAsia="Arial Unicode MS" w:cs="Arial Unicode MS"/>
        </w:rPr>
        <w:t xml:space="preserve">    xmin = .5,</w:t>
      </w:r>
    </w:p>
    <w:p w14:paraId="48382112" w14:textId="14644CA8" w:rsidR="00667850" w:rsidRDefault="00000000">
      <w:pPr>
        <w:pStyle w:val="Code"/>
      </w:pPr>
      <w:r>
        <w:rPr>
          <w:rFonts w:eastAsia="Arial Unicode MS" w:cs="Arial Unicode MS"/>
        </w:rPr>
        <w:t xml:space="preserve">    xmax = max_week + .5,</w:t>
      </w:r>
    </w:p>
    <w:p w14:paraId="154C9E49" w14:textId="66DD7D67" w:rsidR="00667850" w:rsidRDefault="00000000">
      <w:pPr>
        <w:pStyle w:val="Code"/>
      </w:pPr>
      <w:r>
        <w:rPr>
          <w:rFonts w:eastAsia="Arial Unicode MS" w:cs="Arial Unicode MS"/>
        </w:rPr>
        <w:t xml:space="preserve">    ymin = -0.005,</w:t>
      </w:r>
    </w:p>
    <w:p w14:paraId="2F2DE1D7" w14:textId="5A20D758" w:rsidR="00667850" w:rsidRDefault="00000000">
      <w:pPr>
        <w:pStyle w:val="Code"/>
      </w:pPr>
      <w:r>
        <w:rPr>
          <w:rFonts w:eastAsia="Arial Unicode MS" w:cs="Arial Unicode MS"/>
        </w:rPr>
        <w:t xml:space="preserve">    ymax = 1</w:t>
      </w:r>
    </w:p>
    <w:p w14:paraId="31FD89BF" w14:textId="38F23FA2" w:rsidR="00667850" w:rsidRDefault="00000000">
      <w:pPr>
        <w:pStyle w:val="Code"/>
      </w:pPr>
      <w:r>
        <w:rPr>
          <w:rFonts w:eastAsia="Arial Unicode MS" w:cs="Arial Unicode MS"/>
        </w:rPr>
        <w:t xml:space="preserve">  ),</w:t>
      </w:r>
    </w:p>
    <w:p w14:paraId="66F5BF05" w14:textId="407FFC93" w:rsidR="00667850" w:rsidRDefault="00000000">
      <w:pPr>
        <w:pStyle w:val="Code"/>
      </w:pPr>
      <w:r>
        <w:rPr>
          <w:rFonts w:eastAsia="Arial Unicode MS" w:cs="Arial Unicode MS"/>
        </w:rPr>
        <w:t xml:space="preserve">  fill = "#f4f4f9",</w:t>
      </w:r>
    </w:p>
    <w:p w14:paraId="69C9CF01" w14:textId="09095B43" w:rsidR="00667850" w:rsidRDefault="00000000">
      <w:pPr>
        <w:pStyle w:val="Code"/>
      </w:pPr>
      <w:r>
        <w:rPr>
          <w:rFonts w:eastAsia="Arial Unicode MS" w:cs="Arial Unicode MS"/>
        </w:rPr>
        <w:t xml:space="preserve">  color = NA,</w:t>
      </w:r>
    </w:p>
    <w:p w14:paraId="3F7BD796" w14:textId="46FED43C" w:rsidR="00667850" w:rsidRDefault="00000000">
      <w:pPr>
        <w:pStyle w:val="Code"/>
      </w:pPr>
      <w:r>
        <w:rPr>
          <w:rFonts w:eastAsia="Arial Unicode MS" w:cs="Arial Unicode MS"/>
        </w:rPr>
        <w:t xml:space="preserve">  size = 0.4</w:t>
      </w:r>
    </w:p>
    <w:p w14:paraId="37FC1409" w14:textId="1495521D" w:rsidR="00120708" w:rsidRDefault="00000000">
      <w:pPr>
        <w:pStyle w:val="Code"/>
      </w:pPr>
      <w:r>
        <w:rPr>
          <w:rFonts w:eastAsia="Arial Unicode MS" w:cs="Arial Unicode MS"/>
        </w:rPr>
        <w:t>)</w:t>
      </w:r>
    </w:p>
    <w:p w14:paraId="5C996CD8" w14:textId="3920D2CC" w:rsidR="00120708" w:rsidRDefault="00000000" w:rsidP="003A061D">
      <w:pPr>
        <w:pStyle w:val="Body"/>
      </w:pPr>
      <w:r>
        <w:t xml:space="preserve">They set some additional aesthetic properties specific to this geom: </w:t>
      </w:r>
      <w:r w:rsidRPr="00262457">
        <w:rPr>
          <w:rStyle w:val="Literal"/>
        </w:rPr>
        <w:t>xmin</w:t>
      </w:r>
      <w:r>
        <w:t xml:space="preserve">, </w:t>
      </w:r>
      <w:r w:rsidRPr="00262457">
        <w:rPr>
          <w:rStyle w:val="Literal"/>
        </w:rPr>
        <w:t>xmax</w:t>
      </w:r>
      <w:r>
        <w:t xml:space="preserve">, </w:t>
      </w:r>
      <w:r w:rsidRPr="00262457">
        <w:rPr>
          <w:rStyle w:val="Literal"/>
        </w:rPr>
        <w:t>ymin</w:t>
      </w:r>
      <w:r>
        <w:t xml:space="preserve">, and </w:t>
      </w:r>
      <w:r w:rsidRPr="00262457">
        <w:rPr>
          <w:rStyle w:val="Literal"/>
        </w:rPr>
        <w:t>ymax</w:t>
      </w:r>
      <w:r>
        <w:t xml:space="preserve">, which determine the boundaries of the rectangle it produces. The result is a gray background drawn behind each small multiple, as </w:t>
      </w:r>
      <w:r w:rsidR="00667850">
        <w:t xml:space="preserve">shown </w:t>
      </w:r>
      <w:r>
        <w:t>in Figure 2-16.</w:t>
      </w:r>
    </w:p>
    <w:p w14:paraId="04F17091" w14:textId="2610FC0F" w:rsidR="00120708" w:rsidRDefault="00000000">
      <w:pPr>
        <w:pStyle w:val="GraphicSlug"/>
      </w:pPr>
      <w:r>
        <w:t>[F020</w:t>
      </w:r>
      <w:r w:rsidR="00503C66">
        <w:t>16</w:t>
      </w:r>
      <w:r>
        <w:t>.pdf]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7"/>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rsidP="00503C66">
      <w:pPr>
        <w:pStyle w:val="CaptionLine"/>
      </w:pPr>
      <w:r>
        <w:lastRenderedPageBreak/>
        <w:t xml:space="preserve">Faceted version </w:t>
      </w:r>
      <w:r w:rsidRPr="00503C66">
        <w:t>of</w:t>
      </w:r>
      <w:r>
        <w:t xml:space="preserve"> the drought visualization with gray backgrounds behind each small multiple</w:t>
      </w:r>
    </w:p>
    <w:p w14:paraId="7DF78F00" w14:textId="77777777" w:rsidR="00120708" w:rsidRDefault="00000000" w:rsidP="003A061D">
      <w:pPr>
        <w:pStyle w:val="Body"/>
      </w:pPr>
      <w:r>
        <w:t xml:space="preserve">Finally, consider the tweaks made to the legend. We previously saw a simplified version of the </w:t>
      </w:r>
      <w:r w:rsidRPr="00262457">
        <w:rPr>
          <w:rStyle w:val="Literal"/>
        </w:rPr>
        <w:t>scale_fill_viridis_d()</w:t>
      </w:r>
      <w:r>
        <w:t xml:space="preserve"> function. Here is a more complete version: </w:t>
      </w:r>
    </w:p>
    <w:p w14:paraId="646ECD60" w14:textId="3B439D26" w:rsidR="00667850" w:rsidRDefault="00000000">
      <w:pPr>
        <w:pStyle w:val="Code"/>
      </w:pPr>
      <w:r>
        <w:rPr>
          <w:rFonts w:eastAsia="Arial Unicode MS" w:cs="Arial Unicode MS"/>
        </w:rPr>
        <w:t>scale_fill_viridis_d(</w:t>
      </w:r>
    </w:p>
    <w:p w14:paraId="3AABA1D3" w14:textId="2BF087C2" w:rsidR="00667850" w:rsidRDefault="00000000">
      <w:pPr>
        <w:pStyle w:val="Code"/>
      </w:pPr>
      <w:r>
        <w:rPr>
          <w:rFonts w:eastAsia="Arial Unicode MS" w:cs="Arial Unicode MS"/>
        </w:rPr>
        <w:t xml:space="preserve">  option = "rocket",</w:t>
      </w:r>
    </w:p>
    <w:p w14:paraId="03C102E4" w14:textId="4594E5DB" w:rsidR="00667850" w:rsidRDefault="00000000">
      <w:pPr>
        <w:pStyle w:val="Code"/>
      </w:pPr>
      <w:r>
        <w:rPr>
          <w:rFonts w:eastAsia="Arial Unicode MS" w:cs="Arial Unicode MS"/>
        </w:rPr>
        <w:t xml:space="preserve">  direction = -1,</w:t>
      </w:r>
    </w:p>
    <w:p w14:paraId="26122DC7" w14:textId="7C42EE3A" w:rsidR="00667850" w:rsidRDefault="00000000">
      <w:pPr>
        <w:pStyle w:val="Code"/>
      </w:pPr>
      <w:r>
        <w:rPr>
          <w:rFonts w:eastAsia="Arial Unicode MS" w:cs="Arial Unicode MS"/>
        </w:rPr>
        <w:t xml:space="preserve">  name = "Category:",</w:t>
      </w:r>
    </w:p>
    <w:p w14:paraId="4BF7FD89" w14:textId="2EBA27F3" w:rsidR="00667850" w:rsidRDefault="00000000">
      <w:pPr>
        <w:pStyle w:val="Code"/>
      </w:pPr>
      <w:r>
        <w:rPr>
          <w:rFonts w:eastAsia="Arial Unicode MS" w:cs="Arial Unicode MS"/>
        </w:rPr>
        <w:t xml:space="preserve">  labels = c(</w:t>
      </w:r>
    </w:p>
    <w:p w14:paraId="04AD939D" w14:textId="369B58F0" w:rsidR="00667850" w:rsidRDefault="00000000">
      <w:pPr>
        <w:pStyle w:val="Code"/>
      </w:pPr>
      <w:r>
        <w:rPr>
          <w:rFonts w:eastAsia="Arial Unicode MS" w:cs="Arial Unicode MS"/>
        </w:rPr>
        <w:t xml:space="preserve">    "Abnormally Dry",</w:t>
      </w:r>
    </w:p>
    <w:p w14:paraId="7335A0A5" w14:textId="00AFC9DB" w:rsidR="00667850" w:rsidRDefault="00000000">
      <w:pPr>
        <w:pStyle w:val="Code"/>
      </w:pPr>
      <w:r>
        <w:rPr>
          <w:rFonts w:eastAsia="Arial Unicode MS" w:cs="Arial Unicode MS"/>
        </w:rPr>
        <w:t xml:space="preserve">    "Moderate Drought",</w:t>
      </w:r>
    </w:p>
    <w:p w14:paraId="57CA2B95" w14:textId="72DF81CA" w:rsidR="00667850" w:rsidRDefault="00000000">
      <w:pPr>
        <w:pStyle w:val="Code"/>
      </w:pPr>
      <w:r>
        <w:rPr>
          <w:rFonts w:eastAsia="Arial Unicode MS" w:cs="Arial Unicode MS"/>
        </w:rPr>
        <w:t xml:space="preserve">    "Severe Drought",</w:t>
      </w:r>
    </w:p>
    <w:p w14:paraId="350F9137" w14:textId="03831B2C" w:rsidR="00667850" w:rsidRDefault="00000000">
      <w:pPr>
        <w:pStyle w:val="Code"/>
      </w:pPr>
      <w:r>
        <w:rPr>
          <w:rFonts w:eastAsia="Arial Unicode MS" w:cs="Arial Unicode MS"/>
        </w:rPr>
        <w:t xml:space="preserve">    "Extreme Drought",</w:t>
      </w:r>
    </w:p>
    <w:p w14:paraId="60A69B38" w14:textId="57B61E81" w:rsidR="00667850" w:rsidRDefault="00000000">
      <w:pPr>
        <w:pStyle w:val="Code"/>
      </w:pPr>
      <w:r>
        <w:rPr>
          <w:rFonts w:eastAsia="Arial Unicode MS" w:cs="Arial Unicode MS"/>
        </w:rPr>
        <w:t xml:space="preserve">    "Exceptional Drought"</w:t>
      </w:r>
    </w:p>
    <w:p w14:paraId="77FBE8DB" w14:textId="00BD2B8F" w:rsidR="00667850" w:rsidRDefault="00000000">
      <w:pPr>
        <w:pStyle w:val="Code"/>
      </w:pPr>
      <w:r>
        <w:rPr>
          <w:rFonts w:eastAsia="Arial Unicode MS" w:cs="Arial Unicode MS"/>
        </w:rPr>
        <w:t xml:space="preserve">  )</w:t>
      </w:r>
    </w:p>
    <w:p w14:paraId="1D35FBBF" w14:textId="1226DD13" w:rsidR="00120708" w:rsidRDefault="00000000">
      <w:pPr>
        <w:pStyle w:val="Code"/>
      </w:pPr>
      <w:r>
        <w:rPr>
          <w:rFonts w:eastAsia="Arial Unicode MS" w:cs="Arial Unicode MS"/>
        </w:rPr>
        <w:t>)</w:t>
      </w:r>
    </w:p>
    <w:p w14:paraId="3B0794E5" w14:textId="77777777" w:rsidR="00120708" w:rsidRDefault="00000000"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determines the labels that show up in the legend. Figure 2-17 shows the result of these changes.</w:t>
      </w:r>
    </w:p>
    <w:p w14:paraId="2CE7EC1C" w14:textId="0B57E2AD" w:rsidR="00120708" w:rsidRDefault="00000000">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8">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commentRangeStart w:id="17"/>
      <w:commentRangeEnd w:id="17"/>
      <w:r>
        <w:commentReference w:id="17"/>
      </w:r>
    </w:p>
    <w:p w14:paraId="4C6AEED9" w14:textId="77777777" w:rsidR="00120708" w:rsidRDefault="00000000" w:rsidP="00503C66">
      <w:pPr>
        <w:pStyle w:val="CaptionLine"/>
      </w:pPr>
      <w:r w:rsidRPr="00503C66">
        <w:t>Drought</w:t>
      </w:r>
      <w:r>
        <w:t xml:space="preserve"> visualization with changes made to the legend text</w:t>
      </w:r>
    </w:p>
    <w:p w14:paraId="3D59DCD7" w14:textId="67EFE133" w:rsidR="00120708" w:rsidRDefault="00000000" w:rsidP="003A061D">
      <w:pPr>
        <w:pStyle w:val="Body"/>
      </w:pPr>
      <w:r>
        <w:t xml:space="preserve">Rather than D0, D1, D2, D3, and D4, we now have </w:t>
      </w:r>
      <w:r w:rsidR="00667850">
        <w:t xml:space="preserve">the legend text </w:t>
      </w:r>
      <w:r>
        <w:t xml:space="preserve">Abnormally Dry, Moderate Drought, Severe Drought, Extreme Drought, and Exceptional Drought.  </w:t>
      </w:r>
    </w:p>
    <w:p w14:paraId="3B79EE0F" w14:textId="77777777" w:rsidR="00120708" w:rsidRDefault="00000000">
      <w:pPr>
        <w:pStyle w:val="HeadA"/>
      </w:pPr>
      <w:r>
        <w:t>The Complete Visualization Code</w:t>
      </w:r>
    </w:p>
    <w:p w14:paraId="359B41F0" w14:textId="38277740" w:rsidR="00667850" w:rsidRDefault="00000000" w:rsidP="00667850">
      <w:pPr>
        <w:pStyle w:val="Body"/>
      </w:pPr>
      <w:r>
        <w:t xml:space="preserve">While I’ve showed you a nearly complete version of the code that Scherer and Karamanis wrote, I made some small changes to make it easier to understand. If you’re curious, the full code is here: </w:t>
      </w:r>
    </w:p>
    <w:p w14:paraId="60C43AC0" w14:textId="5D16ABB7" w:rsidR="00667850" w:rsidRDefault="00000000">
      <w:pPr>
        <w:pStyle w:val="Code"/>
      </w:pPr>
      <w:r>
        <w:rPr>
          <w:rFonts w:eastAsia="Arial Unicode MS" w:cs="Arial Unicode MS"/>
        </w:rPr>
        <w:t>ggplot(dm_perc_cat_hubs, aes(week, percentage)) +</w:t>
      </w:r>
    </w:p>
    <w:p w14:paraId="1FE92371" w14:textId="49C677AD" w:rsidR="00667850" w:rsidRDefault="00000000">
      <w:pPr>
        <w:pStyle w:val="Code"/>
      </w:pPr>
      <w:r>
        <w:rPr>
          <w:rFonts w:eastAsia="Arial Unicode MS" w:cs="Arial Unicode MS"/>
        </w:rPr>
        <w:t xml:space="preserve">  geom_rect(</w:t>
      </w:r>
    </w:p>
    <w:p w14:paraId="12CC6066" w14:textId="5DEA0CC6" w:rsidR="00667850" w:rsidRDefault="00000000">
      <w:pPr>
        <w:pStyle w:val="Code"/>
      </w:pPr>
      <w:r>
        <w:rPr>
          <w:rFonts w:eastAsia="Arial Unicode MS" w:cs="Arial Unicode MS"/>
        </w:rPr>
        <w:t xml:space="preserve">    aes(</w:t>
      </w:r>
    </w:p>
    <w:p w14:paraId="6EA4C52E" w14:textId="76F8FB77" w:rsidR="00667850" w:rsidRDefault="00000000">
      <w:pPr>
        <w:pStyle w:val="Code"/>
      </w:pPr>
      <w:r>
        <w:rPr>
          <w:rFonts w:eastAsia="Arial Unicode MS" w:cs="Arial Unicode MS"/>
        </w:rPr>
        <w:t xml:space="preserve">      xmin = .5,</w:t>
      </w:r>
    </w:p>
    <w:p w14:paraId="3BC5193E" w14:textId="48D407E1" w:rsidR="00667850" w:rsidRDefault="00000000">
      <w:pPr>
        <w:pStyle w:val="Code"/>
      </w:pPr>
      <w:r>
        <w:rPr>
          <w:rFonts w:eastAsia="Arial Unicode MS" w:cs="Arial Unicode MS"/>
        </w:rPr>
        <w:t xml:space="preserve">      xmax = max_week + .5,</w:t>
      </w:r>
    </w:p>
    <w:p w14:paraId="7CAE0B14" w14:textId="093F2220" w:rsidR="00667850" w:rsidRDefault="00000000">
      <w:pPr>
        <w:pStyle w:val="Code"/>
      </w:pPr>
      <w:r>
        <w:rPr>
          <w:rFonts w:eastAsia="Arial Unicode MS" w:cs="Arial Unicode MS"/>
        </w:rPr>
        <w:t xml:space="preserve">      ymin = -0.005,</w:t>
      </w:r>
    </w:p>
    <w:p w14:paraId="733E4E18" w14:textId="560CE1DE" w:rsidR="00667850" w:rsidRDefault="00000000">
      <w:pPr>
        <w:pStyle w:val="Code"/>
      </w:pPr>
      <w:r>
        <w:rPr>
          <w:rFonts w:eastAsia="Arial Unicode MS" w:cs="Arial Unicode MS"/>
        </w:rPr>
        <w:t xml:space="preserve">      ymax = 1</w:t>
      </w:r>
    </w:p>
    <w:p w14:paraId="212E56D0" w14:textId="4741DCFC" w:rsidR="00667850" w:rsidRDefault="00000000">
      <w:pPr>
        <w:pStyle w:val="Code"/>
      </w:pPr>
      <w:r>
        <w:rPr>
          <w:rFonts w:eastAsia="Arial Unicode MS" w:cs="Arial Unicode MS"/>
        </w:rPr>
        <w:t xml:space="preserve">    ),</w:t>
      </w:r>
    </w:p>
    <w:p w14:paraId="1FAE000C" w14:textId="44C7997F" w:rsidR="00667850" w:rsidRDefault="00000000">
      <w:pPr>
        <w:pStyle w:val="Code"/>
      </w:pPr>
      <w:r>
        <w:rPr>
          <w:rFonts w:eastAsia="Arial Unicode MS" w:cs="Arial Unicode MS"/>
        </w:rPr>
        <w:t xml:space="preserve">    fill = "#f4f4f9",</w:t>
      </w:r>
    </w:p>
    <w:p w14:paraId="16D114E8" w14:textId="385870D5" w:rsidR="00667850" w:rsidRDefault="00000000">
      <w:pPr>
        <w:pStyle w:val="Code"/>
      </w:pPr>
      <w:r>
        <w:rPr>
          <w:rFonts w:eastAsia="Arial Unicode MS" w:cs="Arial Unicode MS"/>
        </w:rPr>
        <w:t xml:space="preserve">    color = NA,</w:t>
      </w:r>
    </w:p>
    <w:p w14:paraId="24259D34" w14:textId="33ED7119" w:rsidR="00667850" w:rsidRDefault="00000000">
      <w:pPr>
        <w:pStyle w:val="Code"/>
      </w:pPr>
      <w:r>
        <w:rPr>
          <w:rFonts w:eastAsia="Arial Unicode MS" w:cs="Arial Unicode MS"/>
        </w:rPr>
        <w:t xml:space="preserve">    size = 0.4,</w:t>
      </w:r>
    </w:p>
    <w:p w14:paraId="3997DA56" w14:textId="37189E21" w:rsidR="00667850" w:rsidRDefault="00000000">
      <w:pPr>
        <w:pStyle w:val="Code"/>
      </w:pPr>
      <w:r>
        <w:rPr>
          <w:rFonts w:eastAsia="Arial Unicode MS" w:cs="Arial Unicode MS"/>
        </w:rPr>
        <w:t xml:space="preserve">    show.legend = FALSE</w:t>
      </w:r>
    </w:p>
    <w:p w14:paraId="02CB743A" w14:textId="46772DDB" w:rsidR="00667850" w:rsidRDefault="00000000">
      <w:pPr>
        <w:pStyle w:val="Code"/>
      </w:pPr>
      <w:r>
        <w:rPr>
          <w:rFonts w:eastAsia="Arial Unicode MS" w:cs="Arial Unicode MS"/>
        </w:rPr>
        <w:t xml:space="preserve">  ) +</w:t>
      </w:r>
    </w:p>
    <w:p w14:paraId="5260E741" w14:textId="65270A8A" w:rsidR="00667850" w:rsidRDefault="00000000">
      <w:pPr>
        <w:pStyle w:val="Code"/>
      </w:pPr>
      <w:r>
        <w:rPr>
          <w:rFonts w:eastAsia="Arial Unicode MS" w:cs="Arial Unicode MS"/>
        </w:rPr>
        <w:t xml:space="preserve">  geom_col(</w:t>
      </w:r>
    </w:p>
    <w:p w14:paraId="435D7B12" w14:textId="25CC4420" w:rsidR="00667850" w:rsidRDefault="00000000">
      <w:pPr>
        <w:pStyle w:val="Code"/>
      </w:pPr>
      <w:r>
        <w:rPr>
          <w:rFonts w:eastAsia="Arial Unicode MS" w:cs="Arial Unicode MS"/>
        </w:rPr>
        <w:t xml:space="preserve">    aes(</w:t>
      </w:r>
    </w:p>
    <w:p w14:paraId="2B811CA7" w14:textId="285E39FF" w:rsidR="00667850" w:rsidRDefault="00000000">
      <w:pPr>
        <w:pStyle w:val="Code"/>
      </w:pPr>
      <w:r>
        <w:rPr>
          <w:rFonts w:eastAsia="Arial Unicode MS" w:cs="Arial Unicode MS"/>
        </w:rPr>
        <w:lastRenderedPageBreak/>
        <w:t xml:space="preserve">      fill = category,</w:t>
      </w:r>
    </w:p>
    <w:p w14:paraId="537BB3CB" w14:textId="41E3B238" w:rsidR="00667850" w:rsidRDefault="00000000">
      <w:pPr>
        <w:pStyle w:val="Code"/>
      </w:pPr>
      <w:r>
        <w:rPr>
          <w:rFonts w:eastAsia="Arial Unicode MS" w:cs="Arial Unicode MS"/>
        </w:rPr>
        <w:t xml:space="preserve">      fill = after_scale(addmix(darken(fill, .05, </w:t>
      </w:r>
    </w:p>
    <w:p w14:paraId="7F033B1F" w14:textId="5738EC3A" w:rsidR="00667850" w:rsidRDefault="00000000">
      <w:pPr>
        <w:pStyle w:val="Code"/>
      </w:pPr>
      <w:r>
        <w:rPr>
          <w:rFonts w:eastAsia="Arial Unicode MS" w:cs="Arial Unicode MS"/>
        </w:rPr>
        <w:t xml:space="preserve">                                       space = "HLS"), </w:t>
      </w:r>
    </w:p>
    <w:p w14:paraId="68F60F89" w14:textId="3DCB5DC3" w:rsidR="00667850" w:rsidRDefault="00000000">
      <w:pPr>
        <w:pStyle w:val="Code"/>
      </w:pPr>
      <w:r>
        <w:rPr>
          <w:rFonts w:eastAsia="Arial Unicode MS" w:cs="Arial Unicode MS"/>
        </w:rPr>
        <w:t xml:space="preserve">                                "#d8005a", </w:t>
      </w:r>
    </w:p>
    <w:p w14:paraId="0C67E20F" w14:textId="3DD8E2DF" w:rsidR="00667850" w:rsidRDefault="00000000">
      <w:pPr>
        <w:pStyle w:val="Code"/>
      </w:pPr>
      <w:r>
        <w:rPr>
          <w:rFonts w:eastAsia="Arial Unicode MS" w:cs="Arial Unicode MS"/>
        </w:rPr>
        <w:t xml:space="preserve">                                .15)),</w:t>
      </w:r>
    </w:p>
    <w:p w14:paraId="06A089A9" w14:textId="44846778" w:rsidR="00667850" w:rsidRDefault="00000000">
      <w:pPr>
        <w:pStyle w:val="Code"/>
      </w:pPr>
      <w:r>
        <w:rPr>
          <w:rFonts w:eastAsia="Arial Unicode MS" w:cs="Arial Unicode MS"/>
        </w:rPr>
        <w:t xml:space="preserve">      color = after_scale(darken(fill, .2, </w:t>
      </w:r>
    </w:p>
    <w:p w14:paraId="1EA0BEDC" w14:textId="268233FF" w:rsidR="00667850" w:rsidRDefault="00000000">
      <w:pPr>
        <w:pStyle w:val="Code"/>
      </w:pPr>
      <w:r>
        <w:rPr>
          <w:rFonts w:eastAsia="Arial Unicode MS" w:cs="Arial Unicode MS"/>
        </w:rPr>
        <w:t xml:space="preserve">                                 space = "HLS"))</w:t>
      </w:r>
    </w:p>
    <w:p w14:paraId="49BE10DA" w14:textId="6C118976" w:rsidR="00667850" w:rsidRDefault="00000000">
      <w:pPr>
        <w:pStyle w:val="Code"/>
      </w:pPr>
      <w:r>
        <w:rPr>
          <w:rFonts w:eastAsia="Arial Unicode MS" w:cs="Arial Unicode MS"/>
        </w:rPr>
        <w:t xml:space="preserve">    ),</w:t>
      </w:r>
    </w:p>
    <w:p w14:paraId="5AF7D382" w14:textId="77D36D2C" w:rsidR="00667850" w:rsidRDefault="00000000">
      <w:pPr>
        <w:pStyle w:val="Code"/>
      </w:pPr>
      <w:r>
        <w:rPr>
          <w:rFonts w:eastAsia="Arial Unicode MS" w:cs="Arial Unicode MS"/>
        </w:rPr>
        <w:t xml:space="preserve">    width = .9,</w:t>
      </w:r>
    </w:p>
    <w:p w14:paraId="35A73DC8" w14:textId="05103430" w:rsidR="00667850" w:rsidRDefault="00000000">
      <w:pPr>
        <w:pStyle w:val="Code"/>
      </w:pPr>
      <w:r>
        <w:rPr>
          <w:rFonts w:eastAsia="Arial Unicode MS" w:cs="Arial Unicode MS"/>
        </w:rPr>
        <w:t xml:space="preserve">    size = 0.12</w:t>
      </w:r>
    </w:p>
    <w:p w14:paraId="577F3C9F" w14:textId="59AECB03" w:rsidR="00667850" w:rsidRDefault="00000000">
      <w:pPr>
        <w:pStyle w:val="Code"/>
      </w:pPr>
      <w:r>
        <w:rPr>
          <w:rFonts w:eastAsia="Arial Unicode MS" w:cs="Arial Unicode MS"/>
        </w:rPr>
        <w:t xml:space="preserve">  ) +</w:t>
      </w:r>
    </w:p>
    <w:p w14:paraId="1F56FB8F" w14:textId="21AF0710" w:rsidR="00667850" w:rsidRDefault="00000000">
      <w:pPr>
        <w:pStyle w:val="Code"/>
      </w:pPr>
      <w:r>
        <w:rPr>
          <w:rFonts w:eastAsia="Arial Unicode MS" w:cs="Arial Unicode MS"/>
        </w:rPr>
        <w:t xml:space="preserve">  facet_grid(rows = vars(year), </w:t>
      </w:r>
    </w:p>
    <w:p w14:paraId="58824A4B" w14:textId="52AEA38A" w:rsidR="00667850" w:rsidRDefault="00000000">
      <w:pPr>
        <w:pStyle w:val="Code"/>
      </w:pPr>
      <w:r>
        <w:rPr>
          <w:rFonts w:eastAsia="Arial Unicode MS" w:cs="Arial Unicode MS"/>
        </w:rPr>
        <w:t xml:space="preserve">             cols = vars(hub), </w:t>
      </w:r>
    </w:p>
    <w:p w14:paraId="56C15D60" w14:textId="10C4BDDA" w:rsidR="00667850" w:rsidRDefault="00000000">
      <w:pPr>
        <w:pStyle w:val="Code"/>
      </w:pPr>
      <w:r>
        <w:rPr>
          <w:rFonts w:eastAsia="Arial Unicode MS" w:cs="Arial Unicode MS"/>
        </w:rPr>
        <w:t xml:space="preserve">             switch = "y") +</w:t>
      </w:r>
    </w:p>
    <w:p w14:paraId="22EC3FE4" w14:textId="66B40A11" w:rsidR="00667850" w:rsidRDefault="00000000">
      <w:pPr>
        <w:pStyle w:val="Code"/>
      </w:pPr>
      <w:r>
        <w:rPr>
          <w:rFonts w:eastAsia="Arial Unicode MS" w:cs="Arial Unicode MS"/>
        </w:rPr>
        <w:t xml:space="preserve">  coord_cartesian(clip = "off") +</w:t>
      </w:r>
    </w:p>
    <w:p w14:paraId="2FFCF506" w14:textId="23F31F05" w:rsidR="00667850" w:rsidRDefault="00000000">
      <w:pPr>
        <w:pStyle w:val="Code"/>
      </w:pPr>
      <w:r>
        <w:rPr>
          <w:rFonts w:eastAsia="Arial Unicode MS" w:cs="Arial Unicode MS"/>
        </w:rPr>
        <w:t xml:space="preserve">  scale_x_continuous(expand = c(.02, .02), </w:t>
      </w:r>
    </w:p>
    <w:p w14:paraId="5BA67C0C" w14:textId="40F9CB6C" w:rsidR="00667850" w:rsidRDefault="00000000">
      <w:pPr>
        <w:pStyle w:val="Code"/>
      </w:pPr>
      <w:r>
        <w:rPr>
          <w:rFonts w:eastAsia="Arial Unicode MS" w:cs="Arial Unicode MS"/>
        </w:rPr>
        <w:t xml:space="preserve">                     guide = "none", </w:t>
      </w:r>
    </w:p>
    <w:p w14:paraId="6F76CA75" w14:textId="49FDC873" w:rsidR="00667850" w:rsidRDefault="00000000">
      <w:pPr>
        <w:pStyle w:val="Code"/>
      </w:pPr>
      <w:r>
        <w:rPr>
          <w:rFonts w:eastAsia="Arial Unicode MS" w:cs="Arial Unicode MS"/>
        </w:rPr>
        <w:t xml:space="preserve">                     name = NULL) +</w:t>
      </w:r>
    </w:p>
    <w:p w14:paraId="4BCDAFA9" w14:textId="27FFB1EE" w:rsidR="00667850" w:rsidRDefault="00000000">
      <w:pPr>
        <w:pStyle w:val="Code"/>
      </w:pPr>
      <w:r>
        <w:rPr>
          <w:rFonts w:eastAsia="Arial Unicode MS" w:cs="Arial Unicode MS"/>
        </w:rPr>
        <w:t xml:space="preserve">  scale_y_continuous(expand = c(0, 0), </w:t>
      </w:r>
    </w:p>
    <w:p w14:paraId="390AA688" w14:textId="1759BC3F" w:rsidR="00667850" w:rsidRDefault="00000000">
      <w:pPr>
        <w:pStyle w:val="Code"/>
      </w:pPr>
      <w:r>
        <w:rPr>
          <w:rFonts w:eastAsia="Arial Unicode MS" w:cs="Arial Unicode MS"/>
        </w:rPr>
        <w:t xml:space="preserve">                     position = "right", </w:t>
      </w:r>
    </w:p>
    <w:p w14:paraId="2D8026FE" w14:textId="68978CFC" w:rsidR="00667850" w:rsidRDefault="00000000">
      <w:pPr>
        <w:pStyle w:val="Code"/>
      </w:pPr>
      <w:r>
        <w:rPr>
          <w:rFonts w:eastAsia="Arial Unicode MS" w:cs="Arial Unicode MS"/>
        </w:rPr>
        <w:t xml:space="preserve">                     labels = NULL, </w:t>
      </w:r>
    </w:p>
    <w:p w14:paraId="5D32E3C0" w14:textId="1908800F" w:rsidR="00667850" w:rsidRDefault="00000000">
      <w:pPr>
        <w:pStyle w:val="Code"/>
      </w:pPr>
      <w:r>
        <w:rPr>
          <w:rFonts w:eastAsia="Arial Unicode MS" w:cs="Arial Unicode MS"/>
        </w:rPr>
        <w:t xml:space="preserve">                     name = NULL) +</w:t>
      </w:r>
    </w:p>
    <w:p w14:paraId="04241255" w14:textId="76257120" w:rsidR="00667850" w:rsidRDefault="00000000">
      <w:pPr>
        <w:pStyle w:val="Code"/>
      </w:pPr>
      <w:r>
        <w:rPr>
          <w:rFonts w:eastAsia="Arial Unicode MS" w:cs="Arial Unicode MS"/>
        </w:rPr>
        <w:t xml:space="preserve">  scale_fill_viridis_d(</w:t>
      </w:r>
    </w:p>
    <w:p w14:paraId="1C32EA93" w14:textId="1571C2E0" w:rsidR="00667850" w:rsidRDefault="00000000">
      <w:pPr>
        <w:pStyle w:val="Code"/>
      </w:pPr>
      <w:r>
        <w:rPr>
          <w:rFonts w:eastAsia="Arial Unicode MS" w:cs="Arial Unicode MS"/>
        </w:rPr>
        <w:t xml:space="preserve">    option = "rocket",</w:t>
      </w:r>
    </w:p>
    <w:p w14:paraId="01F5FB55" w14:textId="484DD494" w:rsidR="00667850" w:rsidRDefault="00000000">
      <w:pPr>
        <w:pStyle w:val="Code"/>
      </w:pPr>
      <w:r>
        <w:rPr>
          <w:rFonts w:eastAsia="Arial Unicode MS" w:cs="Arial Unicode MS"/>
        </w:rPr>
        <w:t xml:space="preserve">    name = "Category:",</w:t>
      </w:r>
    </w:p>
    <w:p w14:paraId="6C0A883E" w14:textId="6CE11D5C" w:rsidR="00667850" w:rsidRDefault="00000000">
      <w:pPr>
        <w:pStyle w:val="Code"/>
      </w:pPr>
      <w:r>
        <w:rPr>
          <w:rFonts w:eastAsia="Arial Unicode MS" w:cs="Arial Unicode MS"/>
        </w:rPr>
        <w:t xml:space="preserve">    direction = -1,</w:t>
      </w:r>
    </w:p>
    <w:p w14:paraId="2AA60396" w14:textId="13304C55" w:rsidR="00667850" w:rsidRDefault="00000000">
      <w:pPr>
        <w:pStyle w:val="Code"/>
      </w:pPr>
      <w:r>
        <w:rPr>
          <w:rFonts w:eastAsia="Arial Unicode MS" w:cs="Arial Unicode MS"/>
        </w:rPr>
        <w:t xml:space="preserve">    begin = .17,</w:t>
      </w:r>
    </w:p>
    <w:p w14:paraId="79BF9011" w14:textId="3EED20BC" w:rsidR="00667850" w:rsidRDefault="00000000">
      <w:pPr>
        <w:pStyle w:val="Code"/>
      </w:pPr>
      <w:r>
        <w:rPr>
          <w:rFonts w:eastAsia="Arial Unicode MS" w:cs="Arial Unicode MS"/>
        </w:rPr>
        <w:t xml:space="preserve">    end = .97,</w:t>
      </w:r>
    </w:p>
    <w:p w14:paraId="24BC4821" w14:textId="2A0DAD8E" w:rsidR="00667850" w:rsidRDefault="00000000">
      <w:pPr>
        <w:pStyle w:val="Code"/>
      </w:pPr>
      <w:r>
        <w:rPr>
          <w:rFonts w:eastAsia="Arial Unicode MS" w:cs="Arial Unicode MS"/>
        </w:rPr>
        <w:t xml:space="preserve">    labels = c(</w:t>
      </w:r>
    </w:p>
    <w:p w14:paraId="04B3DC69" w14:textId="69C7F195" w:rsidR="00667850" w:rsidRDefault="00000000">
      <w:pPr>
        <w:pStyle w:val="Code"/>
      </w:pPr>
      <w:r>
        <w:rPr>
          <w:rFonts w:eastAsia="Arial Unicode MS" w:cs="Arial Unicode MS"/>
        </w:rPr>
        <w:t xml:space="preserve">      "Abnormally Dry",</w:t>
      </w:r>
    </w:p>
    <w:p w14:paraId="6238280F" w14:textId="368BC888" w:rsidR="00667850" w:rsidRDefault="00000000">
      <w:pPr>
        <w:pStyle w:val="Code"/>
      </w:pPr>
      <w:r>
        <w:rPr>
          <w:rFonts w:eastAsia="Arial Unicode MS" w:cs="Arial Unicode MS"/>
        </w:rPr>
        <w:t xml:space="preserve">      "Moderate Drought",</w:t>
      </w:r>
    </w:p>
    <w:p w14:paraId="175FE554" w14:textId="2B98D65C" w:rsidR="00667850" w:rsidRDefault="00000000">
      <w:pPr>
        <w:pStyle w:val="Code"/>
      </w:pPr>
      <w:r>
        <w:rPr>
          <w:rFonts w:eastAsia="Arial Unicode MS" w:cs="Arial Unicode MS"/>
        </w:rPr>
        <w:t xml:space="preserve">      "Severe Drought",</w:t>
      </w:r>
    </w:p>
    <w:p w14:paraId="2DD75764" w14:textId="21644FCE" w:rsidR="00667850" w:rsidRDefault="00000000">
      <w:pPr>
        <w:pStyle w:val="Code"/>
      </w:pPr>
      <w:r>
        <w:rPr>
          <w:rFonts w:eastAsia="Arial Unicode MS" w:cs="Arial Unicode MS"/>
        </w:rPr>
        <w:t xml:space="preserve">      "Extreme Drought",</w:t>
      </w:r>
    </w:p>
    <w:p w14:paraId="7171CB96" w14:textId="20565726" w:rsidR="00667850" w:rsidRDefault="00000000">
      <w:pPr>
        <w:pStyle w:val="Code"/>
      </w:pPr>
      <w:r>
        <w:rPr>
          <w:rFonts w:eastAsia="Arial Unicode MS" w:cs="Arial Unicode MS"/>
        </w:rPr>
        <w:t xml:space="preserve">      "Exceptional Drought"</w:t>
      </w:r>
    </w:p>
    <w:p w14:paraId="2A94CFFC" w14:textId="2B5A00F5" w:rsidR="007D532C" w:rsidRDefault="00000000">
      <w:pPr>
        <w:pStyle w:val="Code"/>
      </w:pPr>
      <w:r>
        <w:rPr>
          <w:rFonts w:eastAsia="Arial Unicode MS" w:cs="Arial Unicode MS"/>
        </w:rPr>
        <w:t xml:space="preserve">    )</w:t>
      </w:r>
    </w:p>
    <w:p w14:paraId="3FCB29C1" w14:textId="36E37AAA" w:rsidR="007D532C" w:rsidRDefault="00000000">
      <w:pPr>
        <w:pStyle w:val="Code"/>
      </w:pPr>
      <w:r>
        <w:rPr>
          <w:rFonts w:eastAsia="Arial Unicode MS" w:cs="Arial Unicode MS"/>
        </w:rPr>
        <w:t xml:space="preserve">  ) +</w:t>
      </w:r>
    </w:p>
    <w:p w14:paraId="22F438F2" w14:textId="4FE5A66C" w:rsidR="007D532C" w:rsidRDefault="00000000">
      <w:pPr>
        <w:pStyle w:val="Code"/>
      </w:pPr>
      <w:r>
        <w:rPr>
          <w:rFonts w:eastAsia="Arial Unicode MS" w:cs="Arial Unicode MS"/>
        </w:rPr>
        <w:t xml:space="preserve">  guides(fill = guide_legend(nrow = 2,</w:t>
      </w:r>
    </w:p>
    <w:p w14:paraId="4095A4AF" w14:textId="382E4ED5" w:rsidR="007D532C" w:rsidRDefault="00000000">
      <w:pPr>
        <w:pStyle w:val="Code"/>
      </w:pPr>
      <w:r>
        <w:rPr>
          <w:rFonts w:eastAsia="Arial Unicode MS" w:cs="Arial Unicode MS"/>
        </w:rPr>
        <w:t xml:space="preserve">                             override.aes = list(size = 1))) +</w:t>
      </w:r>
    </w:p>
    <w:p w14:paraId="0EC9D155" w14:textId="639313CC" w:rsidR="007D532C" w:rsidRDefault="00000000">
      <w:pPr>
        <w:pStyle w:val="Code"/>
      </w:pPr>
      <w:r>
        <w:rPr>
          <w:rFonts w:eastAsia="Arial Unicode MS" w:cs="Arial Unicode MS"/>
        </w:rPr>
        <w:t xml:space="preserve">  theme_light(base_size = 18, </w:t>
      </w:r>
    </w:p>
    <w:p w14:paraId="53195631" w14:textId="1C6B71D2" w:rsidR="007D532C" w:rsidRDefault="00000000">
      <w:pPr>
        <w:pStyle w:val="Code"/>
      </w:pPr>
      <w:r>
        <w:rPr>
          <w:rFonts w:eastAsia="Arial Unicode MS" w:cs="Arial Unicode MS"/>
        </w:rPr>
        <w:t xml:space="preserve">              base_family = "Roboto") +</w:t>
      </w:r>
    </w:p>
    <w:p w14:paraId="42611EA2" w14:textId="60FA50AA" w:rsidR="007D532C" w:rsidRDefault="00000000">
      <w:pPr>
        <w:pStyle w:val="Code"/>
      </w:pPr>
      <w:r>
        <w:rPr>
          <w:rFonts w:eastAsia="Arial Unicode MS" w:cs="Arial Unicode MS"/>
        </w:rPr>
        <w:t xml:space="preserve">  theme(</w:t>
      </w:r>
    </w:p>
    <w:p w14:paraId="0A545EEB" w14:textId="7DF57F9E" w:rsidR="007D532C" w:rsidRDefault="00000000">
      <w:pPr>
        <w:pStyle w:val="Code"/>
      </w:pPr>
      <w:r>
        <w:rPr>
          <w:rFonts w:eastAsia="Arial Unicode MS" w:cs="Arial Unicode MS"/>
        </w:rPr>
        <w:t xml:space="preserve">    axis.title = element_text(size = 14, </w:t>
      </w:r>
    </w:p>
    <w:p w14:paraId="42A8241F" w14:textId="4E2DC5E3" w:rsidR="007D532C" w:rsidRDefault="00000000">
      <w:pPr>
        <w:pStyle w:val="Code"/>
      </w:pPr>
      <w:r>
        <w:rPr>
          <w:rFonts w:eastAsia="Arial Unicode MS" w:cs="Arial Unicode MS"/>
        </w:rPr>
        <w:t xml:space="preserve">                              color = "black"),</w:t>
      </w:r>
    </w:p>
    <w:p w14:paraId="54EBA90B" w14:textId="4D0D681C" w:rsidR="007D532C" w:rsidRDefault="00000000">
      <w:pPr>
        <w:pStyle w:val="Code"/>
      </w:pPr>
      <w:r>
        <w:rPr>
          <w:rFonts w:eastAsia="Arial Unicode MS" w:cs="Arial Unicode MS"/>
        </w:rPr>
        <w:t xml:space="preserve">    axis.text = element_text(family = "Roboto Mono", </w:t>
      </w:r>
    </w:p>
    <w:p w14:paraId="7C24032F" w14:textId="165FE16D" w:rsidR="007D532C" w:rsidRDefault="00000000">
      <w:pPr>
        <w:pStyle w:val="Code"/>
      </w:pPr>
      <w:r>
        <w:rPr>
          <w:rFonts w:eastAsia="Arial Unicode MS" w:cs="Arial Unicode MS"/>
        </w:rPr>
        <w:t xml:space="preserve">                             size = 11),</w:t>
      </w:r>
    </w:p>
    <w:p w14:paraId="6B8EF695" w14:textId="7757D19C" w:rsidR="007D532C" w:rsidRDefault="00000000">
      <w:pPr>
        <w:pStyle w:val="Code"/>
      </w:pPr>
      <w:r>
        <w:rPr>
          <w:rFonts w:eastAsia="Arial Unicode MS" w:cs="Arial Unicode MS"/>
        </w:rPr>
        <w:t xml:space="preserve">    axis.line.x = element_blank(),</w:t>
      </w:r>
    </w:p>
    <w:p w14:paraId="0F1DBD1C" w14:textId="7F1144A8" w:rsidR="007D532C" w:rsidRDefault="00000000">
      <w:pPr>
        <w:pStyle w:val="Code"/>
      </w:pPr>
      <w:r>
        <w:rPr>
          <w:rFonts w:eastAsia="Arial Unicode MS" w:cs="Arial Unicode MS"/>
        </w:rPr>
        <w:t xml:space="preserve">    axis.line.y = element_line(color = "black", </w:t>
      </w:r>
    </w:p>
    <w:p w14:paraId="5E4502C0" w14:textId="5483CBF4" w:rsidR="007D532C" w:rsidRDefault="00000000">
      <w:pPr>
        <w:pStyle w:val="Code"/>
      </w:pPr>
      <w:r>
        <w:rPr>
          <w:rFonts w:eastAsia="Arial Unicode MS" w:cs="Arial Unicode MS"/>
        </w:rPr>
        <w:t xml:space="preserve">                               size = .2),</w:t>
      </w:r>
    </w:p>
    <w:p w14:paraId="76379F02" w14:textId="5F343145" w:rsidR="007D532C" w:rsidRDefault="00000000">
      <w:pPr>
        <w:pStyle w:val="Code"/>
      </w:pPr>
      <w:r>
        <w:rPr>
          <w:rFonts w:eastAsia="Arial Unicode MS" w:cs="Arial Unicode MS"/>
        </w:rPr>
        <w:t xml:space="preserve">    axis.ticks.y = element_line(color = "black", </w:t>
      </w:r>
    </w:p>
    <w:p w14:paraId="2DCC0613" w14:textId="705317E7" w:rsidR="007D532C" w:rsidRDefault="00000000">
      <w:pPr>
        <w:pStyle w:val="Code"/>
      </w:pPr>
      <w:r>
        <w:rPr>
          <w:rFonts w:eastAsia="Arial Unicode MS" w:cs="Arial Unicode MS"/>
        </w:rPr>
        <w:t xml:space="preserve">                                size = .2),</w:t>
      </w:r>
    </w:p>
    <w:p w14:paraId="79319938" w14:textId="3EC8F214" w:rsidR="007D532C" w:rsidRDefault="00000000">
      <w:pPr>
        <w:pStyle w:val="Code"/>
      </w:pPr>
      <w:r>
        <w:rPr>
          <w:rFonts w:eastAsia="Arial Unicode MS" w:cs="Arial Unicode MS"/>
        </w:rPr>
        <w:t xml:space="preserve">    axis.ticks.length.y = unit(2, "mm"),</w:t>
      </w:r>
    </w:p>
    <w:p w14:paraId="40A1CE3E" w14:textId="3DFBB82A" w:rsidR="007D532C" w:rsidRDefault="00000000">
      <w:pPr>
        <w:pStyle w:val="Code"/>
      </w:pPr>
      <w:r>
        <w:rPr>
          <w:rFonts w:eastAsia="Arial Unicode MS" w:cs="Arial Unicode MS"/>
        </w:rPr>
        <w:t xml:space="preserve">    legend.position = "top",</w:t>
      </w:r>
    </w:p>
    <w:p w14:paraId="2FAB91D6" w14:textId="7CD5075C" w:rsidR="007D532C" w:rsidRDefault="00000000">
      <w:pPr>
        <w:pStyle w:val="Code"/>
      </w:pPr>
      <w:r>
        <w:rPr>
          <w:rFonts w:eastAsia="Arial Unicode MS" w:cs="Arial Unicode MS"/>
        </w:rPr>
        <w:t xml:space="preserve">    legend.title = element_text(color = "#2DAADA", </w:t>
      </w:r>
    </w:p>
    <w:p w14:paraId="3BB66077" w14:textId="1388480A" w:rsidR="007D532C" w:rsidRDefault="00000000">
      <w:pPr>
        <w:pStyle w:val="Code"/>
      </w:pPr>
      <w:r>
        <w:rPr>
          <w:rFonts w:eastAsia="Arial Unicode MS" w:cs="Arial Unicode MS"/>
        </w:rPr>
        <w:t xml:space="preserve">                                size = 18, </w:t>
      </w:r>
    </w:p>
    <w:p w14:paraId="78E38BC0" w14:textId="6E406599" w:rsidR="007D532C" w:rsidRDefault="00000000">
      <w:pPr>
        <w:pStyle w:val="Code"/>
      </w:pPr>
      <w:r>
        <w:rPr>
          <w:rFonts w:eastAsia="Arial Unicode MS" w:cs="Arial Unicode MS"/>
        </w:rPr>
        <w:t xml:space="preserve">                                face = "bold"),</w:t>
      </w:r>
    </w:p>
    <w:p w14:paraId="151519BB" w14:textId="378680BD" w:rsidR="007D532C" w:rsidRDefault="00000000">
      <w:pPr>
        <w:pStyle w:val="Code"/>
      </w:pPr>
      <w:r>
        <w:rPr>
          <w:rFonts w:eastAsia="Arial Unicode MS" w:cs="Arial Unicode MS"/>
        </w:rPr>
        <w:t xml:space="preserve">    legend.text = element_text(color = "#2DAADA", </w:t>
      </w:r>
    </w:p>
    <w:p w14:paraId="7AB4B2F9" w14:textId="3E05AA8D" w:rsidR="007D532C" w:rsidRDefault="00000000">
      <w:pPr>
        <w:pStyle w:val="Code"/>
      </w:pPr>
      <w:r>
        <w:rPr>
          <w:rFonts w:eastAsia="Arial Unicode MS" w:cs="Arial Unicode MS"/>
        </w:rPr>
        <w:t xml:space="preserve">                               size = 16),</w:t>
      </w:r>
    </w:p>
    <w:p w14:paraId="50CAD32B" w14:textId="7A6CBF88" w:rsidR="007D532C" w:rsidRDefault="00000000">
      <w:pPr>
        <w:pStyle w:val="Code"/>
      </w:pPr>
      <w:r>
        <w:rPr>
          <w:rFonts w:eastAsia="Arial Unicode MS" w:cs="Arial Unicode MS"/>
        </w:rPr>
        <w:t xml:space="preserve">    strip.text.x = element_text(size = 16, </w:t>
      </w:r>
    </w:p>
    <w:p w14:paraId="71102E37" w14:textId="38FCBC38" w:rsidR="007D532C" w:rsidRDefault="00000000">
      <w:pPr>
        <w:pStyle w:val="Code"/>
      </w:pPr>
      <w:r>
        <w:rPr>
          <w:rFonts w:eastAsia="Arial Unicode MS" w:cs="Arial Unicode MS"/>
        </w:rPr>
        <w:t xml:space="preserve">                                hjust = .5, </w:t>
      </w:r>
    </w:p>
    <w:p w14:paraId="510C9622" w14:textId="52CD74E7" w:rsidR="007D532C" w:rsidRDefault="00000000">
      <w:pPr>
        <w:pStyle w:val="Code"/>
      </w:pPr>
      <w:r>
        <w:rPr>
          <w:rFonts w:eastAsia="Arial Unicode MS" w:cs="Arial Unicode MS"/>
        </w:rPr>
        <w:t xml:space="preserve">                                face = "plain", </w:t>
      </w:r>
    </w:p>
    <w:p w14:paraId="10731B12" w14:textId="2F0AA37A" w:rsidR="007D532C" w:rsidRDefault="00000000">
      <w:pPr>
        <w:pStyle w:val="Code"/>
      </w:pPr>
      <w:r>
        <w:rPr>
          <w:rFonts w:eastAsia="Arial Unicode MS" w:cs="Arial Unicode MS"/>
        </w:rPr>
        <w:t xml:space="preserve">                                color = "black", </w:t>
      </w:r>
    </w:p>
    <w:p w14:paraId="16FF31CE" w14:textId="462E45D4" w:rsidR="007D532C" w:rsidRDefault="00000000">
      <w:pPr>
        <w:pStyle w:val="Code"/>
      </w:pPr>
      <w:r>
        <w:rPr>
          <w:rFonts w:eastAsia="Arial Unicode MS" w:cs="Arial Unicode MS"/>
        </w:rPr>
        <w:lastRenderedPageBreak/>
        <w:t xml:space="preserve">                                margin = margin(t = 20, b = 5)),</w:t>
      </w:r>
    </w:p>
    <w:p w14:paraId="616A925D" w14:textId="7839ACEE" w:rsidR="007D532C" w:rsidRDefault="00000000">
      <w:pPr>
        <w:pStyle w:val="Code"/>
      </w:pPr>
      <w:r>
        <w:rPr>
          <w:rFonts w:eastAsia="Arial Unicode MS" w:cs="Arial Unicode MS"/>
        </w:rPr>
        <w:t xml:space="preserve">    strip.text.y.left = element_text(size = 18, </w:t>
      </w:r>
    </w:p>
    <w:p w14:paraId="4AE49AAD" w14:textId="57AC1B46" w:rsidR="007D532C" w:rsidRDefault="00000000">
      <w:pPr>
        <w:pStyle w:val="Code"/>
      </w:pPr>
      <w:r>
        <w:rPr>
          <w:rFonts w:eastAsia="Arial Unicode MS" w:cs="Arial Unicode MS"/>
        </w:rPr>
        <w:t xml:space="preserve">                                     angle = 0, </w:t>
      </w:r>
    </w:p>
    <w:p w14:paraId="6F0E2A89" w14:textId="009F2D2B" w:rsidR="007D532C" w:rsidRDefault="00000000">
      <w:pPr>
        <w:pStyle w:val="Code"/>
      </w:pPr>
      <w:r>
        <w:rPr>
          <w:rFonts w:eastAsia="Arial Unicode MS" w:cs="Arial Unicode MS"/>
        </w:rPr>
        <w:t xml:space="preserve">                                     vjust = .5, </w:t>
      </w:r>
    </w:p>
    <w:p w14:paraId="07C35089" w14:textId="75946AD6" w:rsidR="007D532C" w:rsidRDefault="00000000">
      <w:pPr>
        <w:pStyle w:val="Code"/>
      </w:pPr>
      <w:r>
        <w:rPr>
          <w:rFonts w:eastAsia="Arial Unicode MS" w:cs="Arial Unicode MS"/>
        </w:rPr>
        <w:t xml:space="preserve">                                     face = "plain", </w:t>
      </w:r>
    </w:p>
    <w:p w14:paraId="461105E2" w14:textId="59D397FE" w:rsidR="007D532C" w:rsidRDefault="00000000">
      <w:pPr>
        <w:pStyle w:val="Code"/>
      </w:pPr>
      <w:r>
        <w:rPr>
          <w:rFonts w:eastAsia="Arial Unicode MS" w:cs="Arial Unicode MS"/>
        </w:rPr>
        <w:t xml:space="preserve">                                     color = "black"),</w:t>
      </w:r>
    </w:p>
    <w:p w14:paraId="10986AE7" w14:textId="257AC111" w:rsidR="007D532C" w:rsidRDefault="00000000">
      <w:pPr>
        <w:pStyle w:val="Code"/>
      </w:pPr>
      <w:r>
        <w:rPr>
          <w:rFonts w:eastAsia="Arial Unicode MS" w:cs="Arial Unicode MS"/>
        </w:rPr>
        <w:t xml:space="preserve">    strip.background = element_rect(fill = "transparent", </w:t>
      </w:r>
    </w:p>
    <w:p w14:paraId="0AC6A22B" w14:textId="714D8230" w:rsidR="007D532C" w:rsidRDefault="00000000">
      <w:pPr>
        <w:pStyle w:val="Code"/>
      </w:pPr>
      <w:r>
        <w:rPr>
          <w:rFonts w:eastAsia="Arial Unicode MS" w:cs="Arial Unicode MS"/>
        </w:rPr>
        <w:t xml:space="preserve">                                    color = "transparent"),</w:t>
      </w:r>
    </w:p>
    <w:p w14:paraId="57C0929F" w14:textId="4588638C" w:rsidR="007D532C" w:rsidRDefault="00000000">
      <w:pPr>
        <w:pStyle w:val="Code"/>
      </w:pPr>
      <w:r>
        <w:rPr>
          <w:rFonts w:eastAsia="Arial Unicode MS" w:cs="Arial Unicode MS"/>
        </w:rPr>
        <w:t xml:space="preserve">    panel.grid.minor = element_blank(),</w:t>
      </w:r>
    </w:p>
    <w:p w14:paraId="3180B856" w14:textId="1C5FD24B" w:rsidR="007D532C" w:rsidRDefault="00000000">
      <w:pPr>
        <w:pStyle w:val="Code"/>
      </w:pPr>
      <w:r>
        <w:rPr>
          <w:rFonts w:eastAsia="Arial Unicode MS" w:cs="Arial Unicode MS"/>
        </w:rPr>
        <w:t xml:space="preserve">    panel.grid.major = element_blank(),</w:t>
      </w:r>
    </w:p>
    <w:p w14:paraId="1ACA6BE9" w14:textId="23135852" w:rsidR="007D532C" w:rsidRDefault="00000000">
      <w:pPr>
        <w:pStyle w:val="Code"/>
      </w:pPr>
      <w:r>
        <w:rPr>
          <w:rFonts w:eastAsia="Arial Unicode MS" w:cs="Arial Unicode MS"/>
        </w:rPr>
        <w:t xml:space="preserve">    panel.spacing.x = unit(0.3, "lines"),</w:t>
      </w:r>
    </w:p>
    <w:p w14:paraId="69E74D62" w14:textId="383009CC" w:rsidR="007D532C" w:rsidRDefault="00000000">
      <w:pPr>
        <w:pStyle w:val="Code"/>
      </w:pPr>
      <w:r>
        <w:rPr>
          <w:rFonts w:eastAsia="Arial Unicode MS" w:cs="Arial Unicode MS"/>
        </w:rPr>
        <w:t xml:space="preserve">    panel.spacing.y = unit(0.25, "lines"),</w:t>
      </w:r>
    </w:p>
    <w:p w14:paraId="34CDEE67" w14:textId="25F49FF1" w:rsidR="007D532C" w:rsidRDefault="00000000">
      <w:pPr>
        <w:pStyle w:val="Code"/>
      </w:pPr>
      <w:r>
        <w:rPr>
          <w:rFonts w:eastAsia="Arial Unicode MS" w:cs="Arial Unicode MS"/>
        </w:rPr>
        <w:t xml:space="preserve">    panel.background = element_rect(fill = "transparent", </w:t>
      </w:r>
    </w:p>
    <w:p w14:paraId="6DB6C392" w14:textId="34A8A94F" w:rsidR="007D532C" w:rsidRDefault="00000000">
      <w:pPr>
        <w:pStyle w:val="Code"/>
      </w:pPr>
      <w:r>
        <w:rPr>
          <w:rFonts w:eastAsia="Arial Unicode MS" w:cs="Arial Unicode MS"/>
        </w:rPr>
        <w:t xml:space="preserve">                                    color = "transparent"),</w:t>
      </w:r>
    </w:p>
    <w:p w14:paraId="257867F4" w14:textId="4573FD7C" w:rsidR="007D532C" w:rsidRDefault="00000000">
      <w:pPr>
        <w:pStyle w:val="Code"/>
      </w:pPr>
      <w:r>
        <w:rPr>
          <w:rFonts w:eastAsia="Arial Unicode MS" w:cs="Arial Unicode MS"/>
        </w:rPr>
        <w:t xml:space="preserve">    panel.border = element_rect(color = "transparent", </w:t>
      </w:r>
    </w:p>
    <w:p w14:paraId="0CFD8E71" w14:textId="0DD06A52" w:rsidR="007D532C" w:rsidRDefault="00000000">
      <w:pPr>
        <w:pStyle w:val="Code"/>
      </w:pPr>
      <w:r>
        <w:rPr>
          <w:rFonts w:eastAsia="Arial Unicode MS" w:cs="Arial Unicode MS"/>
        </w:rPr>
        <w:t xml:space="preserve">                                size = 0),</w:t>
      </w:r>
    </w:p>
    <w:p w14:paraId="19B1D0E5" w14:textId="0F8B9153" w:rsidR="007D532C" w:rsidRDefault="00000000">
      <w:pPr>
        <w:pStyle w:val="Code"/>
      </w:pPr>
      <w:r>
        <w:rPr>
          <w:rFonts w:eastAsia="Arial Unicode MS" w:cs="Arial Unicode MS"/>
        </w:rPr>
        <w:t xml:space="preserve">    plot.background = element_rect(fill = "transparent", </w:t>
      </w:r>
    </w:p>
    <w:p w14:paraId="2F5A8B52" w14:textId="7852E634" w:rsidR="007D532C" w:rsidRDefault="00000000">
      <w:pPr>
        <w:pStyle w:val="Code"/>
      </w:pPr>
      <w:r>
        <w:rPr>
          <w:rFonts w:eastAsia="Arial Unicode MS" w:cs="Arial Unicode MS"/>
        </w:rPr>
        <w:t xml:space="preserve">                                   color = "transparent", </w:t>
      </w:r>
    </w:p>
    <w:p w14:paraId="764A916F" w14:textId="1F565CEB" w:rsidR="007D532C" w:rsidRDefault="00000000">
      <w:pPr>
        <w:pStyle w:val="Code"/>
      </w:pPr>
      <w:r>
        <w:rPr>
          <w:rFonts w:eastAsia="Arial Unicode MS" w:cs="Arial Unicode MS"/>
        </w:rPr>
        <w:t xml:space="preserve">                                   size = .4),</w:t>
      </w:r>
    </w:p>
    <w:p w14:paraId="5974B727" w14:textId="4F3758CB" w:rsidR="007D532C" w:rsidRDefault="00000000">
      <w:pPr>
        <w:pStyle w:val="Code"/>
      </w:pPr>
      <w:r>
        <w:rPr>
          <w:rFonts w:eastAsia="Arial Unicode MS" w:cs="Arial Unicode MS"/>
        </w:rPr>
        <w:t xml:space="preserve">    plot.margin = margin(rep(18, 4))</w:t>
      </w:r>
    </w:p>
    <w:p w14:paraId="7856E90F" w14:textId="7B03BCF3" w:rsidR="00120708" w:rsidRDefault="00000000">
      <w:pPr>
        <w:pStyle w:val="Code"/>
      </w:pPr>
      <w:r>
        <w:rPr>
          <w:rFonts w:eastAsia="Arial Unicode MS" w:cs="Arial Unicode MS"/>
        </w:rPr>
        <w:t xml:space="preserve">  )</w:t>
      </w:r>
    </w:p>
    <w:p w14:paraId="2E26A50B" w14:textId="77777777" w:rsidR="00120708" w:rsidRDefault="00000000" w:rsidP="003A061D">
      <w:pPr>
        <w:pStyle w:val="Body"/>
      </w:pPr>
      <w:bookmarkStart w:id="18" w:name="ggplotisyourdatavizsecretweapon"/>
      <w:r>
        <w:t>There are a few additional tweaks to colors and spacing, but most of the code reflects what you’ve seen so far.</w:t>
      </w:r>
    </w:p>
    <w:p w14:paraId="1B965DE1" w14:textId="69A35773" w:rsidR="00120708" w:rsidRDefault="00000000">
      <w:pPr>
        <w:pStyle w:val="HeadA"/>
      </w:pPr>
      <w:r>
        <w:t>Conclusion</w:t>
      </w:r>
    </w:p>
    <w:p w14:paraId="729C5421" w14:textId="77777777" w:rsidR="00120708" w:rsidRDefault="00000000" w:rsidP="003A061D">
      <w:pPr>
        <w:pStyle w:val="Body"/>
      </w:pPr>
      <w:r>
        <w:t xml:space="preserve">You may start to think of ggplot as a solution to all of your data visualization problems. And yes, you have a new hammer, but no, everything is not a nail. If you look at the version of the data visualization that appeared in </w:t>
      </w:r>
      <w:r w:rsidRPr="003A061D">
        <w:rPr>
          <w:rStyle w:val="Italic"/>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rsidP="003A061D">
      <w:pPr>
        <w:pStyle w:val="Body"/>
      </w:pPr>
      <w:r>
        <w:t xml:space="preserve">Even so, ggplot is a very powerful hammer, used to make plots that you’ve seen in </w:t>
      </w:r>
      <w:r w:rsidRPr="003A061D">
        <w:rPr>
          <w:rStyle w:val="Italic"/>
        </w:rPr>
        <w:t>The</w:t>
      </w:r>
      <w:r>
        <w:t xml:space="preserve"> </w:t>
      </w:r>
      <w:r w:rsidRPr="003A061D">
        <w:rPr>
          <w:rStyle w:val="Italic"/>
        </w:rPr>
        <w:t>New York Times</w:t>
      </w:r>
      <w:r>
        <w:t>, FiveThirtyEight, the BBC, and other well-known news outlets. Although not the only tool that can generate high-quality data visualization, it makes the process straightforward. The graph by Scherer and Karamanis shows this in several ways:</w:t>
      </w:r>
    </w:p>
    <w:p w14:paraId="3657AF21" w14:textId="3A5ED435" w:rsidR="00120708" w:rsidRDefault="00000000">
      <w:pPr>
        <w:pStyle w:val="ListPlain"/>
      </w:pPr>
      <w:r w:rsidRPr="00262457">
        <w:rPr>
          <w:rStyle w:val="Italic"/>
        </w:rPr>
        <w:t>It strips away extraneous elements, such as grid lines, to keep the focus on the data itself.</w:t>
      </w:r>
      <w:r>
        <w:t xml:space="preserve"> Complete themes such as </w:t>
      </w:r>
      <w:r w:rsidRPr="00262457">
        <w:rPr>
          <w:rStyle w:val="Literal"/>
        </w:rPr>
        <w:t>theme_light()</w:t>
      </w:r>
      <w:r>
        <w:t xml:space="preserve"> and the </w:t>
      </w:r>
      <w:r w:rsidRPr="00262457">
        <w:rPr>
          <w:rStyle w:val="Literal"/>
        </w:rPr>
        <w:t>theme()</w:t>
      </w:r>
      <w:r>
        <w:t xml:space="preserve"> function allowed Scherer and Karamanis to create a decluttered visualization that communicates effectively.</w:t>
      </w:r>
    </w:p>
    <w:p w14:paraId="5CE653A9" w14:textId="5AE47DF6" w:rsidR="00120708" w:rsidRDefault="00000000">
      <w:pPr>
        <w:pStyle w:val="ListPlain"/>
      </w:pPr>
      <w:r w:rsidRPr="00262457">
        <w:rPr>
          <w:rStyle w:val="Italic"/>
        </w:rPr>
        <w:t>It uses well-chosen colors.</w:t>
      </w:r>
      <w:r>
        <w:t xml:space="preserve"> The </w:t>
      </w:r>
      <w:r w:rsidRPr="00262457">
        <w:rPr>
          <w:rStyle w:val="Literal"/>
        </w:rPr>
        <w:t>scale_fill_viridis_d()</w:t>
      </w:r>
      <w:r>
        <w:t xml:space="preserve"> </w:t>
      </w:r>
      <w:ins w:id="19" w:author="David Keyes" w:date="2023-07-06T10:59:00Z">
        <w:r w:rsidR="0073251D">
          <w:t xml:space="preserve">function </w:t>
        </w:r>
      </w:ins>
      <w:r>
        <w:t>allowed them to create a color scheme that demonstrates differences between groups, is colorblind friendly, and shows up well when printed in grayscale.</w:t>
      </w:r>
    </w:p>
    <w:p w14:paraId="0B246FF6" w14:textId="77777777" w:rsidR="00120708" w:rsidRDefault="00000000">
      <w:pPr>
        <w:pStyle w:val="ListPlain"/>
      </w:pPr>
      <w:r w:rsidRPr="00262457">
        <w:rPr>
          <w:rStyle w:val="Italic"/>
        </w:rPr>
        <w:t xml:space="preserve">It uses small multiples to break data from two decades and eight regions into a set of graphs that come together to create a single plot. </w:t>
      </w:r>
      <w:r>
        <w:t xml:space="preserve">With a single call to the </w:t>
      </w:r>
      <w:r w:rsidRPr="00262457">
        <w:rPr>
          <w:rStyle w:val="Literal"/>
        </w:rPr>
        <w:t>facet_grid()</w:t>
      </w:r>
      <w:r>
        <w:t xml:space="preserve"> function, Scherer and Karamanis created over 100 small </w:t>
      </w:r>
      <w:r>
        <w:lastRenderedPageBreak/>
        <w:t>multiples that the tool automatically combined into a single plot.</w:t>
      </w:r>
    </w:p>
    <w:p w14:paraId="0FE7E39F" w14:textId="77777777" w:rsidR="00120708" w:rsidRDefault="00000000" w:rsidP="003A061D">
      <w:pPr>
        <w:pStyle w:val="Body"/>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rsidP="003A061D">
      <w:pPr>
        <w:pStyle w:val="Body"/>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18"/>
    </w:p>
    <w:p w14:paraId="13F9B925" w14:textId="4BBA8AEE" w:rsidR="007D532C" w:rsidRDefault="007D532C" w:rsidP="00262457">
      <w:pPr>
        <w:pStyle w:val="HeadA"/>
      </w:pPr>
      <w:r>
        <w:t>Learn More</w:t>
      </w:r>
    </w:p>
    <w:p w14:paraId="32FDE200" w14:textId="77777777" w:rsidR="007D532C" w:rsidRPr="00AA00C6" w:rsidRDefault="007D532C" w:rsidP="007D532C">
      <w:pPr>
        <w:pStyle w:val="Body"/>
      </w:pPr>
      <w:r w:rsidRPr="00AA00C6">
        <w:t>Con</w:t>
      </w:r>
      <w:r>
        <w:t xml:space="preserve">sult the following resources to learn more about data visualization principles and the </w:t>
      </w:r>
      <w:r w:rsidRPr="00AA00C6">
        <w:rPr>
          <w:rStyle w:val="Literal"/>
        </w:rPr>
        <w:t>ggplot2</w:t>
      </w:r>
      <w:r>
        <w:t xml:space="preserve"> package:</w:t>
      </w:r>
    </w:p>
    <w:p w14:paraId="50D3F5B6" w14:textId="77777777" w:rsidR="007D532C" w:rsidRPr="0050481B" w:rsidRDefault="007D532C" w:rsidP="007D532C">
      <w:pPr>
        <w:pStyle w:val="ListPlain"/>
      </w:pPr>
      <w:r w:rsidRPr="00AA00C6">
        <w:rPr>
          <w:rStyle w:val="Italic"/>
        </w:rPr>
        <w:t>Data Visualization: A Practical Introduction</w:t>
      </w:r>
      <w:r w:rsidRPr="0050481B">
        <w:t xml:space="preserve"> by Kieran Healy (Princeton University Press, 2018)</w:t>
      </w:r>
      <w:r>
        <w:t>,</w:t>
      </w:r>
      <w:r w:rsidRPr="0050481B">
        <w:t xml:space="preserve"> </w:t>
      </w:r>
      <w:hyperlink r:id="rId29" w:history="1">
        <w:r w:rsidRPr="00AA00C6">
          <w:rPr>
            <w:rStyle w:val="LinkURL"/>
          </w:rPr>
          <w:t>https://socviz.co</w:t>
        </w:r>
      </w:hyperlink>
    </w:p>
    <w:p w14:paraId="6E862D8B" w14:textId="77777777" w:rsidR="007D532C" w:rsidRPr="0050481B" w:rsidRDefault="007D532C" w:rsidP="007D532C">
      <w:pPr>
        <w:pStyle w:val="ListPlain"/>
      </w:pPr>
      <w:r w:rsidRPr="00AA00C6">
        <w:rPr>
          <w:rStyle w:val="LinkURL"/>
        </w:rPr>
        <w:t>Fundamentals of Data Visualization</w:t>
      </w:r>
      <w:r w:rsidRPr="0050481B">
        <w:t xml:space="preserve"> by Claus Wilke (O'Reilly Media, 2019). </w:t>
      </w:r>
      <w:hyperlink r:id="rId30" w:history="1">
        <w:r w:rsidRPr="00AA00C6">
          <w:rPr>
            <w:rStyle w:val="LinkURL"/>
          </w:rPr>
          <w:t>https://clauswilke.com/dataviz/</w:t>
        </w:r>
      </w:hyperlink>
    </w:p>
    <w:p w14:paraId="2C8E12F3" w14:textId="77777777" w:rsidR="007D532C" w:rsidRPr="00AA00C6" w:rsidRDefault="007D532C" w:rsidP="007D532C">
      <w:pPr>
        <w:pStyle w:val="ListPlain"/>
        <w:rPr>
          <w:rStyle w:val="LinkURL"/>
        </w:rPr>
      </w:pPr>
      <w:r w:rsidRPr="00AA00C6">
        <w:rPr>
          <w:rStyle w:val="LinkURL"/>
        </w:rPr>
        <w:t>ggplot2: Elegant Graphics for Data Analysis</w:t>
      </w:r>
      <w:r w:rsidRPr="0050481B">
        <w:t xml:space="preserve"> by Hadley Wickham, Danielle Navarro, and Thomas Lin Pedersen (Springer, Forthcoming)</w:t>
      </w:r>
      <w:r>
        <w:t xml:space="preserve">, </w:t>
      </w:r>
      <w:hyperlink r:id="rId31" w:history="1">
        <w:r w:rsidRPr="00AA00C6">
          <w:rPr>
            <w:rStyle w:val="LinkURL"/>
          </w:rPr>
          <w:t>https://ggplot2-book.org</w:t>
        </w:r>
      </w:hyperlink>
    </w:p>
    <w:p w14:paraId="6179CC04" w14:textId="77777777" w:rsidR="007D532C" w:rsidRPr="0050481B" w:rsidRDefault="007D532C" w:rsidP="007D532C">
      <w:pPr>
        <w:pStyle w:val="ListPlain"/>
      </w:pPr>
      <w:r w:rsidRPr="00AA00C6">
        <w:rPr>
          <w:rStyle w:val="Italic"/>
        </w:rPr>
        <w:t>Graphic Design with ggplot2</w:t>
      </w:r>
      <w:r w:rsidRPr="0050481B">
        <w:t xml:space="preserve"> by Cédric Scherer (CRC Press, Forthcoming)</w:t>
      </w:r>
    </w:p>
    <w:p w14:paraId="1894AA32" w14:textId="196F4811" w:rsidR="007D532C" w:rsidRPr="00AA00C6" w:rsidRDefault="007D532C" w:rsidP="007D532C">
      <w:pPr>
        <w:pStyle w:val="ListPlain"/>
        <w:rPr>
          <w:rStyle w:val="LinkURL"/>
        </w:rPr>
      </w:pPr>
      <w:r>
        <w:t>“</w:t>
      </w:r>
      <w:r w:rsidRPr="0050481B">
        <w:t>The Glamour of Graphics</w:t>
      </w:r>
      <w:r>
        <w:t>,”</w:t>
      </w:r>
      <w:r w:rsidRPr="0050481B">
        <w:t xml:space="preserve"> course by Will Chase</w:t>
      </w:r>
      <w:r>
        <w:t>,</w:t>
      </w:r>
      <w:r w:rsidRPr="0050481B">
        <w:t xml:space="preserve"> </w:t>
      </w:r>
      <w:hyperlink r:id="rId32" w:history="1">
        <w:r w:rsidRPr="00AA00C6">
          <w:rPr>
            <w:rStyle w:val="LinkURL"/>
          </w:rPr>
          <w:t>https://rfortherestofus.com/courses/glamour/</w:t>
        </w:r>
      </w:hyperlink>
    </w:p>
    <w:p w14:paraId="5E3F9EFE" w14:textId="77777777" w:rsidR="007D532C" w:rsidRDefault="007D532C" w:rsidP="003A061D">
      <w:pPr>
        <w:pStyle w:val="Body"/>
      </w:pPr>
    </w:p>
    <w:sectPr w:rsidR="007D532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Frances" w:date="2023-07-05T14:02:00Z" w:initials="FS">
    <w:p w14:paraId="56727735" w14:textId="71B3DCD4" w:rsidR="002D3C68" w:rsidRDefault="002D3C68">
      <w:pPr>
        <w:pStyle w:val="CommentText"/>
      </w:pPr>
      <w:r>
        <w:rPr>
          <w:rStyle w:val="CommentReference"/>
        </w:rPr>
        <w:annotationRef/>
      </w:r>
      <w:r>
        <w:t>This paragraph could benefit from one additional sentence here clarifying how to choose which value to map to each axis. Is the reason we choose these x and y axis values that the life expectancy data is dependent on the year, but not vice-versa?</w:t>
      </w:r>
    </w:p>
  </w:comment>
  <w:comment w:id="7" w:author="David Keyes" w:date="2023-07-06T10:28:00Z" w:initials="DK">
    <w:p w14:paraId="4046005F" w14:textId="77777777" w:rsidR="00D33782" w:rsidRDefault="00D33782" w:rsidP="000769E8">
      <w:r>
        <w:rPr>
          <w:rStyle w:val="CommentReference"/>
        </w:rPr>
        <w:annotationRef/>
      </w:r>
      <w:r>
        <w:rPr>
          <w:color w:val="000000"/>
          <w:sz w:val="20"/>
          <w:szCs w:val="20"/>
        </w:rPr>
        <w:t>Updated</w:t>
      </w:r>
    </w:p>
  </w:comment>
  <w:comment w:id="17" w:author="Frances" w:date="2022-09-27T17:51:00Z" w:initials="">
    <w:p w14:paraId="1112002C" w14:textId="3289C69C" w:rsidR="00120708" w:rsidRDefault="00120708"/>
    <w:p w14:paraId="1112002D" w14:textId="77777777" w:rsidR="00120708" w:rsidRDefault="00000000">
      <w:r>
        <w:rPr>
          <w:rFonts w:ascii="Helvetica" w:hAnsi="Helvetica" w:cs="Arial Unicode MS"/>
        </w:rP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727735" w15:done="0"/>
  <w15:commentEx w15:paraId="4046005F" w15:paraIdParent="56727735" w15:done="0"/>
  <w15:commentEx w15:paraId="111200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FF65B" w16cex:dateUtc="2023-07-05T19:02:00Z"/>
  <w16cex:commentExtensible w16cex:durableId="285115DF" w16cex:dateUtc="2023-07-06T1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727735" w16cid:durableId="284FF65B"/>
  <w16cid:commentId w16cid:paraId="4046005F" w16cid:durableId="285115DF"/>
  <w16cid:commentId w16cid:paraId="1112002D" w16cid:durableId="27B447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AAB20" w14:textId="77777777" w:rsidR="008871AE" w:rsidRDefault="008871AE">
      <w:r>
        <w:separator/>
      </w:r>
    </w:p>
  </w:endnote>
  <w:endnote w:type="continuationSeparator" w:id="0">
    <w:p w14:paraId="524C09A1" w14:textId="77777777" w:rsidR="008871AE" w:rsidRDefault="0088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DB7BB" w14:textId="77777777" w:rsidR="008871AE" w:rsidRDefault="008871AE">
      <w:r>
        <w:separator/>
      </w:r>
    </w:p>
  </w:footnote>
  <w:footnote w:type="continuationSeparator" w:id="0">
    <w:p w14:paraId="7A9D8ADF" w14:textId="77777777" w:rsidR="008871AE" w:rsidRDefault="008871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292768"/>
    <w:multiLevelType w:val="multilevel"/>
    <w:tmpl w:val="706E9F88"/>
    <w:numStyleLink w:val="ChapterNumbering"/>
  </w:abstractNum>
  <w:abstractNum w:abstractNumId="22"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4"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A757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E408C7B4"/>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D4C0702"/>
    <w:multiLevelType w:val="multilevel"/>
    <w:tmpl w:val="706E9F88"/>
    <w:numStyleLink w:val="ChapterNumbering"/>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899051885">
    <w:abstractNumId w:val="30"/>
  </w:num>
  <w:num w:numId="2" w16cid:durableId="1471560664">
    <w:abstractNumId w:val="36"/>
  </w:num>
  <w:num w:numId="3" w16cid:durableId="420032232">
    <w:abstractNumId w:val="36"/>
    <w:lvlOverride w:ilvl="0">
      <w:startOverride w:val="2"/>
    </w:lvlOverride>
  </w:num>
  <w:num w:numId="4" w16cid:durableId="973412322">
    <w:abstractNumId w:val="14"/>
  </w:num>
  <w:num w:numId="5" w16cid:durableId="1611618526">
    <w:abstractNumId w:val="33"/>
  </w:num>
  <w:num w:numId="6" w16cid:durableId="2058773522">
    <w:abstractNumId w:val="39"/>
  </w:num>
  <w:num w:numId="7" w16cid:durableId="1571692415">
    <w:abstractNumId w:val="23"/>
  </w:num>
  <w:num w:numId="8" w16cid:durableId="92550897">
    <w:abstractNumId w:val="35"/>
  </w:num>
  <w:num w:numId="9" w16cid:durableId="1934362808">
    <w:abstractNumId w:val="22"/>
  </w:num>
  <w:num w:numId="10" w16cid:durableId="968512671">
    <w:abstractNumId w:val="29"/>
  </w:num>
  <w:num w:numId="11" w16cid:durableId="675234355">
    <w:abstractNumId w:val="40"/>
  </w:num>
  <w:num w:numId="12" w16cid:durableId="1861433759">
    <w:abstractNumId w:val="27"/>
  </w:num>
  <w:num w:numId="13" w16cid:durableId="1267620682">
    <w:abstractNumId w:val="12"/>
  </w:num>
  <w:num w:numId="14" w16cid:durableId="1567298291">
    <w:abstractNumId w:val="21"/>
  </w:num>
  <w:num w:numId="15" w16cid:durableId="703797592">
    <w:abstractNumId w:val="42"/>
  </w:num>
  <w:num w:numId="16" w16cid:durableId="1829395665">
    <w:abstractNumId w:val="0"/>
  </w:num>
  <w:num w:numId="17" w16cid:durableId="162475859">
    <w:abstractNumId w:val="32"/>
  </w:num>
  <w:num w:numId="18" w16cid:durableId="213199915">
    <w:abstractNumId w:val="24"/>
  </w:num>
  <w:num w:numId="19" w16cid:durableId="862673347">
    <w:abstractNumId w:val="20"/>
  </w:num>
  <w:num w:numId="20" w16cid:durableId="1692296146">
    <w:abstractNumId w:val="38"/>
  </w:num>
  <w:num w:numId="21" w16cid:durableId="746656713">
    <w:abstractNumId w:val="13"/>
  </w:num>
  <w:num w:numId="22" w16cid:durableId="805125295">
    <w:abstractNumId w:val="34"/>
  </w:num>
  <w:num w:numId="23" w16cid:durableId="1357852657">
    <w:abstractNumId w:val="15"/>
  </w:num>
  <w:num w:numId="24" w16cid:durableId="1597329432">
    <w:abstractNumId w:val="19"/>
  </w:num>
  <w:num w:numId="25" w16cid:durableId="1975062288">
    <w:abstractNumId w:val="25"/>
  </w:num>
  <w:num w:numId="26" w16cid:durableId="510069297">
    <w:abstractNumId w:val="28"/>
  </w:num>
  <w:num w:numId="27" w16cid:durableId="424813651">
    <w:abstractNumId w:val="41"/>
  </w:num>
  <w:num w:numId="28" w16cid:durableId="950011606">
    <w:abstractNumId w:val="16"/>
  </w:num>
  <w:num w:numId="29" w16cid:durableId="2122188947">
    <w:abstractNumId w:val="37"/>
  </w:num>
  <w:num w:numId="30" w16cid:durableId="563760031">
    <w:abstractNumId w:val="1"/>
  </w:num>
  <w:num w:numId="31" w16cid:durableId="1696349000">
    <w:abstractNumId w:val="2"/>
  </w:num>
  <w:num w:numId="32" w16cid:durableId="2008635005">
    <w:abstractNumId w:val="3"/>
  </w:num>
  <w:num w:numId="33" w16cid:durableId="1410688342">
    <w:abstractNumId w:val="4"/>
  </w:num>
  <w:num w:numId="34" w16cid:durableId="1667243549">
    <w:abstractNumId w:val="9"/>
  </w:num>
  <w:num w:numId="35" w16cid:durableId="1705206164">
    <w:abstractNumId w:val="5"/>
  </w:num>
  <w:num w:numId="36" w16cid:durableId="807747384">
    <w:abstractNumId w:val="6"/>
  </w:num>
  <w:num w:numId="37" w16cid:durableId="2065985104">
    <w:abstractNumId w:val="7"/>
  </w:num>
  <w:num w:numId="38" w16cid:durableId="938100978">
    <w:abstractNumId w:val="8"/>
  </w:num>
  <w:num w:numId="39" w16cid:durableId="897207076">
    <w:abstractNumId w:val="10"/>
  </w:num>
  <w:num w:numId="40" w16cid:durableId="2067682315">
    <w:abstractNumId w:val="17"/>
  </w:num>
  <w:num w:numId="41" w16cid:durableId="1988779376">
    <w:abstractNumId w:val="31"/>
  </w:num>
  <w:num w:numId="42" w16cid:durableId="1594391596">
    <w:abstractNumId w:val="18"/>
  </w:num>
  <w:num w:numId="43" w16cid:durableId="2009206495">
    <w:abstractNumId w:val="26"/>
  </w:num>
  <w:num w:numId="44" w16cid:durableId="708651601">
    <w:abstractNumId w:val="38"/>
    <w:lvlOverride w:ilvl="0">
      <w:startOverride w:val="1"/>
    </w:lvlOverride>
  </w:num>
  <w:num w:numId="45" w16cid:durableId="304166674">
    <w:abstractNumId w:val="37"/>
    <w:lvlOverride w:ilvl="0">
      <w:startOverride w:val="1"/>
    </w:lvlOverride>
  </w:num>
  <w:num w:numId="46" w16cid:durableId="71785026">
    <w:abstractNumId w:val="38"/>
    <w:lvlOverride w:ilvl="0">
      <w:startOverride w:val="1"/>
    </w:lvlOverride>
  </w:num>
  <w:num w:numId="47" w16cid:durableId="513231995">
    <w:abstractNumId w:val="33"/>
    <w:lvlOverride w:ilvl="0">
      <w:startOverride w:val="1"/>
    </w:lvlOverride>
  </w:num>
  <w:num w:numId="48" w16cid:durableId="2045598737">
    <w:abstractNumId w:val="19"/>
    <w:lvlOverride w:ilvl="0">
      <w:startOverride w:val="1"/>
    </w:lvlOverride>
  </w:num>
  <w:num w:numId="49" w16cid:durableId="2103404118">
    <w:abstractNumId w:val="40"/>
    <w:lvlOverride w:ilvl="0">
      <w:startOverride w:val="1"/>
    </w:lvlOverride>
  </w:num>
  <w:num w:numId="50" w16cid:durableId="11586117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75E50"/>
    <w:rsid w:val="000D6D38"/>
    <w:rsid w:val="00120708"/>
    <w:rsid w:val="0016136C"/>
    <w:rsid w:val="001C056C"/>
    <w:rsid w:val="001E1C2E"/>
    <w:rsid w:val="001F1828"/>
    <w:rsid w:val="00224197"/>
    <w:rsid w:val="00262457"/>
    <w:rsid w:val="002D3C68"/>
    <w:rsid w:val="003050D3"/>
    <w:rsid w:val="00316364"/>
    <w:rsid w:val="003A061D"/>
    <w:rsid w:val="00422115"/>
    <w:rsid w:val="004222D6"/>
    <w:rsid w:val="0047057D"/>
    <w:rsid w:val="004728BE"/>
    <w:rsid w:val="004931FE"/>
    <w:rsid w:val="004A2A50"/>
    <w:rsid w:val="004D5277"/>
    <w:rsid w:val="004E3EEC"/>
    <w:rsid w:val="00503C66"/>
    <w:rsid w:val="005706FB"/>
    <w:rsid w:val="00572B69"/>
    <w:rsid w:val="005E203B"/>
    <w:rsid w:val="00620926"/>
    <w:rsid w:val="00624365"/>
    <w:rsid w:val="00667850"/>
    <w:rsid w:val="0073251D"/>
    <w:rsid w:val="007624DD"/>
    <w:rsid w:val="00780556"/>
    <w:rsid w:val="007D1E2F"/>
    <w:rsid w:val="007D532C"/>
    <w:rsid w:val="0088629E"/>
    <w:rsid w:val="008871AE"/>
    <w:rsid w:val="008A5090"/>
    <w:rsid w:val="008B0C2D"/>
    <w:rsid w:val="00901B87"/>
    <w:rsid w:val="00924AE8"/>
    <w:rsid w:val="00937BD1"/>
    <w:rsid w:val="00955E2E"/>
    <w:rsid w:val="009B0E02"/>
    <w:rsid w:val="009B68BC"/>
    <w:rsid w:val="00D14CFD"/>
    <w:rsid w:val="00D33782"/>
    <w:rsid w:val="00D87C0D"/>
    <w:rsid w:val="00DA0854"/>
    <w:rsid w:val="00DA241D"/>
    <w:rsid w:val="00DD008C"/>
    <w:rsid w:val="00E57E13"/>
    <w:rsid w:val="00E80669"/>
    <w:rsid w:val="00ED2B73"/>
    <w:rsid w:val="00F0057F"/>
    <w:rsid w:val="00F14E39"/>
    <w:rsid w:val="00F70096"/>
    <w:rsid w:val="00F9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572B69"/>
    <w:pPr>
      <w:keepNext/>
      <w:keepLines/>
      <w:numPr>
        <w:ilvl w:val="1"/>
        <w:numId w:val="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72B69"/>
    <w:pPr>
      <w:keepNext/>
      <w:keepLines/>
      <w:numPr>
        <w:ilvl w:val="2"/>
        <w:numId w:val="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72B69"/>
    <w:pPr>
      <w:keepNext/>
      <w:keepLines/>
      <w:numPr>
        <w:ilvl w:val="3"/>
        <w:numId w:val="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72B69"/>
    <w:pPr>
      <w:keepNext/>
      <w:keepLines/>
      <w:numPr>
        <w:ilvl w:val="4"/>
        <w:numId w:val="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72B69"/>
    <w:pPr>
      <w:keepNext/>
      <w:keepLines/>
      <w:numPr>
        <w:ilvl w:val="5"/>
        <w:numId w:val="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72B6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2B6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2B6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2B69"/>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572B69"/>
    <w:pPr>
      <w:numPr>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572B69"/>
    <w:pPr>
      <w:numPr>
        <w:numId w:val="1"/>
      </w:numPr>
    </w:pPr>
  </w:style>
  <w:style w:type="paragraph" w:customStyle="1" w:styleId="Default">
    <w:name w:val="Default"/>
    <w:rsid w:val="00572B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572B69"/>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572B69"/>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572B6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572B69"/>
    <w:pPr>
      <w:numPr>
        <w:ilvl w:val="4"/>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572B6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572B69"/>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572B69"/>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572B69"/>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572B69"/>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572B69"/>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572B69"/>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572B69"/>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572B69"/>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572B69"/>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572B69"/>
    <w:rPr>
      <w:rFonts w:cs="NewBaskervilleEF-Bold"/>
      <w:b/>
      <w:bCs/>
      <w:i/>
      <w:iCs/>
      <w:color w:val="3366FF"/>
      <w:w w:val="100"/>
      <w:position w:val="0"/>
      <w:u w:val="none"/>
      <w:vertAlign w:val="baseline"/>
      <w:lang w:val="en-US"/>
    </w:rPr>
  </w:style>
  <w:style w:type="paragraph" w:customStyle="1" w:styleId="BodyCustom">
    <w:name w:val="BodyCustom"/>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572B69"/>
    <w:pPr>
      <w:numPr>
        <w:ilvl w:val="6"/>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572B69"/>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572B69"/>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572B69"/>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572B69"/>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572B69"/>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572B69"/>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572B69"/>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572B6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572B6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572B69"/>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572B69"/>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572B69"/>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572B69"/>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572B69"/>
    <w:rPr>
      <w:rFonts w:ascii="Wingdings2" w:hAnsi="Wingdings2" w:cs="Wingdings2"/>
      <w:color w:val="000000"/>
      <w:w w:val="100"/>
      <w:position w:val="0"/>
      <w:u w:val="none"/>
      <w:vertAlign w:val="baseline"/>
      <w:lang w:val="en-US"/>
    </w:rPr>
  </w:style>
  <w:style w:type="paragraph" w:customStyle="1" w:styleId="ListBody">
    <w:name w:val="ListBody"/>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572B69"/>
    <w:rPr>
      <w:rFonts w:cs="NewBaskervilleStd-Italic"/>
      <w:i/>
      <w:iCs/>
      <w:color w:val="3366FF"/>
      <w:w w:val="100"/>
      <w:position w:val="0"/>
      <w:u w:val="none"/>
      <w:vertAlign w:val="baseline"/>
      <w:lang w:val="en-US"/>
    </w:rPr>
  </w:style>
  <w:style w:type="paragraph" w:customStyle="1" w:styleId="Note">
    <w:name w:val="Note"/>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572B69"/>
    <w:rPr>
      <w:rFonts w:ascii="Symbol" w:hAnsi="Symbol" w:cs="Symbol"/>
      <w:color w:val="000000"/>
    </w:rPr>
  </w:style>
  <w:style w:type="character" w:customStyle="1" w:styleId="Superscript">
    <w:name w:val="Superscript"/>
    <w:uiPriority w:val="1"/>
    <w:qFormat/>
    <w:rsid w:val="00572B69"/>
    <w:rPr>
      <w:color w:val="3366FF"/>
      <w:vertAlign w:val="superscript"/>
    </w:rPr>
  </w:style>
  <w:style w:type="character" w:customStyle="1" w:styleId="SuperscriptItalic">
    <w:name w:val="SuperscriptItalic"/>
    <w:uiPriority w:val="1"/>
    <w:qFormat/>
    <w:rsid w:val="00572B69"/>
    <w:rPr>
      <w:i/>
      <w:color w:val="3366FF"/>
      <w:vertAlign w:val="superscript"/>
    </w:rPr>
  </w:style>
  <w:style w:type="character" w:customStyle="1" w:styleId="Subscript">
    <w:name w:val="Subscript"/>
    <w:uiPriority w:val="1"/>
    <w:qFormat/>
    <w:rsid w:val="00572B69"/>
    <w:rPr>
      <w:color w:val="3366FF"/>
      <w:vertAlign w:val="subscript"/>
    </w:rPr>
  </w:style>
  <w:style w:type="character" w:customStyle="1" w:styleId="SubscriptItalic">
    <w:name w:val="SubscriptItalic"/>
    <w:uiPriority w:val="1"/>
    <w:qFormat/>
    <w:rsid w:val="00572B69"/>
    <w:rPr>
      <w:i/>
      <w:color w:val="3366FF"/>
      <w:vertAlign w:val="subscript"/>
    </w:rPr>
  </w:style>
  <w:style w:type="character" w:customStyle="1" w:styleId="Symbol">
    <w:name w:val="Symbol"/>
    <w:uiPriority w:val="1"/>
    <w:qFormat/>
    <w:rsid w:val="00572B69"/>
    <w:rPr>
      <w:rFonts w:ascii="Symbol" w:hAnsi="Symbol"/>
    </w:rPr>
  </w:style>
  <w:style w:type="character" w:customStyle="1" w:styleId="Italic">
    <w:name w:val="Italic"/>
    <w:uiPriority w:val="1"/>
    <w:qFormat/>
    <w:rsid w:val="00572B69"/>
    <w:rPr>
      <w:rFonts w:cs="NewBaskervilleStd-Italic"/>
      <w:i/>
      <w:iCs/>
      <w:color w:val="0000FF"/>
      <w:w w:val="100"/>
      <w:position w:val="0"/>
      <w:u w:val="none"/>
      <w:vertAlign w:val="baseline"/>
      <w:lang w:val="en-US"/>
    </w:rPr>
  </w:style>
  <w:style w:type="paragraph" w:customStyle="1" w:styleId="ListBullet">
    <w:name w:val="ListBullet"/>
    <w:qFormat/>
    <w:rsid w:val="00572B69"/>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572B69"/>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572B6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572B69"/>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572B69"/>
    <w:pPr>
      <w:widowControl w:val="0"/>
      <w:numPr>
        <w:numId w:val="4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572B69"/>
    <w:rPr>
      <w:color w:val="FF358C"/>
      <w:u w:val="single"/>
    </w:rPr>
  </w:style>
  <w:style w:type="paragraph" w:customStyle="1" w:styleId="PartNumber">
    <w:name w:val="PartNumber"/>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572B69"/>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572B69"/>
    <w:pPr>
      <w:spacing w:before="120"/>
    </w:pPr>
    <w:rPr>
      <w:i/>
      <w:iCs/>
      <w:caps w:val="0"/>
    </w:rPr>
  </w:style>
  <w:style w:type="paragraph" w:customStyle="1" w:styleId="BoxBodyContinued">
    <w:name w:val="BoxBodyContinued"/>
    <w:qFormat/>
    <w:rsid w:val="00572B6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572B69"/>
    <w:rPr>
      <w:b/>
      <w:bCs/>
      <w:color w:val="3366FF"/>
    </w:rPr>
  </w:style>
  <w:style w:type="paragraph" w:customStyle="1" w:styleId="RunInHead">
    <w:name w:val="RunInHead"/>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572B6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572B6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572B69"/>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572B69"/>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572B69"/>
    <w:rPr>
      <w:color w:val="3366FF"/>
      <w:bdr w:val="single" w:sz="4" w:space="0" w:color="3366FF"/>
    </w:rPr>
  </w:style>
  <w:style w:type="character" w:customStyle="1" w:styleId="PrintOnly">
    <w:name w:val="PrintOnly"/>
    <w:uiPriority w:val="1"/>
    <w:qFormat/>
    <w:rsid w:val="00572B69"/>
    <w:rPr>
      <w:color w:val="3366FF"/>
      <w:bdr w:val="single" w:sz="4" w:space="0" w:color="FF0000"/>
    </w:rPr>
  </w:style>
  <w:style w:type="character" w:customStyle="1" w:styleId="LinkEmail">
    <w:name w:val="LinkEmail"/>
    <w:basedOn w:val="LinkURL"/>
    <w:uiPriority w:val="1"/>
    <w:qFormat/>
    <w:rsid w:val="00572B69"/>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572B69"/>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572B69"/>
    <w:rPr>
      <w:color w:val="3366FF"/>
      <w:bdr w:val="none" w:sz="0" w:space="0" w:color="auto"/>
      <w:shd w:val="clear" w:color="auto" w:fill="FFFF00"/>
    </w:rPr>
  </w:style>
  <w:style w:type="character" w:customStyle="1" w:styleId="FootnoteReference">
    <w:name w:val="FootnoteReference"/>
    <w:uiPriority w:val="1"/>
    <w:qFormat/>
    <w:rsid w:val="00572B69"/>
    <w:rPr>
      <w:color w:val="3366FF"/>
      <w:vertAlign w:val="superscript"/>
    </w:rPr>
  </w:style>
  <w:style w:type="paragraph" w:customStyle="1" w:styleId="Footnote">
    <w:name w:val="Footnote"/>
    <w:qFormat/>
    <w:rsid w:val="00572B69"/>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572B69"/>
    <w:rPr>
      <w:color w:val="3366FF"/>
      <w:vertAlign w:val="superscript"/>
    </w:rPr>
  </w:style>
  <w:style w:type="character" w:customStyle="1" w:styleId="EndnoteReference">
    <w:name w:val="EndnoteReference"/>
    <w:basedOn w:val="FootnoteReference"/>
    <w:uiPriority w:val="1"/>
    <w:qFormat/>
    <w:rsid w:val="00572B69"/>
    <w:rPr>
      <w:color w:val="3366FF"/>
      <w:vertAlign w:val="superscript"/>
    </w:rPr>
  </w:style>
  <w:style w:type="paragraph" w:customStyle="1" w:styleId="QuotePara">
    <w:name w:val="QuotePara"/>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572B69"/>
    <w:pPr>
      <w:spacing w:after="240"/>
      <w:jc w:val="right"/>
    </w:pPr>
    <w:rPr>
      <w:i w:val="0"/>
    </w:rPr>
  </w:style>
  <w:style w:type="character" w:customStyle="1" w:styleId="Caps">
    <w:name w:val="Caps"/>
    <w:uiPriority w:val="1"/>
    <w:qFormat/>
    <w:rsid w:val="00572B69"/>
    <w:rPr>
      <w:caps/>
      <w:smallCaps w:val="0"/>
      <w:color w:val="3366FF"/>
    </w:rPr>
  </w:style>
  <w:style w:type="character" w:customStyle="1" w:styleId="SmallCaps">
    <w:name w:val="SmallCaps"/>
    <w:uiPriority w:val="1"/>
    <w:qFormat/>
    <w:rsid w:val="00572B69"/>
    <w:rPr>
      <w:caps w:val="0"/>
      <w:smallCaps/>
      <w:color w:val="3366FF"/>
    </w:rPr>
  </w:style>
  <w:style w:type="character" w:customStyle="1" w:styleId="SmallCapsBold">
    <w:name w:val="SmallCapsBold"/>
    <w:basedOn w:val="SmallCaps"/>
    <w:uiPriority w:val="1"/>
    <w:qFormat/>
    <w:rsid w:val="00572B69"/>
    <w:rPr>
      <w:b/>
      <w:bCs/>
      <w:caps w:val="0"/>
      <w:smallCaps/>
      <w:color w:val="3366FF"/>
    </w:rPr>
  </w:style>
  <w:style w:type="character" w:customStyle="1" w:styleId="SmallCapsBoldItalic">
    <w:name w:val="SmallCapsBoldItalic"/>
    <w:basedOn w:val="SmallCapsBold"/>
    <w:uiPriority w:val="1"/>
    <w:qFormat/>
    <w:rsid w:val="00572B69"/>
    <w:rPr>
      <w:b/>
      <w:bCs/>
      <w:i/>
      <w:iCs/>
      <w:caps w:val="0"/>
      <w:smallCaps/>
      <w:color w:val="3366FF"/>
    </w:rPr>
  </w:style>
  <w:style w:type="character" w:customStyle="1" w:styleId="SmallCapsItalic">
    <w:name w:val="SmallCapsItalic"/>
    <w:basedOn w:val="SmallCaps"/>
    <w:uiPriority w:val="1"/>
    <w:qFormat/>
    <w:rsid w:val="00572B69"/>
    <w:rPr>
      <w:i/>
      <w:iCs/>
      <w:caps w:val="0"/>
      <w:smallCaps/>
      <w:color w:val="3366FF"/>
    </w:rPr>
  </w:style>
  <w:style w:type="character" w:customStyle="1" w:styleId="NSSymbol">
    <w:name w:val="NSSymbol"/>
    <w:uiPriority w:val="1"/>
    <w:qFormat/>
    <w:rsid w:val="00572B69"/>
    <w:rPr>
      <w:color w:val="3366FF"/>
    </w:rPr>
  </w:style>
  <w:style w:type="table" w:styleId="TableGrid">
    <w:name w:val="Table Grid"/>
    <w:basedOn w:val="TableNormal"/>
    <w:uiPriority w:val="59"/>
    <w:rsid w:val="00572B6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572B69"/>
    <w:pPr>
      <w:keepLines/>
      <w:widowControl w:val="0"/>
      <w:numPr>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572B69"/>
    <w:pPr>
      <w:keepLines/>
      <w:widowControl w:val="0"/>
      <w:numPr>
        <w:numId w:val="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572B69"/>
    <w:rPr>
      <w:i w:val="0"/>
      <w:sz w:val="18"/>
      <w:szCs w:val="18"/>
    </w:rPr>
  </w:style>
  <w:style w:type="paragraph" w:customStyle="1" w:styleId="ExtractSource">
    <w:name w:val="ExtractSource"/>
    <w:basedOn w:val="ExtractPara"/>
    <w:qFormat/>
    <w:rsid w:val="00572B69"/>
    <w:pPr>
      <w:jc w:val="right"/>
    </w:pPr>
  </w:style>
  <w:style w:type="paragraph" w:customStyle="1" w:styleId="ExtractParaContinued">
    <w:name w:val="ExtractParaContinued"/>
    <w:basedOn w:val="ExtractPara"/>
    <w:qFormat/>
    <w:rsid w:val="00572B69"/>
    <w:pPr>
      <w:spacing w:before="0"/>
      <w:ind w:firstLine="360"/>
    </w:pPr>
  </w:style>
  <w:style w:type="paragraph" w:customStyle="1" w:styleId="AppendixNumber">
    <w:name w:val="AppendixNumber"/>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572B6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572B69"/>
    <w:rPr>
      <w:color w:val="3366FF"/>
      <w:vertAlign w:val="superscript"/>
    </w:rPr>
  </w:style>
  <w:style w:type="paragraph" w:customStyle="1" w:styleId="Reference">
    <w:name w:val="Reference"/>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572B69"/>
    <w:rPr>
      <w:rFonts w:ascii="Courier" w:hAnsi="Courier"/>
      <w:color w:val="A6A6A6" w:themeColor="background1" w:themeShade="A6"/>
    </w:rPr>
  </w:style>
  <w:style w:type="character" w:customStyle="1" w:styleId="PyBracket">
    <w:name w:val="PyBracket"/>
    <w:uiPriority w:val="1"/>
    <w:qFormat/>
    <w:rsid w:val="00572B69"/>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572B69"/>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572B69"/>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572B69"/>
  </w:style>
  <w:style w:type="character" w:styleId="BookTitle">
    <w:name w:val="Book Title"/>
    <w:basedOn w:val="DefaultParagraphFont"/>
    <w:uiPriority w:val="33"/>
    <w:qFormat/>
    <w:rsid w:val="00572B69"/>
    <w:rPr>
      <w:b/>
      <w:bCs/>
      <w:smallCaps/>
      <w:spacing w:val="5"/>
    </w:rPr>
  </w:style>
  <w:style w:type="paragraph" w:customStyle="1" w:styleId="BookTitle0">
    <w:name w:val="BookTitle"/>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572B69"/>
  </w:style>
  <w:style w:type="paragraph" w:customStyle="1" w:styleId="BookEdition">
    <w:name w:val="BookEdition"/>
    <w:basedOn w:val="BookSubtitle"/>
    <w:qFormat/>
    <w:rsid w:val="00572B69"/>
    <w:rPr>
      <w:b w:val="0"/>
      <w:bCs w:val="0"/>
      <w:i/>
      <w:iCs/>
      <w:sz w:val="24"/>
      <w:szCs w:val="24"/>
    </w:rPr>
  </w:style>
  <w:style w:type="paragraph" w:customStyle="1" w:styleId="BookAuthor">
    <w:name w:val="BookAuthor"/>
    <w:basedOn w:val="BookEdition"/>
    <w:qFormat/>
    <w:rsid w:val="00572B69"/>
    <w:rPr>
      <w:i w:val="0"/>
      <w:iCs w:val="0"/>
      <w:smallCaps/>
    </w:rPr>
  </w:style>
  <w:style w:type="paragraph" w:customStyle="1" w:styleId="BookPublisher">
    <w:name w:val="BookPublisher"/>
    <w:basedOn w:val="BookAuthor"/>
    <w:qFormat/>
    <w:rsid w:val="00572B69"/>
    <w:rPr>
      <w:i/>
      <w:iCs/>
      <w:smallCaps w:val="0"/>
      <w:sz w:val="20"/>
      <w:szCs w:val="20"/>
    </w:rPr>
  </w:style>
  <w:style w:type="paragraph" w:customStyle="1" w:styleId="Copyright">
    <w:name w:val="Copyright"/>
    <w:qFormat/>
    <w:rsid w:val="00572B6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572B69"/>
  </w:style>
  <w:style w:type="paragraph" w:customStyle="1" w:styleId="CopyrightHead">
    <w:name w:val="CopyrightHead"/>
    <w:basedOn w:val="CopyrightLOC"/>
    <w:qFormat/>
    <w:rsid w:val="00572B69"/>
    <w:rPr>
      <w:b/>
    </w:rPr>
  </w:style>
  <w:style w:type="paragraph" w:customStyle="1" w:styleId="Dedication">
    <w:name w:val="Dedication"/>
    <w:basedOn w:val="BookPublisher"/>
    <w:qFormat/>
    <w:rsid w:val="00572B69"/>
  </w:style>
  <w:style w:type="paragraph" w:customStyle="1" w:styleId="FrontmatterTitle">
    <w:name w:val="FrontmatterTitle"/>
    <w:basedOn w:val="BackmatterTitle"/>
    <w:qFormat/>
    <w:rsid w:val="00572B69"/>
  </w:style>
  <w:style w:type="paragraph" w:customStyle="1" w:styleId="TOCFM">
    <w:name w:val="TOCFM"/>
    <w:basedOn w:val="Normal"/>
    <w:qFormat/>
    <w:rsid w:val="00572B69"/>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572B69"/>
    <w:pPr>
      <w:ind w:left="720"/>
    </w:pPr>
    <w:rPr>
      <w:b/>
    </w:rPr>
  </w:style>
  <w:style w:type="paragraph" w:customStyle="1" w:styleId="TOCPart">
    <w:name w:val="TOCPart"/>
    <w:basedOn w:val="TOCH1"/>
    <w:qFormat/>
    <w:rsid w:val="00572B69"/>
    <w:pPr>
      <w:spacing w:before="120"/>
      <w:ind w:left="0"/>
      <w:jc w:val="center"/>
    </w:pPr>
    <w:rPr>
      <w:b w:val="0"/>
      <w:sz w:val="28"/>
      <w:szCs w:val="24"/>
    </w:rPr>
  </w:style>
  <w:style w:type="paragraph" w:customStyle="1" w:styleId="TOCChapter">
    <w:name w:val="TOCChapter"/>
    <w:basedOn w:val="TOCH1"/>
    <w:qFormat/>
    <w:rsid w:val="00572B69"/>
    <w:pPr>
      <w:ind w:left="360"/>
    </w:pPr>
    <w:rPr>
      <w:b w:val="0"/>
      <w:sz w:val="24"/>
    </w:rPr>
  </w:style>
  <w:style w:type="paragraph" w:customStyle="1" w:styleId="TOCH2">
    <w:name w:val="TOCH2"/>
    <w:basedOn w:val="TOCH1"/>
    <w:qFormat/>
    <w:rsid w:val="00572B69"/>
    <w:pPr>
      <w:ind w:left="1080"/>
    </w:pPr>
    <w:rPr>
      <w:i/>
    </w:rPr>
  </w:style>
  <w:style w:type="paragraph" w:customStyle="1" w:styleId="TOCH3">
    <w:name w:val="TOCH3"/>
    <w:basedOn w:val="TOCH1"/>
    <w:qFormat/>
    <w:rsid w:val="00572B69"/>
    <w:pPr>
      <w:ind w:left="1440"/>
    </w:pPr>
    <w:rPr>
      <w:b w:val="0"/>
      <w:i/>
    </w:rPr>
  </w:style>
  <w:style w:type="paragraph" w:customStyle="1" w:styleId="BoxType">
    <w:name w:val="BoxType"/>
    <w:qFormat/>
    <w:rsid w:val="00572B69"/>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572B69"/>
    <w:rPr>
      <w:b w:val="0"/>
      <w:bCs w:val="0"/>
      <w:i w:val="0"/>
      <w:iCs w:val="0"/>
      <w:color w:val="3366FF"/>
      <w:bdr w:val="none" w:sz="0" w:space="0" w:color="auto"/>
      <w:shd w:val="clear" w:color="auto" w:fill="CCFFCC"/>
    </w:rPr>
  </w:style>
  <w:style w:type="character" w:customStyle="1" w:styleId="CodeAnnotation">
    <w:name w:val="CodeAnnotation"/>
    <w:uiPriority w:val="1"/>
    <w:qFormat/>
    <w:rsid w:val="00572B69"/>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572B69"/>
    <w:pPr>
      <w:keepNext/>
      <w:keepLines/>
      <w:widowControl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572B69"/>
    <w:pPr>
      <w:keepNext/>
      <w:keepLines/>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572B6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572B69"/>
    <w:pPr>
      <w:keepNext/>
      <w:keepLines/>
      <w:widowControl w:val="0"/>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572B69"/>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572B69"/>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572B6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572B69"/>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572B69"/>
    <w:rPr>
      <w:rFonts w:ascii="Webdings" w:hAnsi="Webdings" w:cs="Webdings"/>
      <w:color w:val="3366FF"/>
      <w:w w:val="100"/>
      <w:position w:val="0"/>
      <w:u w:val="none"/>
      <w:vertAlign w:val="baseline"/>
      <w:lang w:val="en-US"/>
    </w:rPr>
  </w:style>
  <w:style w:type="paragraph" w:customStyle="1" w:styleId="TableTitle">
    <w:name w:val="TableTitle"/>
    <w:qFormat/>
    <w:rsid w:val="00572B69"/>
    <w:pPr>
      <w:keepNext/>
      <w:keepLines/>
      <w:widowControl w:val="0"/>
      <w:numPr>
        <w:ilvl w:val="5"/>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572B69"/>
    <w:pPr>
      <w:jc w:val="right"/>
    </w:pPr>
    <w:rPr>
      <w:i w:val="0"/>
    </w:rPr>
  </w:style>
  <w:style w:type="paragraph" w:customStyle="1" w:styleId="Body">
    <w:name w:val="Body"/>
    <w:uiPriority w:val="99"/>
    <w:qFormat/>
    <w:rsid w:val="00572B69"/>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Xref">
    <w:name w:val="Xref"/>
    <w:uiPriority w:val="1"/>
    <w:rsid w:val="00572B69"/>
    <w:rPr>
      <w:color w:val="FF0000"/>
      <w:lang w:val="fr-FR"/>
    </w:rPr>
  </w:style>
  <w:style w:type="paragraph" w:customStyle="1" w:styleId="SourceForeword">
    <w:name w:val="SourceForeword"/>
    <w:basedOn w:val="ReviewSource"/>
    <w:qFormat/>
    <w:rsid w:val="00572B69"/>
  </w:style>
  <w:style w:type="paragraph" w:customStyle="1" w:styleId="ReviewHead">
    <w:name w:val="ReviewHead"/>
    <w:basedOn w:val="FrontmatterTitle"/>
    <w:qFormat/>
    <w:rsid w:val="00572B69"/>
  </w:style>
  <w:style w:type="paragraph" w:customStyle="1" w:styleId="ReviewQuote">
    <w:name w:val="ReviewQuote"/>
    <w:basedOn w:val="QuotePara"/>
    <w:qFormat/>
    <w:rsid w:val="00572B69"/>
  </w:style>
  <w:style w:type="paragraph" w:customStyle="1" w:styleId="ReviewSource">
    <w:name w:val="ReviewSource"/>
    <w:basedOn w:val="QuoteSource"/>
    <w:qFormat/>
    <w:rsid w:val="00572B69"/>
  </w:style>
  <w:style w:type="paragraph" w:customStyle="1" w:styleId="ListGraphic">
    <w:name w:val="ListGraphic"/>
    <w:basedOn w:val="GraphicSlug"/>
    <w:qFormat/>
    <w:rsid w:val="00572B69"/>
    <w:pPr>
      <w:ind w:left="0"/>
    </w:pPr>
  </w:style>
  <w:style w:type="paragraph" w:customStyle="1" w:styleId="ListCaption">
    <w:name w:val="ListCaption"/>
    <w:basedOn w:val="CaptionLine"/>
    <w:qFormat/>
    <w:rsid w:val="00572B69"/>
    <w:pPr>
      <w:ind w:left="3600"/>
    </w:pPr>
  </w:style>
  <w:style w:type="paragraph" w:customStyle="1" w:styleId="NoteContinued">
    <w:name w:val="NoteContinued"/>
    <w:basedOn w:val="Note"/>
    <w:qFormat/>
    <w:rsid w:val="00572B69"/>
    <w:pPr>
      <w:spacing w:before="0"/>
      <w:ind w:firstLine="0"/>
    </w:pPr>
  </w:style>
  <w:style w:type="paragraph" w:customStyle="1" w:styleId="NoteCode">
    <w:name w:val="NoteCode"/>
    <w:basedOn w:val="Code"/>
    <w:qFormat/>
    <w:rsid w:val="00572B69"/>
    <w:pPr>
      <w:spacing w:after="240"/>
    </w:pPr>
  </w:style>
  <w:style w:type="paragraph" w:customStyle="1" w:styleId="ListBulletSub">
    <w:name w:val="ListBulletSub"/>
    <w:basedOn w:val="ListBullet"/>
    <w:qFormat/>
    <w:rsid w:val="00572B69"/>
    <w:pPr>
      <w:numPr>
        <w:numId w:val="43"/>
      </w:numPr>
      <w:ind w:left="2520"/>
    </w:pPr>
  </w:style>
  <w:style w:type="paragraph" w:customStyle="1" w:styleId="CodeCustom1">
    <w:name w:val="CodeCustom1"/>
    <w:basedOn w:val="Code"/>
    <w:qFormat/>
    <w:rsid w:val="00572B69"/>
    <w:rPr>
      <w:color w:val="00B0F0"/>
    </w:rPr>
  </w:style>
  <w:style w:type="paragraph" w:customStyle="1" w:styleId="CodeCustom2">
    <w:name w:val="CodeCustom2"/>
    <w:basedOn w:val="CodeCustom1"/>
    <w:qFormat/>
    <w:rsid w:val="00572B69"/>
    <w:pPr>
      <w:framePr w:wrap="around" w:vAnchor="text" w:hAnchor="text" w:y="1"/>
    </w:pPr>
    <w:rPr>
      <w:color w:val="7030A0"/>
    </w:rPr>
  </w:style>
  <w:style w:type="paragraph" w:customStyle="1" w:styleId="BoxGraphic">
    <w:name w:val="BoxGraphic"/>
    <w:basedOn w:val="BoxBodyFirst"/>
    <w:qFormat/>
    <w:rsid w:val="00572B69"/>
    <w:rPr>
      <w:bCs/>
      <w:color w:val="A12126"/>
    </w:rPr>
  </w:style>
  <w:style w:type="paragraph" w:customStyle="1" w:styleId="Equation">
    <w:name w:val="Equation"/>
    <w:basedOn w:val="ListPlain"/>
    <w:qFormat/>
    <w:rsid w:val="00572B69"/>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572B6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572B69"/>
    <w:rPr>
      <w:vertAlign w:val="superscript"/>
    </w:rPr>
  </w:style>
  <w:style w:type="character" w:customStyle="1" w:styleId="LiteralSubscript">
    <w:name w:val="LiteralSubscript"/>
    <w:uiPriority w:val="1"/>
    <w:qFormat/>
    <w:rsid w:val="00572B69"/>
    <w:rPr>
      <w:vertAlign w:val="subscript"/>
    </w:rPr>
  </w:style>
  <w:style w:type="character" w:customStyle="1" w:styleId="LiteralItalicSuperscript">
    <w:name w:val="LiteralItalicSuperscript"/>
    <w:uiPriority w:val="1"/>
    <w:qFormat/>
    <w:rsid w:val="00572B69"/>
    <w:rPr>
      <w:i/>
      <w:color w:val="3266FF"/>
      <w:vertAlign w:val="superscript"/>
    </w:rPr>
  </w:style>
  <w:style w:type="character" w:customStyle="1" w:styleId="LiteralItalicSubscript">
    <w:name w:val="LiteralItalicSubscript"/>
    <w:basedOn w:val="LiteralItalicSuperscript"/>
    <w:uiPriority w:val="1"/>
    <w:qFormat/>
    <w:rsid w:val="00572B69"/>
    <w:rPr>
      <w:i/>
      <w:color w:val="3266FF"/>
      <w:vertAlign w:val="subscript"/>
    </w:rPr>
  </w:style>
  <w:style w:type="paragraph" w:customStyle="1" w:styleId="BoxCodeAnnotated">
    <w:name w:val="BoxCodeAnnotated"/>
    <w:basedOn w:val="BoxCode"/>
    <w:qFormat/>
    <w:rsid w:val="00572B69"/>
    <w:pPr>
      <w:ind w:hanging="216"/>
    </w:pPr>
  </w:style>
  <w:style w:type="paragraph" w:customStyle="1" w:styleId="BoxListNumberSub">
    <w:name w:val="BoxListNumberSub"/>
    <w:basedOn w:val="BoxListNumber"/>
    <w:qFormat/>
    <w:rsid w:val="00572B69"/>
    <w:pPr>
      <w:numPr>
        <w:numId w:val="46"/>
      </w:numPr>
      <w:ind w:left="720"/>
    </w:pPr>
  </w:style>
  <w:style w:type="numbering" w:customStyle="1" w:styleId="CurrentList1">
    <w:name w:val="Current List1"/>
    <w:uiPriority w:val="99"/>
    <w:rsid w:val="00572B69"/>
    <w:pPr>
      <w:numPr>
        <w:numId w:val="18"/>
      </w:numPr>
    </w:pPr>
  </w:style>
  <w:style w:type="numbering" w:customStyle="1" w:styleId="CurrentList2">
    <w:name w:val="Current List2"/>
    <w:uiPriority w:val="99"/>
    <w:rsid w:val="00572B69"/>
    <w:pPr>
      <w:numPr>
        <w:numId w:val="19"/>
      </w:numPr>
    </w:pPr>
  </w:style>
  <w:style w:type="paragraph" w:customStyle="1" w:styleId="ListContinued">
    <w:name w:val="ListContinued"/>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572B69"/>
    <w:pPr>
      <w:ind w:left="1613" w:hanging="216"/>
    </w:pPr>
  </w:style>
  <w:style w:type="paragraph" w:customStyle="1" w:styleId="ListLetter">
    <w:name w:val="ListLetter"/>
    <w:qFormat/>
    <w:rsid w:val="00572B69"/>
    <w:pPr>
      <w:numPr>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572B69"/>
    <w:pPr>
      <w:numPr>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572B69"/>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572B69"/>
    <w:pPr>
      <w:numPr>
        <w:numId w:val="22"/>
      </w:numPr>
    </w:pPr>
  </w:style>
  <w:style w:type="numbering" w:customStyle="1" w:styleId="CurrentList4">
    <w:name w:val="Current List4"/>
    <w:uiPriority w:val="99"/>
    <w:rsid w:val="00572B69"/>
    <w:pPr>
      <w:numPr>
        <w:numId w:val="23"/>
      </w:numPr>
    </w:pPr>
  </w:style>
  <w:style w:type="paragraph" w:customStyle="1" w:styleId="BoxListLetter">
    <w:name w:val="BoxListLetter"/>
    <w:basedOn w:val="BoxListNumber"/>
    <w:qFormat/>
    <w:rsid w:val="00572B69"/>
    <w:pPr>
      <w:numPr>
        <w:numId w:val="27"/>
      </w:numPr>
      <w:ind w:left="360"/>
    </w:pPr>
  </w:style>
  <w:style w:type="numbering" w:customStyle="1" w:styleId="CurrentList5">
    <w:name w:val="Current List5"/>
    <w:uiPriority w:val="99"/>
    <w:rsid w:val="00572B69"/>
    <w:pPr>
      <w:numPr>
        <w:numId w:val="25"/>
      </w:numPr>
    </w:pPr>
  </w:style>
  <w:style w:type="paragraph" w:customStyle="1" w:styleId="BoxListLetterSub">
    <w:name w:val="BoxListLetterSub"/>
    <w:basedOn w:val="BoxListNumber"/>
    <w:qFormat/>
    <w:rsid w:val="00572B69"/>
    <w:pPr>
      <w:numPr>
        <w:numId w:val="45"/>
      </w:numPr>
    </w:pPr>
  </w:style>
  <w:style w:type="numbering" w:customStyle="1" w:styleId="CurrentList6">
    <w:name w:val="Current List6"/>
    <w:uiPriority w:val="99"/>
    <w:rsid w:val="00572B69"/>
    <w:pPr>
      <w:numPr>
        <w:numId w:val="26"/>
      </w:numPr>
    </w:pPr>
  </w:style>
  <w:style w:type="paragraph" w:customStyle="1" w:styleId="BoxListBulletSub">
    <w:name w:val="BoxListBulletSub"/>
    <w:basedOn w:val="BoxListBullet"/>
    <w:qFormat/>
    <w:rsid w:val="00572B69"/>
    <w:pPr>
      <w:numPr>
        <w:numId w:val="41"/>
      </w:numPr>
      <w:ind w:left="720"/>
    </w:pPr>
  </w:style>
  <w:style w:type="numbering" w:customStyle="1" w:styleId="CurrentList7">
    <w:name w:val="Current List7"/>
    <w:uiPriority w:val="99"/>
    <w:rsid w:val="00572B69"/>
    <w:pPr>
      <w:numPr>
        <w:numId w:val="28"/>
      </w:numPr>
    </w:pPr>
  </w:style>
  <w:style w:type="paragraph" w:customStyle="1" w:styleId="ChapterAuthor">
    <w:name w:val="ChapterAuthor"/>
    <w:basedOn w:val="ChapterSubtitle"/>
    <w:qFormat/>
    <w:rsid w:val="00572B69"/>
    <w:rPr>
      <w:i/>
      <w:sz w:val="22"/>
    </w:rPr>
  </w:style>
  <w:style w:type="character" w:customStyle="1" w:styleId="ChineseChar">
    <w:name w:val="ChineseChar"/>
    <w:uiPriority w:val="1"/>
    <w:qFormat/>
    <w:rsid w:val="00572B69"/>
    <w:rPr>
      <w:lang w:val="fr-FR"/>
    </w:rPr>
  </w:style>
  <w:style w:type="character" w:customStyle="1" w:styleId="JapaneseChar">
    <w:name w:val="JapaneseChar"/>
    <w:uiPriority w:val="1"/>
    <w:qFormat/>
    <w:rsid w:val="00572B69"/>
    <w:rPr>
      <w:lang w:val="fr-FR"/>
    </w:rPr>
  </w:style>
  <w:style w:type="character" w:customStyle="1" w:styleId="EmojiChar">
    <w:name w:val="EmojiChar"/>
    <w:uiPriority w:val="99"/>
    <w:qFormat/>
    <w:rsid w:val="00572B69"/>
    <w:rPr>
      <w:lang w:val="fr-FR"/>
    </w:rPr>
  </w:style>
  <w:style w:type="character" w:customStyle="1" w:styleId="Strikethrough">
    <w:name w:val="Strikethrough"/>
    <w:uiPriority w:val="1"/>
    <w:qFormat/>
    <w:rsid w:val="00572B69"/>
    <w:rPr>
      <w:strike/>
      <w:dstrike w:val="0"/>
    </w:rPr>
  </w:style>
  <w:style w:type="character" w:customStyle="1" w:styleId="SuperscriptBold">
    <w:name w:val="SuperscriptBold"/>
    <w:basedOn w:val="Superscript"/>
    <w:uiPriority w:val="1"/>
    <w:qFormat/>
    <w:rsid w:val="00572B69"/>
    <w:rPr>
      <w:b/>
      <w:color w:val="3366FF"/>
      <w:vertAlign w:val="superscript"/>
    </w:rPr>
  </w:style>
  <w:style w:type="character" w:customStyle="1" w:styleId="SubscriptBold">
    <w:name w:val="SubscriptBold"/>
    <w:basedOn w:val="Subscript"/>
    <w:uiPriority w:val="1"/>
    <w:qFormat/>
    <w:rsid w:val="00572B69"/>
    <w:rPr>
      <w:b/>
      <w:color w:val="3366FF"/>
      <w:vertAlign w:val="subscript"/>
    </w:rPr>
  </w:style>
  <w:style w:type="character" w:customStyle="1" w:styleId="SuperscriptBoldItalic">
    <w:name w:val="SuperscriptBoldItalic"/>
    <w:basedOn w:val="Superscript"/>
    <w:uiPriority w:val="1"/>
    <w:qFormat/>
    <w:rsid w:val="00572B69"/>
    <w:rPr>
      <w:b/>
      <w:i/>
      <w:color w:val="3366FF"/>
      <w:vertAlign w:val="superscript"/>
    </w:rPr>
  </w:style>
  <w:style w:type="character" w:customStyle="1" w:styleId="SubscriptBoldItalic">
    <w:name w:val="SubscriptBoldItalic"/>
    <w:basedOn w:val="Subscript"/>
    <w:uiPriority w:val="1"/>
    <w:qFormat/>
    <w:rsid w:val="00572B69"/>
    <w:rPr>
      <w:b/>
      <w:i/>
      <w:color w:val="3366FF"/>
      <w:vertAlign w:val="subscript"/>
    </w:rPr>
  </w:style>
  <w:style w:type="character" w:customStyle="1" w:styleId="SuperscriptLiteralBoldItalic">
    <w:name w:val="SuperscriptLiteralBoldItalic"/>
    <w:basedOn w:val="SuperscriptBoldItalic"/>
    <w:uiPriority w:val="1"/>
    <w:qFormat/>
    <w:rsid w:val="00572B69"/>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572B69"/>
    <w:rPr>
      <w:rFonts w:ascii="Courier" w:hAnsi="Courier"/>
      <w:b/>
      <w:i/>
      <w:color w:val="3366FF"/>
      <w:vertAlign w:val="subscript"/>
    </w:rPr>
  </w:style>
  <w:style w:type="character" w:customStyle="1" w:styleId="SuperscriptLiteralBold">
    <w:name w:val="SuperscriptLiteralBold"/>
    <w:basedOn w:val="SuperscriptBold"/>
    <w:uiPriority w:val="1"/>
    <w:qFormat/>
    <w:rsid w:val="00572B69"/>
    <w:rPr>
      <w:rFonts w:ascii="Courier" w:hAnsi="Courier"/>
      <w:b/>
      <w:i w:val="0"/>
      <w:color w:val="3366FF"/>
      <w:vertAlign w:val="superscript"/>
    </w:rPr>
  </w:style>
  <w:style w:type="character" w:customStyle="1" w:styleId="SubscriptLiteralBold">
    <w:name w:val="SubscriptLiteralBold"/>
    <w:basedOn w:val="SubscriptBold"/>
    <w:uiPriority w:val="1"/>
    <w:qFormat/>
    <w:rsid w:val="00572B69"/>
    <w:rPr>
      <w:rFonts w:ascii="Courier" w:hAnsi="Courier"/>
      <w:b/>
      <w:i w:val="0"/>
      <w:color w:val="3366FF"/>
      <w:vertAlign w:val="subscript"/>
    </w:rPr>
  </w:style>
  <w:style w:type="character" w:customStyle="1" w:styleId="SuperscriptLiteral">
    <w:name w:val="SuperscriptLiteral"/>
    <w:basedOn w:val="Superscript"/>
    <w:uiPriority w:val="1"/>
    <w:qFormat/>
    <w:rsid w:val="00572B69"/>
    <w:rPr>
      <w:rFonts w:ascii="Courier" w:hAnsi="Courier"/>
      <w:color w:val="3366FF"/>
      <w:vertAlign w:val="superscript"/>
    </w:rPr>
  </w:style>
  <w:style w:type="character" w:customStyle="1" w:styleId="SuperscriptLiteralItalic">
    <w:name w:val="SuperscriptLiteralItalic"/>
    <w:basedOn w:val="SuperscriptLiteral"/>
    <w:uiPriority w:val="1"/>
    <w:qFormat/>
    <w:rsid w:val="00572B69"/>
    <w:rPr>
      <w:rFonts w:ascii="Courier" w:hAnsi="Courier"/>
      <w:i/>
      <w:color w:val="3366FF"/>
      <w:vertAlign w:val="superscript"/>
    </w:rPr>
  </w:style>
  <w:style w:type="character" w:customStyle="1" w:styleId="SubscriptLiteral">
    <w:name w:val="SubscriptLiteral"/>
    <w:basedOn w:val="Subscript"/>
    <w:uiPriority w:val="1"/>
    <w:qFormat/>
    <w:rsid w:val="00572B69"/>
    <w:rPr>
      <w:rFonts w:ascii="Courier" w:hAnsi="Courier"/>
      <w:color w:val="3366FF"/>
      <w:vertAlign w:val="subscript"/>
    </w:rPr>
  </w:style>
  <w:style w:type="character" w:customStyle="1" w:styleId="SubscriptLiteralItalic">
    <w:name w:val="SubscriptLiteralItalic"/>
    <w:basedOn w:val="SubscriptLiteral"/>
    <w:uiPriority w:val="1"/>
    <w:qFormat/>
    <w:rsid w:val="00572B69"/>
    <w:rPr>
      <w:rFonts w:ascii="Courier" w:hAnsi="Courier"/>
      <w:i/>
      <w:color w:val="3366FF"/>
      <w:vertAlign w:val="subscript"/>
    </w:rPr>
  </w:style>
  <w:style w:type="character" w:customStyle="1" w:styleId="CyrillicChar">
    <w:name w:val="CyrillicChar"/>
    <w:uiPriority w:val="1"/>
    <w:qFormat/>
    <w:rsid w:val="00572B69"/>
    <w:rPr>
      <w:lang w:val="fr-FR"/>
    </w:rPr>
  </w:style>
  <w:style w:type="paragraph" w:customStyle="1" w:styleId="TabularList">
    <w:name w:val="TabularList"/>
    <w:basedOn w:val="Body"/>
    <w:qFormat/>
    <w:rsid w:val="00572B69"/>
    <w:pPr>
      <w:ind w:left="0" w:firstLine="0"/>
    </w:pPr>
  </w:style>
  <w:style w:type="character" w:styleId="UnresolvedMention">
    <w:name w:val="Unresolved Mention"/>
    <w:basedOn w:val="DefaultParagraphFont"/>
    <w:uiPriority w:val="99"/>
    <w:semiHidden/>
    <w:unhideWhenUsed/>
    <w:rsid w:val="00572B69"/>
    <w:rPr>
      <w:color w:val="605E5C"/>
      <w:shd w:val="clear" w:color="auto" w:fill="E1DFDD"/>
    </w:rPr>
  </w:style>
  <w:style w:type="numbering" w:customStyle="1" w:styleId="CurrentList9">
    <w:name w:val="Current List9"/>
    <w:uiPriority w:val="99"/>
    <w:rsid w:val="00572B69"/>
    <w:pPr>
      <w:numPr>
        <w:numId w:val="42"/>
      </w:numPr>
    </w:pPr>
  </w:style>
  <w:style w:type="numbering" w:customStyle="1" w:styleId="CurrentList8">
    <w:name w:val="Current List8"/>
    <w:uiPriority w:val="99"/>
    <w:rsid w:val="00572B69"/>
    <w:pPr>
      <w:numPr>
        <w:numId w:val="40"/>
      </w:numPr>
    </w:pPr>
  </w:style>
  <w:style w:type="paragraph" w:styleId="EndnoteText">
    <w:name w:val="endnote text"/>
    <w:basedOn w:val="Normal"/>
    <w:link w:val="EndnoteTextChar"/>
    <w:uiPriority w:val="99"/>
    <w:semiHidden/>
    <w:unhideWhenUsed/>
    <w:rsid w:val="00572B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2B69"/>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572B69"/>
    <w:rPr>
      <w:vertAlign w:val="superscript"/>
    </w:rPr>
  </w:style>
  <w:style w:type="paragraph" w:styleId="FootnoteText">
    <w:name w:val="footnote text"/>
    <w:basedOn w:val="Normal"/>
    <w:link w:val="FootnoteTextChar"/>
    <w:uiPriority w:val="99"/>
    <w:semiHidden/>
    <w:unhideWhenUsed/>
    <w:rsid w:val="00572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2B69"/>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572B69"/>
    <w:rPr>
      <w:vertAlign w:val="superscript"/>
    </w:rPr>
  </w:style>
  <w:style w:type="character" w:customStyle="1" w:styleId="Emoji">
    <w:name w:val="Emoji"/>
    <w:basedOn w:val="DefaultParagraphFont"/>
    <w:uiPriority w:val="1"/>
    <w:qFormat/>
    <w:rsid w:val="00572B69"/>
    <w:rPr>
      <w:rFonts w:ascii="Apple Color Emoji" w:hAnsi="Apple Color Emoji" w:cs="Apple Color Emoji"/>
      <w:lang w:eastAsia="en-US"/>
    </w:rPr>
  </w:style>
  <w:style w:type="character" w:customStyle="1" w:styleId="LiteralGrayItalic">
    <w:name w:val="LiteralGrayItalic"/>
    <w:basedOn w:val="LiteralGray"/>
    <w:uiPriority w:val="1"/>
    <w:qFormat/>
    <w:rsid w:val="00572B69"/>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hyperlink" Target="https://socviz.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rfortherestofus.com/courses/glamour/"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ggplot2-book.org"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uswilke.com/dataviz/"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198</TotalTime>
  <Pages>29</Pages>
  <Words>5198</Words>
  <Characters>29629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42</cp:revision>
  <dcterms:created xsi:type="dcterms:W3CDTF">2023-03-09T19:52:00Z</dcterms:created>
  <dcterms:modified xsi:type="dcterms:W3CDTF">2023-07-06T17:59:00Z</dcterms:modified>
</cp:coreProperties>
</file>